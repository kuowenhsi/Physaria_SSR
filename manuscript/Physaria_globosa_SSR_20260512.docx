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BC349" w14:textId="4DF93A14" w:rsidR="000B7D63" w:rsidRPr="00171B47" w:rsidRDefault="004F4EDA" w:rsidP="000B7D63">
      <w:pPr>
        <w:pStyle w:val="Heading1"/>
        <w:rPr>
          <w:rStyle w:val="Emphasis"/>
          <w:i w:val="0"/>
          <w:iCs w:val="0"/>
        </w:rPr>
      </w:pPr>
      <w:r>
        <w:t>Range disjunctions</w:t>
      </w:r>
      <w:r w:rsidR="00894552">
        <w:t>,</w:t>
      </w:r>
      <w:r w:rsidR="000B7D63">
        <w:t xml:space="preserve"> managed hybridization</w:t>
      </w:r>
      <w:r w:rsidR="005C3417">
        <w:t>, and reintroduction</w:t>
      </w:r>
      <w:r w:rsidR="000B7D63">
        <w:t xml:space="preserve"> shape </w:t>
      </w:r>
      <w:r w:rsidR="005C3417">
        <w:t xml:space="preserve">the </w:t>
      </w:r>
      <w:r w:rsidR="000B7D63">
        <w:t>conservation strateg</w:t>
      </w:r>
      <w:r w:rsidR="005C3417">
        <w:t>y</w:t>
      </w:r>
      <w:r w:rsidR="000B7D63">
        <w:t xml:space="preserve"> for the endangered </w:t>
      </w:r>
      <w:r w:rsidR="000B7D63">
        <w:rPr>
          <w:rStyle w:val="Emphasis"/>
        </w:rPr>
        <w:t>Physaria globosa</w:t>
      </w:r>
      <w:r w:rsidR="00171B47">
        <w:rPr>
          <w:rStyle w:val="Emphasis"/>
          <w:i w:val="0"/>
          <w:iCs w:val="0"/>
        </w:rPr>
        <w:t xml:space="preserve"> </w:t>
      </w:r>
      <w:r w:rsidR="00171B47" w:rsidRPr="00E938E0">
        <w:t>(Brassicaceae)</w:t>
      </w:r>
    </w:p>
    <w:p w14:paraId="2A067186" w14:textId="77777777" w:rsidR="00B859B2" w:rsidRDefault="00B859B2" w:rsidP="0082036B"/>
    <w:p w14:paraId="70202810" w14:textId="3A174A77" w:rsidR="0046123F" w:rsidRPr="00C25034" w:rsidRDefault="008C4230" w:rsidP="00B859B2">
      <w:pPr>
        <w:ind w:firstLine="0"/>
      </w:pPr>
      <w:r>
        <w:t>Wen-Hsi Kuo</w:t>
      </w:r>
      <w:r w:rsidRPr="39A4A352">
        <w:rPr>
          <w:vertAlign w:val="superscript"/>
        </w:rPr>
        <w:t>1</w:t>
      </w:r>
      <w:r w:rsidR="005A64F9">
        <w:t xml:space="preserve">, </w:t>
      </w:r>
      <w:r w:rsidR="0046123F">
        <w:t>Clara Landon</w:t>
      </w:r>
      <w:r w:rsidR="00636D58">
        <w:t xml:space="preserve"> </w:t>
      </w:r>
      <w:r w:rsidR="00636D58" w:rsidRPr="39A4A352">
        <w:rPr>
          <w:vertAlign w:val="superscript"/>
        </w:rPr>
        <w:t>1,2, 3</w:t>
      </w:r>
      <w:r w:rsidR="0046123F">
        <w:t>,</w:t>
      </w:r>
      <w:r w:rsidR="00636D58">
        <w:t xml:space="preserve"> Burgund Bassüner</w:t>
      </w:r>
      <w:r w:rsidR="00636D58" w:rsidRPr="39A4A352">
        <w:rPr>
          <w:vertAlign w:val="superscript"/>
        </w:rPr>
        <w:t>1</w:t>
      </w:r>
      <w:r w:rsidR="00636D58">
        <w:t xml:space="preserve">, </w:t>
      </w:r>
      <w:r w:rsidR="000309B2">
        <w:t>Alex</w:t>
      </w:r>
      <w:r w:rsidR="0046FEDD">
        <w:t>ander</w:t>
      </w:r>
      <w:r w:rsidR="000309B2">
        <w:t xml:space="preserve"> G. Linan</w:t>
      </w:r>
      <w:r w:rsidR="000309B2" w:rsidRPr="39A4A352">
        <w:rPr>
          <w:vertAlign w:val="superscript"/>
        </w:rPr>
        <w:t>1</w:t>
      </w:r>
      <w:r w:rsidR="000309B2">
        <w:t xml:space="preserve">, </w:t>
      </w:r>
      <w:r w:rsidR="0046123F">
        <w:t>and</w:t>
      </w:r>
      <w:r w:rsidR="005A64F9">
        <w:t xml:space="preserve"> </w:t>
      </w:r>
      <w:r w:rsidR="0046123F">
        <w:t>Matthew A. Albrecht</w:t>
      </w:r>
      <w:r w:rsidR="00636D58" w:rsidRPr="39A4A352">
        <w:rPr>
          <w:vertAlign w:val="superscript"/>
        </w:rPr>
        <w:t>1</w:t>
      </w:r>
      <w:r w:rsidR="00C25034" w:rsidRPr="39A4A352">
        <w:rPr>
          <w:rFonts w:ascii="PingFang TC" w:eastAsia="PingFang TC" w:hAnsi="PingFang TC" w:cs="PingFang TC"/>
        </w:rPr>
        <w:t xml:space="preserve">, </w:t>
      </w:r>
      <w:r w:rsidR="00C25034">
        <w:t>Christine E. Edwards</w:t>
      </w:r>
      <w:r w:rsidR="00C25034" w:rsidRPr="39A4A352">
        <w:rPr>
          <w:vertAlign w:val="superscript"/>
        </w:rPr>
        <w:t>1</w:t>
      </w:r>
      <w:r>
        <w:t>*</w:t>
      </w:r>
    </w:p>
    <w:p w14:paraId="1CADD837" w14:textId="77777777" w:rsidR="0046123F" w:rsidRPr="00E938E0" w:rsidRDefault="0046123F" w:rsidP="0082036B"/>
    <w:p w14:paraId="544C66C2" w14:textId="3708EE77" w:rsidR="005A64F9" w:rsidRPr="00E938E0" w:rsidRDefault="00636D58" w:rsidP="00C27DEF">
      <w:pPr>
        <w:ind w:firstLine="0"/>
      </w:pPr>
      <w:r w:rsidRPr="00E938E0">
        <w:rPr>
          <w:vertAlign w:val="superscript"/>
        </w:rPr>
        <w:t>1</w:t>
      </w:r>
      <w:r w:rsidR="005A64F9" w:rsidRPr="00E938E0">
        <w:t>Missouri Botanical Garden</w:t>
      </w:r>
      <w:r w:rsidRPr="00E938E0">
        <w:t xml:space="preserve">, 4344 Shaw Blvd., St. Louis MO 63110, USA </w:t>
      </w:r>
    </w:p>
    <w:p w14:paraId="2D1CEA01" w14:textId="15ECF94E" w:rsidR="00636D58" w:rsidRPr="00E938E0" w:rsidRDefault="00636D58" w:rsidP="00C27DEF">
      <w:pPr>
        <w:ind w:firstLine="0"/>
        <w:rPr>
          <w:bCs/>
        </w:rPr>
      </w:pPr>
      <w:r w:rsidRPr="00E938E0">
        <w:rPr>
          <w:vertAlign w:val="superscript"/>
        </w:rPr>
        <w:t>2</w:t>
      </w:r>
      <w:r w:rsidRPr="00E938E0">
        <w:t xml:space="preserve">Oberlin College Biology Department, </w:t>
      </w:r>
      <w:r w:rsidRPr="00E938E0">
        <w:rPr>
          <w:bCs/>
        </w:rPr>
        <w:t>119 Woodland St., Oberlin, OH 44074</w:t>
      </w:r>
    </w:p>
    <w:p w14:paraId="37CDCCE0" w14:textId="483B2A72" w:rsidR="00834536" w:rsidRPr="00834536" w:rsidRDefault="00636D58" w:rsidP="00C27DEF">
      <w:pPr>
        <w:ind w:firstLine="0"/>
        <w:rPr>
          <w:color w:val="000000" w:themeColor="text1"/>
        </w:rPr>
      </w:pPr>
      <w:r w:rsidRPr="00E938E0">
        <w:rPr>
          <w:vertAlign w:val="superscript"/>
        </w:rPr>
        <w:t>3</w:t>
      </w:r>
      <w:r w:rsidRPr="00E938E0">
        <w:t>Current address:</w:t>
      </w:r>
      <w:r w:rsidR="00834536">
        <w:t xml:space="preserve"> Lady Bird Johnson Wildflower Center, </w:t>
      </w:r>
      <w:r w:rsidR="00834536" w:rsidRPr="00834536">
        <w:rPr>
          <w:rStyle w:val="Emphasis"/>
          <w:bCs/>
          <w:i w:val="0"/>
          <w:iCs w:val="0"/>
          <w:color w:val="000000" w:themeColor="text1"/>
          <w:shd w:val="clear" w:color="auto" w:fill="FFFFFF"/>
        </w:rPr>
        <w:t>4801 La Crosse Ave. Austin, TX 78739</w:t>
      </w:r>
    </w:p>
    <w:p w14:paraId="3F24D212" w14:textId="5FEA954C" w:rsidR="00636D58" w:rsidRPr="00834536" w:rsidRDefault="00636D58" w:rsidP="0082036B">
      <w:r w:rsidRPr="00834536">
        <w:t xml:space="preserve"> </w:t>
      </w:r>
    </w:p>
    <w:p w14:paraId="27D57EE6" w14:textId="77777777" w:rsidR="00636D58" w:rsidRPr="00E938E0" w:rsidRDefault="00636D58" w:rsidP="0082036B"/>
    <w:p w14:paraId="120F03D6" w14:textId="77777777" w:rsidR="0046123F" w:rsidRPr="00E938E0" w:rsidRDefault="0046123F" w:rsidP="0082036B"/>
    <w:p w14:paraId="6512D6AC" w14:textId="45CAB837" w:rsidR="005A64F9" w:rsidRPr="00E938E0" w:rsidRDefault="0046123F" w:rsidP="00326003">
      <w:pPr>
        <w:ind w:firstLine="0"/>
      </w:pPr>
      <w:r w:rsidRPr="00E938E0">
        <w:t xml:space="preserve">*Correspondence: </w:t>
      </w:r>
      <w:hyperlink r:id="rId11" w:history="1">
        <w:r w:rsidRPr="00E938E0">
          <w:rPr>
            <w:rStyle w:val="Hyperlink"/>
          </w:rPr>
          <w:t>Christine.Edwards@mobot.org</w:t>
        </w:r>
      </w:hyperlink>
    </w:p>
    <w:p w14:paraId="2D1E2433" w14:textId="77777777" w:rsidR="004E706E" w:rsidRPr="00E938E0" w:rsidRDefault="004E706E" w:rsidP="0082036B"/>
    <w:p w14:paraId="5CB9A8C1" w14:textId="6BD4F87E" w:rsidR="000D58CF" w:rsidRPr="00E938E0" w:rsidRDefault="000D58CF" w:rsidP="0082036B"/>
    <w:p w14:paraId="63BEB21A" w14:textId="49AA2521" w:rsidR="004E706E" w:rsidRPr="00E938E0" w:rsidRDefault="004E706E" w:rsidP="0082036B"/>
    <w:p w14:paraId="4D9F9759" w14:textId="00AE4469" w:rsidR="00B2646C" w:rsidRPr="00E938E0" w:rsidRDefault="000D58CF" w:rsidP="00F312C5">
      <w:pPr>
        <w:pStyle w:val="Heading1"/>
      </w:pPr>
      <w:r w:rsidRPr="00E938E0">
        <w:br w:type="page"/>
      </w:r>
      <w:r w:rsidR="00916707">
        <w:lastRenderedPageBreak/>
        <w:t>Abstract</w:t>
      </w:r>
      <w:r w:rsidR="00B2646C" w:rsidRPr="00E938E0">
        <w:t xml:space="preserve"> </w:t>
      </w:r>
      <w:r w:rsidR="00AD2944">
        <w:t>(2</w:t>
      </w:r>
      <w:r w:rsidR="00240E02">
        <w:t>40</w:t>
      </w:r>
      <w:r w:rsidR="00AD2944">
        <w:t xml:space="preserve"> words)</w:t>
      </w:r>
    </w:p>
    <w:p w14:paraId="2D205098" w14:textId="3FD761D1" w:rsidR="008F7BE9" w:rsidRDefault="008F7BE9" w:rsidP="00BE207C">
      <w:r>
        <w:t xml:space="preserve">Population genetic analyses of species of conservation concern can directly inform management strategies aimed at maintaining genetic diversity across both natural and </w:t>
      </w:r>
      <w:r w:rsidRPr="00F23C67">
        <w:rPr>
          <w:i/>
          <w:iCs/>
        </w:rPr>
        <w:t>ex situ</w:t>
      </w:r>
      <w:r>
        <w:t xml:space="preserve"> populations. </w:t>
      </w:r>
      <w:r>
        <w:rPr>
          <w:rStyle w:val="Emphasis"/>
        </w:rPr>
        <w:t>Physaria globosa</w:t>
      </w:r>
      <w:r>
        <w:t>, a federally endangered mustard, has a geographically restricted and disjunct distribution across river systems in Indiana, Kentucky, and Tennessee</w:t>
      </w:r>
      <w:r w:rsidR="00A97955">
        <w:t xml:space="preserve"> in the United States</w:t>
      </w:r>
      <w:r>
        <w:t xml:space="preserve">. </w:t>
      </w:r>
      <w:r w:rsidR="00975242">
        <w:t>W</w:t>
      </w:r>
      <w:r>
        <w:t xml:space="preserve">e sampled populations across the species’ range, including </w:t>
      </w:r>
      <w:r w:rsidR="00373B5E">
        <w:t xml:space="preserve">14 </w:t>
      </w:r>
      <w:r>
        <w:t>natural</w:t>
      </w:r>
      <w:r w:rsidR="00ED7FA2">
        <w:t xml:space="preserve"> and</w:t>
      </w:r>
      <w:r>
        <w:t xml:space="preserve"> </w:t>
      </w:r>
      <w:r w:rsidR="00ED7FA2">
        <w:t xml:space="preserve">3 </w:t>
      </w:r>
      <w:r w:rsidRPr="00B650C6">
        <w:rPr>
          <w:i/>
          <w:iCs/>
        </w:rPr>
        <w:t>ex situ</w:t>
      </w:r>
      <w:r w:rsidR="00373B5E">
        <w:t xml:space="preserve"> </w:t>
      </w:r>
      <w:r>
        <w:t xml:space="preserve">populations, and genotyped </w:t>
      </w:r>
      <w:r w:rsidR="002F1E0F">
        <w:t xml:space="preserve">358 </w:t>
      </w:r>
      <w:r>
        <w:t xml:space="preserve">individuals at 20 microsatellite loci. Genetic variation </w:t>
      </w:r>
      <w:r w:rsidR="00B261DA">
        <w:t xml:space="preserve">in the natural populations </w:t>
      </w:r>
      <w:r>
        <w:t xml:space="preserve">was strongly structured into </w:t>
      </w:r>
      <w:r w:rsidR="00B261DA">
        <w:t>2</w:t>
      </w:r>
      <w:r>
        <w:t xml:space="preserve"> major geographic groups, a northern group in Indiana and Kentucky and a southern group in Tennessee, with significant isolation</w:t>
      </w:r>
      <w:r w:rsidR="004A050E">
        <w:t>-</w:t>
      </w:r>
      <w:r>
        <w:t>by</w:t>
      </w:r>
      <w:r w:rsidR="004A050E">
        <w:t>-</w:t>
      </w:r>
      <w:r>
        <w:t>distance</w:t>
      </w:r>
      <w:r w:rsidR="003D0982">
        <w:t xml:space="preserve"> (IBD)</w:t>
      </w:r>
      <w:r>
        <w:t xml:space="preserve"> across the range. Several natural populations showed evidence of reduced genetic diversity, inbreeding, or </w:t>
      </w:r>
      <w:r w:rsidR="001607B4">
        <w:t>recent</w:t>
      </w:r>
      <w:r>
        <w:t xml:space="preserve"> bottlenecks, consistent with demographic decline and ongoing pressures such as habitat degradation and competition from invasive </w:t>
      </w:r>
      <w:r w:rsidR="009D5817">
        <w:t>plants</w:t>
      </w:r>
      <w:r>
        <w:t xml:space="preserve">. In contrast, </w:t>
      </w:r>
      <w:r w:rsidRPr="00E94159">
        <w:rPr>
          <w:i/>
          <w:iCs/>
        </w:rPr>
        <w:t>ex situ</w:t>
      </w:r>
      <w:r>
        <w:t xml:space="preserve"> populations, including</w:t>
      </w:r>
      <w:r w:rsidR="00942950">
        <w:t xml:space="preserve"> a propagation of two nearby natural</w:t>
      </w:r>
      <w:r w:rsidR="005910C6">
        <w:t xml:space="preserve"> populations</w:t>
      </w:r>
      <w:r w:rsidR="002B562D">
        <w:t xml:space="preserve">, </w:t>
      </w:r>
      <w:r>
        <w:t xml:space="preserve">a managed hybrid population founded from multiple </w:t>
      </w:r>
      <w:r w:rsidR="002B562D">
        <w:t>geographically distant</w:t>
      </w:r>
      <w:r>
        <w:t xml:space="preserve"> populations, and a reintroduced population derived from this hybrid </w:t>
      </w:r>
      <w:r w:rsidR="008835FB">
        <w:t>resourc</w:t>
      </w:r>
      <w:r w:rsidR="00DD181F">
        <w:t>e,</w:t>
      </w:r>
      <w:r>
        <w:rPr>
          <w:rFonts w:hint="eastAsia"/>
        </w:rPr>
        <w:t xml:space="preserve"> </w:t>
      </w:r>
      <w:r>
        <w:t xml:space="preserve">demonstrate the </w:t>
      </w:r>
      <w:r w:rsidR="008835FB">
        <w:t>use</w:t>
      </w:r>
      <w:r>
        <w:t xml:space="preserve"> of managed hybridization</w:t>
      </w:r>
      <w:r w:rsidR="001E2E67">
        <w:t xml:space="preserve"> in maintaining or enhancing genetic diversity</w:t>
      </w:r>
      <w:r>
        <w:t xml:space="preserve">. Our results indicate that conservation of </w:t>
      </w:r>
      <w:r>
        <w:rPr>
          <w:rStyle w:val="Emphasis"/>
        </w:rPr>
        <w:t>P. globosa</w:t>
      </w:r>
      <w:r>
        <w:t xml:space="preserve"> should prioritize the protection of multiple populations within each major geographic region while also using </w:t>
      </w:r>
      <w:r w:rsidRPr="003D7CB2">
        <w:rPr>
          <w:i/>
          <w:iCs/>
        </w:rPr>
        <w:t>ex situ</w:t>
      </w:r>
      <w:r>
        <w:t xml:space="preserve"> management to capture and maintain diversity from vulnerable or inaccessible sites. More broadly, this study shows that managed hybridization and reintroduction can be effective tools for conserving genetic variation in endangered plants with disjunct distributions.</w:t>
      </w:r>
    </w:p>
    <w:p w14:paraId="7A9B05B7" w14:textId="29E57D76" w:rsidR="00636D58" w:rsidRPr="00E938E0" w:rsidRDefault="00636D58" w:rsidP="00E70125">
      <w:pPr>
        <w:ind w:firstLine="0"/>
      </w:pPr>
      <w:r w:rsidRPr="00DB2950">
        <w:rPr>
          <w:b/>
          <w:bCs/>
        </w:rPr>
        <w:t>Keywords:</w:t>
      </w:r>
      <w:r w:rsidRPr="00E938E0">
        <w:t xml:space="preserve"> Genetic diversity; genetic structure; geographic range disjunctions; microsatellites</w:t>
      </w:r>
    </w:p>
    <w:p w14:paraId="39B019B1" w14:textId="731F74BD" w:rsidR="0046123F" w:rsidRPr="00E938E0" w:rsidRDefault="00F804C8" w:rsidP="00F312C5">
      <w:pPr>
        <w:pStyle w:val="Heading1"/>
      </w:pPr>
      <w:r w:rsidRPr="00E938E0">
        <w:lastRenderedPageBreak/>
        <w:t>Introduction</w:t>
      </w:r>
      <w:r w:rsidR="00B73720" w:rsidRPr="00E938E0">
        <w:t xml:space="preserve"> </w:t>
      </w:r>
      <w:r w:rsidR="00145906">
        <w:t>(824</w:t>
      </w:r>
      <w:r w:rsidR="00C33874">
        <w:t xml:space="preserve"> words</w:t>
      </w:r>
      <w:r w:rsidR="00145906">
        <w:t>)</w:t>
      </w:r>
    </w:p>
    <w:p w14:paraId="02F16527" w14:textId="0F23DEC2" w:rsidR="009A2B0E" w:rsidRDefault="7A7178A4" w:rsidP="682E26A9">
      <w:r>
        <w:t xml:space="preserve">Genetic diversity is widely </w:t>
      </w:r>
      <w:del w:id="0" w:author="Matthew Albrecht" w:date="2026-05-17T19:32:00Z" w16du:dateUtc="2026-05-17T19:32:39Z">
        <w:r w:rsidR="009A2B0E" w:rsidDel="7A7178A4">
          <w:delText>viewed</w:delText>
        </w:r>
      </w:del>
      <w:ins w:id="1" w:author="Matthew Albrecht" w:date="2026-05-17T19:32:00Z" w16du:dateUtc="2026-05-17T19:32:40Z">
        <w:r w:rsidR="32D56FDE">
          <w:t>recognized</w:t>
        </w:r>
      </w:ins>
      <w:r>
        <w:t xml:space="preserve"> as the raw material underlying phenotypic and functional variation within species, and its maintenance is a central goal of biodiversity conservation</w:t>
      </w:r>
      <w:r w:rsidR="71136293">
        <w:t xml:space="preserve"> </w:t>
      </w:r>
      <w:r w:rsidR="009A2B0E">
        <w:fldChar w:fldCharType="begin">
          <w:fldData xml:space="preserve">PEVuZE5vdGU+PENpdGU+PEF1dGhvcj5TaGF3PC9BdXRob3I+PFllYXI+MjAyNTwvWWVhcj48UmVj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</w:fldData>
        </w:fldChar>
      </w:r>
      <w:r w:rsidR="009A2B0E">
        <w:instrText xml:space="preserve"> ADDIN EN.CITE </w:instrText>
      </w:r>
      <w:r w:rsidR="009A2B0E">
        <w:fldChar w:fldCharType="begin">
          <w:fldData xml:space="preserve">PEVuZE5vdGU+PENpdGU+PEF1dGhvcj5TaGF3PC9BdXRob3I+PFllYXI+MjAyNTwvWWVhcj48UmVj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</w:fldData>
        </w:fldChar>
      </w:r>
      <w:r w:rsidR="009A2B0E">
        <w:instrText xml:space="preserve"> ADDIN EN.CITE.DATA </w:instrText>
      </w:r>
      <w:r w:rsidR="009A2B0E">
        <w:fldChar w:fldCharType="end"/>
      </w:r>
      <w:r w:rsidR="009A2B0E">
        <w:fldChar w:fldCharType="separate"/>
      </w:r>
      <w:r w:rsidR="71136293" w:rsidRPr="682E26A9">
        <w:rPr>
          <w:noProof/>
        </w:rPr>
        <w:t>(</w:t>
      </w:r>
      <w:r w:rsidR="54B27EA5">
        <w:t>Shaw</w:t>
      </w:r>
      <w:r w:rsidR="54B27EA5" w:rsidRPr="682E26A9">
        <w:rPr>
          <w:i/>
          <w:iCs/>
        </w:rPr>
        <w:t xml:space="preserve"> et al.</w:t>
      </w:r>
      <w:r w:rsidR="54B27EA5">
        <w:t>, 2025</w:t>
      </w:r>
      <w:r w:rsidR="71136293" w:rsidRPr="682E26A9">
        <w:rPr>
          <w:noProof/>
        </w:rPr>
        <w:t>)</w:t>
      </w:r>
      <w:r w:rsidR="009A2B0E">
        <w:fldChar w:fldCharType="end"/>
      </w:r>
      <w:r>
        <w:t>. Higher</w:t>
      </w:r>
      <w:ins w:id="2" w:author="Matthew Albrecht" w:date="2026-05-17T19:32:00Z" w16du:dateUtc="2026-05-17T19:32:54Z">
        <w:r w:rsidR="7663396D">
          <w:t xml:space="preserve"> levels of</w:t>
        </w:r>
      </w:ins>
      <w:r>
        <w:t xml:space="preserve"> genetic diversity </w:t>
      </w:r>
      <w:del w:id="3" w:author="Matthew Albrecht" w:date="2026-05-17T19:33:00Z" w16du:dateUtc="2026-05-17T19:33:00Z">
        <w:r w:rsidR="009A2B0E" w:rsidDel="7A7178A4">
          <w:delText>is</w:delText>
        </w:r>
      </w:del>
      <w:ins w:id="4" w:author="Matthew Albrecht" w:date="2026-05-17T19:33:00Z" w16du:dateUtc="2026-05-17T19:33:01Z">
        <w:r w:rsidR="07381F28">
          <w:t>are</w:t>
        </w:r>
      </w:ins>
      <w:r>
        <w:t xml:space="preserve"> often associated with greater resilience, evolutionary potential, and individual fitness, and can also improve the establishment and persistence of reintroduced populations</w:t>
      </w:r>
      <w:r w:rsidR="00203367">
        <w:t xml:space="preserve"> </w:t>
      </w:r>
      <w:r w:rsidR="009A2B0E">
        <w:fldChar w:fldCharType="begin"/>
      </w:r>
      <w:r w:rsidR="009A2B0E">
        <w:instrText xml:space="preserve"> ADDIN EN.CITE &lt;EndNote&gt;&lt;Cite&gt;&lt;Author&gt;Hoelzel&lt;/Author&gt;&lt;Year&gt;2019&lt;/Year&gt;&lt;RecNum&gt;1584&lt;/RecNum&gt;&lt;DisplayText&gt;(Hoelzel&lt;style face="italic"&gt; et al.&lt;/style&gt;, 2019)&lt;/DisplayText&gt;&lt;record&gt;&lt;rec-number&gt;1584&lt;/rec-number&gt;&lt;foreign-keys&gt;&lt;key app="EN" db-id="szaf2t5f69xez3ewt26vaxsnadp0r9r9sxra" timestamp="1768938126"&gt;1584&lt;/key&gt;&lt;/foreign-keys&gt;&lt;ref-type name="Journal Article"&gt;17&lt;/ref-type&gt;&lt;contributors&gt;&lt;authors&gt;&lt;author&gt;Hoelzel, A. Rus&lt;/author&gt;&lt;author&gt;Bruford, Michael W.&lt;/author&gt;&lt;author&gt;Fleischer, Robert C.&lt;/author&gt;&lt;/authors&gt;&lt;/contributors&gt;&lt;titles&gt;&lt;title&gt;Conservation of adaptive potential and functional diversity&lt;/title&gt;&lt;secondary-title&gt;Conservation Genetics&lt;/secondary-title&gt;&lt;/titles&gt;&lt;periodical&gt;&lt;full-title&gt;Conservation Genetics&lt;/full-title&gt;&lt;/periodical&gt;&lt;pages&gt;1-5&lt;/pages&gt;&lt;volume&gt;20&lt;/volume&gt;&lt;number&gt;1&lt;/number&gt;&lt;dates&gt;&lt;year&gt;2019&lt;/year&gt;&lt;pub-dates&gt;&lt;date&gt;2019/02/01&lt;/date&gt;&lt;/pub-dates&gt;&lt;/dates&gt;&lt;isbn&gt;1572-9737&lt;/isbn&gt;&lt;urls&gt;&lt;related-urls&gt;&lt;url&gt;https://doi.org/10.1007/s10592-019-01151-x&lt;/url&gt;&lt;/related-urls&gt;&lt;/urls&gt;&lt;electronic-resource-num&gt;10.1007/s10592-019-01151-x&lt;/electronic-resource-num&gt;&lt;/record&gt;&lt;/Cite&gt;&lt;/EndNote&gt;</w:instrText>
      </w:r>
      <w:r w:rsidR="009A2B0E">
        <w:fldChar w:fldCharType="separate"/>
      </w:r>
      <w:r w:rsidR="00203367" w:rsidRPr="682E26A9">
        <w:rPr>
          <w:noProof/>
        </w:rPr>
        <w:t>(</w:t>
      </w:r>
      <w:r w:rsidR="54B27EA5">
        <w:t>Hoelzel</w:t>
      </w:r>
      <w:r w:rsidR="54B27EA5" w:rsidRPr="682E26A9">
        <w:rPr>
          <w:i/>
          <w:iCs/>
        </w:rPr>
        <w:t xml:space="preserve"> et al.</w:t>
      </w:r>
      <w:r w:rsidR="54B27EA5">
        <w:t>, 2019</w:t>
      </w:r>
      <w:r w:rsidR="00203367" w:rsidRPr="682E26A9">
        <w:rPr>
          <w:noProof/>
        </w:rPr>
        <w:t>)</w:t>
      </w:r>
      <w:r w:rsidR="009A2B0E">
        <w:fldChar w:fldCharType="end"/>
      </w:r>
      <w:r>
        <w:t xml:space="preserve">. For narrowly distributed species of conservation concern, preserving genetic diversity therefore requires </w:t>
      </w:r>
      <w:del w:id="5" w:author="Matthew Albrecht" w:date="2026-05-17T19:33:00Z" w16du:dateUtc="2026-05-17T19:33:42Z">
        <w:r w:rsidR="009A2B0E" w:rsidDel="7A7178A4">
          <w:delText>attention not only to</w:delText>
        </w:r>
      </w:del>
      <w:ins w:id="6" w:author="Matthew Albrecht" w:date="2026-05-17T19:33:00Z" w16du:dateUtc="2026-05-17T19:33:46Z">
        <w:r w:rsidR="0223C991">
          <w:t>consideration of both</w:t>
        </w:r>
      </w:ins>
      <w:r>
        <w:t xml:space="preserve"> natural populations</w:t>
      </w:r>
      <w:ins w:id="7" w:author="Matthew Albrecht" w:date="2026-05-17T19:34:00Z" w16du:dateUtc="2026-05-17T19:34:04Z">
        <w:r w:rsidR="3CE68BFA">
          <w:t xml:space="preserve"> and </w:t>
        </w:r>
      </w:ins>
      <w:del w:id="8" w:author="Matthew Albrecht" w:date="2026-05-17T19:34:00Z" w16du:dateUtc="2026-05-17T19:34:02Z">
        <w:r w:rsidR="009A2B0E" w:rsidRPr="682E26A9" w:rsidDel="7A7178A4">
          <w:rPr>
            <w:i/>
            <w:iCs/>
            <w:rPrChange w:id="9" w:author="Matthew Albrecht" w:date="2026-05-17T19:34:00Z" w16du:dateUtc="2026-05-17T19:34:12Z">
              <w:rPr/>
            </w:rPrChange>
          </w:rPr>
          <w:delText xml:space="preserve">, but also to </w:delText>
        </w:r>
      </w:del>
      <w:r w:rsidRPr="682E26A9">
        <w:rPr>
          <w:i/>
          <w:iCs/>
        </w:rPr>
        <w:t>ex situ</w:t>
      </w:r>
      <w:r>
        <w:t xml:space="preserve"> collections</w:t>
      </w:r>
      <w:ins w:id="10" w:author="Matthew Albrecht" w:date="2026-05-17T19:34:00Z" w16du:dateUtc="2026-05-17T19:34:21Z">
        <w:r w:rsidR="1E749CA5">
          <w:t>, as well as</w:t>
        </w:r>
      </w:ins>
      <w:del w:id="11" w:author="Matthew Albrecht" w:date="2026-05-17T19:34:00Z" w16du:dateUtc="2026-05-17T19:34:18Z">
        <w:r w:rsidR="009A2B0E" w:rsidDel="7A7178A4">
          <w:delText xml:space="preserve"> and</w:delText>
        </w:r>
      </w:del>
      <w:r>
        <w:t xml:space="preserve"> any reintroduction</w:t>
      </w:r>
      <w:ins w:id="12" w:author="Matthew Albrecht" w:date="2026-05-17T19:34:00Z" w16du:dateUtc="2026-05-17T19:34:26Z">
        <w:r w:rsidR="28340BB4">
          <w:t>s</w:t>
        </w:r>
      </w:ins>
      <w:r>
        <w:t xml:space="preserve"> </w:t>
      </w:r>
      <w:del w:id="13" w:author="Matthew Albrecht" w:date="2026-05-17T19:34:00Z" w16du:dateUtc="2026-05-17T19:34:24Z">
        <w:r w:rsidR="009A2B0E" w:rsidDel="7A7178A4">
          <w:delText>efforts</w:delText>
        </w:r>
      </w:del>
      <w:r>
        <w:t xml:space="preserve"> derived from them</w:t>
      </w:r>
      <w:r w:rsidR="19E4D2BA">
        <w:t xml:space="preserve"> </w:t>
      </w:r>
      <w:r w:rsidR="009A2B0E">
        <w:fldChar w:fldCharType="begin"/>
      </w:r>
      <w:r w:rsidR="009A2B0E">
        <w:instrText xml:space="preserve"> ADDIN EN.CITE &lt;EndNote&gt;&lt;Cite&gt;&lt;Author&gt;Aguilar-Gómez&lt;/Author&gt;&lt;Year&gt;2025&lt;/Year&gt;&lt;RecNum&gt;1527&lt;/RecNum&gt;&lt;DisplayText&gt;(Aguilar-Gómez&lt;style face="italic"&gt; et al.&lt;/style&gt;, 2025)&lt;/DisplayText&gt;&lt;record&gt;&lt;rec-number&gt;1527&lt;/rec-number&gt;&lt;foreign-keys&gt;&lt;key app="EN" db-id="szaf2t5f69xez3ewt26vaxsnadp0r9r9sxra" timestamp="1758302034"&gt;1527&lt;/key&gt;&lt;/foreign-keys&gt;&lt;ref-type name="Journal Article"&gt;17&lt;/ref-type&gt;&lt;contributors&gt;&lt;authors&gt;&lt;author&gt;Aguilar-Gómez, Diana&lt;/author&gt;&lt;author&gt;Yuan, Lin&lt;/author&gt;&lt;author&gt;Zhang, Yulin&lt;/author&gt;&lt;author&gt;Ochoa, Alexander&lt;/author&gt;&lt;author&gt;Culver, Melanie&lt;/author&gt;&lt;author&gt;Fitak, Robert R.&lt;/author&gt;&lt;author&gt;Onorato, Dave&lt;/author&gt;&lt;author&gt;Lohmueller, Kirk E.&lt;/author&gt;&lt;author&gt;Nielsen, Rasmus&lt;/author&gt;&lt;/authors&gt;&lt;/contributors&gt;&lt;titles&gt;&lt;title&gt;Genetic rescue of Florida panthers reduced homozygosity but did not swamp ancestral genotypes&lt;/title&gt;&lt;secondary-title&gt;Proceedings of the National Academy of Sciences&lt;/secondary-title&gt;&lt;/titles&gt;&lt;periodical&gt;&lt;full-title&gt;Proceedings of the National Academy of Sciences&lt;/full-title&gt;&lt;/periodical&gt;&lt;pages&gt;e2410945122&lt;/pages&gt;&lt;volume&gt;122&lt;/volume&gt;&lt;number&gt;31&lt;/number&gt;&lt;dates&gt;&lt;year&gt;2025&lt;/year&gt;&lt;/dates&gt;&lt;urls&gt;&lt;related-urls&gt;&lt;url&gt;https://www.pnas.org/doi/abs/10.1073/pnas.2410945122&lt;/url&gt;&lt;/related-urls&gt;&lt;/urls&gt;&lt;electronic-resource-num&gt;doi:10.1073/pnas.2410945122&lt;/electronic-resource-num&gt;&lt;/record&gt;&lt;/Cite&gt;&lt;/EndNote&gt;</w:instrText>
      </w:r>
      <w:r w:rsidR="009A2B0E">
        <w:fldChar w:fldCharType="separate"/>
      </w:r>
      <w:r w:rsidR="1A7F18D0" w:rsidRPr="682E26A9">
        <w:rPr>
          <w:noProof/>
        </w:rPr>
        <w:t>(</w:t>
      </w:r>
      <w:r w:rsidR="54B27EA5">
        <w:t>Aguilar-Gómez</w:t>
      </w:r>
      <w:r w:rsidR="54B27EA5" w:rsidRPr="682E26A9">
        <w:rPr>
          <w:i/>
          <w:iCs/>
        </w:rPr>
        <w:t xml:space="preserve"> et al.</w:t>
      </w:r>
      <w:r w:rsidR="54B27EA5">
        <w:t>, 2025</w:t>
      </w:r>
      <w:r w:rsidR="1A7F18D0" w:rsidRPr="682E26A9">
        <w:rPr>
          <w:noProof/>
        </w:rPr>
        <w:t>)</w:t>
      </w:r>
      <w:r w:rsidR="009A2B0E">
        <w:fldChar w:fldCharType="end"/>
      </w:r>
      <w:r>
        <w:t>.</w:t>
      </w:r>
    </w:p>
    <w:p w14:paraId="5D319DAA" w14:textId="0AA3F532" w:rsidR="00516643" w:rsidRDefault="661670AC" w:rsidP="682E26A9">
      <w:r>
        <w:t xml:space="preserve">Conservation strategies for genetically depauperate species generally </w:t>
      </w:r>
      <w:del w:id="14" w:author="Matthew Albrecht" w:date="2026-05-17T19:35:00Z" w16du:dateUtc="2026-05-17T19:35:14Z">
        <w:r w:rsidR="0053114E" w:rsidDel="661670AC">
          <w:delText>fall along</w:delText>
        </w:r>
      </w:del>
      <w:ins w:id="15" w:author="Matthew Albrecht" w:date="2026-05-17T19:35:00Z" w16du:dateUtc="2026-05-17T19:35:15Z">
        <w:r w:rsidR="3787CD38">
          <w:t>span</w:t>
        </w:r>
      </w:ins>
      <w:r>
        <w:t xml:space="preserve"> a continuum from protecting and reconnecting extant populations to more interventionist approaches </w:t>
      </w:r>
      <w:del w:id="16" w:author="Matthew Albrecht" w:date="2026-05-17T19:34:00Z" w16du:dateUtc="2026-05-17T19:34:56Z">
        <w:r w:rsidR="0053114E" w:rsidDel="661670AC">
          <w:delText>that</w:delText>
        </w:r>
      </w:del>
      <w:ins w:id="17" w:author="Matthew Albrecht" w:date="2026-05-17T19:34:00Z" w16du:dateUtc="2026-05-17T19:34:57Z">
        <w:r w:rsidR="21670589">
          <w:t>invol</w:t>
        </w:r>
      </w:ins>
      <w:ins w:id="18" w:author="Matthew Albrecht" w:date="2026-05-17T19:35:00Z" w16du:dateUtc="2026-05-17T19:35:01Z">
        <w:r w:rsidR="21670589">
          <w:t>ving the</w:t>
        </w:r>
      </w:ins>
      <w:r>
        <w:t xml:space="preserve"> deliberate</w:t>
      </w:r>
      <w:del w:id="19" w:author="Matthew Albrecht" w:date="2026-05-17T19:35:00Z" w16du:dateUtc="2026-05-17T19:35:03Z">
        <w:r w:rsidR="0053114E" w:rsidDel="661670AC">
          <w:delText>ly</w:delText>
        </w:r>
      </w:del>
      <w:r>
        <w:t xml:space="preserve"> move</w:t>
      </w:r>
      <w:ins w:id="20" w:author="Matthew Albrecht" w:date="2026-05-17T19:35:00Z" w16du:dateUtc="2026-05-17T19:35:06Z">
        <w:r w:rsidR="32260AB5">
          <w:t>ment of</w:t>
        </w:r>
      </w:ins>
      <w:r>
        <w:t xml:space="preserve"> individuals or genotypes among populations</w:t>
      </w:r>
      <w:r w:rsidR="2BBB85FD">
        <w:t xml:space="preserve"> </w:t>
      </w:r>
      <w:r w:rsidR="0053114E">
        <w:fldChar w:fldCharType="begin">
          <w:fldData xml:space="preserve">PEVuZE5vdGU+PENpdGU+PEF1dGhvcj5HYWl0w6FuLUVzcGl0aWE8L0F1dGhvcj48WWVhcj4yMDIx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</w:fldData>
        </w:fldChar>
      </w:r>
      <w:r w:rsidR="0053114E">
        <w:instrText xml:space="preserve"> ADDIN EN.CITE </w:instrText>
      </w:r>
      <w:r w:rsidR="0053114E">
        <w:fldChar w:fldCharType="begin">
          <w:fldData xml:space="preserve">PEVuZE5vdGU+PENpdGU+PEF1dGhvcj5HYWl0w6FuLUVzcGl0aWE8L0F1dGhvcj48WWVhcj4yMDIx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</w:fldData>
        </w:fldChar>
      </w:r>
      <w:r w:rsidR="0053114E">
        <w:instrText xml:space="preserve"> ADDIN EN.CITE.DATA </w:instrText>
      </w:r>
      <w:r w:rsidR="0053114E">
        <w:fldChar w:fldCharType="end"/>
      </w:r>
      <w:r w:rsidR="0053114E">
        <w:fldChar w:fldCharType="separate"/>
      </w:r>
      <w:r w:rsidR="754E4937" w:rsidRPr="682E26A9">
        <w:rPr>
          <w:noProof/>
        </w:rPr>
        <w:t>(</w:t>
      </w:r>
      <w:r w:rsidR="54B27EA5">
        <w:t>Bucharova, 2017</w:t>
      </w:r>
      <w:r w:rsidR="754E4937" w:rsidRPr="682E26A9">
        <w:rPr>
          <w:noProof/>
        </w:rPr>
        <w:t xml:space="preserve">; </w:t>
      </w:r>
      <w:r w:rsidR="54B27EA5">
        <w:t>Gaitán-Espitia &amp; Hobday, 2021</w:t>
      </w:r>
      <w:r w:rsidR="754E4937" w:rsidRPr="682E26A9">
        <w:rPr>
          <w:noProof/>
        </w:rPr>
        <w:t>)</w:t>
      </w:r>
      <w:r w:rsidR="0053114E">
        <w:fldChar w:fldCharType="end"/>
      </w:r>
      <w:r>
        <w:t xml:space="preserve">. In plants, these interventions can include assisted gene flow among natural populations, managed crossing among historically isolated populations in </w:t>
      </w:r>
      <w:r w:rsidRPr="682E26A9">
        <w:rPr>
          <w:i/>
          <w:iCs/>
        </w:rPr>
        <w:t>ex situ</w:t>
      </w:r>
      <w:r>
        <w:t xml:space="preserve"> collections, and subsequent reintroduction or population reinforcement</w:t>
      </w:r>
      <w:r w:rsidR="21D44D73">
        <w:t xml:space="preserve"> </w:t>
      </w:r>
      <w:r w:rsidR="0053114E">
        <w:fldChar w:fldCharType="begin"/>
      </w:r>
      <w:r w:rsidR="0053114E">
        <w:instrText xml:space="preserve"> ADDIN EN.CITE &lt;EndNote&gt;&lt;Cite&gt;&lt;Author&gt;Edwards&lt;/Author&gt;&lt;Year&gt;2025&lt;/Year&gt;&lt;RecNum&gt;1667&lt;/RecNum&gt;&lt;DisplayText&gt;(Edwards&lt;style face="italic"&gt; et al.&lt;/style&gt;, 2025)&lt;/DisplayText&gt;&lt;record&gt;&lt;rec-number&gt;1667&lt;/rec-number&gt;&lt;foreign-keys&gt;&lt;key app="EN" db-id="szaf2t5f69xez3ewt26vaxsnadp0r9r9sxra" timestamp="1773850122"&gt;1667&lt;/key&gt;&lt;/foreign-keys&gt;&lt;ref-type name="Journal Article"&gt;17&lt;/ref-type&gt;&lt;contributors&gt;&lt;authors&gt;&lt;author&gt;Edwards, Christine E&lt;/author&gt;&lt;author&gt;Bassüner, Burgund&lt;/author&gt;&lt;author&gt;David, Aaron S&lt;/author&gt;&lt;author&gt;Dell, Noah&lt;/author&gt;&lt;author&gt;Foye, Caitlyn J&lt;/author&gt;&lt;author&gt;Herron, Sterling&lt;/author&gt;&lt;author&gt;Koontz, Stephanie&lt;/author&gt;&lt;author&gt;Peterson, Cheryl&lt;/author&gt;&lt;author&gt;Smith, Stacy A&lt;/author&gt;&lt;author&gt;Weekley, Carl W&lt;/author&gt;&lt;author&gt;Williams, Brigette&lt;/author&gt;&lt;author&gt;Menges, Eric S&lt;/author&gt;&lt;/authors&gt;&lt;/contributors&gt;&lt;titles&gt;&lt;title&gt;Parentage analysis of conservation translocations in the endangered, self-incompatible shrub Pseudoziziphus celata reveals reproductive constraints, variable survival and a case for genetics-driven conservation&lt;/title&gt;&lt;secondary-title&gt;Annals of Botany&lt;/secondary-title&gt;&lt;/titles&gt;&lt;periodical&gt;&lt;full-title&gt;Annals of botany&lt;/full-title&gt;&lt;abbr-1&gt;Ann Bot&lt;/abbr-1&gt;&lt;/periodical&gt;&lt;dates&gt;&lt;year&gt;2025&lt;/year&gt;&lt;/dates&gt;&lt;isbn&gt;0305-7364&lt;/isbn&gt;&lt;urls&gt;&lt;related-urls&gt;&lt;url&gt;https://doi.org/10.1093/aob/mcaf259&lt;/url&gt;&lt;/related-urls&gt;&lt;/urls&gt;&lt;custom1&gt;mcaf259&lt;/custom1&gt;&lt;electronic-resource-num&gt;10.1093/aob/mcaf259&lt;/electronic-resource-num&gt;&lt;access-date&gt;3/18/2026&lt;/access-date&gt;&lt;/record&gt;&lt;/Cite&gt;&lt;/EndNote&gt;</w:instrText>
      </w:r>
      <w:r w:rsidR="0053114E">
        <w:fldChar w:fldCharType="separate"/>
      </w:r>
      <w:r w:rsidR="21D44D73" w:rsidRPr="682E26A9">
        <w:rPr>
          <w:noProof/>
        </w:rPr>
        <w:t>(</w:t>
      </w:r>
      <w:r w:rsidR="54B27EA5">
        <w:t>Edwards</w:t>
      </w:r>
      <w:r w:rsidR="54B27EA5" w:rsidRPr="682E26A9">
        <w:rPr>
          <w:i/>
          <w:iCs/>
        </w:rPr>
        <w:t xml:space="preserve"> et al.</w:t>
      </w:r>
      <w:r w:rsidR="54B27EA5">
        <w:t>, 2025</w:t>
      </w:r>
      <w:r w:rsidR="21D44D73" w:rsidRPr="682E26A9">
        <w:rPr>
          <w:noProof/>
        </w:rPr>
        <w:t>)</w:t>
      </w:r>
      <w:r w:rsidR="0053114E">
        <w:fldChar w:fldCharType="end"/>
      </w:r>
      <w:r>
        <w:t xml:space="preserve">. Such actions can be valuable when fragmentation, demographic decline, or habitat change have reduced effective population size and limited natural gene flow, </w:t>
      </w:r>
      <w:ins w:id="21" w:author="Matthew Albrecht" w:date="2026-05-17T19:36:00Z" w16du:dateUtc="2026-05-17T19:36:42Z">
        <w:r w:rsidR="374DEB60">
          <w:t xml:space="preserve">as they can </w:t>
        </w:r>
      </w:ins>
      <w:del w:id="22" w:author="Matthew Albrecht" w:date="2026-05-17T19:36:00Z" w16du:dateUtc="2026-05-17T19:36:56Z">
        <w:r w:rsidR="0053114E" w:rsidDel="661670AC">
          <w:delText>because added gene flow may</w:delText>
        </w:r>
      </w:del>
      <w:r>
        <w:t xml:space="preserve"> increase genetic diversity, reduce inbreeding, and</w:t>
      </w:r>
      <w:ins w:id="23" w:author="Matthew Albrecht" w:date="2026-05-17T19:37:00Z" w16du:dateUtc="2026-05-17T19:37:05Z">
        <w:r w:rsidR="3C3C2AC9">
          <w:t xml:space="preserve"> potentially</w:t>
        </w:r>
      </w:ins>
      <w:r>
        <w:t xml:space="preserve"> </w:t>
      </w:r>
      <w:del w:id="24" w:author="Matthew Albrecht" w:date="2026-05-17T19:37:00Z" w16du:dateUtc="2026-05-17T19:37:10Z">
        <w:r w:rsidR="0053114E" w:rsidDel="661670AC">
          <w:delText>improve short-term</w:delText>
        </w:r>
      </w:del>
      <w:ins w:id="25" w:author="Matthew Albrecht" w:date="2026-05-17T19:37:00Z" w16du:dateUtc="2026-05-17T19:37:12Z">
        <w:r w:rsidR="2CA33503">
          <w:t>enhance</w:t>
        </w:r>
      </w:ins>
      <w:r>
        <w:t xml:space="preserve"> fitness </w:t>
      </w:r>
      <w:del w:id="26" w:author="Matthew Albrecht" w:date="2026-05-17T19:37:00Z" w16du:dateUtc="2026-05-17T19:37:18Z">
        <w:r w:rsidR="0053114E" w:rsidDel="661670AC">
          <w:delText>or</w:delText>
        </w:r>
      </w:del>
      <w:ins w:id="27" w:author="Matthew Albrecht" w:date="2026-05-17T19:37:00Z" w16du:dateUtc="2026-05-17T19:37:18Z">
        <w:r w:rsidR="4DD71D7F">
          <w:t>and</w:t>
        </w:r>
      </w:ins>
      <w:r>
        <w:t xml:space="preserve"> longer-term adaptive potential. </w:t>
      </w:r>
      <w:del w:id="28" w:author="Matthew Albrecht" w:date="2026-05-17T19:37:00Z" w16du:dateUtc="2026-05-17T19:37:37Z">
        <w:r w:rsidR="0053114E" w:rsidDel="661670AC">
          <w:delText>At the same time</w:delText>
        </w:r>
      </w:del>
      <w:ins w:id="29" w:author="Matthew Albrecht" w:date="2026-05-17T19:37:00Z" w16du:dateUtc="2026-05-17T19:37:59Z">
        <w:r w:rsidR="0E39FEE4">
          <w:t>However, outcomes are context dependent and</w:t>
        </w:r>
      </w:ins>
      <w:del w:id="30" w:author="Matthew Albrecht" w:date="2026-05-17T19:38:00Z" w16du:dateUtc="2026-05-17T19:38:16Z">
        <w:r w:rsidR="0053114E" w:rsidDel="661670AC">
          <w:delText>, these</w:delText>
        </w:r>
      </w:del>
      <w:ins w:id="31" w:author="Matthew Albrecht" w:date="2026-05-17T19:38:00Z" w16du:dateUtc="2026-05-17T19:38:45Z">
        <w:r w:rsidR="0C73D4D8">
          <w:t xml:space="preserve"> not always predictable, thus</w:t>
        </w:r>
      </w:ins>
      <w:ins w:id="32" w:author="Matthew Albrecht" w:date="2026-05-17T20:08:00Z" w16du:dateUtc="2026-05-17T20:08:45Z">
        <w:r w:rsidR="0136CDFB">
          <w:t xml:space="preserve"> </w:t>
        </w:r>
      </w:ins>
      <w:ins w:id="33" w:author="Matthew Albrecht" w:date="2026-05-17T19:38:00Z" w16du:dateUtc="2026-05-17T19:38:45Z">
        <w:r w:rsidR="0C73D4D8">
          <w:t>their applicati</w:t>
        </w:r>
      </w:ins>
      <w:ins w:id="34" w:author="Matthew Albrecht" w:date="2026-05-17T20:08:00Z" w16du:dateUtc="2026-05-17T20:08:49Z">
        <w:r w:rsidR="609D3A0B">
          <w:t>o</w:t>
        </w:r>
      </w:ins>
      <w:ins w:id="35" w:author="Matthew Albrecht" w:date="2026-05-17T19:38:00Z" w16du:dateUtc="2026-05-17T19:38:45Z">
        <w:r w:rsidR="0C73D4D8">
          <w:t xml:space="preserve">n remains debated </w:t>
        </w:r>
      </w:ins>
      <w:del w:id="36" w:author="Matthew Albrecht" w:date="2026-05-17T19:38:00Z" w16du:dateUtc="2026-05-17T19:38:29Z">
        <w:r w:rsidR="0053114E" w:rsidDel="661670AC">
          <w:delText xml:space="preserve"> approaches remain controversial because </w:delText>
        </w:r>
        <w:r w:rsidR="0053114E" w:rsidDel="661670AC">
          <w:lastRenderedPageBreak/>
          <w:delText>their benefits are context dependent and their outcomes are not always predictable</w:delText>
        </w:r>
      </w:del>
      <w:r w:rsidR="3E92DE38">
        <w:t xml:space="preserve"> </w:t>
      </w:r>
      <w:r w:rsidR="0053114E">
        <w:fldChar w:fldCharType="begin"/>
      </w:r>
      <w:r w:rsidR="0053114E">
        <w:instrText xml:space="preserve"> ADDIN EN.CITE &lt;EndNote&gt;&lt;Cite&gt;&lt;Author&gt;MacDonald&lt;/Author&gt;&lt;Year&gt;2025&lt;/Year&gt;&lt;RecNum&gt;1623&lt;/RecNum&gt;&lt;DisplayText&gt;(MacDonald&lt;style face="italic"&gt; et al.&lt;/style&gt;, 2025)&lt;/DisplayText&gt;&lt;record&gt;&lt;rec-number&gt;1623&lt;/rec-number&gt;&lt;foreign-keys&gt;&lt;key app="EN" db-id="szaf2t5f69xez3ewt26vaxsnadp0r9r9sxra" timestamp="1769808497"&gt;1623&lt;/key&gt;&lt;/foreign-keys&gt;&lt;ref-type name="Journal Article"&gt;17&lt;/ref-type&gt;&lt;contributors&gt;&lt;authors&gt;&lt;author&gt;MacDonald, Zachary G.&lt;/author&gt;&lt;author&gt;Dupuis, Julian R.&lt;/author&gt;&lt;author&gt;Glasier, James R. N.&lt;/author&gt;&lt;author&gt;Sissons, Robert&lt;/author&gt;&lt;author&gt;Moehrenschlager, Axel&lt;/author&gt;&lt;author&gt;Shaffer, H. Bradley&lt;/author&gt;&lt;author&gt;Sperling, Felix A. H.&lt;/author&gt;&lt;/authors&gt;&lt;/contributors&gt;&lt;titles&gt;&lt;title&gt;Whole-Genome Evaluation of Genetic Rescue: The Case of a Curiously Isolated and Endangered Butterfly&lt;/title&gt;&lt;secondary-title&gt;Molecular Ecology&lt;/secondary-title&gt;&lt;/titles&gt;&lt;periodical&gt;&lt;full-title&gt;Molecular Ecology&lt;/full-title&gt;&lt;/periodical&gt;&lt;pages&gt;e17657&lt;/pages&gt;&lt;volume&gt;34&lt;/volume&gt;&lt;number&gt;4&lt;/number&gt;&lt;keywords&gt;&lt;keyword&gt;conservation genomics&lt;/keyword&gt;&lt;keyword&gt;conservation translocation&lt;/keyword&gt;&lt;keyword&gt;inbreeding depression&lt;/keyword&gt;&lt;keyword&gt;niche divergence&lt;/keyword&gt;&lt;keyword&gt;whole-genome sequencing&lt;/keyword&gt;&lt;/keywords&gt;&lt;dates&gt;&lt;year&gt;2025&lt;/year&gt;&lt;pub-dates&gt;&lt;date&gt;2025/02/01&lt;/date&gt;&lt;/pub-dates&gt;&lt;/dates&gt;&lt;publisher&gt;John Wiley &amp;amp; Sons, Ltd&lt;/publisher&gt;&lt;isbn&gt;0962-1083&lt;/isbn&gt;&lt;urls&gt;&lt;related-urls&gt;&lt;url&gt;https://doi.org/10.1111/mec.17657&lt;/url&gt;&lt;/related-urls&gt;&lt;/urls&gt;&lt;electronic-resource-num&gt;https://doi.org/10.1111/mec.17657&lt;/electronic-resource-num&gt;&lt;access-date&gt;2026/01/30&lt;/access-date&gt;&lt;/record&gt;&lt;/Cite&gt;&lt;/EndNote&gt;</w:instrText>
      </w:r>
      <w:r w:rsidR="0053114E">
        <w:fldChar w:fldCharType="separate"/>
      </w:r>
      <w:r w:rsidR="3E92DE38" w:rsidRPr="682E26A9">
        <w:rPr>
          <w:noProof/>
        </w:rPr>
        <w:t>(</w:t>
      </w:r>
      <w:r w:rsidR="54B27EA5">
        <w:t>MacDonald</w:t>
      </w:r>
      <w:r w:rsidR="54B27EA5" w:rsidRPr="682E26A9">
        <w:rPr>
          <w:i/>
          <w:iCs/>
        </w:rPr>
        <w:t xml:space="preserve"> et al.</w:t>
      </w:r>
      <w:r w:rsidR="54B27EA5">
        <w:t>, 2025</w:t>
      </w:r>
      <w:r w:rsidR="3E92DE38" w:rsidRPr="682E26A9">
        <w:rPr>
          <w:noProof/>
        </w:rPr>
        <w:t>)</w:t>
      </w:r>
      <w:r w:rsidR="0053114E">
        <w:fldChar w:fldCharType="end"/>
      </w:r>
      <w:r>
        <w:t>.</w:t>
      </w:r>
    </w:p>
    <w:p w14:paraId="38E79481" w14:textId="19F03154" w:rsidR="00136949" w:rsidRDefault="0095355E" w:rsidP="682E26A9">
      <w:del w:id="37" w:author="Matthew Albrecht" w:date="2026-05-17T19:39:00Z" w16du:dateUtc="2026-05-17T19:39:23Z">
        <w:r w:rsidDel="688C21E5">
          <w:delText>For this reason, m</w:delText>
        </w:r>
      </w:del>
      <w:ins w:id="38" w:author="Matthew Albrecht" w:date="2026-05-17T19:39:00Z" w16du:dateUtc="2026-05-17T19:39:23Z">
        <w:r w:rsidR="10803D0F">
          <w:t>M</w:t>
        </w:r>
      </w:ins>
      <w:r w:rsidR="688C21E5">
        <w:t>anaged hybridization and other forms of assisted movement raise several general questions in conservation</w:t>
      </w:r>
      <w:ins w:id="39" w:author="Matthew Albrecht" w:date="2026-05-17T19:39:00Z" w16du:dateUtc="2026-05-17T19:39:30Z">
        <w:r w:rsidR="5F615FC6">
          <w:t xml:space="preserve"> genetics</w:t>
        </w:r>
      </w:ins>
      <w:r w:rsidR="688C21E5">
        <w:t>. Do disjunct populations represent distinct historical or adaptive components that should be protected separately</w:t>
      </w:r>
      <w:r w:rsidR="754E4937">
        <w:t xml:space="preserve"> </w:t>
      </w:r>
      <w:r>
        <w:fldChar w:fldCharType="begin"/>
      </w:r>
      <w:r>
        <w:instrText xml:space="preserve"> ADDIN EN.CITE &lt;EndNote&gt;&lt;Cite&gt;&lt;Author&gt;Fraser&lt;/Author&gt;&lt;Year&gt;2001&lt;/Year&gt;&lt;RecNum&gt;1730&lt;/RecNum&gt;&lt;DisplayText&gt;(Fraser &amp;amp; Bernatchez, 2001)&lt;/DisplayText&gt;&lt;record&gt;&lt;rec-number&gt;1730&lt;/rec-number&gt;&lt;foreign-keys&gt;&lt;key app="EN" db-id="szaf2t5f69xez3ewt26vaxsnadp0r9r9sxra" timestamp="1776711375"&gt;1730&lt;/key&gt;&lt;/foreign-keys&gt;&lt;ref-type name="Journal Article"&gt;17&lt;/ref-type&gt;&lt;contributors&gt;&lt;authors&gt;&lt;author&gt;Fraser, Dylan J.&lt;/author&gt;&lt;author&gt;Bernatchez, Louis&lt;/author&gt;&lt;/authors&gt;&lt;/contributors&gt;&lt;titles&gt;&lt;title&gt;Adaptive evolutionary conservation: towards a unified concept for defining conservation units&lt;/title&gt;&lt;secondary-title&gt;Molecular Ecology&lt;/secondary-title&gt;&lt;/titles&gt;&lt;periodical&gt;&lt;full-title&gt;Molecular Ecology&lt;/full-title&gt;&lt;/periodical&gt;&lt;pages&gt;2741-2752&lt;/pages&gt;&lt;volume&gt;10&lt;/volume&gt;&lt;number&gt;12&lt;/number&gt;&lt;keywords&gt;&lt;keyword&gt;adaptive divergence&lt;/keyword&gt;&lt;keyword&gt;conservation&lt;/keyword&gt;&lt;keyword&gt;conservation units&lt;/keyword&gt;&lt;keyword&gt;evolutionarily significant units&lt;/keyword&gt;&lt;keyword&gt;evolutionary processes&lt;/keyword&gt;&lt;keyword&gt;species concepts&lt;/keyword&gt;&lt;/keywords&gt;&lt;dates&gt;&lt;year&gt;2001&lt;/year&gt;&lt;pub-dates&gt;&lt;date&gt;2001/12/01&lt;/date&gt;&lt;/pub-dates&gt;&lt;/dates&gt;&lt;publisher&gt;John Wiley &amp;amp; Sons, Ltd&lt;/publisher&gt;&lt;isbn&gt;0962-1083&lt;/isbn&gt;&lt;urls&gt;&lt;related-urls&gt;&lt;url&gt;https://doi.org/10.1046/j.0962-1083.2001.01411.x&lt;/url&gt;&lt;/related-urls&gt;&lt;/urls&gt;&lt;electronic-resource-num&gt;https://doi.org/10.1046/j.0962-1083.2001.01411.x&lt;/electronic-resource-num&gt;&lt;access-date&gt;2026/04/20&lt;/access-date&gt;&lt;/record&gt;&lt;/Cite&gt;&lt;/EndNote&gt;</w:instrText>
      </w:r>
      <w:r>
        <w:fldChar w:fldCharType="separate"/>
      </w:r>
      <w:r w:rsidR="754E4937" w:rsidRPr="682E26A9">
        <w:rPr>
          <w:noProof/>
        </w:rPr>
        <w:t>(</w:t>
      </w:r>
      <w:r w:rsidR="54B27EA5">
        <w:t>Fraser &amp; Bernatchez, 2001</w:t>
      </w:r>
      <w:r w:rsidR="754E4937" w:rsidRPr="682E26A9">
        <w:rPr>
          <w:noProof/>
        </w:rPr>
        <w:t>)</w:t>
      </w:r>
      <w:r>
        <w:fldChar w:fldCharType="end"/>
      </w:r>
      <w:r w:rsidR="688C21E5">
        <w:t xml:space="preserve">? </w:t>
      </w:r>
      <w:del w:id="40" w:author="Matthew Albrecht" w:date="2026-05-17T19:39:00Z" w16du:dateUtc="2026-05-17T19:39:50Z">
        <w:r w:rsidDel="688C21E5">
          <w:delText xml:space="preserve">When is </w:delText>
        </w:r>
      </w:del>
      <w:ins w:id="41" w:author="Matthew Albrecht" w:date="2026-05-17T19:39:00Z" w16du:dateUtc="2026-05-17T19:39:54Z">
        <w:r w:rsidR="182736D7">
          <w:t xml:space="preserve">Under what conditions does </w:t>
        </w:r>
      </w:ins>
      <w:r w:rsidR="688C21E5">
        <w:t xml:space="preserve">the risk of inaction </w:t>
      </w:r>
      <w:del w:id="42" w:author="Matthew Albrecht" w:date="2026-05-17T19:40:00Z" w16du:dateUtc="2026-05-17T19:40:07Z">
        <w:r w:rsidDel="688C21E5">
          <w:delText>greater than</w:delText>
        </w:r>
      </w:del>
      <w:ins w:id="43" w:author="Matthew Albrecht" w:date="2026-05-17T19:40:00Z" w16du:dateUtc="2026-05-17T19:40:11Z">
        <w:r w:rsidR="7766895D">
          <w:t>exceed</w:t>
        </w:r>
      </w:ins>
      <w:r w:rsidR="688C21E5">
        <w:t xml:space="preserve"> the risk </w:t>
      </w:r>
      <w:ins w:id="44" w:author="Matthew Albrecht" w:date="2026-05-17T19:40:00Z" w16du:dateUtc="2026-05-17T19:40:18Z">
        <w:r w:rsidR="7EB73502">
          <w:t>associated with</w:t>
        </w:r>
      </w:ins>
      <w:del w:id="45" w:author="Matthew Albrecht" w:date="2026-05-17T19:40:00Z" w16du:dateUtc="2026-05-17T19:40:17Z">
        <w:r w:rsidDel="688C21E5">
          <w:delText>of</w:delText>
        </w:r>
      </w:del>
      <w:r w:rsidR="688C21E5">
        <w:t xml:space="preserve"> admixture? Can </w:t>
      </w:r>
      <w:ins w:id="46" w:author="Matthew Albrecht" w:date="2026-05-17T19:41:00Z" w16du:dateUtc="2026-05-17T19:41:22Z">
        <w:r w:rsidR="4CEB6CA6">
          <w:t xml:space="preserve">managed </w:t>
        </w:r>
      </w:ins>
      <w:r w:rsidR="688C21E5" w:rsidRPr="682E26A9">
        <w:rPr>
          <w:i/>
          <w:iCs/>
        </w:rPr>
        <w:t>ex situ</w:t>
      </w:r>
      <w:r w:rsidR="688C21E5">
        <w:t xml:space="preserve"> </w:t>
      </w:r>
      <w:del w:id="47" w:author="Matthew Albrecht" w:date="2026-05-17T19:41:00Z" w16du:dateUtc="2026-05-17T19:41:08Z">
        <w:r w:rsidDel="688C21E5">
          <w:delText xml:space="preserve">hybrid </w:delText>
        </w:r>
      </w:del>
      <w:r w:rsidR="688C21E5">
        <w:t xml:space="preserve">populations capture </w:t>
      </w:r>
      <w:del w:id="48" w:author="Matthew Albrecht" w:date="2026-05-17T19:40:00Z" w16du:dateUtc="2026-05-17T19:40:35Z">
        <w:r w:rsidDel="688C21E5">
          <w:delText xml:space="preserve">enough </w:delText>
        </w:r>
      </w:del>
      <w:ins w:id="49" w:author="Matthew Albrecht" w:date="2026-05-17T19:40:00Z" w16du:dateUtc="2026-05-17T19:40:41Z">
        <w:r w:rsidR="3B50D5F2">
          <w:t xml:space="preserve">sufficient genetic </w:t>
        </w:r>
      </w:ins>
      <w:r w:rsidR="688C21E5">
        <w:t>diversity to justify their use in reintroduction</w:t>
      </w:r>
      <w:del w:id="50" w:author="Matthew Albrecht" w:date="2026-05-17T19:40:00Z" w16du:dateUtc="2026-05-17T19:40:51Z">
        <w:r w:rsidDel="688C21E5">
          <w:delText>?</w:delText>
        </w:r>
      </w:del>
      <w:r w:rsidR="688C21E5">
        <w:t xml:space="preserve"> </w:t>
      </w:r>
      <w:ins w:id="51" w:author="Matthew Albrecht" w:date="2026-05-17T19:40:00Z" w16du:dateUtc="2026-05-17T19:40:53Z">
        <w:r w:rsidR="64E353BB">
          <w:t>a</w:t>
        </w:r>
      </w:ins>
      <w:del w:id="52" w:author="Matthew Albrecht" w:date="2026-05-17T19:40:00Z" w16du:dateUtc="2026-05-17T19:40:53Z">
        <w:r w:rsidDel="688C21E5">
          <w:delText>A</w:delText>
        </w:r>
      </w:del>
      <w:r w:rsidR="688C21E5">
        <w:t xml:space="preserve">nd how much divergence among source populations is </w:t>
      </w:r>
      <w:del w:id="53" w:author="Matthew Albrecht" w:date="2026-05-17T19:40:00Z" w16du:dateUtc="2026-05-17T19:40:57Z">
        <w:r w:rsidDel="688C21E5">
          <w:delText>too great</w:delText>
        </w:r>
      </w:del>
      <w:ins w:id="54" w:author="Matthew Albrecht" w:date="2026-05-17T19:40:00Z" w16du:dateUtc="2026-05-17T19:40:59Z">
        <w:r w:rsidR="387B2063">
          <w:t>acceptable</w:t>
        </w:r>
      </w:ins>
      <w:r w:rsidR="688C21E5">
        <w:t>? The major concerns are well known: introduced gene flow may cause outbreeding depression, disrupt local adaptation, or generate maladapted genotypes</w:t>
      </w:r>
      <w:r w:rsidR="27D7DE16">
        <w:t xml:space="preserve"> </w:t>
      </w:r>
      <w:r>
        <w:fldChar w:fldCharType="begin"/>
      </w:r>
      <w:r>
        <w:instrText xml:space="preserve"> ADDIN EN.CITE &lt;EndNote&gt;&lt;Cite&gt;&lt;Author&gt;MacDonald&lt;/Author&gt;&lt;Year&gt;2025&lt;/Year&gt;&lt;RecNum&gt;1623&lt;/RecNum&gt;&lt;DisplayText&gt;(MacDonald&lt;style face="italic"&gt; et al.&lt;/style&gt;, 2025)&lt;/DisplayText&gt;&lt;record&gt;&lt;rec-number&gt;1623&lt;/rec-number&gt;&lt;foreign-keys&gt;&lt;key app="EN" db-id="szaf2t5f69xez3ewt26vaxsnadp0r9r9sxra" timestamp="1769808497"&gt;1623&lt;/key&gt;&lt;/foreign-keys&gt;&lt;ref-type name="Journal Article"&gt;17&lt;/ref-type&gt;&lt;contributors&gt;&lt;authors&gt;&lt;author&gt;MacDonald, Zachary G.&lt;/author&gt;&lt;author&gt;Dupuis, Julian R.&lt;/author&gt;&lt;author&gt;Glasier, James R. N.&lt;/author&gt;&lt;author&gt;Sissons, Robert&lt;/author&gt;&lt;author&gt;Moehrenschlager, Axel&lt;/author&gt;&lt;author&gt;Shaffer, H. Bradley&lt;/author&gt;&lt;author&gt;Sperling, Felix A. H.&lt;/author&gt;&lt;/authors&gt;&lt;/contributors&gt;&lt;titles&gt;&lt;title&gt;Whole-Genome Evaluation of Genetic Rescue: The Case of a Curiously Isolated and Endangered Butterfly&lt;/title&gt;&lt;secondary-title&gt;Molecular Ecology&lt;/secondary-title&gt;&lt;/titles&gt;&lt;periodical&gt;&lt;full-title&gt;Molecular Ecology&lt;/full-title&gt;&lt;/periodical&gt;&lt;pages&gt;e17657&lt;/pages&gt;&lt;volume&gt;34&lt;/volume&gt;&lt;number&gt;4&lt;/number&gt;&lt;keywords&gt;&lt;keyword&gt;conservation genomics&lt;/keyword&gt;&lt;keyword&gt;conservation translocation&lt;/keyword&gt;&lt;keyword&gt;inbreeding depression&lt;/keyword&gt;&lt;keyword&gt;niche divergence&lt;/keyword&gt;&lt;keyword&gt;whole-genome sequencing&lt;/keyword&gt;&lt;/keywords&gt;&lt;dates&gt;&lt;year&gt;2025&lt;/year&gt;&lt;pub-dates&gt;&lt;date&gt;2025/02/01&lt;/date&gt;&lt;/pub-dates&gt;&lt;/dates&gt;&lt;publisher&gt;John Wiley &amp;amp; Sons, Ltd&lt;/publisher&gt;&lt;isbn&gt;0962-1083&lt;/isbn&gt;&lt;urls&gt;&lt;related-urls&gt;&lt;url&gt;https://doi.org/10.1111/mec.17657&lt;/url&gt;&lt;/related-urls&gt;&lt;/urls&gt;&lt;electronic-resource-num&gt;https://doi.org/10.1111/mec.17657&lt;/electronic-resource-num&gt;&lt;access-date&gt;2026/01/30&lt;/access-date&gt;&lt;/record&gt;&lt;/Cite&gt;&lt;/EndNote&gt;</w:instrText>
      </w:r>
      <w:r>
        <w:fldChar w:fldCharType="separate"/>
      </w:r>
      <w:r w:rsidR="27D7DE16" w:rsidRPr="682E26A9">
        <w:rPr>
          <w:noProof/>
        </w:rPr>
        <w:t>(</w:t>
      </w:r>
      <w:r w:rsidR="54B27EA5">
        <w:t>MacDonald</w:t>
      </w:r>
      <w:r w:rsidR="54B27EA5" w:rsidRPr="682E26A9">
        <w:rPr>
          <w:i/>
          <w:iCs/>
        </w:rPr>
        <w:t xml:space="preserve"> et al.</w:t>
      </w:r>
      <w:r w:rsidR="54B27EA5">
        <w:t>, 2025</w:t>
      </w:r>
      <w:r w:rsidR="27D7DE16" w:rsidRPr="682E26A9">
        <w:rPr>
          <w:noProof/>
        </w:rPr>
        <w:t>)</w:t>
      </w:r>
      <w:r>
        <w:fldChar w:fldCharType="end"/>
      </w:r>
      <w:r w:rsidR="688C21E5">
        <w:t xml:space="preserve">; hybridization can also </w:t>
      </w:r>
      <w:del w:id="55" w:author="Matthew Albrecht" w:date="2026-05-17T19:42:00Z" w16du:dateUtc="2026-05-17T19:42:06Z">
        <w:r w:rsidDel="688C21E5">
          <w:delText>produce</w:delText>
        </w:r>
      </w:del>
      <w:ins w:id="56" w:author="Matthew Albrecht" w:date="2026-05-17T19:42:00Z" w16du:dateUtc="2026-05-17T19:42:07Z">
        <w:r w:rsidR="142EA9C5">
          <w:t>lead to</w:t>
        </w:r>
      </w:ins>
      <w:r w:rsidR="688C21E5">
        <w:t xml:space="preserve"> genetic or demographic swamping if rare lineages are overwhelmed by admixture</w:t>
      </w:r>
      <w:r w:rsidR="26DD6E97">
        <w:t xml:space="preserve"> </w:t>
      </w:r>
      <w:r>
        <w:fldChar w:fldCharType="begin"/>
      </w:r>
      <w:r>
        <w:instrText xml:space="preserve"> ADDIN EN.CITE &lt;EndNote&gt;&lt;Cite&gt;&lt;Author&gt;Aguilar-Gómez&lt;/Author&gt;&lt;Year&gt;2025&lt;/Year&gt;&lt;RecNum&gt;1527&lt;/RecNum&gt;&lt;DisplayText&gt;(Aguilar-Gómez&lt;style face="italic"&gt; et al.&lt;/style&gt;, 2025)&lt;/DisplayText&gt;&lt;record&gt;&lt;rec-number&gt;1527&lt;/rec-number&gt;&lt;foreign-keys&gt;&lt;key app="EN" db-id="szaf2t5f69xez3ewt26vaxsnadp0r9r9sxra" timestamp="1758302034"&gt;1527&lt;/key&gt;&lt;/foreign-keys&gt;&lt;ref-type name="Journal Article"&gt;17&lt;/ref-type&gt;&lt;contributors&gt;&lt;authors&gt;&lt;author&gt;Aguilar-Gómez, Diana&lt;/author&gt;&lt;author&gt;Yuan, Lin&lt;/author&gt;&lt;author&gt;Zhang, Yulin&lt;/author&gt;&lt;author&gt;Ochoa, Alexander&lt;/author&gt;&lt;author&gt;Culver, Melanie&lt;/author&gt;&lt;author&gt;Fitak, Robert R.&lt;/author&gt;&lt;author&gt;Onorato, Dave&lt;/author&gt;&lt;author&gt;Lohmueller, Kirk E.&lt;/author&gt;&lt;author&gt;Nielsen, Rasmus&lt;/author&gt;&lt;/authors&gt;&lt;/contributors&gt;&lt;titles&gt;&lt;title&gt;Genetic rescue of Florida panthers reduced homozygosity but did not swamp ancestral genotypes&lt;/title&gt;&lt;secondary-title&gt;Proceedings of the National Academy of Sciences&lt;/secondary-title&gt;&lt;/titles&gt;&lt;periodical&gt;&lt;full-title&gt;Proceedings of the National Academy of Sciences&lt;/full-title&gt;&lt;/periodical&gt;&lt;pages&gt;e2410945122&lt;/pages&gt;&lt;volume&gt;122&lt;/volume&gt;&lt;number&gt;31&lt;/number&gt;&lt;dates&gt;&lt;year&gt;2025&lt;/year&gt;&lt;/dates&gt;&lt;urls&gt;&lt;related-urls&gt;&lt;url&gt;https://www.pnas.org/doi/abs/10.1073/pnas.2410945122&lt;/url&gt;&lt;/related-urls&gt;&lt;/urls&gt;&lt;electronic-resource-num&gt;doi:10.1073/pnas.2410945122&lt;/electronic-resource-num&gt;&lt;/record&gt;&lt;/Cite&gt;&lt;/EndNote&gt;</w:instrText>
      </w:r>
      <w:r>
        <w:fldChar w:fldCharType="separate"/>
      </w:r>
      <w:r w:rsidR="26DD6E97" w:rsidRPr="682E26A9">
        <w:rPr>
          <w:noProof/>
        </w:rPr>
        <w:t>(</w:t>
      </w:r>
      <w:r w:rsidR="54B27EA5">
        <w:t>Aguilar-Gómez</w:t>
      </w:r>
      <w:r w:rsidR="54B27EA5" w:rsidRPr="682E26A9">
        <w:rPr>
          <w:i/>
          <w:iCs/>
        </w:rPr>
        <w:t xml:space="preserve"> et al.</w:t>
      </w:r>
      <w:r w:rsidR="54B27EA5">
        <w:t>, 2025</w:t>
      </w:r>
      <w:r w:rsidR="26DD6E97" w:rsidRPr="682E26A9">
        <w:rPr>
          <w:noProof/>
        </w:rPr>
        <w:t>)</w:t>
      </w:r>
      <w:r>
        <w:fldChar w:fldCharType="end"/>
      </w:r>
      <w:r w:rsidR="688C21E5">
        <w:t xml:space="preserve">; and </w:t>
      </w:r>
      <w:del w:id="57" w:author="Matthew Albrecht" w:date="2026-05-17T19:42:00Z" w16du:dateUtc="2026-05-17T19:42:30Z">
        <w:r w:rsidDel="688C21E5">
          <w:delText xml:space="preserve">assisted movement </w:delText>
        </w:r>
      </w:del>
      <w:ins w:id="58" w:author="Matthew Albrecht" w:date="2026-05-17T19:42:00Z" w16du:dateUtc="2026-05-17T19:42:33Z">
        <w:r w:rsidR="7AC33B44">
          <w:t xml:space="preserve">translocations </w:t>
        </w:r>
      </w:ins>
      <w:r w:rsidR="688C21E5">
        <w:t>may</w:t>
      </w:r>
      <w:ins w:id="59" w:author="Matthew Albrecht" w:date="2026-05-17T19:42:00Z" w16du:dateUtc="2026-05-17T19:42:59Z">
        <w:r w:rsidR="479A8AD6">
          <w:t xml:space="preserve"> </w:t>
        </w:r>
      </w:ins>
      <w:ins w:id="60" w:author="Matthew Albrecht" w:date="2026-05-17T19:43:00Z" w16du:dateUtc="2026-05-17T19:43:07Z">
        <w:r w:rsidR="479A8AD6">
          <w:t>generate</w:t>
        </w:r>
      </w:ins>
      <w:r w:rsidR="688C21E5">
        <w:t xml:space="preserve"> </w:t>
      </w:r>
      <w:del w:id="61" w:author="Matthew Albrecht" w:date="2026-05-17T19:42:00Z" w16du:dateUtc="2026-05-17T19:42:49Z">
        <w:r w:rsidDel="688C21E5">
          <w:delText xml:space="preserve">create </w:delText>
        </w:r>
      </w:del>
      <w:r w:rsidR="688C21E5">
        <w:t>ecological mismatches</w:t>
      </w:r>
      <w:del w:id="62" w:author="Matthew Albrecht" w:date="2026-05-17T19:43:00Z" w16du:dateUtc="2026-05-17T19:43:11Z">
        <w:r w:rsidDel="688C21E5">
          <w:delText>,</w:delText>
        </w:r>
      </w:del>
      <w:r w:rsidR="688C21E5">
        <w:t xml:space="preserve"> </w:t>
      </w:r>
      <w:del w:id="63" w:author="Matthew Albrecht" w:date="2026-05-17T19:42:00Z" w16du:dateUtc="2026-05-17T19:42:46Z">
        <w:r w:rsidDel="688C21E5">
          <w:delText xml:space="preserve">including altered biotic interactions, </w:delText>
        </w:r>
      </w:del>
      <w:r w:rsidR="688C21E5">
        <w:t>in recipient environments</w:t>
      </w:r>
      <w:r w:rsidR="2BBB85FD">
        <w:t xml:space="preserve"> </w:t>
      </w:r>
      <w:r>
        <w:fldChar w:fldCharType="begin"/>
      </w:r>
      <w:r>
        <w:instrText xml:space="preserve"> ADDIN EN.CITE &lt;EndNote&gt;&lt;Cite&gt;&lt;Author&gt;Bucharova&lt;/Author&gt;&lt;Year&gt;2017&lt;/Year&gt;&lt;RecNum&gt;1729&lt;/RecNum&gt;&lt;DisplayText&gt;(Bucharova, 2017)&lt;/DisplayText&gt;&lt;record&gt;&lt;rec-number&gt;1729&lt;/rec-number&gt;&lt;foreign-keys&gt;&lt;key app="EN" db-id="szaf2t5f69xez3ewt26vaxsnadp0r9r9sxra" timestamp="1776710738"&gt;1729&lt;/key&gt;&lt;/foreign-keys&gt;&lt;ref-type name="Journal Article"&gt;17&lt;/ref-type&gt;&lt;contributors&gt;&lt;authors&gt;&lt;author&gt;Bucharova, Anna&lt;/author&gt;&lt;/authors&gt;&lt;/contributors&gt;&lt;titles&gt;&lt;title&gt;Assisted migration within species range ignores biotic interactions and lacks evidence&lt;/title&gt;&lt;secondary-title&gt;Restoration Ecology&lt;/secondary-title&gt;&lt;/titles&gt;&lt;periodical&gt;&lt;full-title&gt;Restoration Ecology&lt;/full-title&gt;&lt;/periodical&gt;&lt;pages&gt;14-18&lt;/pages&gt;&lt;volume&gt;25&lt;/volume&gt;&lt;number&gt;1&lt;/number&gt;&lt;keywords&gt;&lt;keyword&gt;adaptation to climate change&lt;/keyword&gt;&lt;keyword&gt;assisted gene flow&lt;/keyword&gt;&lt;keyword&gt;food web&lt;/keyword&gt;&lt;keyword&gt;global change&lt;/keyword&gt;&lt;keyword&gt;predictive provenancing&lt;/keyword&gt;&lt;/keywords&gt;&lt;dates&gt;&lt;year&gt;2017&lt;/year&gt;&lt;pub-dates&gt;&lt;date&gt;2017/01/01&lt;/date&gt;&lt;/pub-dates&gt;&lt;/dates&gt;&lt;publisher&gt;John Wiley &amp;amp; Sons, Ltd&lt;/publisher&gt;&lt;isbn&gt;1061-2971&lt;/isbn&gt;&lt;urls&gt;&lt;related-urls&gt;&lt;url&gt;https://doi.org/10.1111/rec.12457&lt;/url&gt;&lt;/related-urls&gt;&lt;/urls&gt;&lt;electronic-resource-num&gt;https://doi.org/10.1111/rec.12457&lt;/electronic-resource-num&gt;&lt;access-date&gt;2026/04/20&lt;/access-date&gt;&lt;/record&gt;&lt;/Cite&gt;&lt;/EndNote&gt;</w:instrText>
      </w:r>
      <w:r>
        <w:fldChar w:fldCharType="separate"/>
      </w:r>
      <w:r w:rsidR="2BBB85FD" w:rsidRPr="682E26A9">
        <w:rPr>
          <w:noProof/>
        </w:rPr>
        <w:t>(</w:t>
      </w:r>
      <w:r w:rsidR="54B27EA5">
        <w:t>Bucharova, 2017</w:t>
      </w:r>
      <w:r w:rsidR="2BBB85FD" w:rsidRPr="682E26A9">
        <w:rPr>
          <w:noProof/>
        </w:rPr>
        <w:t>)</w:t>
      </w:r>
      <w:r>
        <w:fldChar w:fldCharType="end"/>
      </w:r>
      <w:r w:rsidR="688C21E5">
        <w:t xml:space="preserve">. </w:t>
      </w:r>
      <w:r w:rsidR="3ED25301">
        <w:t xml:space="preserve">In addition, </w:t>
      </w:r>
      <w:del w:id="64" w:author="Matthew Albrecht" w:date="2026-05-17T19:43:00Z" w16du:dateUtc="2026-05-17T19:43:37Z">
        <w:r w:rsidDel="3ED25301">
          <w:delText xml:space="preserve">when a </w:delText>
        </w:r>
      </w:del>
      <w:r w:rsidR="3ED25301">
        <w:t>small, inbred</w:t>
      </w:r>
      <w:ins w:id="65" w:author="Matthew Albrecht" w:date="2026-05-17T19:43:00Z" w16du:dateUtc="2026-05-17T19:43:54Z">
        <w:r w:rsidR="43511E68">
          <w:t xml:space="preserve"> but viable</w:t>
        </w:r>
      </w:ins>
      <w:r w:rsidR="3ED25301">
        <w:t xml:space="preserve"> population</w:t>
      </w:r>
      <w:ins w:id="66" w:author="Matthew Albrecht" w:date="2026-05-17T19:43:00Z" w16du:dateUtc="2026-05-17T19:43:56Z">
        <w:r w:rsidR="17B9FF2E">
          <w:t>s</w:t>
        </w:r>
      </w:ins>
      <w:r w:rsidR="3ED25301">
        <w:t xml:space="preserve"> </w:t>
      </w:r>
      <w:del w:id="67" w:author="Matthew Albrecht" w:date="2026-05-17T19:43:00Z" w16du:dateUtc="2026-05-17T19:43:50Z">
        <w:r w:rsidDel="3ED25301">
          <w:delText xml:space="preserve">remains viable, it </w:delText>
        </w:r>
      </w:del>
      <w:r w:rsidR="3ED25301">
        <w:t xml:space="preserve">may have already purged some deleterious recessive alleles, such that genetic rescue could reintroduce </w:t>
      </w:r>
      <w:ins w:id="68" w:author="Matthew Albrecht" w:date="2026-05-17T19:44:00Z" w16du:dateUtc="2026-05-17T19:44:57Z">
        <w:r w:rsidR="7BEB96C6">
          <w:t xml:space="preserve">genetic load </w:t>
        </w:r>
      </w:ins>
      <w:del w:id="69" w:author="Matthew Albrecht" w:date="2026-05-17T19:44:00Z" w16du:dateUtc="2026-05-17T19:44:50Z">
        <w:r w:rsidDel="3ED25301">
          <w:delText xml:space="preserve">harmful variation </w:delText>
        </w:r>
      </w:del>
      <w:r w:rsidR="3ED25301">
        <w:t xml:space="preserve">and reduce fitness </w:t>
      </w:r>
      <w:r>
        <w:fldChar w:fldCharType="begin">
          <w:fldData xml:space="preserve">PEVuZE5vdGU+PENpdGU+PEF1dGhvcj5EdXNzZXg8L0F1dGhvcj48WWVhcj4yMDIzPC9ZZWFyPjxS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</w:fldData>
        </w:fldChar>
      </w:r>
      <w:r>
        <w:instrText xml:space="preserve"> ADDIN EN.CITE </w:instrText>
      </w:r>
      <w:r>
        <w:fldChar w:fldCharType="begin">
          <w:fldData xml:space="preserve">PEVuZE5vdGU+PENpdGU+PEF1dGhvcj5EdXNzZXg8L0F1dGhvcj48WWVhcj4yMDIzPC9ZZWFyPjxS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</w:fldData>
        </w:fldChar>
      </w:r>
      <w:r>
        <w:instrText xml:space="preserve"> ADDIN EN.CITE.DATA </w:instrText>
      </w:r>
      <w:r>
        <w:fldChar w:fldCharType="end"/>
      </w:r>
      <w:r>
        <w:fldChar w:fldCharType="separate"/>
      </w:r>
      <w:r w:rsidR="6811A96E" w:rsidRPr="682E26A9">
        <w:rPr>
          <w:noProof/>
        </w:rPr>
        <w:t>(</w:t>
      </w:r>
      <w:r w:rsidR="54B27EA5">
        <w:t>Dussex</w:t>
      </w:r>
      <w:r w:rsidR="54B27EA5" w:rsidRPr="682E26A9">
        <w:rPr>
          <w:i/>
          <w:iCs/>
        </w:rPr>
        <w:t xml:space="preserve"> et al.</w:t>
      </w:r>
      <w:r w:rsidR="54B27EA5">
        <w:t>, 2023</w:t>
      </w:r>
      <w:r w:rsidR="6811A96E" w:rsidRPr="682E26A9">
        <w:rPr>
          <w:noProof/>
        </w:rPr>
        <w:t>)</w:t>
      </w:r>
      <w:r>
        <w:fldChar w:fldCharType="end"/>
      </w:r>
      <w:r w:rsidR="3ED25301">
        <w:t xml:space="preserve">. </w:t>
      </w:r>
      <w:r w:rsidR="688C21E5">
        <w:t xml:space="preserve">These risks do not </w:t>
      </w:r>
      <w:del w:id="70" w:author="Matthew Albrecht" w:date="2026-05-17T19:45:00Z" w16du:dateUtc="2026-05-17T19:45:13Z">
        <w:r w:rsidDel="688C21E5">
          <w:delText>argue against</w:delText>
        </w:r>
      </w:del>
      <w:ins w:id="71" w:author="Matthew Albrecht" w:date="2026-05-17T19:45:00Z" w16du:dateUtc="2026-05-17T19:45:15Z">
        <w:r w:rsidR="66E6E60E">
          <w:t>preclude</w:t>
        </w:r>
      </w:ins>
      <w:r w:rsidR="688C21E5">
        <w:t xml:space="preserve"> intervention, but </w:t>
      </w:r>
      <w:del w:id="72" w:author="Matthew Albrecht" w:date="2026-05-17T19:45:00Z" w16du:dateUtc="2026-05-17T19:45:28Z">
        <w:r w:rsidDel="688C21E5">
          <w:delText>they do</w:delText>
        </w:r>
        <w:r w:rsidDel="144E5588">
          <w:delText xml:space="preserve"> emphasize</w:delText>
        </w:r>
      </w:del>
      <w:ins w:id="73" w:author="Matthew Albrecht" w:date="2026-05-17T19:45:00Z" w16du:dateUtc="2026-05-17T19:45:34Z">
        <w:r w:rsidR="10D8E1A0">
          <w:t>underscore the need in</w:t>
        </w:r>
      </w:ins>
      <w:r w:rsidR="144E5588">
        <w:t xml:space="preserve"> identifying </w:t>
      </w:r>
      <w:del w:id="74" w:author="Matthew Albrecht" w:date="2026-05-17T19:45:00Z" w16du:dateUtc="2026-05-17T19:45:37Z">
        <w:r w:rsidDel="144E5588">
          <w:delText>the</w:delText>
        </w:r>
      </w:del>
      <w:ins w:id="75" w:author="Matthew Albrecht" w:date="2026-05-17T19:45:00Z" w16du:dateUtc="2026-05-17T19:45:38Z">
        <w:r w:rsidR="2E78C245">
          <w:t>a clear</w:t>
        </w:r>
      </w:ins>
      <w:r w:rsidR="144E5588">
        <w:t xml:space="preserve"> biological and demographic rationale</w:t>
      </w:r>
      <w:del w:id="76" w:author="Matthew Albrecht" w:date="2026-05-17T19:46:00Z" w16du:dateUtc="2026-05-17T19:46:09Z">
        <w:r w:rsidDel="144E5588">
          <w:delText xml:space="preserve"> for intervention</w:delText>
        </w:r>
      </w:del>
      <w:r w:rsidR="144E5588">
        <w:t xml:space="preserve">, </w:t>
      </w:r>
      <w:ins w:id="77" w:author="Matthew Albrecht" w:date="2026-05-17T19:46:00Z" w16du:dateUtc="2026-05-17T19:46:16Z">
        <w:r w:rsidR="4BA35218">
          <w:t xml:space="preserve">careful </w:t>
        </w:r>
      </w:ins>
      <w:r w:rsidR="144E5588">
        <w:t>evaluati</w:t>
      </w:r>
      <w:ins w:id="78" w:author="Matthew Albrecht" w:date="2026-05-17T19:46:00Z" w16du:dateUtc="2026-05-17T19:46:20Z">
        <w:r w:rsidR="38028B9A">
          <w:t>o</w:t>
        </w:r>
      </w:ins>
      <w:r w:rsidR="144E5588">
        <w:t>n</w:t>
      </w:r>
      <w:del w:id="79" w:author="Matthew Albrecht" w:date="2026-05-17T19:46:00Z" w16du:dateUtc="2026-05-17T19:46:19Z">
        <w:r w:rsidDel="144E5588">
          <w:delText>g</w:delText>
        </w:r>
      </w:del>
      <w:r w:rsidR="144E5588">
        <w:t xml:space="preserve"> </w:t>
      </w:r>
      <w:ins w:id="80" w:author="Matthew Albrecht" w:date="2026-05-17T19:46:00Z" w16du:dateUtc="2026-05-17T19:46:23Z">
        <w:r w:rsidR="0D1B81AB">
          <w:t xml:space="preserve">of </w:t>
        </w:r>
      </w:ins>
      <w:r w:rsidR="144E5588">
        <w:t>risks to both source and recipient populations, and integrating</w:t>
      </w:r>
      <w:r w:rsidR="490EECD4">
        <w:t xml:space="preserve"> </w:t>
      </w:r>
      <w:r w:rsidR="144E5588">
        <w:t xml:space="preserve">post-release genetic monitoring </w:t>
      </w:r>
      <w:r w:rsidR="490EECD4">
        <w:t>to</w:t>
      </w:r>
      <w:r w:rsidR="144E5588">
        <w:t xml:space="preserve"> assess </w:t>
      </w:r>
      <w:ins w:id="81" w:author="Matthew Albrecht" w:date="2026-05-17T19:47:00Z" w16du:dateUtc="2026-05-17T19:47:19Z">
        <w:r w:rsidR="56A0C298">
          <w:t>outcomes</w:t>
        </w:r>
      </w:ins>
      <w:del w:id="82" w:author="Matthew Albrecht" w:date="2026-05-17T19:47:00Z" w16du:dateUtc="2026-05-17T19:47:17Z">
        <w:r w:rsidDel="144E5588">
          <w:delText xml:space="preserve">whether translocated or reintroduced populations retain diversity, establish </w:delText>
        </w:r>
        <w:r w:rsidDel="144E5588">
          <w:lastRenderedPageBreak/>
          <w:delText>successfully, and follow the intended management trajectory</w:delText>
        </w:r>
      </w:del>
      <w:r w:rsidR="3F2E4710">
        <w:t xml:space="preserve"> </w:t>
      </w:r>
      <w:r>
        <w:fldChar w:fldCharType="begin">
          <w:fldData xml:space="preserve">PEVuZE5vdGU+PENpdGU+PEF1dGhvcj5MaW5hbjwvQXV0aG9yPjxZZWFyPjIwMjQ8L1llYXI+PFJl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</w:fldData>
        </w:fldChar>
      </w:r>
      <w:r>
        <w:instrText xml:space="preserve"> ADDIN EN.CITE </w:instrText>
      </w:r>
      <w:r>
        <w:fldChar w:fldCharType="begin">
          <w:fldData xml:space="preserve">PEVuZE5vdGU+PENpdGU+PEF1dGhvcj5MaW5hbjwvQXV0aG9yPjxZZWFyPjIwMjQ8L1llYXI+PFJl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</w:fldData>
        </w:fldChar>
      </w:r>
      <w:r>
        <w:instrText xml:space="preserve"> ADDIN EN.CITE.DATA </w:instrText>
      </w:r>
      <w:r>
        <w:fldChar w:fldCharType="end"/>
      </w:r>
      <w:r>
        <w:fldChar w:fldCharType="separate"/>
      </w:r>
      <w:r w:rsidR="44D26799" w:rsidRPr="682E26A9">
        <w:rPr>
          <w:noProof/>
        </w:rPr>
        <w:t>(</w:t>
      </w:r>
      <w:r w:rsidR="54B27EA5">
        <w:t>Linan</w:t>
      </w:r>
      <w:r w:rsidR="54B27EA5" w:rsidRPr="682E26A9">
        <w:rPr>
          <w:i/>
          <w:iCs/>
        </w:rPr>
        <w:t xml:space="preserve"> et al.</w:t>
      </w:r>
      <w:r w:rsidR="54B27EA5">
        <w:t>, 2024</w:t>
      </w:r>
      <w:r w:rsidR="44D26799" w:rsidRPr="682E26A9">
        <w:rPr>
          <w:noProof/>
        </w:rPr>
        <w:t xml:space="preserve">; </w:t>
      </w:r>
      <w:r w:rsidR="54B27EA5">
        <w:t>Aguilar-Gómez</w:t>
      </w:r>
      <w:r w:rsidR="54B27EA5" w:rsidRPr="682E26A9">
        <w:rPr>
          <w:i/>
          <w:iCs/>
        </w:rPr>
        <w:t xml:space="preserve"> et al.</w:t>
      </w:r>
      <w:r w:rsidR="54B27EA5">
        <w:t>, 2025</w:t>
      </w:r>
      <w:r w:rsidR="44D26799" w:rsidRPr="682E26A9">
        <w:rPr>
          <w:noProof/>
        </w:rPr>
        <w:t>)</w:t>
      </w:r>
      <w:r>
        <w:fldChar w:fldCharType="end"/>
      </w:r>
      <w:r w:rsidR="144E5588">
        <w:t>.</w:t>
      </w:r>
    </w:p>
    <w:p w14:paraId="3C16DF49" w14:textId="69F63A31" w:rsidR="005B691F" w:rsidRPr="005B691F" w:rsidRDefault="7EB6AD9D" w:rsidP="682E26A9">
      <w:r>
        <w:t xml:space="preserve">Short’s bladderpod, </w:t>
      </w:r>
      <w:r w:rsidRPr="682E26A9">
        <w:rPr>
          <w:rStyle w:val="Emphasis"/>
        </w:rPr>
        <w:t>Physaria globosa</w:t>
      </w:r>
      <w:r>
        <w:t xml:space="preserve"> (Desv.) O’Kane &amp; Al-Shehbaz, is a federally endangered biennial to short-lived </w:t>
      </w:r>
      <w:ins w:id="83" w:author="Matthew Albrecht" w:date="2026-05-17T14:58:00Z" w16du:dateUtc="2026-05-17T14:58:53Z">
        <w:r w:rsidR="5B4783BA">
          <w:t xml:space="preserve">herbaceous </w:t>
        </w:r>
      </w:ins>
      <w:r>
        <w:t xml:space="preserve">perennial species in the Brassicaceae with a geographically restricted and discontinuous distribution in the </w:t>
      </w:r>
      <w:del w:id="84" w:author="Matthew Albrecht" w:date="2026-05-17T00:51:00Z" w16du:dateUtc="2026-05-17T00:51:39Z">
        <w:r w:rsidR="008F27B2" w:rsidDel="7EB6AD9D">
          <w:delText>central</w:delText>
        </w:r>
      </w:del>
      <w:ins w:id="85" w:author="Matthew Albrecht" w:date="2026-05-17T00:51:00Z" w16du:dateUtc="2026-05-17T00:51:43Z">
        <w:r w:rsidR="740CC36F">
          <w:t>southeastern</w:t>
        </w:r>
      </w:ins>
      <w:r>
        <w:t xml:space="preserve"> United States</w:t>
      </w:r>
      <w:r w:rsidR="6811A96E">
        <w:t xml:space="preserve"> </w:t>
      </w:r>
      <w:r w:rsidR="008F27B2">
        <w:fldChar w:fldCharType="begin"/>
      </w:r>
      <w:r w:rsidR="008F27B2">
        <w:instrText xml:space="preserve"> ADDIN EN.CITE &lt;EndNote&gt;&lt;Cite&gt;&lt;Author&gt;Fuentes-Soriano&lt;/Author&gt;&lt;Year&gt;2021&lt;/Year&gt;&lt;RecNum&gt;1721&lt;/RecNum&gt;&lt;DisplayText&gt;(Fuentes-Soriano &amp;amp; Kellogg, 2021)&lt;/DisplayText&gt;&lt;record&gt;&lt;rec-number&gt;1721&lt;/rec-number&gt;&lt;foreign-keys&gt;&lt;key app="EN" db-id="szaf2t5f69xez3ewt26vaxsnadp0r9r9sxra" timestamp="1776226326"&gt;1721&lt;/key&gt;&lt;/foreign-keys&gt;&lt;ref-type name="Journal Article"&gt;17&lt;/ref-type&gt;&lt;contributors&gt;&lt;authors&gt;&lt;author&gt;Fuentes-Soriano, Sara&lt;/author&gt;&lt;author&gt;Kellogg, Elizabeth A.&lt;/author&gt;&lt;/authors&gt;&lt;/contributors&gt;&lt;titles&gt;&lt;title&gt;Molecular Systematics of Tribe Physarieae (Brassicaceae) Based on Nuclear ITS, LUMINIDEPENDENS, and Chloroplast ndhF&lt;/title&gt;&lt;secondary-title&gt;Systematic Botany&lt;/secondary-title&gt;&lt;/titles&gt;&lt;periodical&gt;&lt;full-title&gt;Systematic Botany&lt;/full-title&gt;&lt;/periodical&gt;&lt;pages&gt;611-627&lt;/pages&gt;&lt;volume&gt;46&lt;/volume&gt;&lt;number&gt;3&lt;/number&gt;&lt;section&gt;611&lt;/section&gt;&lt;dates&gt;&lt;year&gt;2021&lt;/year&gt;&lt;/dates&gt;&lt;isbn&gt;0363-6445&lt;/isbn&gt;&lt;urls&gt;&lt;/urls&gt;&lt;electronic-resource-num&gt;10.1600/036364421x16312067913318&lt;/electronic-resource-num&gt;&lt;/record&gt;&lt;/Cite&gt;&lt;/EndNote&gt;</w:instrText>
      </w:r>
      <w:r w:rsidR="008F27B2">
        <w:fldChar w:fldCharType="separate"/>
      </w:r>
      <w:r w:rsidR="6811A96E" w:rsidRPr="682E26A9">
        <w:rPr>
          <w:noProof/>
        </w:rPr>
        <w:t>(</w:t>
      </w:r>
      <w:r w:rsidR="54B27EA5">
        <w:t>Fuentes-Soriano &amp; Kellogg, 2021</w:t>
      </w:r>
      <w:r w:rsidR="6811A96E" w:rsidRPr="682E26A9">
        <w:rPr>
          <w:noProof/>
        </w:rPr>
        <w:t>)</w:t>
      </w:r>
      <w:r w:rsidR="008F27B2">
        <w:fldChar w:fldCharType="end"/>
      </w:r>
      <w:r>
        <w:t xml:space="preserve">. It occurs on steep, rocky bluff and talus </w:t>
      </w:r>
      <w:del w:id="86" w:author="Matthew Albrecht" w:date="2026-05-17T00:51:00Z" w16du:dateUtc="2026-05-17T00:51:34Z">
        <w:r w:rsidR="008F27B2" w:rsidDel="7EB6AD9D">
          <w:delText>habitats</w:delText>
        </w:r>
      </w:del>
      <w:ins w:id="87" w:author="Matthew Albrecht" w:date="2026-05-17T00:51:00Z" w16du:dateUtc="2026-05-17T00:51:35Z">
        <w:r w:rsidR="3A282A25">
          <w:t xml:space="preserve"> </w:t>
        </w:r>
        <w:r w:rsidR="0353F43C">
          <w:t>slopes</w:t>
        </w:r>
      </w:ins>
      <w:r>
        <w:t>, usually on calcareous</w:t>
      </w:r>
      <w:ins w:id="88" w:author="Matthew Albrecht" w:date="2026-05-17T19:47:00Z" w16du:dateUtc="2026-05-17T19:47:59Z">
        <w:r w:rsidR="2F44F6E6">
          <w:t xml:space="preserve"> substrates</w:t>
        </w:r>
      </w:ins>
      <w:ins w:id="89" w:author="Matthew Albrecht" w:date="2026-05-17T19:48:00Z" w16du:dateUtc="2026-05-17T19:48:03Z">
        <w:r w:rsidR="2F44F6E6">
          <w:t xml:space="preserve"> with</w:t>
        </w:r>
      </w:ins>
      <w:del w:id="90" w:author="Matthew Albrecht" w:date="2026-05-17T19:48:00Z" w16du:dateUtc="2026-05-17T19:48:02Z">
        <w:r w:rsidR="008F27B2" w:rsidDel="7EB6AD9D">
          <w:delText>,</w:delText>
        </w:r>
      </w:del>
      <w:r>
        <w:t xml:space="preserve"> south- to west-facing slopes near rivers or streams. The species is distributed across three disjunct regions: the confluence of the Wabash and Ohio Rivers, the Kentucky River watershed, and the Cumberland River watershed. Because these regions are separated by up to hundreds of kilometers and dispersal is likely limited, substantial genetic structure is expected across the range. </w:t>
      </w:r>
      <w:r w:rsidRPr="682E26A9">
        <w:rPr>
          <w:rStyle w:val="Emphasis"/>
        </w:rPr>
        <w:t>Physaria globosa</w:t>
      </w:r>
      <w:r>
        <w:t xml:space="preserve"> is threatened by habitat </w:t>
      </w:r>
      <w:del w:id="91" w:author="Matthew Albrecht" w:date="2026-05-17T00:53:00Z" w16du:dateUtc="2026-05-17T00:53:05Z">
        <w:r w:rsidR="008F27B2" w:rsidDel="7EB6AD9D">
          <w:delText>disturbance</w:delText>
        </w:r>
      </w:del>
      <w:ins w:id="92" w:author="Matthew Albrecht" w:date="2026-05-17T00:53:00Z" w16du:dateUtc="2026-05-17T00:53:07Z">
        <w:r w:rsidR="5D3B62EB">
          <w:t>loss and degradation</w:t>
        </w:r>
      </w:ins>
      <w:r>
        <w:t>, soil erosion,</w:t>
      </w:r>
      <w:ins w:id="93" w:author="Matthew Albrecht" w:date="2026-05-17T00:56:00Z" w16du:dateUtc="2026-05-17T00:56:44Z">
        <w:r w:rsidR="60459B4B">
          <w:t xml:space="preserve"> and woody encroachment, particularl</w:t>
        </w:r>
      </w:ins>
      <w:ins w:id="94" w:author="Matthew Albrecht" w:date="2026-05-17T00:57:00Z" w16du:dateUtc="2026-05-17T00:57:06Z">
        <w:r w:rsidR="172DC8BB">
          <w:t>y</w:t>
        </w:r>
      </w:ins>
      <w:ins w:id="95" w:author="Matthew Albrecht" w:date="2026-05-17T00:56:00Z" w16du:dateUtc="2026-05-17T00:56:44Z">
        <w:r w:rsidR="60459B4B">
          <w:t xml:space="preserve"> from</w:t>
        </w:r>
      </w:ins>
      <w:r>
        <w:t xml:space="preserve"> invasive </w:t>
      </w:r>
      <w:ins w:id="96" w:author="Matthew Albrecht" w:date="2026-05-17T00:56:00Z" w16du:dateUtc="2026-05-17T00:56:58Z">
        <w:r w:rsidR="4E42E951">
          <w:t>non</w:t>
        </w:r>
      </w:ins>
      <w:ins w:id="97" w:author="Matthew Albrecht" w:date="2026-05-17T00:57:00Z" w16du:dateUtc="2026-05-17T00:57:19Z">
        <w:r w:rsidR="4E42E951">
          <w:t xml:space="preserve">native </w:t>
        </w:r>
        <w:commentRangeStart w:id="98"/>
        <w:r w:rsidR="78C32704">
          <w:t>shrubs</w:t>
        </w:r>
      </w:ins>
      <w:ins w:id="99" w:author="Matthew Albrecht" w:date="2026-05-17T00:59:00Z" w16du:dateUtc="2026-05-17T00:59:23Z">
        <w:r w:rsidR="5541B670">
          <w:t xml:space="preserve"> </w:t>
        </w:r>
        <w:commentRangeStart w:id="100"/>
        <w:r w:rsidR="5541B670">
          <w:t>(USFWS</w:t>
        </w:r>
      </w:ins>
      <w:ins w:id="101" w:author="Matthew Albrecht" w:date="2026-05-17T01:00:00Z" w16du:dateUtc="2026-05-17T01:00:30Z">
        <w:r w:rsidR="15E04729">
          <w:t xml:space="preserve"> 2021)</w:t>
        </w:r>
      </w:ins>
      <w:commentRangeEnd w:id="100"/>
      <w:r w:rsidR="008F27B2">
        <w:rPr>
          <w:rStyle w:val="CommentReference"/>
          <w:sz w:val="24"/>
          <w:szCs w:val="24"/>
        </w:rPr>
        <w:commentReference w:id="100"/>
      </w:r>
      <w:ins w:id="102" w:author="Matthew Albrecht" w:date="2026-05-17T01:00:00Z" w16du:dateUtc="2026-05-17T01:00:30Z">
        <w:r w:rsidR="15E04729">
          <w:t>.</w:t>
        </w:r>
      </w:ins>
      <w:ins w:id="103" w:author="Matthew Albrecht" w:date="2026-05-17T00:59:00Z" w16du:dateUtc="2026-05-17T00:59:23Z">
        <w:r w:rsidR="5541B670">
          <w:t xml:space="preserve"> </w:t>
        </w:r>
      </w:ins>
      <w:del w:id="104" w:author="Matthew Albrecht" w:date="2026-05-17T00:57:00Z" w16du:dateUtc="2026-05-17T00:57:21Z">
        <w:r w:rsidR="008F27B2" w:rsidDel="7EB6AD9D">
          <w:delText>plants</w:delText>
        </w:r>
      </w:del>
      <w:commentRangeEnd w:id="98"/>
      <w:r w:rsidR="008F27B2">
        <w:rPr>
          <w:rStyle w:val="CommentReference"/>
          <w:sz w:val="24"/>
          <w:szCs w:val="24"/>
        </w:rPr>
        <w:commentReference w:id="98"/>
      </w:r>
      <w:r>
        <w:t xml:space="preserve">, and the genetic consequences of small and isolated populations, including drift, inbreeding, and loss of diversity. Climate change may further intensify these threats </w:t>
      </w:r>
      <w:del w:id="105" w:author="Matthew Albrecht" w:date="2026-05-17T00:58:00Z" w16du:dateUtc="2026-05-17T00:58:04Z">
        <w:r w:rsidR="008F27B2" w:rsidDel="7EB6AD9D">
          <w:delText>in the Midwest, where</w:delText>
        </w:r>
      </w:del>
      <w:ins w:id="106" w:author="Matthew Albrecht" w:date="2026-05-17T00:58:00Z" w16du:dateUtc="2026-05-17T00:58:04Z">
        <w:r w:rsidR="5007B044">
          <w:t>as</w:t>
        </w:r>
      </w:ins>
      <w:r>
        <w:t xml:space="preserve"> extended summer droughts and extreme precipitation events can increase both physiological stress and flood- or erosion-related habitat disturbance</w:t>
      </w:r>
      <w:ins w:id="107" w:author="Matthew Albrecht" w:date="2026-05-17T19:51:00Z" w16du:dateUtc="2026-05-17T19:51:18Z">
        <w:r w:rsidR="0A3D1453">
          <w:t xml:space="preserve"> (REFERENCE?)</w:t>
        </w:r>
      </w:ins>
      <w:r>
        <w:t xml:space="preserve">. Together, these ecological and genetic vulnerabilities make </w:t>
      </w:r>
      <w:r w:rsidRPr="682E26A9">
        <w:rPr>
          <w:rStyle w:val="Emphasis"/>
        </w:rPr>
        <w:t>P. globosa</w:t>
      </w:r>
      <w:r>
        <w:t xml:space="preserve"> a useful system for evaluating whether conservation should prioritize preserving existing population structure or restoring genetic diversity through ex situ conservation, managed admixture, and reintroduction. Although such interventions may help maintain genetic diversity and promote long-term persistence, they also carry risks, including outbreeding depression, disruption of adaptive differentiation, and incomplete </w:t>
      </w:r>
      <w:r>
        <w:lastRenderedPageBreak/>
        <w:t xml:space="preserve">representation of natural genetic diversity in ex situ collections. Management decisions should therefore be guided by range-wide data on genetic diversity, population structure, and genetic relationships among natural, ex situ, </w:t>
      </w:r>
      <w:r w:rsidR="4AA91C16">
        <w:t>managed hybrid</w:t>
      </w:r>
      <w:r>
        <w:t>, and reintroduced populations.</w:t>
      </w:r>
    </w:p>
    <w:p w14:paraId="6AAD4E0A" w14:textId="171F4810" w:rsidR="00331AC8" w:rsidRPr="00E938E0" w:rsidRDefault="007A2479" w:rsidP="005B691F">
      <w:r w:rsidRPr="007A2479">
        <w:t xml:space="preserve">This study addresses these questions using a comprehensive range-wide analysis of genetic diversity and structure in </w:t>
      </w:r>
      <w:r w:rsidRPr="007A2479">
        <w:rPr>
          <w:i/>
          <w:iCs/>
        </w:rPr>
        <w:t>P. globosa</w:t>
      </w:r>
      <w:r w:rsidRPr="007A2479">
        <w:t>. We sampled 14 natural populations and three ex situ populations spanning the species’ distribution and genotyped</w:t>
      </w:r>
      <w:r w:rsidR="001902F9">
        <w:t xml:space="preserve"> 358</w:t>
      </w:r>
      <w:r w:rsidRPr="007A2479">
        <w:t xml:space="preserve"> individuals at 20 microsatellite loci. Our goals were to determine whether populations show evidence of reduced diversity associated with bottlenecks, drift, or inbreeding; to resolve how genetic structure corresponds to the species’ disjunct river-associated distribution; and to evaluate the conservation implications of these patterns for both in situ protection and ex situ management. More specifically, we assess whether managed hybridization and reintroduction can help retain species-wide genetic variation while remaining consistent with the broader recovery goal of conserving representation, resiliency, and redundancy across the range of this endangered species. </w:t>
      </w:r>
    </w:p>
    <w:p w14:paraId="1597C760" w14:textId="33ABD363" w:rsidR="00B73720" w:rsidRPr="00E938E0" w:rsidRDefault="0046123F" w:rsidP="00F312C5">
      <w:pPr>
        <w:pStyle w:val="Heading1"/>
      </w:pPr>
      <w:r w:rsidRPr="00E938E0">
        <w:t>Materials and Methods</w:t>
      </w:r>
      <w:r w:rsidR="001F347E">
        <w:t xml:space="preserve"> (955 words)</w:t>
      </w:r>
    </w:p>
    <w:p w14:paraId="7AC87D5F" w14:textId="77777777" w:rsidR="0003206C" w:rsidRPr="00E938E0" w:rsidRDefault="0003206C" w:rsidP="00EC63AB">
      <w:pPr>
        <w:pStyle w:val="Heading2"/>
        <w:jc w:val="both"/>
      </w:pPr>
      <w:r w:rsidRPr="00E938E0">
        <w:t>Study species</w:t>
      </w:r>
    </w:p>
    <w:p w14:paraId="655157B4" w14:textId="5AADA4DB" w:rsidR="003E6CF5" w:rsidRDefault="1D75C4F3" w:rsidP="00EC63AB">
      <w:pPr>
        <w:jc w:val="both"/>
      </w:pPr>
      <w:r w:rsidRPr="682E26A9">
        <w:rPr>
          <w:rStyle w:val="Emphasis"/>
        </w:rPr>
        <w:t>Physaria globosa</w:t>
      </w:r>
      <w:r>
        <w:t xml:space="preserve"> is a member of the mustard family (Brassicaceae). It is morphologically distinct from other eastern U.S. </w:t>
      </w:r>
      <w:r w:rsidRPr="682E26A9">
        <w:rPr>
          <w:rStyle w:val="Emphasis"/>
        </w:rPr>
        <w:t>Physaria</w:t>
      </w:r>
      <w:r>
        <w:t xml:space="preserve"> species, which are annuals with fibrous roots, whereas </w:t>
      </w:r>
      <w:r w:rsidRPr="682E26A9">
        <w:rPr>
          <w:rStyle w:val="Emphasis"/>
        </w:rPr>
        <w:t>P. globosa</w:t>
      </w:r>
      <w:r>
        <w:t xml:space="preserve"> is biennial or perennial and </w:t>
      </w:r>
      <w:ins w:id="108" w:author="Matthew Albrecht" w:date="2026-05-17T15:04:00Z" w16du:dateUtc="2026-05-17T15:04:31Z">
        <w:r w:rsidR="6748CEBD">
          <w:t xml:space="preserve">often </w:t>
        </w:r>
      </w:ins>
      <w:r>
        <w:t>has a woody caudex</w:t>
      </w:r>
      <w:commentRangeStart w:id="109"/>
      <w:r>
        <w:t>.</w:t>
      </w:r>
      <w:commentRangeEnd w:id="109"/>
      <w:r w:rsidR="003E6CF5">
        <w:rPr>
          <w:rStyle w:val="CommentReference"/>
          <w:sz w:val="24"/>
          <w:szCs w:val="24"/>
        </w:rPr>
        <w:commentReference w:id="109"/>
      </w:r>
      <w:r>
        <w:t xml:space="preserve"> Plants may produce multiple stems and grow up to 50 cm tall. Small yellow flowers are produced in April and May and are pollinated primarily by small insects</w:t>
      </w:r>
      <w:r w:rsidR="6811A96E">
        <w:t xml:space="preserve"> </w:t>
      </w:r>
      <w:r w:rsidR="003E6CF5">
        <w:fldChar w:fldCharType="begin"/>
      </w:r>
      <w:r w:rsidR="003E6CF5">
        <w:instrText xml:space="preserve"> ADDIN EN.CITE &lt;EndNote&gt;&lt;Cite&gt;&lt;Author&gt;Krosnick&lt;/Author&gt;&lt;Year&gt;2022&lt;/Year&gt;&lt;RecNum&gt;1697&lt;/RecNum&gt;&lt;DisplayText&gt;(Krosnick&lt;style face="italic"&gt; et al.&lt;/style&gt;, 2022)&lt;/DisplayText&gt;&lt;record&gt;&lt;rec-number&gt;1697&lt;/rec-number&gt;&lt;foreign-keys&gt;&lt;key app="EN" db-id="szaf2t5f69xez3ewt26vaxsnadp0r9r9sxra" timestamp="1775847748"&gt;1697&lt;/key&gt;&lt;/foreign-keys&gt;&lt;ref-type name="Journal Article"&gt;17&lt;/ref-type&gt;&lt;contributors&gt;&lt;authors&gt;&lt;author&gt;Krosnick, S. E.&lt;/author&gt;&lt;author&gt;Thacker, J. H.&lt;/author&gt;&lt;author&gt;Mattingly, H. T.&lt;/author&gt;&lt;author&gt;Call, G. P.&lt;/author&gt;&lt;author&gt;Maynord, S. C.&lt;/author&gt;&lt;author&gt;Adams, D. S.&lt;/author&gt;&lt;author&gt;Wheeler, K.&lt;/author&gt;&lt;/authors&gt;&lt;/contributors&gt;&lt;titles&gt;&lt;title&gt;Ecological Correlates of Reproductive Output in a Tennessee Population of Short&amp;apos;s Bladderpod, Physaria globosa (Brassicaceae)&lt;/title&gt;&lt;secondary-title&gt;Castanea&lt;/secondary-title&gt;&lt;/titles&gt;&lt;periodical&gt;&lt;full-title&gt;Castanea&lt;/full-title&gt;&lt;/periodical&gt;&lt;pages&gt;20-38&lt;/pages&gt;&lt;volume&gt;87&lt;/volume&gt;&lt;dates&gt;&lt;year&gt;2022&lt;/year&gt;&lt;/dates&gt;&lt;urls&gt;&lt;/urls&gt;&lt;/record&gt;&lt;/Cite&gt;&lt;/EndNote&gt;</w:instrText>
      </w:r>
      <w:r w:rsidR="003E6CF5">
        <w:fldChar w:fldCharType="separate"/>
      </w:r>
      <w:r w:rsidR="6811A96E" w:rsidRPr="682E26A9">
        <w:rPr>
          <w:noProof/>
        </w:rPr>
        <w:t>(</w:t>
      </w:r>
      <w:r w:rsidR="54B27EA5">
        <w:t>Krosnick</w:t>
      </w:r>
      <w:r w:rsidR="54B27EA5" w:rsidRPr="682E26A9">
        <w:rPr>
          <w:i/>
          <w:iCs/>
        </w:rPr>
        <w:t xml:space="preserve"> et al.</w:t>
      </w:r>
      <w:r w:rsidR="54B27EA5">
        <w:t>, 2022</w:t>
      </w:r>
      <w:r w:rsidR="6811A96E" w:rsidRPr="682E26A9">
        <w:rPr>
          <w:noProof/>
        </w:rPr>
        <w:t>)</w:t>
      </w:r>
      <w:r w:rsidR="003E6CF5">
        <w:fldChar w:fldCharType="end"/>
      </w:r>
      <w:r>
        <w:t xml:space="preserve">. In June and July, the species </w:t>
      </w:r>
      <w:r>
        <w:lastRenderedPageBreak/>
        <w:t>produces distinctive globular fruits that give bladderpods their common name. Seeds are thought to be dispersed by water and gravity along the rivers</w:t>
      </w:r>
      <w:r w:rsidR="6811A96E">
        <w:t xml:space="preserve"> </w:t>
      </w:r>
      <w:r w:rsidR="003E6CF5">
        <w:fldChar w:fldCharType="begin"/>
      </w:r>
      <w:r w:rsidR="003E6CF5">
        <w:instrText xml:space="preserve"> ADDIN EN.CITE &lt;EndNote&gt;&lt;Cite&gt;&lt;Author&gt;Long&lt;/Author&gt;&lt;Year&gt;2017&lt;/Year&gt;&lt;RecNum&gt;1724&lt;/RecNum&gt;&lt;DisplayText&gt;(Long&lt;style face="italic"&gt; et al.&lt;/style&gt;, 2017)&lt;/DisplayText&gt;&lt;record&gt;&lt;rec-number&gt;1724&lt;/rec-number&gt;&lt;foreign-keys&gt;&lt;key app="EN" db-id="szaf2t5f69xez3ewt26vaxsnadp0r9r9sxra" timestamp="1776227368"&gt;1724&lt;/key&gt;&lt;/foreign-keys&gt;&lt;ref-type name="Journal Article"&gt;17&lt;/ref-type&gt;&lt;contributors&gt;&lt;authors&gt;&lt;author&gt;Long, Quinn&lt;/author&gt;&lt;author&gt;Albrecht, Matthew&lt;/author&gt;&lt;author&gt;Call, Geoff&lt;/author&gt;&lt;author&gt;Region, Southeast&lt;/author&gt;&lt;/authors&gt;&lt;/contributors&gt;&lt;titles&gt;&lt;title&gt;Recovery Implementation Strategy for Short’s Bladderpod (Physaria globosa)&lt;/title&gt;&lt;/titles&gt;&lt;dates&gt;&lt;year&gt;2017&lt;/year&gt;&lt;/dates&gt;&lt;urls&gt;&lt;/urls&gt;&lt;/record&gt;&lt;/Cite&gt;&lt;/EndNote&gt;</w:instrText>
      </w:r>
      <w:r w:rsidR="003E6CF5">
        <w:fldChar w:fldCharType="separate"/>
      </w:r>
      <w:r w:rsidR="2D3B0929" w:rsidRPr="682E26A9">
        <w:rPr>
          <w:noProof/>
        </w:rPr>
        <w:t>(</w:t>
      </w:r>
      <w:r w:rsidR="54B27EA5">
        <w:t>Long</w:t>
      </w:r>
      <w:r w:rsidR="54B27EA5" w:rsidRPr="682E26A9">
        <w:rPr>
          <w:i/>
          <w:iCs/>
        </w:rPr>
        <w:t xml:space="preserve"> et al.</w:t>
      </w:r>
      <w:r w:rsidR="54B27EA5">
        <w:t>, 2017</w:t>
      </w:r>
      <w:r w:rsidR="2D3B0929" w:rsidRPr="682E26A9">
        <w:rPr>
          <w:noProof/>
        </w:rPr>
        <w:t>)</w:t>
      </w:r>
      <w:r w:rsidR="003E6CF5">
        <w:fldChar w:fldCharType="end"/>
      </w:r>
      <w:r>
        <w:t>.</w:t>
      </w:r>
    </w:p>
    <w:p w14:paraId="0ED09E45" w14:textId="25EBE232" w:rsidR="0003206C" w:rsidRPr="00DA052D" w:rsidRDefault="005A64F9" w:rsidP="00EC63AB">
      <w:pPr>
        <w:pStyle w:val="Heading2"/>
        <w:jc w:val="both"/>
      </w:pPr>
      <w:r w:rsidRPr="00DA052D">
        <w:t>Sampl</w:t>
      </w:r>
      <w:r w:rsidR="0003206C" w:rsidRPr="00DA052D">
        <w:t>e collection</w:t>
      </w:r>
      <w:r w:rsidR="00920BAA" w:rsidRPr="00DA052D">
        <w:t xml:space="preserve"> and DNA extraction</w:t>
      </w:r>
    </w:p>
    <w:p w14:paraId="61B4E463" w14:textId="0E75B893" w:rsidR="00236C4E" w:rsidRDefault="00236C4E" w:rsidP="002B4B4B">
      <w:pPr>
        <w:jc w:val="both"/>
      </w:pPr>
      <w:r>
        <w:t xml:space="preserve">We sampled </w:t>
      </w:r>
      <w:r>
        <w:rPr>
          <w:rStyle w:val="Emphasis"/>
        </w:rPr>
        <w:t>P. globosa</w:t>
      </w:r>
      <w:r>
        <w:t xml:space="preserve"> across its geographic range in May 2021, with sampling effort proportional to the number of occurrences in each of the four main regions (</w:t>
      </w:r>
      <w:r w:rsidRPr="00236C4E">
        <w:rPr>
          <w:b/>
          <w:bCs/>
          <w:color w:val="0070C0"/>
        </w:rPr>
        <w:t>Table 1</w:t>
      </w:r>
      <w:r>
        <w:t xml:space="preserve">). A total of 358 individuals were collected from 17 populations, including the only known wild population in Indiana, USA (IN region), seven wild populations in Tennessee, USA (TN region), six wild populations in Kentucky, USA (KY region; one partially cultivated), and three </w:t>
      </w:r>
      <w:r w:rsidRPr="005B691F">
        <w:rPr>
          <w:i/>
          <w:iCs/>
        </w:rPr>
        <w:t>ex situ</w:t>
      </w:r>
      <w:r>
        <w:t xml:space="preserve">  populations, including one maintained in a private yard and two reintroduced populations. Between 10 and 24 individuals were sampled per population, depending on population size and site accessibility, and one herbarium voucher specimen per population was deposited in the Missouri Botanical Garden Herbarium (MO). </w:t>
      </w:r>
      <w:r w:rsidR="00417492">
        <w:t>The sampling locations</w:t>
      </w:r>
      <w:r w:rsidR="00597553">
        <w:t xml:space="preserve">, </w:t>
      </w:r>
      <w:r w:rsidR="00362269">
        <w:t xml:space="preserve">adjacent </w:t>
      </w:r>
      <w:r w:rsidR="00597553">
        <w:t>rivers, main cities</w:t>
      </w:r>
      <w:r w:rsidR="007F72D0">
        <w:t xml:space="preserve">, and human footprint </w:t>
      </w:r>
      <w:r w:rsidR="002B4B4B">
        <w:fldChar w:fldCharType="begin"/>
      </w:r>
      <w:r w:rsidR="002B4B4B">
        <w:instrText xml:space="preserve"> ADDIN EN.CITE &lt;EndNote&gt;&lt;Cite&gt;&lt;Author&gt;Gassert&lt;/Author&gt;&lt;Year&gt;2023&lt;/Year&gt;&lt;RecNum&gt;1755&lt;/RecNum&gt;&lt;DisplayText&gt;(Gassert&lt;style face="italic"&gt; et al.&lt;/style&gt;, 2023)&lt;/DisplayText&gt;&lt;record&gt;&lt;rec-number&gt;1755&lt;/rec-number&gt;&lt;foreign-keys&gt;&lt;key app="EN" db-id="szaf2t5f69xez3ewt26vaxsnadp0r9r9sxra" timestamp="1778788450"&gt;1755&lt;/key&gt;&lt;/foreign-keys&gt;&lt;ref-type name="Journal Article"&gt;17&lt;/ref-type&gt;&lt;contributors&gt;&lt;authors&gt;&lt;author&gt;Gassert,Francis&lt;/author&gt;&lt;author&gt;Venter,Oscar&lt;/author&gt;&lt;author&gt;Watson,James E. M.&lt;/author&gt;&lt;author&gt;Brumby,Steven P.&lt;/author&gt;&lt;author&gt;Mazzariello,Joseph C.&lt;/author&gt;&lt;author&gt;Atkinson,Scott C.&lt;/author&gt;&lt;author&gt;Hyde,Samantha&lt;/author&gt;&lt;/authors&gt;&lt;/contributors&gt;&lt;titles&gt;&lt;title&gt;An operational approach to near real time global high resolution mapping of the terrestrial Human Footprint&lt;/title&gt;&lt;secondary-title&gt;Frontiers in Remote Sensing&lt;/secondary-title&gt;&lt;/titles&gt;&lt;periodical&gt;&lt;full-title&gt;Frontiers in Remote Sensing&lt;/full-title&gt;&lt;/periodical&gt;&lt;volume&gt;Volume 4 - 2023&lt;/volume&gt;&lt;keywords&gt;&lt;keyword&gt;Human Footprint (HF),remote sensing,land use land cover (LULC),human impact,Environmental impact&lt;/keyword&gt;&lt;/keywords&gt;&lt;dates&gt;&lt;year&gt;2023&lt;/year&gt;&lt;pub-dates&gt;&lt;date&gt;2023-November-27&lt;/date&gt;&lt;/pub-dates&gt;&lt;/dates&gt;&lt;isbn&gt;2673-6187&lt;/isbn&gt;&lt;work-type&gt;Data Report&lt;/work-type&gt;&lt;urls&gt;&lt;related-urls&gt;&lt;url&gt;https://www.frontiersin.org/journals/remote-sensing/articles/10.3389/frsen.2023.1130896&lt;/url&gt;&lt;/related-urls&gt;&lt;/urls&gt;&lt;electronic-resource-num&gt;10.3389/frsen.2023.1130896&lt;/electronic-resource-num&gt;&lt;language&gt;English&lt;/language&gt;&lt;/record&gt;&lt;/Cite&gt;&lt;/EndNote&gt;</w:instrText>
      </w:r>
      <w:r w:rsidR="002B4B4B">
        <w:fldChar w:fldCharType="separate"/>
      </w:r>
      <w:r w:rsidR="002B4B4B">
        <w:rPr>
          <w:noProof/>
        </w:rPr>
        <w:t>(</w:t>
      </w:r>
      <w:r w:rsidR="00C043F9" w:rsidRPr="004A6431">
        <w:t>Gassert</w:t>
      </w:r>
      <w:r w:rsidR="00C043F9" w:rsidRPr="004A6431">
        <w:rPr>
          <w:i/>
        </w:rPr>
        <w:t xml:space="preserve"> et al.</w:t>
      </w:r>
      <w:r w:rsidR="00C043F9" w:rsidRPr="004A6431">
        <w:t>, 2023</w:t>
      </w:r>
      <w:r w:rsidR="002B4B4B">
        <w:rPr>
          <w:noProof/>
        </w:rPr>
        <w:t>)</w:t>
      </w:r>
      <w:r w:rsidR="002B4B4B">
        <w:fldChar w:fldCharType="end"/>
      </w:r>
      <w:r w:rsidR="002B4B4B">
        <w:t xml:space="preserve"> </w:t>
      </w:r>
      <w:r w:rsidR="007F72D0">
        <w:t xml:space="preserve">were plotted in </w:t>
      </w:r>
      <w:r w:rsidR="002B4B4B" w:rsidRPr="002B4B4B">
        <w:rPr>
          <w:b/>
          <w:bCs/>
          <w:color w:val="0070C0"/>
        </w:rPr>
        <w:t>Fig. 1</w:t>
      </w:r>
      <w:r w:rsidR="002B4B4B">
        <w:t xml:space="preserve">. </w:t>
      </w:r>
      <w:r>
        <w:t xml:space="preserve">To provide genus-level context for genetic diversity estimates, we also included 17 individuals from three populations of </w:t>
      </w:r>
      <w:r>
        <w:rPr>
          <w:rStyle w:val="Emphasis"/>
        </w:rPr>
        <w:t>P. filiformis</w:t>
      </w:r>
      <w:r>
        <w:t xml:space="preserve"> in Missouri, USA, 19 individuals from three populations of </w:t>
      </w:r>
      <w:r>
        <w:rPr>
          <w:rStyle w:val="Emphasis"/>
        </w:rPr>
        <w:t>P. ouachitensis</w:t>
      </w:r>
      <w:r>
        <w:t xml:space="preserve"> in the Ouachita Mountains of Arkansas, USA, and 12 individuals from one population of </w:t>
      </w:r>
      <w:r>
        <w:rPr>
          <w:rStyle w:val="Emphasis"/>
        </w:rPr>
        <w:t>P. gracilis</w:t>
      </w:r>
      <w:r>
        <w:t xml:space="preserve"> in Texas, USA (</w:t>
      </w:r>
      <w:r w:rsidRPr="00E21121">
        <w:rPr>
          <w:b/>
          <w:bCs/>
          <w:color w:val="4472C4" w:themeColor="accent1"/>
        </w:rPr>
        <w:t>Table 2</w:t>
      </w:r>
      <w:r>
        <w:t>), all previously included in</w:t>
      </w:r>
      <w:r w:rsidR="00BD7360">
        <w:t xml:space="preserve"> </w:t>
      </w:r>
      <w:r w:rsidR="00C043F9">
        <w:fldChar w:fldCharType="begin"/>
      </w:r>
      <w:r w:rsidR="00C043F9">
        <w:instrText xml:space="preserve"> ADDIN EN.CITE &lt;EndNote&gt;&lt;Cite AuthorYear="1"&gt;&lt;Author&gt;Edwards&lt;/Author&gt;&lt;Year&gt;2021&lt;/Year&gt;&lt;RecNum&gt;1680&lt;/RecNum&gt;&lt;DisplayText&gt;Edwards&lt;style face="italic"&gt; et al.&lt;/style&gt; (2021)&lt;/DisplayText&gt;&lt;record&gt;&lt;rec-number&gt;1680&lt;/rec-number&gt;&lt;foreign-keys&gt;&lt;key app="EN" db-id="szaf2t5f69xez3ewt26vaxsnadp0r9r9sxra" timestamp="1775847748"&gt;1680&lt;/key&gt;&lt;/foreign-keys&gt;&lt;ref-type name="Journal Article"&gt;17&lt;/ref-type&gt;&lt;contributors&gt;&lt;authors&gt;&lt;author&gt;Edwards, C. E.&lt;/author&gt;&lt;author&gt;Tessier, B. C.&lt;/author&gt;&lt;author&gt;Swift, J. F.&lt;/author&gt;&lt;author&gt;Bassüner, B.&lt;/author&gt;&lt;author&gt;Linan, A. G.&lt;/author&gt;&lt;author&gt;Albrecht, M. A.&lt;/author&gt;&lt;author&gt;Yatskievych, G. A.&lt;/author&gt;&lt;/authors&gt;&lt;/contributors&gt;&lt;titles&gt;&lt;title&gt;Conservation genetics of the threatened plant species Physaria filiformis (Missouri bladderpod) reveals strong genetic structure and a possible cryptic species&lt;/title&gt;&lt;secondary-title&gt;PLoS One&lt;/secondary-title&gt;&lt;/titles&gt;&lt;periodical&gt;&lt;full-title&gt;PLoS ONE&lt;/full-title&gt;&lt;/periodical&gt;&lt;pages&gt;e0247586&lt;/pages&gt;&lt;volume&gt;16&lt;/volume&gt;&lt;dates&gt;&lt;year&gt;2021&lt;/year&gt;&lt;/dates&gt;&lt;urls&gt;&lt;/urls&gt;&lt;/record&gt;&lt;/Cite&gt;&lt;/EndNote&gt;</w:instrText>
      </w:r>
      <w:r w:rsidR="00C043F9">
        <w:fldChar w:fldCharType="separate"/>
      </w:r>
      <w:r w:rsidR="004A6431" w:rsidRPr="004A6431">
        <w:t>Edwards</w:t>
      </w:r>
      <w:r w:rsidR="004A6431" w:rsidRPr="004A6431">
        <w:rPr>
          <w:i/>
        </w:rPr>
        <w:t xml:space="preserve"> et al.</w:t>
      </w:r>
      <w:r w:rsidR="004A6431" w:rsidRPr="004A6431">
        <w:t xml:space="preserve"> (2021)</w:t>
      </w:r>
      <w:r w:rsidR="00C043F9">
        <w:fldChar w:fldCharType="end"/>
      </w:r>
      <w:r>
        <w:t xml:space="preserve">. The final dataset comprised 406 individuals. Leaf tissue was dried in silica gel in the field, and DNA was extracted from silica-dried tissue using a modified CTAB protocol </w:t>
      </w:r>
      <w:r w:rsidR="00BD7360">
        <w:fldChar w:fldCharType="begin"/>
      </w:r>
      <w:r w:rsidR="00BD7360">
        <w:instrText xml:space="preserve"> ADDIN EN.CITE &lt;EndNote&gt;&lt;Cite&gt;&lt;Author&gt;Allen&lt;/Author&gt;&lt;Year&gt;2006&lt;/Year&gt;&lt;RecNum&gt;312&lt;/RecNum&gt;&lt;DisplayText&gt;(Allen&lt;style face="italic"&gt; et al.&lt;/style&gt;, 2006)&lt;/DisplayText&gt;&lt;record&gt;&lt;rec-number&gt;312&lt;/rec-number&gt;&lt;foreign-keys&gt;&lt;key app="EN" db-id="szaf2t5f69xez3ewt26vaxsnadp0r9r9sxra" timestamp="1597091685"&gt;312&lt;/key&gt;&lt;/foreign-keys&gt;&lt;ref-type name="Journal Article"&gt;17&lt;/ref-type&gt;&lt;contributors&gt;&lt;authors&gt;&lt;author&gt;Allen, G. C.&lt;/author&gt;&lt;author&gt;Flores-Vergara, M. A.&lt;/author&gt;&lt;author&gt;Krasynanski, S.&lt;/author&gt;&lt;author&gt;Kumar, S.&lt;/author&gt;&lt;author&gt;Thompson, W. F.&lt;/author&gt;&lt;/authors&gt;&lt;/contributors&gt;&lt;auth-address&gt;Department of Horticultural Science and Crop Science, 1200 Partners II, Campus Box 7550, 840 Main Campus Drive, North Carolina State University, Raleigh, NC 27606-7550, USA. george_allen@ncsu.edu&lt;/auth-address&gt;&lt;titles&gt;&lt;title&gt;A modified protocol for rapid DNA isolation from plant tissues using cetyltrimethylammonium bromide&lt;/title&gt;&lt;secondary-title&gt;Nat Protoc&lt;/secondary-title&gt;&lt;/titles&gt;&lt;periodical&gt;&lt;full-title&gt;Nat Protoc&lt;/full-title&gt;&lt;/periodical&gt;&lt;pages&gt;2320-5&lt;/pages&gt;&lt;volume&gt;1&lt;/volume&gt;&lt;number&gt;5&lt;/number&gt;&lt;edition&gt;2007/04/05&lt;/edition&gt;&lt;keywords&gt;&lt;keyword&gt;Cetrimonium&lt;/keyword&gt;&lt;keyword&gt;*Cetrimonium Compounds&lt;/keyword&gt;&lt;keyword&gt;DNA, Plant/*isolation &amp;amp; purification&lt;/keyword&gt;&lt;keyword&gt;Magnoliopsida/*chemistry&lt;/keyword&gt;&lt;keyword&gt;Plant Leaves/*chemistry&lt;/keyword&gt;&lt;keyword&gt;Time Factors&lt;/keyword&gt;&lt;/keywords&gt;&lt;dates&gt;&lt;year&gt;2006&lt;/year&gt;&lt;/dates&gt;&lt;isbn&gt;1750-2799 (Electronic)&amp;#xD;1750-2799 (Linking)&lt;/isbn&gt;&lt;accession-num&gt;17406474&lt;/accession-num&gt;&lt;urls&gt;&lt;related-urls&gt;&lt;url&gt;https://www.ncbi.nlm.nih.gov/pubmed/17406474&lt;/url&gt;&lt;/related-urls&gt;&lt;/urls&gt;&lt;electronic-resource-num&gt;10.1038/nprot.2006.384&lt;/electronic-resource-num&gt;&lt;/record&gt;&lt;/Cite&gt;&lt;/EndNote&gt;</w:instrText>
      </w:r>
      <w:r w:rsidR="00BD7360">
        <w:fldChar w:fldCharType="separate"/>
      </w:r>
      <w:r w:rsidR="00BD7360">
        <w:rPr>
          <w:noProof/>
        </w:rPr>
        <w:t>(</w:t>
      </w:r>
      <w:r w:rsidR="00C043F9" w:rsidRPr="004A6431">
        <w:t>Allen</w:t>
      </w:r>
      <w:r w:rsidR="00C043F9" w:rsidRPr="004A6431">
        <w:rPr>
          <w:i/>
        </w:rPr>
        <w:t xml:space="preserve"> et al.</w:t>
      </w:r>
      <w:r w:rsidR="00C043F9" w:rsidRPr="004A6431">
        <w:t>, 2006</w:t>
      </w:r>
      <w:r w:rsidR="00BD7360">
        <w:rPr>
          <w:noProof/>
        </w:rPr>
        <w:t>)</w:t>
      </w:r>
      <w:r w:rsidR="00BD7360">
        <w:fldChar w:fldCharType="end"/>
      </w:r>
      <w:r>
        <w:t>.</w:t>
      </w:r>
    </w:p>
    <w:p w14:paraId="44E25336" w14:textId="776E68BC" w:rsidR="0003206C" w:rsidRPr="00E938E0" w:rsidRDefault="0003206C" w:rsidP="00EC63AB">
      <w:pPr>
        <w:pStyle w:val="Heading2"/>
        <w:jc w:val="both"/>
      </w:pPr>
      <w:r w:rsidRPr="00E938E0">
        <w:t>Microsatellite markers</w:t>
      </w:r>
      <w:r w:rsidR="00626CA6" w:rsidRPr="00E938E0">
        <w:t xml:space="preserve"> and genotyping</w:t>
      </w:r>
    </w:p>
    <w:p w14:paraId="795CA33D" w14:textId="1DBA34BF" w:rsidR="00422BEE" w:rsidRPr="00422BEE" w:rsidRDefault="00422BEE" w:rsidP="00EC63AB">
      <w:pPr>
        <w:jc w:val="both"/>
      </w:pPr>
      <w:r w:rsidRPr="00422BEE">
        <w:t xml:space="preserve">We used 20 microsatellite markers to genotype </w:t>
      </w:r>
      <w:r w:rsidRPr="00422BEE">
        <w:rPr>
          <w:i/>
          <w:iCs/>
        </w:rPr>
        <w:t>P. globosa</w:t>
      </w:r>
      <w:r w:rsidRPr="00422BEE">
        <w:t xml:space="preserve">. We first tested 16 microsatellite markers previously developed for </w:t>
      </w:r>
      <w:r w:rsidRPr="00422BEE">
        <w:rPr>
          <w:i/>
          <w:iCs/>
        </w:rPr>
        <w:t>Physaria filiformis</w:t>
      </w:r>
      <w:r w:rsidR="00BD7360">
        <w:t xml:space="preserve"> </w:t>
      </w:r>
      <w:r w:rsidR="00BD7360">
        <w:fldChar w:fldCharType="begin"/>
      </w:r>
      <w:r w:rsidR="00BD7360">
        <w:instrText xml:space="preserve"> ADDIN EN.CITE &lt;EndNote&gt;&lt;Cite&gt;&lt;Author&gt;Edwards&lt;/Author&gt;&lt;Year&gt;2021&lt;/Year&gt;&lt;RecNum&gt;1680&lt;/RecNum&gt;&lt;DisplayText&gt;(Edwards&lt;style face="italic"&gt; et al.&lt;/style&gt;, 2021)&lt;/DisplayText&gt;&lt;record&gt;&lt;rec-number&gt;1680&lt;/rec-number&gt;&lt;foreign-keys&gt;&lt;key app="EN" db-id="szaf2t5f69xez3ewt26vaxsnadp0r9r9sxra" timestamp="1775847748"&gt;1680&lt;/key&gt;&lt;/foreign-keys&gt;&lt;ref-type name="Journal Article"&gt;17&lt;/ref-type&gt;&lt;contributors&gt;&lt;authors&gt;&lt;author&gt;Edwards, C. E.&lt;/author&gt;&lt;author&gt;Tessier, B. C.&lt;/author&gt;&lt;author&gt;Swift, J. F.&lt;/author&gt;&lt;author&gt;Bassüner, B.&lt;/author&gt;&lt;author&gt;Linan, A. G.&lt;/author&gt;&lt;author&gt;Albrecht, M. A.&lt;/author&gt;&lt;author&gt;Yatskievych, G. A.&lt;/author&gt;&lt;/authors&gt;&lt;/contributors&gt;&lt;titles&gt;&lt;title&gt;Conservation genetics of the threatened plant species Physaria filiformis (Missouri bladderpod) reveals strong genetic structure and a possible cryptic species&lt;/title&gt;&lt;secondary-title&gt;PLoS One&lt;/secondary-title&gt;&lt;/titles&gt;&lt;periodical&gt;&lt;full-title&gt;PLoS ONE&lt;/full-title&gt;&lt;/periodical&gt;&lt;pages&gt;e0247586&lt;/pages&gt;&lt;volume&gt;16&lt;/volume&gt;&lt;dates&gt;&lt;year&gt;2021&lt;/year&gt;&lt;/dates&gt;&lt;urls&gt;&lt;/urls&gt;&lt;/record&gt;&lt;/Cite&gt;&lt;/EndNote&gt;</w:instrText>
      </w:r>
      <w:r w:rsidR="00BD7360">
        <w:fldChar w:fldCharType="separate"/>
      </w:r>
      <w:r w:rsidR="00BD7360">
        <w:rPr>
          <w:noProof/>
        </w:rPr>
        <w:t>(</w:t>
      </w:r>
      <w:r w:rsidR="00C043F9" w:rsidRPr="004A6431">
        <w:t>Edwards</w:t>
      </w:r>
      <w:r w:rsidR="00C043F9" w:rsidRPr="004A6431">
        <w:rPr>
          <w:i/>
        </w:rPr>
        <w:t xml:space="preserve"> et al.</w:t>
      </w:r>
      <w:r w:rsidR="00C043F9" w:rsidRPr="004A6431">
        <w:t>, 2021</w:t>
      </w:r>
      <w:r w:rsidR="00BD7360">
        <w:rPr>
          <w:noProof/>
        </w:rPr>
        <w:t>)</w:t>
      </w:r>
      <w:r w:rsidR="00BD7360">
        <w:fldChar w:fldCharType="end"/>
      </w:r>
      <w:r w:rsidRPr="00422BEE">
        <w:t xml:space="preserve">, of </w:t>
      </w:r>
      <w:r w:rsidRPr="00422BEE">
        <w:lastRenderedPageBreak/>
        <w:t xml:space="preserve">which 10 produced polymorphic PCR bands of the expected size in </w:t>
      </w:r>
      <w:r w:rsidRPr="00422BEE">
        <w:rPr>
          <w:i/>
          <w:iCs/>
        </w:rPr>
        <w:t>P. globosa</w:t>
      </w:r>
      <w:r w:rsidRPr="00422BEE">
        <w:t xml:space="preserve">. We then developed 10 additional microsatellite markers for </w:t>
      </w:r>
      <w:r w:rsidRPr="00422BEE">
        <w:rPr>
          <w:i/>
          <w:iCs/>
        </w:rPr>
        <w:t>P. globosa</w:t>
      </w:r>
      <w:r w:rsidRPr="00422BEE">
        <w:t xml:space="preserve"> following </w:t>
      </w:r>
      <w:r w:rsidR="00C043F9">
        <w:fldChar w:fldCharType="begin"/>
      </w:r>
      <w:r w:rsidR="00C043F9">
        <w:instrText xml:space="preserve"> ADDIN EN.CITE &lt;EndNote&gt;&lt;Cite AuthorYear="1"&gt;&lt;Author&gt;Swift&lt;/Author&gt;&lt;Year&gt;2016&lt;/Year&gt;&lt;RecNum&gt;1713&lt;/RecNum&gt;&lt;DisplayText&gt;Swift&lt;style face="italic"&gt; et al.&lt;/style&gt; (2016)&lt;/DisplayText&gt;&lt;record&gt;&lt;rec-number&gt;1713&lt;/rec-number&gt;&lt;foreign-keys&gt;&lt;key app="EN" db-id="szaf2t5f69xez3ewt26vaxsnadp0r9r9sxra" timestamp="1775847748"&gt;1713&lt;/key&gt;&lt;/foreign-keys&gt;&lt;ref-type name="Journal Article"&gt;17&lt;/ref-type&gt;&lt;contributors&gt;&lt;authors&gt;&lt;author&gt;Swift, J. F.&lt;/author&gt;&lt;author&gt;Smith, S. A.&lt;/author&gt;&lt;author&gt;Menges, E. S.&lt;/author&gt;&lt;author&gt;Bassuner, B.&lt;/author&gt;&lt;author&gt;Edwards, C. E.&lt;/author&gt;&lt;/authors&gt;&lt;/contributors&gt;&lt;titles&gt;&lt;title&gt;Analysis of mating system and genetic structure in the endangered, amphicarpic plant, Lewton&amp;apos;s polygala (Polygala lewtonii)&lt;/title&gt;&lt;secondary-title&gt;Conserv Genet&lt;/secondary-title&gt;&lt;/titles&gt;&lt;periodical&gt;&lt;full-title&gt;Conserv Genet&lt;/full-title&gt;&lt;/periodical&gt;&lt;pages&gt;1-16&lt;/pages&gt;&lt;dates&gt;&lt;year&gt;2016&lt;/year&gt;&lt;/dates&gt;&lt;urls&gt;&lt;/urls&gt;&lt;/record&gt;&lt;/Cite&gt;&lt;/EndNote&gt;</w:instrText>
      </w:r>
      <w:r w:rsidR="00C043F9">
        <w:fldChar w:fldCharType="separate"/>
      </w:r>
      <w:r w:rsidR="004A6431" w:rsidRPr="004A6431">
        <w:t>Swift</w:t>
      </w:r>
      <w:r w:rsidR="004A6431" w:rsidRPr="004A6431">
        <w:rPr>
          <w:i/>
        </w:rPr>
        <w:t xml:space="preserve"> et al.</w:t>
      </w:r>
      <w:r w:rsidR="004A6431" w:rsidRPr="004A6431">
        <w:t xml:space="preserve"> (2016)</w:t>
      </w:r>
      <w:r w:rsidR="00C043F9">
        <w:fldChar w:fldCharType="end"/>
      </w:r>
      <w:r w:rsidRPr="00422BEE">
        <w:t xml:space="preserve">. Briefly, whole-genome libraries were prepared for two </w:t>
      </w:r>
      <w:r w:rsidRPr="00422BEE">
        <w:rPr>
          <w:i/>
          <w:iCs/>
        </w:rPr>
        <w:t>P. globosa</w:t>
      </w:r>
      <w:r w:rsidRPr="00422BEE">
        <w:t xml:space="preserve"> individuals, one from Tennessee and one from Kentucky, using Nextera DNA Sample Prep Kits and sequenced on an Illumina MiSeq platform with 2 × 150 bp reads. Sequencing yielded 1,049,048 and 1,163,933 paired-end reads, which were assembled de novo into 585,371 contigs using the medium sensitivity/fast setting in Geneious v.7.1.9 (Biomatters, Auckland, New Zealand). MSATCOMMANDER identified 2,054 unique microsatellites from the contig consensus sequences, and PRIMER3 identified 324 unique primer pairs. An M13 tag (5′-CACGACGTTGTAAAACGAC-3′) was added to the 5′ end of each forward primer to enable universal dye labeling </w:t>
      </w:r>
      <w:r w:rsidR="00BD7360">
        <w:fldChar w:fldCharType="begin"/>
      </w:r>
      <w:r w:rsidR="00BD7360">
        <w:instrText xml:space="preserve"> ADDIN EN.CITE &lt;EndNote&gt;&lt;Cite&gt;&lt;Author&gt;Boutin-Ganache&lt;/Author&gt;&lt;Year&gt;2001&lt;/Year&gt;&lt;RecNum&gt;1673&lt;/RecNum&gt;&lt;DisplayText&gt;(Boutin-Ganache&lt;style face="italic"&gt; et al.&lt;/style&gt;, 2001)&lt;/DisplayText&gt;&lt;record&gt;&lt;rec-number&gt;1673&lt;/rec-number&gt;&lt;foreign-keys&gt;&lt;key app="EN" db-id="szaf2t5f69xez3ewt26vaxsnadp0r9r9sxra" timestamp="1775847748"&gt;1673&lt;/key&gt;&lt;/foreign-keys&gt;&lt;ref-type name="Journal Article"&gt;17&lt;/ref-type&gt;&lt;contributors&gt;&lt;authors&gt;&lt;author&gt;Boutin-Ganache, I.&lt;/author&gt;&lt;author&gt;Raposo, M.&lt;/author&gt;&lt;author&gt;Raymond, M.&lt;/author&gt;&lt;author&gt;Deschepper, C. F.&lt;/author&gt;&lt;/authors&gt;&lt;/contributors&gt;&lt;titles&gt;&lt;title&gt;M13-tailed primers improve the readability and usability of microsatellite analyses performed with two different allele-sizing methods&lt;/title&gt;&lt;secondary-title&gt;BioTechniques&lt;/secondary-title&gt;&lt;/titles&gt;&lt;periodical&gt;&lt;full-title&gt;Biotechniques&lt;/full-title&gt;&lt;/periodical&gt;&lt;pages&gt;24-25&lt;/pages&gt;&lt;volume&gt;31&lt;/volume&gt;&lt;dates&gt;&lt;year&gt;2001&lt;/year&gt;&lt;/dates&gt;&lt;urls&gt;&lt;/urls&gt;&lt;/record&gt;&lt;/Cite&gt;&lt;/EndNote&gt;</w:instrText>
      </w:r>
      <w:r w:rsidR="00BD7360">
        <w:fldChar w:fldCharType="separate"/>
      </w:r>
      <w:r w:rsidR="00BD7360">
        <w:rPr>
          <w:noProof/>
        </w:rPr>
        <w:t>(</w:t>
      </w:r>
      <w:r w:rsidR="00C043F9" w:rsidRPr="004A6431">
        <w:t>Boutin-Ganache</w:t>
      </w:r>
      <w:r w:rsidR="00C043F9" w:rsidRPr="004A6431">
        <w:rPr>
          <w:i/>
        </w:rPr>
        <w:t xml:space="preserve"> et al.</w:t>
      </w:r>
      <w:r w:rsidR="00C043F9" w:rsidRPr="004A6431">
        <w:t>, 2001</w:t>
      </w:r>
      <w:r w:rsidR="00BD7360">
        <w:rPr>
          <w:noProof/>
        </w:rPr>
        <w:t>)</w:t>
      </w:r>
      <w:r w:rsidR="00BD7360">
        <w:fldChar w:fldCharType="end"/>
      </w:r>
      <w:r w:rsidRPr="00422BEE">
        <w:t xml:space="preserve">. Of 48 primer pairs tested, 10 additional polymorphic loci showed reliable amplification in </w:t>
      </w:r>
      <w:r w:rsidRPr="00422BEE">
        <w:rPr>
          <w:i/>
          <w:iCs/>
        </w:rPr>
        <w:t>P. globosa</w:t>
      </w:r>
      <w:r w:rsidRPr="00422BEE">
        <w:t>. These 20 loci (</w:t>
      </w:r>
      <w:r w:rsidRPr="00BD7360">
        <w:rPr>
          <w:b/>
          <w:bCs/>
          <w:color w:val="0070C0"/>
        </w:rPr>
        <w:t>Appendix 1, Table 1</w:t>
      </w:r>
      <w:r w:rsidRPr="00422BEE">
        <w:t>) were used to genotype 406 samples.</w:t>
      </w:r>
    </w:p>
    <w:p w14:paraId="71EF6015" w14:textId="77777777" w:rsidR="00422BEE" w:rsidRPr="00422BEE" w:rsidRDefault="00422BEE" w:rsidP="00EC63AB">
      <w:pPr>
        <w:jc w:val="both"/>
      </w:pPr>
      <w:r w:rsidRPr="00422BEE">
        <w:t>PCR amplifications were performed in 10 μL reactions containing 0.5 U GoTaq Flexi DNA polymerase (Promega, Madison, WI, USA), 1× Colorless GoTaq Flexi Buffer (Promega, Madison, WI, USA), 1.5 mM MgCl2, 4.5 pmol each of the reverse primer and one of four fluorescently labeled M13 primers (6-FAM, VIC, NED, or PET; Applied Biosystems, Foster City, CA, USA), 0.18 pmol of the M13-tagged forward primer, and 0.5 mM of each dNTP. Thermal cycling consisted of an initial denaturation at 94 °C for 3 min; 35 cycles of 94 °C for 30 s, 52 °C for 30 s, and 72 °C for 45 s; and a final extension at 72 °C for 20 min. Genotyping was conducted by capillary electrophoresis on an Applied Biosystems 3730xl (Applied Biosystems, Foster City, CA, USA) at the Cornell Biotechnology Resource Center, and raw trace files were scored in GeneMarker v.2.6.2 (SoftGenetics, State College, PA, USA).</w:t>
      </w:r>
    </w:p>
    <w:p w14:paraId="3824C9D4" w14:textId="77777777" w:rsidR="00C75E3B" w:rsidRPr="00E938E0" w:rsidRDefault="009807C4" w:rsidP="00EC63AB">
      <w:pPr>
        <w:pStyle w:val="Heading2"/>
        <w:jc w:val="both"/>
      </w:pPr>
      <w:r w:rsidRPr="00E938E0">
        <w:lastRenderedPageBreak/>
        <w:t>Analysis of genetic diversity</w:t>
      </w:r>
    </w:p>
    <w:p w14:paraId="3D7EF82B" w14:textId="6CF406EE" w:rsidR="005A2C70" w:rsidRPr="005A2C70" w:rsidRDefault="005A2C70" w:rsidP="00EC63AB">
      <w:pPr>
        <w:jc w:val="both"/>
      </w:pPr>
      <w:r w:rsidRPr="005A2C70">
        <w:t xml:space="preserve">Samples with &gt;50% missing data were excluded, removing nine </w:t>
      </w:r>
      <w:r w:rsidRPr="005A2C70">
        <w:rPr>
          <w:rStyle w:val="Emphasis"/>
        </w:rPr>
        <w:t>P. globosa</w:t>
      </w:r>
      <w:r w:rsidRPr="005A2C70">
        <w:t xml:space="preserve"> individuals and leaving a final dataset of 397 individuals. The mean number of alleles per population (A), observed and expected heterozygosity (</w:t>
      </w:r>
      <w:r>
        <w:rPr>
          <w:rStyle w:val="Emphasis"/>
          <w:i w:val="0"/>
          <w:iCs w:val="0"/>
        </w:rPr>
        <w:t>H</w:t>
      </w:r>
      <w:r w:rsidRPr="005A2C70">
        <w:rPr>
          <w:rStyle w:val="Emphasis"/>
          <w:i w:val="0"/>
          <w:iCs w:val="0"/>
          <w:vertAlign w:val="subscript"/>
        </w:rPr>
        <w:t>O</w:t>
      </w:r>
      <w:r>
        <w:rPr>
          <w:rStyle w:val="Emphasis"/>
          <w:i w:val="0"/>
          <w:iCs w:val="0"/>
        </w:rPr>
        <w:t>, H</w:t>
      </w:r>
      <w:r w:rsidRPr="005A2C70">
        <w:rPr>
          <w:rStyle w:val="Emphasis"/>
          <w:i w:val="0"/>
          <w:iCs w:val="0"/>
          <w:vertAlign w:val="subscript"/>
        </w:rPr>
        <w:t>E</w:t>
      </w:r>
      <w:r w:rsidRPr="005A2C70">
        <w:t>), and the inbreeding coefficient (</w:t>
      </w:r>
      <w:r w:rsidRPr="005A2C70">
        <w:rPr>
          <w:rStyle w:val="Emphasis"/>
          <w:i w:val="0"/>
          <w:iCs w:val="0"/>
        </w:rPr>
        <w:t>F</w:t>
      </w:r>
      <w:r w:rsidRPr="005A2C70">
        <w:rPr>
          <w:vertAlign w:val="subscript"/>
        </w:rPr>
        <w:t>IS</w:t>
      </w:r>
      <w:r w:rsidRPr="005A2C70">
        <w:t xml:space="preserve">) were calculated by Genodive </w:t>
      </w:r>
      <w:r w:rsidR="007D488F">
        <w:fldChar w:fldCharType="begin"/>
      </w:r>
      <w:r w:rsidR="007D488F">
        <w:instrText xml:space="preserve"> ADDIN EN.CITE &lt;EndNote&gt;&lt;Cite&gt;&lt;Author&gt;Meirmans&lt;/Author&gt;&lt;Year&gt;2004&lt;/Year&gt;&lt;RecNum&gt;1703&lt;/RecNum&gt;&lt;DisplayText&gt;(Meirmans &amp;amp; Van Tienderen, 2004)&lt;/DisplayText&gt;&lt;record&gt;&lt;rec-number&gt;1703&lt;/rec-number&gt;&lt;foreign-keys&gt;&lt;key app="EN" db-id="szaf2t5f69xez3ewt26vaxsnadp0r9r9sxra" timestamp="1775847748"&gt;1703&lt;/key&gt;&lt;/foreign-keys&gt;&lt;ref-type name="Journal Article"&gt;17&lt;/ref-type&gt;&lt;contributors&gt;&lt;authors&gt;&lt;author&gt;Meirmans, P. G.&lt;/author&gt;&lt;author&gt;Van Tienderen, P. H.&lt;/author&gt;&lt;/authors&gt;&lt;/contributors&gt;&lt;titles&gt;&lt;title&gt;GENOTYPE and GENODIVE: two programs for the analysis of genetic diversity of asexual organisms&lt;/title&gt;&lt;secondary-title&gt;Mol Ecol Notes&lt;/secondary-title&gt;&lt;/titles&gt;&lt;periodical&gt;&lt;full-title&gt;Mol Ecol Notes&lt;/full-title&gt;&lt;/periodical&gt;&lt;pages&gt;792-794&lt;/pages&gt;&lt;volume&gt;4&lt;/volume&gt;&lt;dates&gt;&lt;year&gt;2004&lt;/year&gt;&lt;/dates&gt;&lt;urls&gt;&lt;/urls&gt;&lt;/record&gt;&lt;/Cite&gt;&lt;/EndNote&gt;</w:instrText>
      </w:r>
      <w:r w:rsidR="007D488F">
        <w:fldChar w:fldCharType="separate"/>
      </w:r>
      <w:r w:rsidR="007D488F">
        <w:rPr>
          <w:noProof/>
        </w:rPr>
        <w:t>(</w:t>
      </w:r>
      <w:r w:rsidR="00C043F9" w:rsidRPr="004A6431">
        <w:t>Meirmans &amp; Van Tienderen, 2004</w:t>
      </w:r>
      <w:r w:rsidR="007D488F">
        <w:rPr>
          <w:noProof/>
        </w:rPr>
        <w:t>)</w:t>
      </w:r>
      <w:r w:rsidR="007D488F">
        <w:fldChar w:fldCharType="end"/>
      </w:r>
      <w:r w:rsidRPr="005A2C70">
        <w:t>. Private alleles (</w:t>
      </w:r>
      <w:r w:rsidRPr="005A2C70">
        <w:rPr>
          <w:rStyle w:val="Emphasis"/>
          <w:i w:val="0"/>
          <w:iCs w:val="0"/>
        </w:rPr>
        <w:t>A</w:t>
      </w:r>
      <w:r w:rsidRPr="005A2C70">
        <w:rPr>
          <w:vertAlign w:val="subscript"/>
        </w:rPr>
        <w:t>P</w:t>
      </w:r>
      <w:r w:rsidRPr="005A2C70">
        <w:t>) were identified by GenAlEx</w:t>
      </w:r>
      <w:r w:rsidR="002A5311">
        <w:t xml:space="preserve"> </w:t>
      </w:r>
      <w:r w:rsidR="002A5311">
        <w:fldChar w:fldCharType="begin"/>
      </w:r>
      <w:r w:rsidR="002A5311">
        <w:instrText xml:space="preserve"> ADDIN EN.CITE &lt;EndNote&gt;&lt;Cite&gt;&lt;Author&gt;Peakall&lt;/Author&gt;&lt;Year&gt;2012&lt;/Year&gt;&lt;RecNum&gt;1732&lt;/RecNum&gt;&lt;DisplayText&gt;(Peakall &amp;amp; Smouse, 2012)&lt;/DisplayText&gt;&lt;record&gt;&lt;rec-number&gt;1732&lt;/rec-number&gt;&lt;foreign-keys&gt;&lt;key app="EN" db-id="szaf2t5f69xez3ewt26vaxsnadp0r9r9sxra" timestamp="1776713017"&gt;1732&lt;/key&gt;&lt;/foreign-keys&gt;&lt;ref-type name="Journal Article"&gt;17&lt;/ref-type&gt;&lt;contributors&gt;&lt;authors&gt;&lt;author&gt;Peakall, R.&lt;/author&gt;&lt;author&gt;Smouse, P. E.&lt;/author&gt;&lt;/authors&gt;&lt;/contributors&gt;&lt;auth-address&gt;Evolution, Ecology and Genetics, Research School of Biology, The Australian National University, Canberra ACT 0200, Australia. rod.peakall@anu.edu.au&lt;/auth-address&gt;&lt;titles&gt;&lt;title&gt;GenAlEx 6.5: genetic analysis in Excel. Population genetic software for teaching and research--an update&lt;/title&gt;&lt;secondary-title&gt;Bioinformatics&lt;/secondary-title&gt;&lt;/titles&gt;&lt;periodical&gt;&lt;full-title&gt;Bioinformatics&lt;/full-title&gt;&lt;/periodical&gt;&lt;pages&gt;2537-9&lt;/pages&gt;&lt;volume&gt;28&lt;/volume&gt;&lt;number&gt;19&lt;/number&gt;&lt;edition&gt;20120720&lt;/edition&gt;&lt;keywords&gt;&lt;keyword&gt;Computational Biology/methods&lt;/keyword&gt;&lt;keyword&gt;Gene Frequency&lt;/keyword&gt;&lt;keyword&gt;Genetic Markers&lt;/keyword&gt;&lt;keyword&gt;Genetics, Population/*education/*methods&lt;/keyword&gt;&lt;keyword&gt;Haplotypes&lt;/keyword&gt;&lt;keyword&gt;Linkage Disequilibrium&lt;/keyword&gt;&lt;keyword&gt;*Software&lt;/keyword&gt;&lt;keyword&gt;User-Computer Interface&lt;/keyword&gt;&lt;/keywords&gt;&lt;dates&gt;&lt;year&gt;2012&lt;/year&gt;&lt;pub-dates&gt;&lt;date&gt;Oct 1&lt;/date&gt;&lt;/pub-dates&gt;&lt;/dates&gt;&lt;isbn&gt;1367-4803 (Print)&amp;#xD;1367-4803&lt;/isbn&gt;&lt;accession-num&gt;22820204&lt;/accession-num&gt;&lt;urls&gt;&lt;/urls&gt;&lt;custom2&gt;PMC3463245&lt;/custom2&gt;&lt;electronic-resource-num&gt;10.1093/bioinformatics/bts460&lt;/electronic-resource-num&gt;&lt;remote-database-provider&gt;NLM&lt;/remote-database-provider&gt;&lt;language&gt;eng&lt;/language&gt;&lt;/record&gt;&lt;/Cite&gt;&lt;/EndNote&gt;</w:instrText>
      </w:r>
      <w:r w:rsidR="002A5311">
        <w:fldChar w:fldCharType="separate"/>
      </w:r>
      <w:r w:rsidR="002A5311">
        <w:rPr>
          <w:noProof/>
        </w:rPr>
        <w:t>(</w:t>
      </w:r>
      <w:r w:rsidR="00C043F9" w:rsidRPr="004A6431">
        <w:t>Peakall &amp; Smouse, 2012</w:t>
      </w:r>
      <w:r w:rsidR="002A5311">
        <w:rPr>
          <w:noProof/>
        </w:rPr>
        <w:t>)</w:t>
      </w:r>
      <w:r w:rsidR="002A5311">
        <w:fldChar w:fldCharType="end"/>
      </w:r>
      <w:r w:rsidRPr="005A2C70">
        <w:t>, and allelic richness</w:t>
      </w:r>
      <w:r>
        <w:t xml:space="preserve"> (A</w:t>
      </w:r>
      <w:r w:rsidRPr="005A2C70">
        <w:rPr>
          <w:vertAlign w:val="subscript"/>
        </w:rPr>
        <w:t>R</w:t>
      </w:r>
      <w:r>
        <w:t>)</w:t>
      </w:r>
      <w:r w:rsidRPr="005A2C70">
        <w:t xml:space="preserve"> was estimated by HP-Rare</w:t>
      </w:r>
      <w:r w:rsidR="00924C71">
        <w:t xml:space="preserve"> </w:t>
      </w:r>
      <w:r w:rsidR="00924C71">
        <w:fldChar w:fldCharType="begin"/>
      </w:r>
      <w:r w:rsidR="00924C71">
        <w:instrText xml:space="preserve"> ADDIN EN.CITE &lt;EndNote&gt;&lt;Cite&gt;&lt;Author&gt;Kalinowski&lt;/Author&gt;&lt;Year&gt;2005&lt;/Year&gt;&lt;RecNum&gt;1695&lt;/RecNum&gt;&lt;DisplayText&gt;(Kalinowski, 2005)&lt;/DisplayText&gt;&lt;record&gt;&lt;rec-number&gt;1695&lt;/rec-number&gt;&lt;foreign-keys&gt;&lt;key app="EN" db-id="szaf2t5f69xez3ewt26vaxsnadp0r9r9sxra" timestamp="1775847748"&gt;1695&lt;/key&gt;&lt;/foreign-keys&gt;&lt;ref-type name="Journal Article"&gt;17&lt;/ref-type&gt;&lt;contributors&gt;&lt;authors&gt;&lt;author&gt;Kalinowski, S. T.&lt;/author&gt;&lt;/authors&gt;&lt;/contributors&gt;&lt;titles&gt;&lt;title&gt;hp-rare 1.0: a computer program for performing rarefaction on measures of allelic richness&lt;/title&gt;&lt;secondary-title&gt;Mol Ecol Notes&lt;/secondary-title&gt;&lt;/titles&gt;&lt;periodical&gt;&lt;full-title&gt;Mol Ecol Notes&lt;/full-title&gt;&lt;/periodical&gt;&lt;pages&gt;187-189&lt;/pages&gt;&lt;volume&gt;5&lt;/volume&gt;&lt;dates&gt;&lt;year&gt;2005&lt;/year&gt;&lt;/dates&gt;&lt;urls&gt;&lt;/urls&gt;&lt;/record&gt;&lt;/Cite&gt;&lt;/EndNote&gt;</w:instrText>
      </w:r>
      <w:r w:rsidR="00924C71">
        <w:fldChar w:fldCharType="separate"/>
      </w:r>
      <w:r w:rsidR="00924C71">
        <w:rPr>
          <w:noProof/>
        </w:rPr>
        <w:t>(</w:t>
      </w:r>
      <w:r w:rsidR="00C043F9" w:rsidRPr="004A6431">
        <w:t>Kalinowski, 2005</w:t>
      </w:r>
      <w:r w:rsidR="00924C71">
        <w:rPr>
          <w:noProof/>
        </w:rPr>
        <w:t>)</w:t>
      </w:r>
      <w:r w:rsidR="00924C71">
        <w:fldChar w:fldCharType="end"/>
      </w:r>
      <w:r w:rsidRPr="005A2C70">
        <w:t>. Null allele frequency (N), genotyping error (b), and the inbreeding coefficient corrected for null alleles (</w:t>
      </w:r>
      <w:r w:rsidRPr="005A2C70">
        <w:rPr>
          <w:rStyle w:val="Emphasis"/>
          <w:i w:val="0"/>
          <w:iCs w:val="0"/>
        </w:rPr>
        <w:t>F</w:t>
      </w:r>
      <w:r w:rsidRPr="005A2C70">
        <w:rPr>
          <w:vertAlign w:val="subscript"/>
        </w:rPr>
        <w:t>B</w:t>
      </w:r>
      <w:r w:rsidRPr="005A2C70">
        <w:t>) were estimated by INEST v.2.2</w:t>
      </w:r>
      <w:r w:rsidR="00924C71">
        <w:t xml:space="preserve"> </w:t>
      </w:r>
      <w:r w:rsidR="00924C71">
        <w:fldChar w:fldCharType="begin"/>
      </w:r>
      <w:r w:rsidR="00924C71">
        <w:instrText xml:space="preserve"> ADDIN EN.CITE &lt;EndNote&gt;&lt;Cite&gt;&lt;Author&gt;Chybicki&lt;/Author&gt;&lt;Year&gt;2009&lt;/Year&gt;&lt;RecNum&gt;1678&lt;/RecNum&gt;&lt;DisplayText&gt;(Chybicki &amp;amp; Burczyk, 2009)&lt;/DisplayText&gt;&lt;record&gt;&lt;rec-number&gt;1678&lt;/rec-number&gt;&lt;foreign-keys&gt;&lt;key app="EN" db-id="szaf2t5f69xez3ewt26vaxsnadp0r9r9sxra" timestamp="1775847748"&gt;1678&lt;/key&gt;&lt;/foreign-keys&gt;&lt;ref-type name="Journal Article"&gt;17&lt;/ref-type&gt;&lt;contributors&gt;&lt;authors&gt;&lt;author&gt;Chybicki, I. J.&lt;/author&gt;&lt;author&gt;Burczyk, J.&lt;/author&gt;&lt;/authors&gt;&lt;/contributors&gt;&lt;titles&gt;&lt;title&gt;Simultaneous estimation of null alleles and inbreeding coefficients&lt;/title&gt;&lt;secondary-title&gt;J Hered&lt;/secondary-title&gt;&lt;/titles&gt;&lt;periodical&gt;&lt;full-title&gt;J Hered&lt;/full-title&gt;&lt;/periodical&gt;&lt;pages&gt;106-113&lt;/pages&gt;&lt;volume&gt;100&lt;/volume&gt;&lt;dates&gt;&lt;year&gt;2009&lt;/year&gt;&lt;/dates&gt;&lt;urls&gt;&lt;/urls&gt;&lt;/record&gt;&lt;/Cite&gt;&lt;/EndNote&gt;</w:instrText>
      </w:r>
      <w:r w:rsidR="00924C71">
        <w:fldChar w:fldCharType="separate"/>
      </w:r>
      <w:r w:rsidR="00924C71">
        <w:rPr>
          <w:noProof/>
        </w:rPr>
        <w:t>(</w:t>
      </w:r>
      <w:r w:rsidR="00C043F9" w:rsidRPr="004A6431">
        <w:t>Chybicki &amp; Burczyk, 2009</w:t>
      </w:r>
      <w:r w:rsidR="00924C71">
        <w:rPr>
          <w:noProof/>
        </w:rPr>
        <w:t>)</w:t>
      </w:r>
      <w:r w:rsidR="00924C71">
        <w:fldChar w:fldCharType="end"/>
      </w:r>
      <w:r w:rsidRPr="005A2C70">
        <w:t xml:space="preserve"> under a Bayesian MCMC framework with 5,000,000 cycles, sampling every 250 cycles after a burn-in of 500,000. Recent bottlenecks were assessed by the bottleneck function in INEST v.2.2 based on heterozygosity excess and M-ratio deficiency, each evaluated with a Z-test and a Wilcoxon signed-rank test. Populations were considered to show evidence of a recent bottleneck when at least three of the four tests were significant (</w:t>
      </w:r>
      <w:r w:rsidRPr="005A2C70">
        <w:rPr>
          <w:rStyle w:val="Emphasis"/>
        </w:rPr>
        <w:t>p</w:t>
      </w:r>
      <w:r w:rsidRPr="005A2C70">
        <w:t xml:space="preserve"> &lt; 0.05).</w:t>
      </w:r>
    </w:p>
    <w:p w14:paraId="0E0A6BB2" w14:textId="2C832068" w:rsidR="009807C4" w:rsidRPr="00E938E0" w:rsidRDefault="009807C4" w:rsidP="00EC63AB">
      <w:pPr>
        <w:pStyle w:val="Heading2"/>
        <w:jc w:val="both"/>
      </w:pPr>
      <w:r w:rsidRPr="00E938E0">
        <w:t xml:space="preserve">Analysis of </w:t>
      </w:r>
      <w:r w:rsidR="00BA4FD1">
        <w:t>population structure</w:t>
      </w:r>
    </w:p>
    <w:p w14:paraId="2C809040" w14:textId="2E566D3A" w:rsidR="00390B59" w:rsidRDefault="00390B59" w:rsidP="00EC63AB">
      <w:pPr>
        <w:jc w:val="both"/>
        <w:rPr>
          <w:rFonts w:eastAsia="TimesNewRoman"/>
        </w:rPr>
      </w:pPr>
      <w:r>
        <w:t xml:space="preserve">Population genetic structure was characterized by Nei’s standard genetic distance among populations, pairwise </w:t>
      </w:r>
      <w:r w:rsidRPr="00983FC4">
        <w:rPr>
          <w:rStyle w:val="Emphasis"/>
          <w:i w:val="0"/>
          <w:iCs w:val="0"/>
        </w:rPr>
        <w:t>F</w:t>
      </w:r>
      <w:r w:rsidRPr="00983FC4">
        <w:rPr>
          <w:vertAlign w:val="subscript"/>
        </w:rPr>
        <w:t>ST</w:t>
      </w:r>
      <w:r>
        <w:t xml:space="preserve">, and pairwise </w:t>
      </w:r>
      <w:r w:rsidRPr="00983FC4">
        <w:t>G</w:t>
      </w:r>
      <w:r w:rsidRPr="00983FC4">
        <w:rPr>
          <w:rStyle w:val="Emphasis"/>
          <w:i w:val="0"/>
          <w:iCs w:val="0"/>
          <w:vertAlign w:val="subscript"/>
        </w:rPr>
        <w:t>ST</w:t>
      </w:r>
      <w:r w:rsidRPr="00983FC4">
        <w:rPr>
          <w:rStyle w:val="Emphasis"/>
          <w:i w:val="0"/>
          <w:iCs w:val="0"/>
        </w:rPr>
        <w:t>, calculated in Genodive</w:t>
      </w:r>
      <w:r>
        <w:rPr>
          <w:rStyle w:val="Emphasis"/>
        </w:rPr>
        <w:t xml:space="preserve">. </w:t>
      </w:r>
      <w:r w:rsidR="004E6084">
        <w:t xml:space="preserve">The Nei’s </w:t>
      </w:r>
      <w:r w:rsidR="004E6084">
        <w:rPr>
          <w:rStyle w:val="Emphasis"/>
        </w:rPr>
        <w:t>D</w:t>
      </w:r>
      <w:r w:rsidR="004E6084">
        <w:t xml:space="preserve"> matrix was used to construct a neighbor-joining tree in R using the </w:t>
      </w:r>
      <w:r w:rsidR="004E6084">
        <w:rPr>
          <w:rStyle w:val="HTMLCode"/>
        </w:rPr>
        <w:t>ape</w:t>
      </w:r>
      <w:r w:rsidR="004E6084">
        <w:t xml:space="preserve"> package</w:t>
      </w:r>
      <w:r w:rsidR="00924C71">
        <w:t xml:space="preserve"> </w:t>
      </w:r>
      <w:r w:rsidR="007150F1">
        <w:fldChar w:fldCharType="begin"/>
      </w:r>
      <w:r w:rsidR="007150F1">
        <w:instrText xml:space="preserve"> ADDIN EN.CITE &lt;EndNote&gt;&lt;Cite&gt;&lt;Author&gt;Paradis&lt;/Author&gt;&lt;Year&gt;2004&lt;/Year&gt;&lt;RecNum&gt;1751&lt;/RecNum&gt;&lt;DisplayText&gt;(Paradis&lt;style face="italic"&gt; et al.&lt;/style&gt;, 2004)&lt;/DisplayText&gt;&lt;record&gt;&lt;rec-number&gt;1751&lt;/rec-number&gt;&lt;foreign-keys&gt;&lt;key app="EN" db-id="szaf2t5f69xez3ewt26vaxsnadp0r9r9sxra" timestamp="1778698331"&gt;1751&lt;/key&gt;&lt;/foreign-keys&gt;&lt;ref-type name="Journal Article"&gt;17&lt;/ref-type&gt;&lt;contributors&gt;&lt;authors&gt;&lt;author&gt;Paradis, Emmanuel&lt;/author&gt;&lt;author&gt;Claude, Julien&lt;/author&gt;&lt;author&gt;Strimmer, Korbinian&lt;/author&gt;&lt;/authors&gt;&lt;/contributors&gt;&lt;titles&gt;&lt;title&gt;APE: Analyses of Phylogenetics and Evolution in R language&lt;/title&gt;&lt;secondary-title&gt;Bioinformatics&lt;/secondary-title&gt;&lt;/titles&gt;&lt;periodical&gt;&lt;full-title&gt;Bioinformatics&lt;/full-title&gt;&lt;/periodical&gt;&lt;pages&gt;289-290&lt;/pages&gt;&lt;volume&gt;20&lt;/volume&gt;&lt;number&gt;2&lt;/number&gt;&lt;dates&gt;&lt;year&gt;2004&lt;/year&gt;&lt;/dates&gt;&lt;isbn&gt;1367-4803&lt;/isbn&gt;&lt;urls&gt;&lt;related-urls&gt;&lt;url&gt;https://doi.org/10.1093/bioinformatics/btg412&lt;/url&gt;&lt;/related-urls&gt;&lt;/urls&gt;&lt;electronic-resource-num&gt;10.1093/bioinformatics/btg412&lt;/electronic-resource-num&gt;&lt;access-date&gt;5/13/2026&lt;/access-date&gt;&lt;/record&gt;&lt;/Cite&gt;&lt;/EndNote&gt;</w:instrText>
      </w:r>
      <w:r w:rsidR="007150F1">
        <w:fldChar w:fldCharType="separate"/>
      </w:r>
      <w:r w:rsidR="007150F1">
        <w:rPr>
          <w:noProof/>
        </w:rPr>
        <w:t>(</w:t>
      </w:r>
      <w:r w:rsidR="00C043F9" w:rsidRPr="004A6431">
        <w:t>Paradis</w:t>
      </w:r>
      <w:r w:rsidR="00C043F9" w:rsidRPr="004A6431">
        <w:rPr>
          <w:i/>
        </w:rPr>
        <w:t xml:space="preserve"> et al.</w:t>
      </w:r>
      <w:r w:rsidR="00C043F9" w:rsidRPr="004A6431">
        <w:t>, 2004</w:t>
      </w:r>
      <w:r w:rsidR="007150F1">
        <w:rPr>
          <w:noProof/>
        </w:rPr>
        <w:t>)</w:t>
      </w:r>
      <w:r w:rsidR="007150F1">
        <w:fldChar w:fldCharType="end"/>
      </w:r>
      <w:r w:rsidR="004E6084">
        <w:t xml:space="preserve">, rooted with </w:t>
      </w:r>
      <w:r w:rsidR="00A26F2A" w:rsidRPr="00A26F2A">
        <w:rPr>
          <w:i/>
          <w:iCs/>
        </w:rPr>
        <w:t>P. gracilis</w:t>
      </w:r>
      <w:r w:rsidR="004E6084">
        <w:t xml:space="preserve"> as the outgroup.</w:t>
      </w:r>
      <w:r w:rsidR="0048431D">
        <w:t xml:space="preserve"> </w:t>
      </w:r>
      <w:r w:rsidR="00DE6487">
        <w:t xml:space="preserve">Genetic structure within </w:t>
      </w:r>
      <w:r w:rsidR="00DE6487">
        <w:rPr>
          <w:rStyle w:val="Emphasis"/>
        </w:rPr>
        <w:t>P. globosa</w:t>
      </w:r>
      <w:r w:rsidR="00DE6487">
        <w:t xml:space="preserve"> was also examined by PCA in </w:t>
      </w:r>
      <w:r w:rsidR="00E21121">
        <w:t>the R package</w:t>
      </w:r>
      <w:r w:rsidR="00E21121" w:rsidRPr="00E21121">
        <w:rPr>
          <w:rStyle w:val="HTMLCode"/>
        </w:rPr>
        <w:t xml:space="preserve"> </w:t>
      </w:r>
      <w:r w:rsidR="00DE6487" w:rsidRPr="00E21121">
        <w:rPr>
          <w:rStyle w:val="HTMLCode"/>
        </w:rPr>
        <w:t xml:space="preserve">adegenet </w:t>
      </w:r>
      <w:r w:rsidR="007150F1" w:rsidRPr="007150F1">
        <w:fldChar w:fldCharType="begin"/>
      </w:r>
      <w:r w:rsidR="007150F1" w:rsidRPr="007150F1">
        <w:instrText xml:space="preserve"> ADDIN EN.CITE &lt;EndNote&gt;&lt;Cite&gt;&lt;Author&gt;Jombart&lt;/Author&gt;&lt;Year&gt;2008&lt;/Year&gt;&lt;RecNum&gt;1694&lt;/RecNum&gt;&lt;DisplayText&gt;(Jombart, 2008)&lt;/DisplayText&gt;&lt;record&gt;&lt;rec-number&gt;1694&lt;/rec-number&gt;&lt;foreign-keys&gt;&lt;key app="EN" db-id="szaf2t5f69xez3ewt26vaxsnadp0r9r9sxra" timestamp="1775847748"&gt;1694&lt;/key&gt;&lt;/foreign-keys&gt;&lt;ref-type name="Journal Article"&gt;17&lt;/ref-type&gt;&lt;contributors&gt;&lt;authors&gt;&lt;author&gt;Jombart, T.&lt;/author&gt;&lt;/authors&gt;&lt;/contributors&gt;&lt;titles&gt;&lt;title&gt;adegenet: a R package for the multivariate analysis of genetic markers&lt;/title&gt;&lt;secondary-title&gt;Bioinformatics&lt;/secondary-title&gt;&lt;/titles&gt;&lt;periodical&gt;&lt;full-title&gt;Bioinformatics&lt;/full-title&gt;&lt;/periodical&gt;&lt;pages&gt;1403-1405&lt;/pages&gt;&lt;volume&gt;24&lt;/volume&gt;&lt;dates&gt;&lt;year&gt;2008&lt;/year&gt;&lt;/dates&gt;&lt;urls&gt;&lt;/urls&gt;&lt;/record&gt;&lt;/Cite&gt;&lt;/EndNote&gt;</w:instrText>
      </w:r>
      <w:r w:rsidR="007150F1" w:rsidRPr="007150F1">
        <w:fldChar w:fldCharType="separate"/>
      </w:r>
      <w:r w:rsidR="007150F1" w:rsidRPr="007150F1">
        <w:t>(</w:t>
      </w:r>
      <w:r w:rsidR="00C043F9" w:rsidRPr="004A6431">
        <w:t>Jombart, 2008</w:t>
      </w:r>
      <w:r w:rsidR="007150F1" w:rsidRPr="007150F1">
        <w:t>)</w:t>
      </w:r>
      <w:r w:rsidR="007150F1" w:rsidRPr="007150F1">
        <w:fldChar w:fldCharType="end"/>
      </w:r>
      <w:r w:rsidR="007150F1">
        <w:t xml:space="preserve"> </w:t>
      </w:r>
      <w:r w:rsidR="00DE6487" w:rsidRPr="007150F1">
        <w:t>and by</w:t>
      </w:r>
      <w:r w:rsidR="00DE6487">
        <w:t xml:space="preserve"> Bayesian clustering in STRUCTURE v.2.3.4 </w:t>
      </w:r>
      <w:r w:rsidR="00E4118B">
        <w:fldChar w:fldCharType="begin"/>
      </w:r>
      <w:r w:rsidR="00E4118B">
        <w:instrText xml:space="preserve"> ADDIN EN.CITE &lt;EndNote&gt;&lt;Cite&gt;&lt;Author&gt;Pritchard&lt;/Author&gt;&lt;Year&gt;2000&lt;/Year&gt;&lt;RecNum&gt;1752&lt;/RecNum&gt;&lt;DisplayText&gt;(Pritchard&lt;style face="italic"&gt; et al.&lt;/style&gt;, 2000)&lt;/DisplayText&gt;&lt;record&gt;&lt;rec-number&gt;1752&lt;/rec-number&gt;&lt;foreign-keys&gt;&lt;key app="EN" db-id="szaf2t5f69xez3ewt26vaxsnadp0r9r9sxra" timestamp="1778698508"&gt;1752&lt;/key&gt;&lt;/foreign-keys&gt;&lt;ref-type name="Journal Article"&gt;17&lt;/ref-type&gt;&lt;contributors&gt;&lt;authors&gt;&lt;author&gt;Pritchard, Jonathan K.&lt;/author&gt;&lt;author&gt;Stephens, Matthew&lt;/author&gt;&lt;author&gt;Donnelly, Peter&lt;/author&gt;&lt;/authors&gt;&lt;/contributors&gt;&lt;titles&gt;&lt;title&gt;Inference of Population Structure Using Multilocus Genotype Data&lt;/title&gt;&lt;secondary-title&gt;Genetics&lt;/secondary-title&gt;&lt;/titles&gt;&lt;periodical&gt;&lt;full-title&gt;Genetics&lt;/full-title&gt;&lt;/periodical&gt;&lt;pages&gt;945-959&lt;/pages&gt;&lt;volume&gt;155&lt;/volume&gt;&lt;number&gt;2&lt;/number&gt;&lt;dates&gt;&lt;year&gt;2000&lt;/year&gt;&lt;/dates&gt;&lt;isbn&gt;1943-2631&lt;/isbn&gt;&lt;urls&gt;&lt;related-urls&gt;&lt;url&gt;https://doi.org/10.1093/genetics/155.2.945&lt;/url&gt;&lt;/related-urls&gt;&lt;/urls&gt;&lt;electronic-resource-num&gt;10.1093/genetics/155.2.945&lt;/electronic-resource-num&gt;&lt;access-date&gt;5/13/2026&lt;/access-date&gt;&lt;/record&gt;&lt;/Cite&gt;&lt;/EndNote&gt;</w:instrText>
      </w:r>
      <w:r w:rsidR="00E4118B">
        <w:fldChar w:fldCharType="separate"/>
      </w:r>
      <w:r w:rsidR="00E4118B">
        <w:rPr>
          <w:noProof/>
        </w:rPr>
        <w:t>(</w:t>
      </w:r>
      <w:r w:rsidR="00C043F9" w:rsidRPr="004A6431">
        <w:t>Pritchard</w:t>
      </w:r>
      <w:r w:rsidR="00C043F9" w:rsidRPr="004A6431">
        <w:rPr>
          <w:i/>
        </w:rPr>
        <w:t xml:space="preserve"> et al.</w:t>
      </w:r>
      <w:r w:rsidR="00C043F9" w:rsidRPr="004A6431">
        <w:t>, 2000</w:t>
      </w:r>
      <w:r w:rsidR="00E4118B">
        <w:rPr>
          <w:noProof/>
        </w:rPr>
        <w:t>)</w:t>
      </w:r>
      <w:r w:rsidR="00E4118B">
        <w:fldChar w:fldCharType="end"/>
      </w:r>
      <w:r w:rsidR="00DE6487">
        <w:t xml:space="preserve">. We ran five replicate analyses for each </w:t>
      </w:r>
      <w:r w:rsidR="00DE6487">
        <w:rPr>
          <w:rStyle w:val="Emphasis"/>
        </w:rPr>
        <w:t>K</w:t>
      </w:r>
      <w:r w:rsidR="00DE6487">
        <w:t xml:space="preserve"> from 1 to 13, using a burn-in of 600,000 generations and a run length of 1,000,000 generations, and evaluated the most likely number of clusters in STRUCTURE HARVESTER </w:t>
      </w:r>
      <w:r w:rsidR="00344916">
        <w:fldChar w:fldCharType="begin"/>
      </w:r>
      <w:r w:rsidR="00344916">
        <w:instrText xml:space="preserve"> ADDIN EN.CITE &lt;EndNote&gt;&lt;Cite&gt;&lt;Author&gt;Earl&lt;/Author&gt;&lt;Year&gt;2012&lt;/Year&gt;&lt;RecNum&gt;1753&lt;/RecNum&gt;&lt;DisplayText&gt;(Earl &amp;amp; vonHoldt, 2012)&lt;/DisplayText&gt;&lt;record&gt;&lt;rec-number&gt;1753&lt;/rec-number&gt;&lt;foreign-keys&gt;&lt;key app="EN" db-id="szaf2t5f69xez3ewt26vaxsnadp0r9r9sxra" timestamp="1778698610"&gt;1753&lt;/key&gt;&lt;/foreign-keys&gt;&lt;ref-type name="Journal Article"&gt;17&lt;/ref-type&gt;&lt;contributors&gt;&lt;authors&gt;&lt;author&gt;Earl, Dent A.&lt;/author&gt;&lt;author&gt;vonHoldt, Bridgett M.&lt;/author&gt;&lt;/authors&gt;&lt;/contributors&gt;&lt;titles&gt;&lt;title&gt;STRUCTURE HARVESTER: a website and program for visualizing STRUCTURE output and implementing the Evanno method&lt;/title&gt;&lt;secondary-title&gt;Conservation Genetics Resources&lt;/secondary-title&gt;&lt;/titles&gt;&lt;periodical&gt;&lt;full-title&gt;Conservation Genetics Resources&lt;/full-title&gt;&lt;abbr-1&gt;Conserv Genet Resour&lt;/abbr-1&gt;&lt;/periodical&gt;&lt;pages&gt;359-361&lt;/pages&gt;&lt;volume&gt;4&lt;/volume&gt;&lt;number&gt;2&lt;/number&gt;&lt;dates&gt;&lt;year&gt;2012&lt;/year&gt;&lt;pub-dates&gt;&lt;date&gt;2012/06/01&lt;/date&gt;&lt;/pub-dates&gt;&lt;/dates&gt;&lt;isbn&gt;1877-7260&lt;/isbn&gt;&lt;urls&gt;&lt;related-urls&gt;&lt;url&gt;https://doi.org/10.1007/s12686-011-9548-7&lt;/url&gt;&lt;/related-urls&gt;&lt;/urls&gt;&lt;electronic-resource-num&gt;10.1007/s12686-011-9548-7&lt;/electronic-resource-num&gt;&lt;/record&gt;&lt;/Cite&gt;&lt;/EndNote&gt;</w:instrText>
      </w:r>
      <w:r w:rsidR="00344916">
        <w:fldChar w:fldCharType="separate"/>
      </w:r>
      <w:r w:rsidR="00344916">
        <w:rPr>
          <w:noProof/>
        </w:rPr>
        <w:t>(</w:t>
      </w:r>
      <w:r w:rsidR="00C043F9" w:rsidRPr="004A6431">
        <w:t>Earl &amp; vonHoldt, 2012</w:t>
      </w:r>
      <w:r w:rsidR="00344916">
        <w:rPr>
          <w:noProof/>
        </w:rPr>
        <w:t>)</w:t>
      </w:r>
      <w:r w:rsidR="00344916">
        <w:fldChar w:fldCharType="end"/>
      </w:r>
      <w:r w:rsidR="00DE6487">
        <w:t xml:space="preserve">. </w:t>
      </w:r>
      <w:r w:rsidR="002B4AAF">
        <w:t xml:space="preserve">The result was visualized on map by </w:t>
      </w:r>
      <w:r w:rsidR="001D7215">
        <w:lastRenderedPageBreak/>
        <w:t>R package</w:t>
      </w:r>
      <w:r w:rsidR="001D7215" w:rsidRPr="00C043F9">
        <w:t xml:space="preserve"> </w:t>
      </w:r>
      <w:r w:rsidR="001D7215" w:rsidRPr="00C043F9">
        <w:rPr>
          <w:rStyle w:val="HTMLCode"/>
        </w:rPr>
        <w:t>scatterpie</w:t>
      </w:r>
      <w:r w:rsidR="00C043F9" w:rsidRPr="00C043F9">
        <w:t xml:space="preserve"> </w:t>
      </w:r>
      <w:r w:rsidR="00C043F9">
        <w:fldChar w:fldCharType="begin"/>
      </w:r>
      <w:r w:rsidR="00C043F9">
        <w:instrText xml:space="preserve"> ADDIN EN.CITE &lt;EndNote&gt;&lt;Cite&gt;&lt;Author&gt;Yu&lt;/Author&gt;&lt;Year&gt;2025&lt;/Year&gt;&lt;RecNum&gt;1756&lt;/RecNum&gt;&lt;DisplayText&gt;(Yu, 2025)&lt;/DisplayText&gt;&lt;record&gt;&lt;rec-number&gt;1756&lt;/rec-number&gt;&lt;foreign-keys&gt;&lt;key app="EN" db-id="szaf2t5f69xez3ewt26vaxsnadp0r9r9sxra" timestamp="1778788670"&gt;1756&lt;/key&gt;&lt;/foreign-keys&gt;&lt;ref-type name="Computer Program"&gt;9&lt;/ref-type&gt;&lt;contributors&gt;&lt;authors&gt;&lt;author&gt;Yu, Guangchuang&lt;/author&gt;&lt;/authors&gt;&lt;/contributors&gt;&lt;titles&gt;&lt;title&gt;scatterpie: Scatter Pie Plot&lt;/title&gt;&lt;/titles&gt;&lt;dates&gt;&lt;year&gt;2025&lt;/year&gt;&lt;/dates&gt;&lt;urls&gt;&lt;related-urls&gt;&lt;url&gt;https://github.com/yulab-smu/scatterpie&lt;/url&gt;&lt;/related-urls&gt;&lt;/urls&gt;&lt;/record&gt;&lt;/Cite&gt;&lt;/EndNote&gt;</w:instrText>
      </w:r>
      <w:r w:rsidR="00C043F9">
        <w:fldChar w:fldCharType="separate"/>
      </w:r>
      <w:r w:rsidR="00C043F9">
        <w:rPr>
          <w:noProof/>
        </w:rPr>
        <w:t>(</w:t>
      </w:r>
      <w:r w:rsidR="00C043F9" w:rsidRPr="004A6431">
        <w:t>Yu, 2025</w:t>
      </w:r>
      <w:r w:rsidR="00C043F9">
        <w:rPr>
          <w:noProof/>
        </w:rPr>
        <w:t>)</w:t>
      </w:r>
      <w:r w:rsidR="00C043F9">
        <w:fldChar w:fldCharType="end"/>
      </w:r>
      <w:r w:rsidR="00C043F9">
        <w:t xml:space="preserve">. </w:t>
      </w:r>
      <w:r w:rsidR="00DE6487">
        <w:t>Hierarchical genetic structure was further quantified by AMOVA in GenAlEx</w:t>
      </w:r>
      <w:r w:rsidR="00E21121">
        <w:t xml:space="preserve"> </w:t>
      </w:r>
      <w:r w:rsidR="00E21121">
        <w:fldChar w:fldCharType="begin">
          <w:fldData xml:space="preserve">PEVuZE5vdGU+PENpdGU+PEF1dGhvcj5QZWFrYWxsPC9BdXRob3I+PFllYXI+MjAxMjwvWWVhcj48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</w:fldData>
        </w:fldChar>
      </w:r>
      <w:r w:rsidR="002A5311">
        <w:instrText xml:space="preserve"> ADDIN EN.CITE </w:instrText>
      </w:r>
      <w:r w:rsidR="002A5311">
        <w:fldChar w:fldCharType="begin">
          <w:fldData xml:space="preserve">PEVuZE5vdGU+PENpdGU+PEF1dGhvcj5QZWFrYWxsPC9BdXRob3I+PFllYXI+MjAxMjwvWWVhcj48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</w:fldData>
        </w:fldChar>
      </w:r>
      <w:r w:rsidR="002A5311">
        <w:instrText xml:space="preserve"> ADDIN EN.CITE.DATA </w:instrText>
      </w:r>
      <w:r w:rsidR="002A5311">
        <w:fldChar w:fldCharType="end"/>
      </w:r>
      <w:r w:rsidR="00E21121">
        <w:fldChar w:fldCharType="separate"/>
      </w:r>
      <w:r w:rsidR="002A5311">
        <w:rPr>
          <w:noProof/>
        </w:rPr>
        <w:t>(</w:t>
      </w:r>
      <w:r w:rsidR="00C043F9" w:rsidRPr="004A6431">
        <w:t>Peakall &amp; Smouse, 2012</w:t>
      </w:r>
      <w:r w:rsidR="002A5311">
        <w:rPr>
          <w:noProof/>
        </w:rPr>
        <w:t>)</w:t>
      </w:r>
      <w:r w:rsidR="00E21121">
        <w:fldChar w:fldCharType="end"/>
      </w:r>
      <w:r w:rsidR="00DE6487">
        <w:t>.</w:t>
      </w:r>
    </w:p>
    <w:p w14:paraId="4ED3DAA9" w14:textId="0BB1F7CB" w:rsidR="00443441" w:rsidRPr="00F312C5" w:rsidRDefault="00C75E3B" w:rsidP="00F312C5">
      <w:pPr>
        <w:pStyle w:val="Heading1"/>
      </w:pPr>
      <w:r w:rsidRPr="00F312C5">
        <w:t>Results</w:t>
      </w:r>
      <w:r w:rsidR="0056118A">
        <w:t xml:space="preserve"> (</w:t>
      </w:r>
      <w:r w:rsidR="00D01363">
        <w:t>1046</w:t>
      </w:r>
      <w:r w:rsidR="0056118A">
        <w:t xml:space="preserve"> words)</w:t>
      </w:r>
    </w:p>
    <w:p w14:paraId="6F2FC47D" w14:textId="2A495619" w:rsidR="00754726" w:rsidRPr="00E938E0" w:rsidRDefault="00D01363" w:rsidP="0082036B">
      <w:pPr>
        <w:pStyle w:val="Heading2"/>
      </w:pPr>
      <w:r>
        <w:t>Interspecific and intraspecific differentiations</w:t>
      </w:r>
    </w:p>
    <w:p w14:paraId="544EE57C" w14:textId="3F1A9153" w:rsidR="00075780" w:rsidRPr="00075780" w:rsidRDefault="414269B3" w:rsidP="00075780">
      <w:r>
        <w:t xml:space="preserve">We sampled </w:t>
      </w:r>
      <w:r w:rsidRPr="682E26A9">
        <w:rPr>
          <w:i/>
          <w:iCs/>
        </w:rPr>
        <w:t>P. globosa</w:t>
      </w:r>
      <w:r>
        <w:t xml:space="preserve"> from one natural population in the Indiana region (IN), six natural populations in the Kentucky region (KY), five natural populations in western Tennessee (TNW), two natural populations in eastern Tennessee (TNE), and three </w:t>
      </w:r>
      <w:r w:rsidRPr="682E26A9">
        <w:rPr>
          <w:i/>
          <w:iCs/>
        </w:rPr>
        <w:t>ex situ</w:t>
      </w:r>
      <w:r>
        <w:t xml:space="preserve"> populations (EX) (</w:t>
      </w:r>
      <w:r w:rsidRPr="682E26A9">
        <w:rPr>
          <w:b/>
          <w:bCs/>
          <w:color w:val="0070C0"/>
        </w:rPr>
        <w:t>Fig. 1A, B; Fig. 2</w:t>
      </w:r>
      <w:r>
        <w:t xml:space="preserve">). The </w:t>
      </w:r>
      <w:r w:rsidRPr="682E26A9">
        <w:rPr>
          <w:i/>
          <w:iCs/>
        </w:rPr>
        <w:t>ex situ</w:t>
      </w:r>
      <w:r>
        <w:t xml:space="preserve"> population EX_01 was sourced from KY_02 and KY_05. </w:t>
      </w:r>
      <w:commentRangeStart w:id="110"/>
      <w:r>
        <w:t xml:space="preserve">The </w:t>
      </w:r>
      <w:r w:rsidRPr="682E26A9">
        <w:rPr>
          <w:i/>
          <w:iCs/>
        </w:rPr>
        <w:t>ex situ</w:t>
      </w:r>
      <w:r>
        <w:t xml:space="preserve"> population EX_03 was a</w:t>
      </w:r>
      <w:r w:rsidR="1791CA72">
        <w:t xml:space="preserve"> </w:t>
      </w:r>
      <w:r w:rsidR="33CCD4B6">
        <w:t>managed</w:t>
      </w:r>
      <w:r w:rsidR="1791CA72">
        <w:t xml:space="preserve"> </w:t>
      </w:r>
      <w:r>
        <w:t xml:space="preserve">hybrid population derived from </w:t>
      </w:r>
      <w:r w:rsidR="1791CA72">
        <w:t xml:space="preserve">the </w:t>
      </w:r>
      <w:r>
        <w:t xml:space="preserve">parents </w:t>
      </w:r>
      <w:r w:rsidR="1287083C">
        <w:t>of</w:t>
      </w:r>
      <w:r>
        <w:t xml:space="preserve"> IN_01, near KY_05, near KY_06, and TNW_04</w:t>
      </w:r>
      <w:r w:rsidR="1287083C">
        <w:t>.</w:t>
      </w:r>
      <w:r>
        <w:t xml:space="preserve"> </w:t>
      </w:r>
      <w:r w:rsidR="09C29919">
        <w:t>The</w:t>
      </w:r>
      <w:r>
        <w:t xml:space="preserve"> EX_02</w:t>
      </w:r>
      <w:r w:rsidR="09C29919">
        <w:t xml:space="preserve"> population</w:t>
      </w:r>
      <w:r>
        <w:t xml:space="preserve"> was a reintroduction derived from</w:t>
      </w:r>
      <w:r w:rsidR="09C29919">
        <w:t xml:space="preserve"> the</w:t>
      </w:r>
      <w:r>
        <w:t xml:space="preserve"> EX_03</w:t>
      </w:r>
      <w:r w:rsidR="09C29919">
        <w:t xml:space="preserve"> population</w:t>
      </w:r>
      <w:r>
        <w:t>.</w:t>
      </w:r>
      <w:commentRangeEnd w:id="110"/>
      <w:r w:rsidR="00075780" w:rsidRPr="00075780">
        <w:rPr>
          <w:rStyle w:val="CommentReference"/>
          <w:sz w:val="24"/>
          <w:szCs w:val="24"/>
        </w:rPr>
        <w:commentReference w:id="110"/>
      </w:r>
    </w:p>
    <w:p w14:paraId="71C6B7A3" w14:textId="5442567E" w:rsidR="00075780" w:rsidRPr="00075780" w:rsidRDefault="00075780" w:rsidP="00075780">
      <w:r w:rsidRPr="00075780">
        <w:t>Broad-scale population structure was consistent across the neighbor-joining tree, STRUCTURE, PCA, and pairwise differentiation analyses. The neighbor-joining tree (</w:t>
      </w:r>
      <w:r w:rsidRPr="00075780">
        <w:rPr>
          <w:b/>
          <w:bCs/>
          <w:color w:val="0070C0"/>
        </w:rPr>
        <w:t>Fig. 1C</w:t>
      </w:r>
      <w:r w:rsidRPr="00075780">
        <w:t xml:space="preserve">), rooted with </w:t>
      </w:r>
      <w:r w:rsidRPr="00075780">
        <w:rPr>
          <w:i/>
          <w:iCs/>
        </w:rPr>
        <w:t>P. gracilis</w:t>
      </w:r>
      <w:r w:rsidRPr="00075780">
        <w:t xml:space="preserve">, placed the three </w:t>
      </w:r>
      <w:r w:rsidRPr="00075780">
        <w:rPr>
          <w:i/>
          <w:iCs/>
        </w:rPr>
        <w:t>P. filiformis</w:t>
      </w:r>
      <w:r w:rsidRPr="00075780">
        <w:t xml:space="preserve"> populations in a group next to </w:t>
      </w:r>
      <w:r w:rsidRPr="00075780">
        <w:rPr>
          <w:i/>
          <w:iCs/>
        </w:rPr>
        <w:t>P. gracilis</w:t>
      </w:r>
      <w:r w:rsidRPr="00075780">
        <w:t xml:space="preserve">, while the three </w:t>
      </w:r>
      <w:r w:rsidRPr="00075780">
        <w:rPr>
          <w:i/>
          <w:iCs/>
        </w:rPr>
        <w:t>P. ouachitensis</w:t>
      </w:r>
      <w:r w:rsidRPr="00075780">
        <w:t xml:space="preserve"> populations formed a sister group to </w:t>
      </w:r>
      <w:r w:rsidRPr="00075780">
        <w:rPr>
          <w:i/>
          <w:iCs/>
        </w:rPr>
        <w:t>P. globosa</w:t>
      </w:r>
      <w:r w:rsidRPr="00075780">
        <w:t xml:space="preserve">. Within </w:t>
      </w:r>
      <w:r w:rsidRPr="00075780">
        <w:rPr>
          <w:i/>
          <w:iCs/>
        </w:rPr>
        <w:t>P. globosa</w:t>
      </w:r>
      <w:r w:rsidRPr="00075780">
        <w:t xml:space="preserve">, populations were divided into two major groups: an IN–KY group and a TNE–TNW group. Pairwise </w:t>
      </w:r>
      <w:r w:rsidRPr="007D7C8E">
        <w:t>F</w:t>
      </w:r>
      <w:r w:rsidRPr="007D7C8E">
        <w:rPr>
          <w:vertAlign w:val="subscript"/>
        </w:rPr>
        <w:t>ST</w:t>
      </w:r>
      <w:r w:rsidRPr="00075780">
        <w:t xml:space="preserve"> and G</w:t>
      </w:r>
      <w:r w:rsidRPr="007D7C8E">
        <w:rPr>
          <w:vertAlign w:val="subscript"/>
        </w:rPr>
        <w:t>ST</w:t>
      </w:r>
      <w:r w:rsidRPr="00075780">
        <w:t xml:space="preserve"> showed a similar pattern (</w:t>
      </w:r>
      <w:r w:rsidRPr="00075780">
        <w:rPr>
          <w:b/>
          <w:bCs/>
          <w:color w:val="0070C0"/>
        </w:rPr>
        <w:t>Fig. 3C</w:t>
      </w:r>
      <w:r w:rsidRPr="00075780">
        <w:t>), further supporting this major split among natural populations. Consistent with this result, PCA separated IN–KY populations from TNE–TNW populations along PC1, which explained 16.7% of the variance (</w:t>
      </w:r>
      <w:r w:rsidRPr="00075780">
        <w:rPr>
          <w:b/>
          <w:bCs/>
          <w:color w:val="0070C0"/>
        </w:rPr>
        <w:t>Fig. 2B</w:t>
      </w:r>
      <w:r w:rsidRPr="00075780">
        <w:t>).</w:t>
      </w:r>
    </w:p>
    <w:p w14:paraId="6F7FD023" w14:textId="1A2D2A05" w:rsidR="00075780" w:rsidRPr="00075780" w:rsidRDefault="00075780" w:rsidP="002C0C7E">
      <w:r w:rsidRPr="00075780">
        <w:t xml:space="preserve">STRUCTURE analyses provided additional resolution of this pattern. Across analyses of </w:t>
      </w:r>
      <w:r w:rsidRPr="00E21121">
        <w:rPr>
          <w:i/>
          <w:iCs/>
        </w:rPr>
        <w:t>K</w:t>
      </w:r>
      <w:r w:rsidRPr="00D61E30">
        <w:t xml:space="preserve"> </w:t>
      </w:r>
      <w:r w:rsidRPr="00075780">
        <w:t xml:space="preserve">= 1–13, the Evanno method identified </w:t>
      </w:r>
      <w:r w:rsidRPr="00E21121">
        <w:rPr>
          <w:i/>
          <w:iCs/>
        </w:rPr>
        <w:t>K</w:t>
      </w:r>
      <w:r w:rsidRPr="00075780">
        <w:t xml:space="preserve"> = </w:t>
      </w:r>
      <w:r w:rsidRPr="00E21121">
        <w:t xml:space="preserve">2 </w:t>
      </w:r>
      <w:r w:rsidRPr="00075780">
        <w:t xml:space="preserve">as the best-supported number of clusters. At </w:t>
      </w:r>
      <w:r w:rsidRPr="00E21121">
        <w:rPr>
          <w:i/>
          <w:iCs/>
        </w:rPr>
        <w:t>K</w:t>
      </w:r>
      <w:r w:rsidRPr="00D61E30">
        <w:t xml:space="preserve"> </w:t>
      </w:r>
      <w:r w:rsidRPr="00075780">
        <w:t xml:space="preserve">= 2, </w:t>
      </w:r>
      <w:r w:rsidR="00B7040D">
        <w:t xml:space="preserve">the IN and KY populations </w:t>
      </w:r>
      <w:r w:rsidR="00CC215D">
        <w:t xml:space="preserve">shared consistent </w:t>
      </w:r>
      <w:r w:rsidR="002C0C7E">
        <w:t xml:space="preserve">ancestral genetic composition, and </w:t>
      </w:r>
      <w:r w:rsidRPr="00075780">
        <w:t xml:space="preserve">were separated </w:t>
      </w:r>
      <w:r w:rsidRPr="00075780">
        <w:lastRenderedPageBreak/>
        <w:t xml:space="preserve">from </w:t>
      </w:r>
      <w:r w:rsidR="002C0C7E">
        <w:t xml:space="preserve">the TNE and TNW </w:t>
      </w:r>
      <w:r w:rsidRPr="00075780">
        <w:t>populations (</w:t>
      </w:r>
      <w:r w:rsidRPr="00075780">
        <w:rPr>
          <w:b/>
          <w:bCs/>
          <w:color w:val="0070C0"/>
        </w:rPr>
        <w:t>Fig. 3A</w:t>
      </w:r>
      <w:r w:rsidRPr="00075780">
        <w:t xml:space="preserve">). The </w:t>
      </w:r>
      <w:r w:rsidRPr="00623898">
        <w:rPr>
          <w:i/>
          <w:iCs/>
        </w:rPr>
        <w:t>ex situ</w:t>
      </w:r>
      <w:r w:rsidRPr="00075780">
        <w:t xml:space="preserve"> population EX_01 grouped with the IN</w:t>
      </w:r>
      <w:r w:rsidR="00A6096B">
        <w:t xml:space="preserve"> and </w:t>
      </w:r>
      <w:r w:rsidRPr="00075780">
        <w:t>KY</w:t>
      </w:r>
      <w:r w:rsidR="00A6096B">
        <w:t xml:space="preserve"> populations</w:t>
      </w:r>
      <w:r w:rsidRPr="00075780">
        <w:t xml:space="preserve">, whereas </w:t>
      </w:r>
      <w:r w:rsidR="00A6096B">
        <w:t xml:space="preserve">the </w:t>
      </w:r>
      <w:r w:rsidRPr="00075780">
        <w:t xml:space="preserve">EX_02 and EX_03 </w:t>
      </w:r>
      <w:r w:rsidR="000829E3">
        <w:t xml:space="preserve">populations </w:t>
      </w:r>
      <w:r w:rsidRPr="00075780">
        <w:t xml:space="preserve">showed admixed ancestry. Exploration of higher </w:t>
      </w:r>
      <w:r w:rsidRPr="00836458">
        <w:rPr>
          <w:i/>
          <w:iCs/>
        </w:rPr>
        <w:t>K</w:t>
      </w:r>
      <w:r w:rsidRPr="00075780">
        <w:t xml:space="preserve"> values revealed finer-scale structure. At </w:t>
      </w:r>
      <w:r w:rsidRPr="00836458">
        <w:rPr>
          <w:i/>
          <w:iCs/>
        </w:rPr>
        <w:t>K</w:t>
      </w:r>
      <w:r w:rsidRPr="00075780">
        <w:t xml:space="preserve"> = 3, a gradient-like pattern was evident among </w:t>
      </w:r>
      <w:r w:rsidR="00F22CC1">
        <w:t xml:space="preserve">the </w:t>
      </w:r>
      <w:r w:rsidRPr="00075780">
        <w:t xml:space="preserve">TNE and TNW populations, except for </w:t>
      </w:r>
      <w:r w:rsidR="00F22CC1">
        <w:t xml:space="preserve">the </w:t>
      </w:r>
      <w:r w:rsidRPr="00075780">
        <w:t xml:space="preserve">TNW_04 and TNW_05, which remained genetically distinct and largely unadmixed through the highest </w:t>
      </w:r>
      <w:r w:rsidRPr="00075780">
        <w:rPr>
          <w:i/>
          <w:iCs/>
        </w:rPr>
        <w:t>K</w:t>
      </w:r>
      <w:r w:rsidRPr="00075780">
        <w:t xml:space="preserve"> examined. </w:t>
      </w:r>
      <w:r w:rsidR="00BA003D">
        <w:t xml:space="preserve">The </w:t>
      </w:r>
      <w:r w:rsidR="00B510FA">
        <w:t xml:space="preserve">Nashville (TN) cosmopolitan </w:t>
      </w:r>
      <w:r w:rsidR="00A63562">
        <w:t xml:space="preserve">did not block the natural gene flow </w:t>
      </w:r>
      <w:r w:rsidR="00B510FA">
        <w:t>betw</w:t>
      </w:r>
      <w:r w:rsidR="004D62EC">
        <w:t xml:space="preserve">een the TNE and TNW populations </w:t>
      </w:r>
      <w:r w:rsidR="00AC104F">
        <w:t>(</w:t>
      </w:r>
      <w:r w:rsidR="00AC104F" w:rsidRPr="00AC104F">
        <w:rPr>
          <w:b/>
          <w:bCs/>
          <w:color w:val="0070C0"/>
        </w:rPr>
        <w:t>Fig. 2</w:t>
      </w:r>
      <w:r w:rsidR="00AC104F">
        <w:t>).</w:t>
      </w:r>
      <w:r w:rsidR="00F82262">
        <w:t xml:space="preserve"> Instead, </w:t>
      </w:r>
      <w:r w:rsidR="006C4525">
        <w:t xml:space="preserve">the genetic distinctness of the </w:t>
      </w:r>
      <w:r w:rsidR="006C4525" w:rsidRPr="00075780">
        <w:t>TNW_04 and TNW_05</w:t>
      </w:r>
      <w:r w:rsidR="006C4525">
        <w:t xml:space="preserve"> populations could be a result of </w:t>
      </w:r>
      <w:r w:rsidR="00505A38">
        <w:t>elevated inbreeding (</w:t>
      </w:r>
      <w:r w:rsidR="00505A38" w:rsidRPr="00505A38">
        <w:rPr>
          <w:b/>
          <w:bCs/>
          <w:color w:val="0070C0"/>
        </w:rPr>
        <w:t>Fig. 4D</w:t>
      </w:r>
      <w:r w:rsidR="00505A38">
        <w:t xml:space="preserve">). </w:t>
      </w:r>
      <w:r w:rsidRPr="00075780">
        <w:t xml:space="preserve">At </w:t>
      </w:r>
      <w:r w:rsidRPr="00075780">
        <w:rPr>
          <w:i/>
          <w:iCs/>
        </w:rPr>
        <w:t>K</w:t>
      </w:r>
      <w:r w:rsidRPr="00075780">
        <w:t xml:space="preserve"> = 5, the </w:t>
      </w:r>
      <w:r w:rsidR="00B44EC0">
        <w:t>IN</w:t>
      </w:r>
      <w:r w:rsidRPr="00075780">
        <w:t xml:space="preserve"> population became distinguishable from the Kentucky populations, although it still remained more similar to </w:t>
      </w:r>
      <w:r w:rsidR="00B44EC0">
        <w:t xml:space="preserve">the </w:t>
      </w:r>
      <w:r w:rsidRPr="00075780">
        <w:t xml:space="preserve">KY than to </w:t>
      </w:r>
      <w:r w:rsidR="00B44EC0">
        <w:t xml:space="preserve">the </w:t>
      </w:r>
      <w:r w:rsidRPr="00075780">
        <w:t>T</w:t>
      </w:r>
      <w:r w:rsidR="00B44EC0">
        <w:t>NE and TNW</w:t>
      </w:r>
      <w:r w:rsidRPr="00075780">
        <w:t xml:space="preserve"> populations, and a gradient-like pattern was also visible among </w:t>
      </w:r>
      <w:r w:rsidR="00B44EC0">
        <w:t xml:space="preserve">the </w:t>
      </w:r>
      <w:r w:rsidRPr="00075780">
        <w:t>K</w:t>
      </w:r>
      <w:r w:rsidR="00B44EC0">
        <w:t>Y</w:t>
      </w:r>
      <w:r w:rsidRPr="00075780">
        <w:t xml:space="preserve"> populations</w:t>
      </w:r>
      <w:r w:rsidR="00C301CA">
        <w:t xml:space="preserve"> (</w:t>
      </w:r>
      <w:r w:rsidR="00C301CA" w:rsidRPr="00C301CA">
        <w:rPr>
          <w:b/>
          <w:bCs/>
          <w:color w:val="0070C0"/>
        </w:rPr>
        <w:t>Fig. 3A</w:t>
      </w:r>
      <w:r w:rsidR="00C301CA">
        <w:t>)</w:t>
      </w:r>
      <w:r w:rsidRPr="00075780">
        <w:t>. PCA supported these finer-scale results: PC2, which explained 6.7% of the variance, further separated TNE and TNW populations, except for TNW_03, which clustered with the TNE populations</w:t>
      </w:r>
      <w:r w:rsidR="00B33492">
        <w:t xml:space="preserve"> (</w:t>
      </w:r>
      <w:r w:rsidR="00123B40" w:rsidRPr="00123B40">
        <w:rPr>
          <w:b/>
          <w:bCs/>
          <w:color w:val="0070C0"/>
        </w:rPr>
        <w:t>Fig. 3B</w:t>
      </w:r>
      <w:r w:rsidR="00B33492">
        <w:t>)</w:t>
      </w:r>
      <w:r w:rsidRPr="00075780">
        <w:t>.</w:t>
      </w:r>
    </w:p>
    <w:p w14:paraId="1560CC86" w14:textId="2116B23E" w:rsidR="00075780" w:rsidRPr="00075780" w:rsidRDefault="00075780" w:rsidP="00075780">
      <w:r w:rsidRPr="00075780">
        <w:t xml:space="preserve">The </w:t>
      </w:r>
      <w:r w:rsidRPr="00680C8D">
        <w:rPr>
          <w:i/>
          <w:iCs/>
        </w:rPr>
        <w:t>ex situ</w:t>
      </w:r>
      <w:r w:rsidRPr="00075780">
        <w:t xml:space="preserve"> populations also showed patterns consistent with their documented origins. </w:t>
      </w:r>
      <w:r w:rsidR="00662970">
        <w:t xml:space="preserve">The </w:t>
      </w:r>
      <w:r w:rsidRPr="00075780">
        <w:t xml:space="preserve">EX_01 clustered with </w:t>
      </w:r>
      <w:r w:rsidR="00662970">
        <w:t>the KY</w:t>
      </w:r>
      <w:r w:rsidRPr="00075780">
        <w:t xml:space="preserve"> populations in both STRUCTURE and PCA, consistent with its origin from </w:t>
      </w:r>
      <w:r w:rsidR="00662970">
        <w:t xml:space="preserve">the </w:t>
      </w:r>
      <w:r w:rsidRPr="00075780">
        <w:t>KY_02 and KY_05</w:t>
      </w:r>
      <w:r w:rsidR="00662970">
        <w:t xml:space="preserve"> populations</w:t>
      </w:r>
      <w:r w:rsidR="00F61AF2">
        <w:t xml:space="preserve"> (</w:t>
      </w:r>
      <w:r w:rsidR="00F61AF2" w:rsidRPr="00F61AF2">
        <w:rPr>
          <w:b/>
          <w:bCs/>
          <w:color w:val="0070C0"/>
        </w:rPr>
        <w:t>Fig. 3A, B</w:t>
      </w:r>
      <w:r w:rsidR="00F61AF2">
        <w:t>)</w:t>
      </w:r>
      <w:r w:rsidRPr="00075780">
        <w:t xml:space="preserve">. </w:t>
      </w:r>
      <w:r w:rsidR="00C47545">
        <w:t xml:space="preserve">The </w:t>
      </w:r>
      <w:r w:rsidRPr="00075780">
        <w:t>EX_02 and EX_03</w:t>
      </w:r>
      <w:r w:rsidR="00C47545">
        <w:t xml:space="preserve"> populations</w:t>
      </w:r>
      <w:r w:rsidRPr="00075780">
        <w:t xml:space="preserve"> were positioned between the IN</w:t>
      </w:r>
      <w:r w:rsidR="00C47545">
        <w:t>-KY</w:t>
      </w:r>
      <w:r w:rsidRPr="00075780">
        <w:t xml:space="preserve"> and T</w:t>
      </w:r>
      <w:r w:rsidR="00C47545">
        <w:t>NE-TNW</w:t>
      </w:r>
      <w:r w:rsidRPr="00075780">
        <w:t xml:space="preserve"> </w:t>
      </w:r>
      <w:r w:rsidR="00C47545">
        <w:t>populations</w:t>
      </w:r>
      <w:r w:rsidRPr="00075780">
        <w:t xml:space="preserve"> in PCA and showed admixed ancestry in STRUCTURE, supporting successful </w:t>
      </w:r>
      <w:r w:rsidR="00E53FF4">
        <w:t>planned</w:t>
      </w:r>
      <w:r w:rsidRPr="00075780">
        <w:t xml:space="preserve"> hybridization</w:t>
      </w:r>
      <w:r w:rsidR="00E53FF4">
        <w:t xml:space="preserve"> at </w:t>
      </w:r>
      <w:r w:rsidR="00E53FF4" w:rsidRPr="00E53FF4">
        <w:rPr>
          <w:i/>
          <w:iCs/>
        </w:rPr>
        <w:t>ex situ</w:t>
      </w:r>
      <w:r w:rsidR="00E53FF4">
        <w:t xml:space="preserve"> sites</w:t>
      </w:r>
      <w:r w:rsidR="003A0FDC">
        <w:t xml:space="preserve"> (</w:t>
      </w:r>
      <w:r w:rsidR="003A0FDC" w:rsidRPr="00F61AF2">
        <w:rPr>
          <w:b/>
          <w:bCs/>
          <w:color w:val="0070C0"/>
        </w:rPr>
        <w:t>Fig. 3A, B</w:t>
      </w:r>
      <w:r w:rsidR="003A0FDC">
        <w:t>)</w:t>
      </w:r>
      <w:r w:rsidRPr="00075780">
        <w:t xml:space="preserve">. At </w:t>
      </w:r>
      <w:r w:rsidRPr="00075780">
        <w:rPr>
          <w:i/>
          <w:iCs/>
        </w:rPr>
        <w:t>K</w:t>
      </w:r>
      <w:r w:rsidRPr="00075780">
        <w:t xml:space="preserve"> = 5, STRUCTURE further suggested that these two </w:t>
      </w:r>
      <w:r w:rsidRPr="00E53FF4">
        <w:rPr>
          <w:i/>
          <w:iCs/>
        </w:rPr>
        <w:t>ex situ</w:t>
      </w:r>
      <w:r w:rsidRPr="00075780">
        <w:t xml:space="preserve"> populations included individuals with varying degrees of admixture, including putative F</w:t>
      </w:r>
      <w:r w:rsidRPr="00E53FF4">
        <w:rPr>
          <w:vertAlign w:val="subscript"/>
        </w:rPr>
        <w:t>1</w:t>
      </w:r>
      <w:r w:rsidRPr="00075780">
        <w:t xml:space="preserve"> hybrids and backcrosses</w:t>
      </w:r>
      <w:r w:rsidR="003A0FDC">
        <w:t xml:space="preserve"> (</w:t>
      </w:r>
      <w:r w:rsidR="003A0FDC" w:rsidRPr="00F61AF2">
        <w:rPr>
          <w:b/>
          <w:bCs/>
          <w:color w:val="0070C0"/>
        </w:rPr>
        <w:t>Fig. 3A</w:t>
      </w:r>
      <w:r w:rsidR="003A0FDC">
        <w:t>)</w:t>
      </w:r>
      <w:r w:rsidRPr="00075780">
        <w:t>. In addition, G</w:t>
      </w:r>
      <w:r w:rsidRPr="00E53FF4">
        <w:rPr>
          <w:vertAlign w:val="subscript"/>
        </w:rPr>
        <w:t>ST</w:t>
      </w:r>
      <w:r w:rsidRPr="00075780">
        <w:t xml:space="preserve"> suggested that </w:t>
      </w:r>
      <w:r w:rsidR="005E456C">
        <w:t xml:space="preserve">the </w:t>
      </w:r>
      <w:r w:rsidRPr="00075780">
        <w:t>EX_02 and EX_03</w:t>
      </w:r>
      <w:r w:rsidR="005E456C">
        <w:t xml:space="preserve"> populations</w:t>
      </w:r>
      <w:r w:rsidRPr="00075780">
        <w:t xml:space="preserve"> received stronger genetic </w:t>
      </w:r>
      <w:r w:rsidRPr="00075780">
        <w:lastRenderedPageBreak/>
        <w:t xml:space="preserve">contributions from </w:t>
      </w:r>
      <w:r w:rsidR="005E456C">
        <w:t xml:space="preserve">the </w:t>
      </w:r>
      <w:r w:rsidRPr="00075780">
        <w:t>TNW_04 and TNW_05</w:t>
      </w:r>
      <w:r w:rsidR="005E456C">
        <w:t xml:space="preserve"> populations</w:t>
      </w:r>
      <w:r w:rsidRPr="00075780">
        <w:t xml:space="preserve"> than from the </w:t>
      </w:r>
      <w:r w:rsidR="005E456C">
        <w:t>IN</w:t>
      </w:r>
      <w:r w:rsidRPr="00075780">
        <w:t xml:space="preserve"> or </w:t>
      </w:r>
      <w:r w:rsidR="005E456C">
        <w:t>KY</w:t>
      </w:r>
      <w:r w:rsidRPr="00075780">
        <w:t xml:space="preserve"> parental populations, a pattern consistent with backcrossing</w:t>
      </w:r>
      <w:r w:rsidR="00CB7271">
        <w:t xml:space="preserve"> (</w:t>
      </w:r>
      <w:r w:rsidR="00CB7271" w:rsidRPr="00F61AF2">
        <w:rPr>
          <w:b/>
          <w:bCs/>
          <w:color w:val="0070C0"/>
        </w:rPr>
        <w:t>Fig. 3</w:t>
      </w:r>
      <w:r w:rsidR="000C2188">
        <w:rPr>
          <w:b/>
          <w:bCs/>
          <w:color w:val="0070C0"/>
        </w:rPr>
        <w:t>C</w:t>
      </w:r>
      <w:r w:rsidR="00CB7271">
        <w:t>)</w:t>
      </w:r>
      <w:r w:rsidRPr="00075780">
        <w:t>.</w:t>
      </w:r>
    </w:p>
    <w:p w14:paraId="376F6C20" w14:textId="3AB579A3" w:rsidR="00DE2953" w:rsidRDefault="00075780" w:rsidP="004B156F">
      <w:r w:rsidRPr="00075780">
        <w:t xml:space="preserve">Among natural populations, we detected significant isolation by geographic distance (Mantel’s </w:t>
      </w:r>
      <w:r w:rsidRPr="00075780">
        <w:rPr>
          <w:i/>
          <w:iCs/>
        </w:rPr>
        <w:t>r</w:t>
      </w:r>
      <w:r w:rsidRPr="00075780">
        <w:t xml:space="preserve"> = 0.505, </w:t>
      </w:r>
      <w:r w:rsidRPr="00075780">
        <w:rPr>
          <w:i/>
          <w:iCs/>
        </w:rPr>
        <w:t>p</w:t>
      </w:r>
      <w:r w:rsidRPr="00075780">
        <w:t xml:space="preserve"> = 0.001). AMOVA further showed that genetic variation was partitioned across multiple hierarchical levels (</w:t>
      </w:r>
      <w:r w:rsidRPr="00075780">
        <w:rPr>
          <w:b/>
          <w:bCs/>
          <w:color w:val="0070C0"/>
        </w:rPr>
        <w:t>Table 2</w:t>
      </w:r>
      <w:r w:rsidRPr="00075780">
        <w:t>): 21% of the variation occurred among regions (IN, KY, TNE, and TNW), 21% among populations within regions, and 64% within populations.</w:t>
      </w:r>
    </w:p>
    <w:p w14:paraId="0B6702D4" w14:textId="42C37F5B" w:rsidR="00C75E3B" w:rsidRPr="00E938E0" w:rsidRDefault="00C75E3B" w:rsidP="0082036B">
      <w:pPr>
        <w:pStyle w:val="Heading2"/>
      </w:pPr>
      <w:r w:rsidRPr="00E938E0">
        <w:t xml:space="preserve">Genetic </w:t>
      </w:r>
      <w:r w:rsidR="000011AB">
        <w:t>diversity</w:t>
      </w:r>
      <w:r w:rsidR="000D4613">
        <w:t>,</w:t>
      </w:r>
      <w:r w:rsidR="000011AB">
        <w:t xml:space="preserve"> inbreeding, </w:t>
      </w:r>
      <w:r w:rsidR="00D01363">
        <w:t xml:space="preserve">and </w:t>
      </w:r>
      <w:r w:rsidR="000011AB">
        <w:t>bottleneck</w:t>
      </w:r>
    </w:p>
    <w:p w14:paraId="4A2CADCD" w14:textId="061402E0" w:rsidR="00475720" w:rsidRDefault="0F580947" w:rsidP="00D519B8">
      <w:r>
        <w:t xml:space="preserve">Populations of </w:t>
      </w:r>
      <w:r w:rsidRPr="682E26A9">
        <w:rPr>
          <w:i/>
          <w:iCs/>
        </w:rPr>
        <w:t>P. globosa</w:t>
      </w:r>
      <w:r>
        <w:t xml:space="preserve"> showed variation in their genetic diversity</w:t>
      </w:r>
      <w:r w:rsidR="61E80291">
        <w:t xml:space="preserve"> (</w:t>
      </w:r>
      <w:r w:rsidR="61E80291" w:rsidRPr="682E26A9">
        <w:rPr>
          <w:b/>
          <w:bCs/>
          <w:color w:val="4472C4" w:themeColor="accent1"/>
        </w:rPr>
        <w:t>Table 3</w:t>
      </w:r>
      <w:r w:rsidR="61E80291">
        <w:t>)</w:t>
      </w:r>
      <w:r>
        <w:t xml:space="preserve">. The average number of alleles per locus (A) in </w:t>
      </w:r>
      <w:r w:rsidRPr="682E26A9">
        <w:rPr>
          <w:i/>
          <w:iCs/>
        </w:rPr>
        <w:t>P. globosa</w:t>
      </w:r>
      <w:r>
        <w:t xml:space="preserve"> ranged from 2.278 – 6.5, </w:t>
      </w:r>
      <w:r w:rsidR="6CEADE4F">
        <w:t>the number of private alleles per population (A</w:t>
      </w:r>
      <w:r w:rsidR="6CEADE4F" w:rsidRPr="682E26A9">
        <w:rPr>
          <w:vertAlign w:val="subscript"/>
        </w:rPr>
        <w:t>p</w:t>
      </w:r>
      <w:r w:rsidR="6CEADE4F">
        <w:t xml:space="preserve">) ranged from 1-12, </w:t>
      </w:r>
      <w:r>
        <w:t xml:space="preserve">and </w:t>
      </w:r>
      <w:r w:rsidR="6CEADE4F">
        <w:t>the allele richness (</w:t>
      </w:r>
      <w:r>
        <w:t>A</w:t>
      </w:r>
      <w:r w:rsidRPr="682E26A9">
        <w:rPr>
          <w:vertAlign w:val="subscript"/>
        </w:rPr>
        <w:t>R</w:t>
      </w:r>
      <w:r w:rsidR="6CEADE4F">
        <w:t xml:space="preserve">) </w:t>
      </w:r>
      <w:r>
        <w:t>ranged from 2.14 – 4.52 (</w:t>
      </w:r>
      <w:r w:rsidRPr="682E26A9">
        <w:rPr>
          <w:b/>
          <w:bCs/>
          <w:color w:val="4472C4" w:themeColor="accent1"/>
        </w:rPr>
        <w:t>Table 3</w:t>
      </w:r>
      <w:r>
        <w:t xml:space="preserve">). </w:t>
      </w:r>
      <w:r w:rsidR="41AF1557" w:rsidRPr="682E26A9">
        <w:rPr>
          <w:i/>
          <w:iCs/>
        </w:rPr>
        <w:t>P. globosa</w:t>
      </w:r>
      <w:r w:rsidR="41AF1557">
        <w:t xml:space="preserve"> has</w:t>
      </w:r>
      <w:r w:rsidR="5914DB7A">
        <w:t xml:space="preserve"> slightly</w:t>
      </w:r>
      <w:r w:rsidR="41AF1557">
        <w:t xml:space="preserve"> </w:t>
      </w:r>
      <w:r w:rsidR="1992D94C">
        <w:t>lower</w:t>
      </w:r>
      <w:r w:rsidR="41AF1557">
        <w:t xml:space="preserve"> A</w:t>
      </w:r>
      <w:r w:rsidR="41AF1557" w:rsidRPr="682E26A9">
        <w:rPr>
          <w:vertAlign w:val="subscript"/>
        </w:rPr>
        <w:t>R</w:t>
      </w:r>
      <w:r w:rsidR="41AF1557">
        <w:t xml:space="preserve"> </w:t>
      </w:r>
      <w:r w:rsidR="1992D94C">
        <w:t>than</w:t>
      </w:r>
      <w:r w:rsidR="41AF1557">
        <w:t xml:space="preserve"> its rare sister species, </w:t>
      </w:r>
      <w:r w:rsidR="41AF1557" w:rsidRPr="682E26A9">
        <w:rPr>
          <w:i/>
          <w:iCs/>
        </w:rPr>
        <w:t>P. filiformis and P. ouachitensis</w:t>
      </w:r>
      <w:r w:rsidR="41AF1557">
        <w:t xml:space="preserve">, </w:t>
      </w:r>
      <w:r w:rsidR="6D21CA2F">
        <w:t xml:space="preserve">and much </w:t>
      </w:r>
      <w:r w:rsidR="41AF1557">
        <w:t>l</w:t>
      </w:r>
      <w:commentRangeStart w:id="111"/>
      <w:r w:rsidR="41AF1557">
        <w:t>ower A</w:t>
      </w:r>
      <w:r w:rsidR="41AF1557" w:rsidRPr="682E26A9">
        <w:rPr>
          <w:vertAlign w:val="subscript"/>
        </w:rPr>
        <w:t xml:space="preserve">R </w:t>
      </w:r>
      <w:r w:rsidR="41AF1557">
        <w:t xml:space="preserve">than </w:t>
      </w:r>
      <w:r w:rsidR="41AF1557" w:rsidRPr="682E26A9">
        <w:rPr>
          <w:i/>
          <w:iCs/>
        </w:rPr>
        <w:t>P. gracilis</w:t>
      </w:r>
      <w:r w:rsidR="41AF1557">
        <w:t xml:space="preserve">. </w:t>
      </w:r>
      <w:r w:rsidR="2995109B">
        <w:t xml:space="preserve">The </w:t>
      </w:r>
      <w:r w:rsidR="2995109B" w:rsidRPr="682E26A9">
        <w:rPr>
          <w:i/>
          <w:iCs/>
        </w:rPr>
        <w:t>P. gracilis</w:t>
      </w:r>
      <w:r w:rsidR="2995109B">
        <w:t xml:space="preserve"> has </w:t>
      </w:r>
      <w:r w:rsidR="6CA12CD3">
        <w:t xml:space="preserve">an </w:t>
      </w:r>
      <w:r w:rsidR="3B8981A3">
        <w:t>extraordinarily</w:t>
      </w:r>
      <w:r w:rsidR="6CA12CD3">
        <w:t xml:space="preserve"> high A</w:t>
      </w:r>
      <w:r w:rsidR="6CA12CD3" w:rsidRPr="682E26A9">
        <w:rPr>
          <w:vertAlign w:val="subscript"/>
        </w:rPr>
        <w:t>P</w:t>
      </w:r>
      <w:commentRangeEnd w:id="111"/>
      <w:r w:rsidR="009807C4">
        <w:rPr>
          <w:rStyle w:val="CommentReference"/>
          <w:sz w:val="24"/>
          <w:szCs w:val="24"/>
        </w:rPr>
        <w:commentReference w:id="111"/>
      </w:r>
      <w:r w:rsidR="6CA12CD3">
        <w:t xml:space="preserve"> because we only sample</w:t>
      </w:r>
      <w:ins w:id="112" w:author="Matthew Albrecht" w:date="2026-05-17T16:10:00Z" w16du:dateUtc="2026-05-17T16:10:39Z">
        <w:r w:rsidR="4083CEDB">
          <w:t>d from</w:t>
        </w:r>
      </w:ins>
      <w:r w:rsidR="6CA12CD3">
        <w:t xml:space="preserve"> one population</w:t>
      </w:r>
      <w:del w:id="113" w:author="Matthew Albrecht" w:date="2026-05-17T16:10:00Z" w16du:dateUtc="2026-05-17T16:10:44Z">
        <w:r w:rsidR="009807C4" w:rsidDel="6CA12CD3">
          <w:delText xml:space="preserve"> of the species</w:delText>
        </w:r>
      </w:del>
      <w:r w:rsidR="3B8981A3">
        <w:t>.</w:t>
      </w:r>
      <w:r w:rsidR="32291666">
        <w:t xml:space="preserve"> </w:t>
      </w:r>
      <w:r w:rsidR="41AF1557">
        <w:t xml:space="preserve">Within </w:t>
      </w:r>
      <w:r w:rsidR="41AF1557" w:rsidRPr="682E26A9">
        <w:rPr>
          <w:i/>
          <w:iCs/>
        </w:rPr>
        <w:t>P. globosa</w:t>
      </w:r>
      <w:r w:rsidR="41AF1557">
        <w:t>, b</w:t>
      </w:r>
      <w:r>
        <w:t xml:space="preserve">oth </w:t>
      </w:r>
      <w:r w:rsidR="2FBC669B">
        <w:t>private alleles per population (A</w:t>
      </w:r>
      <w:r w:rsidR="2FBC669B" w:rsidRPr="682E26A9">
        <w:rPr>
          <w:vertAlign w:val="subscript"/>
        </w:rPr>
        <w:t>p</w:t>
      </w:r>
      <w:r w:rsidR="2FBC669B">
        <w:t xml:space="preserve">) </w:t>
      </w:r>
      <w:r>
        <w:t>and the</w:t>
      </w:r>
      <w:r w:rsidR="2C1C678D">
        <w:t xml:space="preserve"> allele richness </w:t>
      </w:r>
      <w:r>
        <w:t>(A</w:t>
      </w:r>
      <w:r w:rsidR="2C1C678D" w:rsidRPr="682E26A9">
        <w:rPr>
          <w:vertAlign w:val="subscript"/>
        </w:rPr>
        <w:t>R</w:t>
      </w:r>
      <w:r>
        <w:t xml:space="preserve">) were lowest in population TNW_01 from </w:t>
      </w:r>
      <w:r w:rsidR="16598DE1">
        <w:t>western Tennessee (TNW</w:t>
      </w:r>
      <w:r w:rsidR="1191A298">
        <w:t xml:space="preserve">) </w:t>
      </w:r>
      <w:r w:rsidR="1759752C">
        <w:t>region, greatest</w:t>
      </w:r>
      <w:r>
        <w:t xml:space="preserve"> in population KY_04 from </w:t>
      </w:r>
      <w:r w:rsidR="1191A298">
        <w:t xml:space="preserve">Kentucky </w:t>
      </w:r>
      <w:r w:rsidR="1759752C">
        <w:t>region (KY)</w:t>
      </w:r>
      <w:r>
        <w:t xml:space="preserve"> (</w:t>
      </w:r>
      <w:r w:rsidR="2C1C678D" w:rsidRPr="682E26A9">
        <w:rPr>
          <w:b/>
          <w:bCs/>
          <w:color w:val="4472C4" w:themeColor="accent1"/>
        </w:rPr>
        <w:t>Fig. 4</w:t>
      </w:r>
      <w:r>
        <w:t>).</w:t>
      </w:r>
      <w:r w:rsidR="418827CC">
        <w:t xml:space="preserve"> The t</w:t>
      </w:r>
      <w:r w:rsidR="496F193D">
        <w:t>h</w:t>
      </w:r>
      <w:r w:rsidR="418827CC">
        <w:t xml:space="preserve">ree </w:t>
      </w:r>
      <w:r w:rsidR="418827CC" w:rsidRPr="682E26A9">
        <w:rPr>
          <w:i/>
          <w:iCs/>
        </w:rPr>
        <w:t>ex situ</w:t>
      </w:r>
      <w:r w:rsidR="418827CC">
        <w:t xml:space="preserve"> populations (EX) </w:t>
      </w:r>
      <w:r w:rsidR="5F95701C">
        <w:t>had medium A</w:t>
      </w:r>
      <w:r w:rsidR="5F95701C" w:rsidRPr="682E26A9">
        <w:rPr>
          <w:vertAlign w:val="subscript"/>
        </w:rPr>
        <w:t>R</w:t>
      </w:r>
      <w:r w:rsidR="5F95701C">
        <w:t xml:space="preserve"> but low A</w:t>
      </w:r>
      <w:r w:rsidR="5F95701C" w:rsidRPr="682E26A9">
        <w:rPr>
          <w:vertAlign w:val="subscript"/>
        </w:rPr>
        <w:t>P</w:t>
      </w:r>
      <w:r w:rsidR="5F95701C">
        <w:t>.</w:t>
      </w:r>
    </w:p>
    <w:p w14:paraId="09E432CB" w14:textId="0397DDE3" w:rsidR="008E2630" w:rsidRPr="00E938E0" w:rsidRDefault="0F580947" w:rsidP="682E26A9">
      <w:r>
        <w:t xml:space="preserve"> </w:t>
      </w:r>
      <w:r w:rsidR="41AF1557" w:rsidRPr="682E26A9">
        <w:rPr>
          <w:i/>
          <w:iCs/>
        </w:rPr>
        <w:t>Physaria globosa</w:t>
      </w:r>
      <w:r w:rsidR="41AF1557">
        <w:t xml:space="preserve"> has o</w:t>
      </w:r>
      <w:r>
        <w:t>bserved heterozygosity (H</w:t>
      </w:r>
      <w:r w:rsidRPr="682E26A9">
        <w:rPr>
          <w:vertAlign w:val="subscript"/>
        </w:rPr>
        <w:t>O</w:t>
      </w:r>
      <w:r>
        <w:t>) ranged from 0.323 – 0.596 and expected heterozygosity (H</w:t>
      </w:r>
      <w:r w:rsidRPr="682E26A9">
        <w:rPr>
          <w:vertAlign w:val="subscript"/>
        </w:rPr>
        <w:t>E</w:t>
      </w:r>
      <w:r>
        <w:t xml:space="preserve">) ranged from 0.323 – 0.620, </w:t>
      </w:r>
      <w:r w:rsidR="41AF1557">
        <w:t xml:space="preserve">which is similar to </w:t>
      </w:r>
      <w:r w:rsidR="41AF1557" w:rsidRPr="682E26A9">
        <w:rPr>
          <w:i/>
          <w:iCs/>
        </w:rPr>
        <w:t>P. filiformis</w:t>
      </w:r>
      <w:r w:rsidR="45504DE9">
        <w:t xml:space="preserve"> and </w:t>
      </w:r>
      <w:r w:rsidR="45504DE9" w:rsidRPr="682E26A9">
        <w:rPr>
          <w:i/>
          <w:iCs/>
        </w:rPr>
        <w:t>P. gracilis</w:t>
      </w:r>
      <w:r w:rsidR="45504DE9">
        <w:t xml:space="preserve">, but higher than </w:t>
      </w:r>
      <w:r w:rsidR="45504DE9" w:rsidRPr="682E26A9">
        <w:rPr>
          <w:i/>
          <w:iCs/>
        </w:rPr>
        <w:t>P. ouachitensis.</w:t>
      </w:r>
      <w:r w:rsidR="45504DE9">
        <w:t xml:space="preserve"> Within P. globosa, </w:t>
      </w:r>
      <w:r>
        <w:t xml:space="preserve">most populations from </w:t>
      </w:r>
      <w:r w:rsidR="6B2FB9BA">
        <w:t>Kentucky region (KY)</w:t>
      </w:r>
      <w:r>
        <w:t xml:space="preserve"> </w:t>
      </w:r>
      <w:del w:id="114" w:author="Matthew Albrecht" w:date="2026-05-17T16:16:00Z" w16du:dateUtc="2026-05-17T16:16:33Z">
        <w:r w:rsidR="009807C4" w:rsidDel="0F580947">
          <w:delText>showing</w:delText>
        </w:r>
      </w:del>
      <w:ins w:id="115" w:author="Matthew Albrecht" w:date="2026-05-17T16:16:00Z" w16du:dateUtc="2026-05-17T16:16:34Z">
        <w:r w:rsidR="042D4C8D">
          <w:t>exhibited</w:t>
        </w:r>
      </w:ins>
      <w:r>
        <w:t xml:space="preserve"> greater than average H</w:t>
      </w:r>
      <w:r w:rsidRPr="682E26A9">
        <w:rPr>
          <w:vertAlign w:val="subscript"/>
        </w:rPr>
        <w:t xml:space="preserve">O </w:t>
      </w:r>
      <w:r>
        <w:t>and H</w:t>
      </w:r>
      <w:r w:rsidRPr="682E26A9">
        <w:rPr>
          <w:vertAlign w:val="subscript"/>
        </w:rPr>
        <w:t>E</w:t>
      </w:r>
      <w:r w:rsidR="10642E03">
        <w:t xml:space="preserve">, </w:t>
      </w:r>
      <w:r>
        <w:t xml:space="preserve">and populations from both </w:t>
      </w:r>
      <w:r w:rsidR="51A85340">
        <w:t xml:space="preserve">eastern Tennessee (TNE) </w:t>
      </w:r>
      <w:r>
        <w:t xml:space="preserve">and </w:t>
      </w:r>
      <w:r w:rsidR="51A85340">
        <w:t xml:space="preserve">western Tennessee (TNW) </w:t>
      </w:r>
      <w:del w:id="116" w:author="Matthew Albrecht" w:date="2026-05-17T16:16:00Z" w16du:dateUtc="2026-05-17T16:16:41Z">
        <w:r w:rsidR="009807C4" w:rsidDel="0F580947">
          <w:delText xml:space="preserve">showing </w:delText>
        </w:r>
      </w:del>
      <w:ins w:id="117" w:author="Matthew Albrecht" w:date="2026-05-17T16:16:00Z" w16du:dateUtc="2026-05-17T16:16:42Z">
        <w:r w:rsidR="2814E0FF">
          <w:t xml:space="preserve">exhibited </w:t>
        </w:r>
      </w:ins>
      <w:r>
        <w:t>lower than average H</w:t>
      </w:r>
      <w:r w:rsidRPr="682E26A9">
        <w:rPr>
          <w:vertAlign w:val="subscript"/>
        </w:rPr>
        <w:t xml:space="preserve">O </w:t>
      </w:r>
      <w:r>
        <w:t>and H</w:t>
      </w:r>
      <w:r w:rsidRPr="682E26A9">
        <w:rPr>
          <w:vertAlign w:val="subscript"/>
        </w:rPr>
        <w:t xml:space="preserve">E </w:t>
      </w:r>
      <w:r>
        <w:t>(</w:t>
      </w:r>
      <w:r w:rsidRPr="682E26A9">
        <w:rPr>
          <w:b/>
          <w:bCs/>
          <w:color w:val="4472C4" w:themeColor="accent1"/>
        </w:rPr>
        <w:t>Table 3</w:t>
      </w:r>
      <w:r>
        <w:t>)</w:t>
      </w:r>
      <w:r w:rsidRPr="682E26A9">
        <w:rPr>
          <w:vertAlign w:val="subscript"/>
        </w:rPr>
        <w:t>.</w:t>
      </w:r>
      <w:r>
        <w:t xml:space="preserve"> H</w:t>
      </w:r>
      <w:r w:rsidRPr="682E26A9">
        <w:rPr>
          <w:vertAlign w:val="subscript"/>
        </w:rPr>
        <w:t>E</w:t>
      </w:r>
      <w:r>
        <w:t xml:space="preserve"> was generally slightly greater than H</w:t>
      </w:r>
      <w:r w:rsidRPr="682E26A9">
        <w:rPr>
          <w:vertAlign w:val="subscript"/>
        </w:rPr>
        <w:t>O</w:t>
      </w:r>
      <w:r>
        <w:t xml:space="preserve"> in most populations, such that the </w:t>
      </w:r>
      <w:r>
        <w:lastRenderedPageBreak/>
        <w:t xml:space="preserve">average inbreeding coefficient (F) was slightly positive </w:t>
      </w:r>
      <w:r w:rsidRPr="682E26A9">
        <w:rPr>
          <w:color w:val="000000" w:themeColor="text1"/>
        </w:rPr>
        <w:t xml:space="preserve">(overall mean = 0.08, </w:t>
      </w:r>
      <w:r>
        <w:t xml:space="preserve">range </w:t>
      </w:r>
      <w:r w:rsidRPr="682E26A9">
        <w:rPr>
          <w:color w:val="000000" w:themeColor="text1"/>
        </w:rPr>
        <w:t>-0.036 to 0.227) (</w:t>
      </w:r>
      <w:r w:rsidRPr="682E26A9">
        <w:rPr>
          <w:b/>
          <w:bCs/>
          <w:color w:val="4472C4" w:themeColor="accent1"/>
        </w:rPr>
        <w:t>Table 3</w:t>
      </w:r>
      <w:r w:rsidRPr="682E26A9">
        <w:rPr>
          <w:color w:val="000000" w:themeColor="text1"/>
        </w:rPr>
        <w:t>). However, these positive inbreeding coefficients are likely due in part to null alleles rather than inbreeding, as</w:t>
      </w:r>
      <w:r w:rsidR="27F52E4C" w:rsidRPr="682E26A9">
        <w:rPr>
          <w:color w:val="000000" w:themeColor="text1"/>
        </w:rPr>
        <w:t xml:space="preserve"> the</w:t>
      </w:r>
      <w:r w:rsidRPr="682E26A9">
        <w:rPr>
          <w:color w:val="000000" w:themeColor="text1"/>
        </w:rPr>
        <w:t xml:space="preserve"> INEST analys</w:t>
      </w:r>
      <w:r w:rsidR="27F52E4C" w:rsidRPr="682E26A9">
        <w:rPr>
          <w:color w:val="000000" w:themeColor="text1"/>
        </w:rPr>
        <w:t>i</w:t>
      </w:r>
      <w:r w:rsidRPr="682E26A9">
        <w:rPr>
          <w:color w:val="000000" w:themeColor="text1"/>
        </w:rPr>
        <w:t xml:space="preserve">s revealed that the percentage of null alleles </w:t>
      </w:r>
      <w:r>
        <w:t>(% null) ranged from 0.0771 - 0.4694 (overall mean = 0.2648) (</w:t>
      </w:r>
      <w:r w:rsidRPr="682E26A9">
        <w:rPr>
          <w:b/>
          <w:bCs/>
          <w:color w:val="4472C4" w:themeColor="accent1"/>
        </w:rPr>
        <w:t>Table 3</w:t>
      </w:r>
      <w:r>
        <w:t>). After correcting for null alleles, inbreeding coefficients (F</w:t>
      </w:r>
      <w:r w:rsidRPr="682E26A9">
        <w:rPr>
          <w:vertAlign w:val="subscript"/>
        </w:rPr>
        <w:t>B</w:t>
      </w:r>
      <w:r>
        <w:t>) were generally very close to zero (range 0 – 0.1481; overall mean = 0.04; Table 3), indicating that most populations have not experienced inbreeding. However, three populations (TNW_04, TNW_03, and TNW_01) all from TN</w:t>
      </w:r>
      <w:r w:rsidR="2DECAF25">
        <w:t>W region</w:t>
      </w:r>
      <w:r>
        <w:t xml:space="preserve"> exhibited inbreeding coefficients greater than &gt;0.10 even when corrected for null alleles, suggesting that they may have experienced some inbreeding.  </w:t>
      </w:r>
    </w:p>
    <w:p w14:paraId="6E62DF5D" w14:textId="62A0D7F6" w:rsidR="00C75E3B" w:rsidRPr="00E938E0" w:rsidRDefault="00C75E3B" w:rsidP="00275C8A">
      <w:r w:rsidRPr="00E938E0">
        <w:t xml:space="preserve">We used INEST to test for genetic bottlenecks test and considered populations to show significant evidence for a genetic bottleneck when three out of the four tests were statistically significant. This revealed that following six populations representing three out of the four ecoregions had undergone recent bottlenecks: populations KY_02, KY_05, EX_02 from KY; population TNE_01 from </w:t>
      </w:r>
      <w:r w:rsidR="009E7039">
        <w:t xml:space="preserve">the </w:t>
      </w:r>
      <w:r w:rsidRPr="00E938E0">
        <w:t>TN</w:t>
      </w:r>
      <w:r w:rsidR="009E7039">
        <w:t>E</w:t>
      </w:r>
      <w:r w:rsidRPr="00E938E0">
        <w:t xml:space="preserve"> </w:t>
      </w:r>
      <w:r w:rsidR="009E7039">
        <w:t>region</w:t>
      </w:r>
      <w:r w:rsidRPr="00E938E0">
        <w:t>; and population TNW_0</w:t>
      </w:r>
      <w:r w:rsidR="009E7039">
        <w:t>1</w:t>
      </w:r>
      <w:r w:rsidRPr="00E938E0">
        <w:t xml:space="preserve"> and TNW_0</w:t>
      </w:r>
      <w:r w:rsidR="009E7039">
        <w:t>2</w:t>
      </w:r>
      <w:r w:rsidRPr="00E938E0">
        <w:t xml:space="preserve"> from TN</w:t>
      </w:r>
      <w:r w:rsidR="0089363A">
        <w:t>W</w:t>
      </w:r>
      <w:r w:rsidRPr="00E938E0">
        <w:t xml:space="preserve"> </w:t>
      </w:r>
      <w:r w:rsidR="0017219D">
        <w:t xml:space="preserve">region </w:t>
      </w:r>
      <w:r w:rsidRPr="00E938E0">
        <w:t>(</w:t>
      </w:r>
      <w:r w:rsidR="0089363A" w:rsidRPr="0089363A">
        <w:rPr>
          <w:b/>
          <w:bCs/>
          <w:color w:val="0070C0"/>
        </w:rPr>
        <w:t>Fig.</w:t>
      </w:r>
      <w:r w:rsidRPr="0089363A">
        <w:rPr>
          <w:b/>
          <w:bCs/>
          <w:color w:val="0070C0"/>
        </w:rPr>
        <w:t xml:space="preserve"> 4</w:t>
      </w:r>
      <w:r w:rsidRPr="00E938E0">
        <w:t xml:space="preserve">). Generally, populations with the lowest </w:t>
      </w:r>
      <w:r w:rsidR="0017219D">
        <w:t>A</w:t>
      </w:r>
      <w:r w:rsidR="0017219D" w:rsidRPr="0017219D">
        <w:rPr>
          <w:vertAlign w:val="subscript"/>
        </w:rPr>
        <w:t>R</w:t>
      </w:r>
      <w:r w:rsidRPr="00E938E0">
        <w:t xml:space="preserve"> also exhibited significant evidence of either genetic bottlenecks (TNE_01, </w:t>
      </w:r>
      <w:r w:rsidR="0017219D">
        <w:t xml:space="preserve">TNW_01, </w:t>
      </w:r>
      <w:r w:rsidRPr="00E938E0">
        <w:t>TNW_02), inbreeding (i.e., TNW_0</w:t>
      </w:r>
      <w:r w:rsidR="0017219D">
        <w:t>1</w:t>
      </w:r>
      <w:r w:rsidRPr="00E938E0">
        <w:t xml:space="preserve"> and TNW_03), or both (TNW_01). </w:t>
      </w:r>
    </w:p>
    <w:p w14:paraId="3EF740A4" w14:textId="206A89C4" w:rsidR="00C75E3B" w:rsidRDefault="00C75E3B" w:rsidP="00F312C5">
      <w:pPr>
        <w:pStyle w:val="Heading1"/>
      </w:pPr>
      <w:r w:rsidRPr="00E938E0">
        <w:t>Discussion</w:t>
      </w:r>
      <w:r w:rsidR="00D01363">
        <w:t xml:space="preserve"> (1210 words)</w:t>
      </w:r>
    </w:p>
    <w:p w14:paraId="3139EFC6" w14:textId="3E825A48" w:rsidR="00091E73" w:rsidRPr="00091E73" w:rsidRDefault="50EEF571" w:rsidP="682E26A9">
      <w:r>
        <w:t xml:space="preserve">Our results </w:t>
      </w:r>
      <w:del w:id="118" w:author="Matthew Albrecht" w:date="2026-05-17T17:57:00Z" w16du:dateUtc="2026-05-17T17:57:06Z">
        <w:r w:rsidR="00091E73" w:rsidDel="50EEF571">
          <w:delText>show</w:delText>
        </w:r>
      </w:del>
      <w:ins w:id="119" w:author="Matthew Albrecht" w:date="2026-05-17T17:57:00Z" w16du:dateUtc="2026-05-17T17:57:07Z">
        <w:r w:rsidR="009AADE3">
          <w:t>indicate</w:t>
        </w:r>
      </w:ins>
      <w:r>
        <w:t xml:space="preserve"> that conservation planning for </w:t>
      </w:r>
      <w:r w:rsidRPr="682E26A9">
        <w:rPr>
          <w:i/>
          <w:iCs/>
        </w:rPr>
        <w:t>Physaria globosa</w:t>
      </w:r>
      <w:r>
        <w:t xml:space="preserve"> must balance two genetic realities: the species retains strong regional genetic structure that </w:t>
      </w:r>
      <w:del w:id="120" w:author="Matthew Albrecht" w:date="2026-05-17T18:47:00Z" w16du:dateUtc="2026-05-17T18:47:20Z">
        <w:r w:rsidR="00091E73" w:rsidDel="50EEF571">
          <w:delText xml:space="preserve">should be </w:delText>
        </w:r>
      </w:del>
      <w:del w:id="121" w:author="Matthew Albrecht" w:date="2026-05-17T16:24:00Z" w16du:dateUtc="2026-05-17T16:24:59Z">
        <w:r w:rsidR="00091E73" w:rsidDel="50EEF571">
          <w:delText>preserved</w:delText>
        </w:r>
      </w:del>
      <w:ins w:id="122" w:author="Matthew Albrecht" w:date="2026-05-17T18:47:00Z" w16du:dateUtc="2026-05-17T18:47:23Z">
        <w:r w:rsidR="6B3B855D">
          <w:t>warrants conservation</w:t>
        </w:r>
      </w:ins>
      <w:r>
        <w:t xml:space="preserve">, but genetic vulnerability is unevenly distributed and may require </w:t>
      </w:r>
      <w:del w:id="123" w:author="Matthew Albrecht" w:date="2026-05-17T18:48:00Z" w16du:dateUtc="2026-05-17T18:48:04Z">
        <w:r w:rsidR="00091E73" w:rsidDel="50EEF571">
          <w:delText>targeted</w:delText>
        </w:r>
      </w:del>
      <w:ins w:id="124" w:author="Matthew Albrecht" w:date="2026-05-17T18:48:00Z" w16du:dateUtc="2026-05-17T18:48:10Z">
        <w:r w:rsidR="4B6ECEAD">
          <w:t>population-specific</w:t>
        </w:r>
      </w:ins>
      <w:r>
        <w:t xml:space="preserve"> intervention</w:t>
      </w:r>
      <w:ins w:id="125" w:author="Matthew Albrecht" w:date="2026-05-17T18:48:00Z" w16du:dateUtc="2026-05-17T18:48:31Z">
        <w:r w:rsidR="6FF4B110">
          <w:t>s</w:t>
        </w:r>
      </w:ins>
      <w:del w:id="126" w:author="Matthew Albrecht" w:date="2026-05-17T18:48:00Z" w16du:dateUtc="2026-05-17T18:48:13Z">
        <w:r w:rsidR="00091E73" w:rsidDel="50EEF571">
          <w:delText xml:space="preserve"> in some populations</w:delText>
        </w:r>
      </w:del>
      <w:r>
        <w:t xml:space="preserve">. </w:t>
      </w:r>
      <w:r w:rsidRPr="682E26A9">
        <w:rPr>
          <w:i/>
          <w:iCs/>
        </w:rPr>
        <w:t>Physaria globosa</w:t>
      </w:r>
      <w:r>
        <w:t xml:space="preserve"> is </w:t>
      </w:r>
      <w:r>
        <w:lastRenderedPageBreak/>
        <w:t xml:space="preserve">neither genetically homogeneous across its range nor uniformly genetically depauperate across populations. Instead, the species exhibits strong regional </w:t>
      </w:r>
      <w:del w:id="127" w:author="Matthew Albrecht" w:date="2026-05-17T18:49:00Z" w16du:dateUtc="2026-05-17T18:49:20Z">
        <w:r w:rsidR="00091E73" w:rsidDel="50EEF571">
          <w:delText>genetic structure</w:delText>
        </w:r>
      </w:del>
      <w:ins w:id="128" w:author="Matthew Albrecht" w:date="2026-05-17T18:49:00Z" w16du:dateUtc="2026-05-17T18:49:23Z">
        <w:r w:rsidR="19BD3F08">
          <w:t>differentiation</w:t>
        </w:r>
      </w:ins>
      <w:r>
        <w:t>, substantial variation in within-population diversity, and</w:t>
      </w:r>
      <w:del w:id="129" w:author="Matthew Albrecht" w:date="2026-05-17T18:49:00Z" w16du:dateUtc="2026-05-17T18:49:34Z">
        <w:r w:rsidR="00091E73" w:rsidDel="50EEF571">
          <w:delText xml:space="preserve"> mixed</w:delText>
        </w:r>
      </w:del>
      <w:r>
        <w:t xml:space="preserve"> evidence of genetic</w:t>
      </w:r>
      <w:ins w:id="130" w:author="Matthew Albrecht" w:date="2026-05-17T19:11:00Z" w16du:dateUtc="2026-05-17T19:11:50Z">
        <w:r w:rsidR="1BFF52E6">
          <w:t xml:space="preserve"> risk </w:t>
        </w:r>
      </w:ins>
      <w:del w:id="131" w:author="Matthew Albrecht" w:date="2026-05-17T19:11:00Z" w16du:dateUtc="2026-05-17T19:11:46Z">
        <w:r w:rsidR="00091E73" w:rsidDel="50EEF571">
          <w:delText xml:space="preserve"> vulnerability </w:delText>
        </w:r>
      </w:del>
      <w:r>
        <w:t xml:space="preserve">concentrated in a subset of populations. </w:t>
      </w:r>
      <w:del w:id="132" w:author="Matthew Albrecht" w:date="2026-05-17T19:12:00Z" w16du:dateUtc="2026-05-17T19:12:42Z">
        <w:r w:rsidR="00091E73" w:rsidDel="50EEF571">
          <w:delText>At the same time</w:delText>
        </w:r>
      </w:del>
      <w:ins w:id="133" w:author="Matthew Albrecht" w:date="2026-05-17T19:12:00Z" w16du:dateUtc="2026-05-17T19:12:44Z">
        <w:r w:rsidR="43778F22">
          <w:t>Concurrently</w:t>
        </w:r>
      </w:ins>
      <w:r>
        <w:t xml:space="preserve">, the </w:t>
      </w:r>
      <w:r w:rsidRPr="682E26A9">
        <w:rPr>
          <w:i/>
          <w:iCs/>
        </w:rPr>
        <w:t>ex situ</w:t>
      </w:r>
      <w:r>
        <w:t xml:space="preserve"> </w:t>
      </w:r>
      <w:del w:id="134" w:author="Matthew Albrecht" w:date="2026-05-17T17:12:00Z" w16du:dateUtc="2026-05-17T17:12:57Z">
        <w:r w:rsidR="00091E73" w:rsidDel="50EEF571">
          <w:delText>hybrid</w:delText>
        </w:r>
      </w:del>
      <w:r>
        <w:t xml:space="preserve"> and reintroduced populations </w:t>
      </w:r>
      <w:ins w:id="135" w:author="Matthew Albrecht" w:date="2026-05-17T18:49:00Z" w16du:dateUtc="2026-05-17T18:49:56Z">
        <w:r w:rsidR="708968AC">
          <w:t>exhibit</w:t>
        </w:r>
      </w:ins>
      <w:del w:id="136" w:author="Matthew Albrecht" w:date="2026-05-17T18:49:00Z" w16du:dateUtc="2026-05-17T18:49:55Z">
        <w:r w:rsidR="00091E73" w:rsidDel="50EEF571">
          <w:delText>show</w:delText>
        </w:r>
      </w:del>
      <w:r>
        <w:t xml:space="preserve"> clear</w:t>
      </w:r>
      <w:del w:id="137" w:author="Matthew Albrecht" w:date="2026-05-17T18:49:00Z" w16du:dateUtc="2026-05-17T18:49:59Z">
        <w:r w:rsidR="00091E73" w:rsidDel="50EEF571">
          <w:delText xml:space="preserve"> signs of</w:delText>
        </w:r>
      </w:del>
      <w:r>
        <w:t xml:space="preserve"> admixture, indicating that </w:t>
      </w:r>
      <w:del w:id="138" w:author="Matthew Albrecht" w:date="2026-05-17T17:12:00Z" w16du:dateUtc="2026-05-17T17:12:48Z">
        <w:r w:rsidR="00091E73" w:rsidDel="50EEF571">
          <w:delText>managed hybridization</w:delText>
        </w:r>
      </w:del>
      <w:ins w:id="139" w:author="Matthew Albrecht" w:date="2026-05-17T17:12:00Z" w16du:dateUtc="2026-05-17T17:12:50Z">
        <w:r w:rsidR="139C1A17">
          <w:t>mixing gene pools</w:t>
        </w:r>
      </w:ins>
      <w:r>
        <w:t xml:space="preserve"> can successfully retain genetic variation from multiple parts of the species’ range. Taken together, these findings support a conservation strategy that prioritizes protection of natural regional </w:t>
      </w:r>
      <w:ins w:id="140" w:author="Matthew Albrecht" w:date="2026-05-17T18:51:00Z" w16du:dateUtc="2026-05-17T18:51:22Z">
        <w:r w:rsidR="553FAE61">
          <w:t xml:space="preserve">genetic </w:t>
        </w:r>
      </w:ins>
      <w:r>
        <w:t xml:space="preserve">structure while </w:t>
      </w:r>
      <w:del w:id="141" w:author="Matthew Albrecht" w:date="2026-05-17T18:50:00Z" w16du:dateUtc="2026-05-17T18:50:58Z">
        <w:r w:rsidR="00091E73" w:rsidDel="50EEF571">
          <w:delText xml:space="preserve">also </w:delText>
        </w:r>
      </w:del>
      <w:r>
        <w:t>recognizing a</w:t>
      </w:r>
      <w:del w:id="142" w:author="Matthew Albrecht" w:date="2026-05-17T19:15:00Z" w16du:dateUtc="2026-05-17T19:15:45Z">
        <w:r w:rsidR="00091E73" w:rsidDel="50EEF571">
          <w:delText xml:space="preserve"> </w:delText>
        </w:r>
      </w:del>
      <w:ins w:id="143" w:author="Matthew Albrecht" w:date="2026-05-17T19:15:00Z" w16du:dateUtc="2026-05-17T19:15:24Z">
        <w:r w:rsidR="72D6FAA3">
          <w:t xml:space="preserve"> </w:t>
        </w:r>
      </w:ins>
      <w:del w:id="144" w:author="Matthew Albrecht" w:date="2026-05-17T19:15:00Z" w16du:dateUtc="2026-05-17T19:15:15Z">
        <w:r w:rsidR="00091E73" w:rsidDel="50EEF571">
          <w:delText xml:space="preserve">potential role for </w:delText>
        </w:r>
      </w:del>
      <w:r>
        <w:t xml:space="preserve">carefully </w:t>
      </w:r>
      <w:del w:id="145" w:author="Matthew Albrecht" w:date="2026-05-17T18:00:00Z" w16du:dateUtc="2026-05-17T18:00:25Z">
        <w:r w:rsidR="00091E73" w:rsidDel="50EEF571">
          <w:delText xml:space="preserve">justified and monitored </w:delText>
        </w:r>
        <w:r w:rsidR="00091E73" w:rsidRPr="682E26A9" w:rsidDel="50EEF571">
          <w:rPr>
            <w:i/>
            <w:iCs/>
          </w:rPr>
          <w:delText>ex situ</w:delText>
        </w:r>
        <w:r w:rsidR="00091E73" w:rsidDel="50EEF571">
          <w:delText xml:space="preserve"> management</w:delText>
        </w:r>
      </w:del>
      <w:ins w:id="146" w:author="Matthew Albrecht" w:date="2026-05-17T18:00:00Z" w16du:dateUtc="2026-05-17T18:00:38Z">
        <w:r w:rsidR="3073334D">
          <w:t xml:space="preserve">managed </w:t>
        </w:r>
      </w:ins>
      <w:ins w:id="147" w:author="Matthew Albrecht" w:date="2026-05-17T19:15:00Z" w16du:dateUtc="2026-05-17T19:15:37Z">
        <w:r w:rsidR="48930123">
          <w:t xml:space="preserve">role of </w:t>
        </w:r>
      </w:ins>
      <w:ins w:id="148" w:author="Matthew Albrecht" w:date="2026-05-17T18:00:00Z" w16du:dateUtc="2026-05-17T18:00:38Z">
        <w:r w:rsidR="3073334D">
          <w:t>genetic mixing in ex situ and reintroduced populations</w:t>
        </w:r>
      </w:ins>
      <w:r>
        <w:t>.</w:t>
      </w:r>
    </w:p>
    <w:p w14:paraId="16B04DFB" w14:textId="1F16AF6F" w:rsidR="00091E73" w:rsidRPr="00091E73" w:rsidRDefault="50EEF571" w:rsidP="682E26A9">
      <w:r>
        <w:t xml:space="preserve">A </w:t>
      </w:r>
      <w:del w:id="149" w:author="Matthew Albrecht" w:date="2026-05-17T17:25:00Z" w16du:dateUtc="2026-05-17T17:25:25Z">
        <w:r w:rsidR="00091E73" w:rsidDel="50EEF571">
          <w:delText>central</w:delText>
        </w:r>
      </w:del>
      <w:ins w:id="150" w:author="Matthew Albrecht" w:date="2026-05-17T17:25:00Z" w16du:dateUtc="2026-05-17T17:25:25Z">
        <w:r w:rsidR="06BDAFDC">
          <w:t>key</w:t>
        </w:r>
      </w:ins>
      <w:r>
        <w:t xml:space="preserve"> result of this study is the strong genetic structure across the disjunct range of </w:t>
      </w:r>
      <w:r w:rsidRPr="682E26A9">
        <w:rPr>
          <w:i/>
          <w:iCs/>
        </w:rPr>
        <w:t>P. globosa</w:t>
      </w:r>
      <w:r>
        <w:t>. Neighbor-joining, PCA, STRUCTURE, and pairwise differentiation all support</w:t>
      </w:r>
      <w:del w:id="151" w:author="Matthew Albrecht" w:date="2026-05-17T18:02:00Z" w16du:dateUtc="2026-05-17T18:02:11Z">
        <w:r w:rsidR="00091E73" w:rsidDel="50EEF571">
          <w:delText>ed</w:delText>
        </w:r>
      </w:del>
      <w:r>
        <w:t xml:space="preserve"> a major split between an IN–KY group and a TNE–TNW group, with additional substructure within each region. This pattern is consistent with the species’ geographically discontinuous distribution and suggests that natural populations from different </w:t>
      </w:r>
      <w:del w:id="152" w:author="Matthew Albrecht" w:date="2026-05-17T19:09:00Z" w16du:dateUtc="2026-05-17T19:09:09Z">
        <w:r w:rsidR="00091E73" w:rsidDel="50EEF571">
          <w:delText>parts of the range</w:delText>
        </w:r>
      </w:del>
      <w:ins w:id="153" w:author="Matthew Albrecht" w:date="2026-05-17T19:09:00Z" w16du:dateUtc="2026-05-17T19:09:12Z">
        <w:r w:rsidR="56CF2DCF">
          <w:t>regions</w:t>
        </w:r>
      </w:ins>
      <w:r>
        <w:t xml:space="preserve"> should not be treated as interchangeable </w:t>
      </w:r>
      <w:ins w:id="154" w:author="Matthew Albrecht" w:date="2026-05-17T19:09:00Z" w16du:dateUtc="2026-05-17T19:09:19Z">
        <w:r w:rsidR="274291E9">
          <w:t xml:space="preserve">management </w:t>
        </w:r>
      </w:ins>
      <w:r>
        <w:t>units. Significant isolation</w:t>
      </w:r>
      <w:r w:rsidR="253E6FFF">
        <w:t>-</w:t>
      </w:r>
      <w:r>
        <w:t>by</w:t>
      </w:r>
      <w:r w:rsidR="253E6FFF">
        <w:t>-</w:t>
      </w:r>
      <w:r>
        <w:t>distance</w:t>
      </w:r>
      <w:r w:rsidR="253E6FFF">
        <w:t xml:space="preserve"> (IBD)</w:t>
      </w:r>
      <w:r>
        <w:t xml:space="preserve"> and the AMOVA results further support this interpretation by showing that differentiation is structured both </w:t>
      </w:r>
      <w:ins w:id="155" w:author="Matthew Albrecht" w:date="2026-05-17T19:09:00Z" w16du:dateUtc="2026-05-17T19:09:56Z">
        <w:r w:rsidR="551CE523">
          <w:t>with</w:t>
        </w:r>
      </w:ins>
      <w:ins w:id="156" w:author="Matthew Albrecht" w:date="2026-05-17T19:10:00Z" w16du:dateUtc="2026-05-17T19:10:09Z">
        <w:r w:rsidR="551CE523">
          <w:t xml:space="preserve">in and </w:t>
        </w:r>
      </w:ins>
      <w:r>
        <w:t>among regions</w:t>
      </w:r>
      <w:del w:id="157" w:author="Matthew Albrecht" w:date="2026-05-17T19:10:00Z" w16du:dateUtc="2026-05-17T19:10:12Z">
        <w:r w:rsidR="00091E73" w:rsidDel="50EEF571">
          <w:delText xml:space="preserve"> and among populations within regions</w:delText>
        </w:r>
      </w:del>
      <w:r>
        <w:t xml:space="preserve">. </w:t>
      </w:r>
      <w:del w:id="158" w:author="Matthew Albrecht" w:date="2026-05-17T19:10:00Z" w16du:dateUtc="2026-05-17T19:10:20Z">
        <w:r w:rsidR="00091E73" w:rsidDel="50EEF571">
          <w:delText>At the same time</w:delText>
        </w:r>
      </w:del>
      <w:ins w:id="159" w:author="Matthew Albrecht" w:date="2026-05-17T19:10:00Z" w16du:dateUtc="2026-05-17T19:10:26Z">
        <w:r w:rsidR="4187A6EE">
          <w:t>However</w:t>
        </w:r>
      </w:ins>
      <w:r>
        <w:t xml:space="preserve">, genetic structure was not </w:t>
      </w:r>
      <w:ins w:id="160" w:author="Matthew Albrecht" w:date="2026-05-17T19:10:00Z" w16du:dateUtc="2026-05-17T19:10:31Z">
        <w:r w:rsidR="3763BD89">
          <w:t xml:space="preserve">fully </w:t>
        </w:r>
      </w:ins>
      <w:r>
        <w:t xml:space="preserve">explained by geographic distance alone. Two </w:t>
      </w:r>
      <w:del w:id="161" w:author="Matthew Albrecht" w:date="2026-05-17T18:02:00Z" w16du:dateUtc="2026-05-17T18:02:50Z">
        <w:r w:rsidR="00091E73" w:rsidDel="50EEF571">
          <w:delText xml:space="preserve">of </w:delText>
        </w:r>
      </w:del>
      <w:r>
        <w:t>Tennessee populations</w:t>
      </w:r>
      <w:del w:id="162" w:author="Matthew Albrecht" w:date="2026-05-17T18:03:00Z" w16du:dateUtc="2026-05-17T18:03:00Z">
        <w:r w:rsidR="00091E73" w:rsidDel="50EEF571">
          <w:delText xml:space="preserve">, </w:delText>
        </w:r>
      </w:del>
      <w:ins w:id="163" w:author="Matthew Albrecht" w:date="2026-05-17T18:03:00Z" w16du:dateUtc="2026-05-17T18:03:01Z">
        <w:r w:rsidR="4BC7EAD0">
          <w:t>(</w:t>
        </w:r>
      </w:ins>
      <w:r>
        <w:t>TNE_02</w:t>
      </w:r>
      <w:r w:rsidR="7DDE8305">
        <w:t xml:space="preserve"> and </w:t>
      </w:r>
      <w:r>
        <w:t>TNW_03</w:t>
      </w:r>
      <w:del w:id="164" w:author="Matthew Albrecht" w:date="2026-05-17T18:03:00Z" w16du:dateUtc="2026-05-17T18:03:05Z">
        <w:r w:rsidR="00091E73" w:rsidDel="50EEF571">
          <w:delText>,</w:delText>
        </w:r>
      </w:del>
      <w:ins w:id="165" w:author="Matthew Albrecht" w:date="2026-05-17T18:03:00Z" w16du:dateUtc="2026-05-17T18:03:05Z">
        <w:r w:rsidR="03A6EC09">
          <w:t>)</w:t>
        </w:r>
      </w:ins>
      <w:r>
        <w:t xml:space="preserve"> were genetically similar despite occurring on opposite sides of the greater Nashville metropolitan area</w:t>
      </w:r>
      <w:r w:rsidR="046BF7BD">
        <w:t xml:space="preserve"> (</w:t>
      </w:r>
      <w:r w:rsidR="046BF7BD" w:rsidRPr="682E26A9">
        <w:rPr>
          <w:b/>
          <w:bCs/>
          <w:color w:val="0070C0"/>
        </w:rPr>
        <w:t>Fig. 2</w:t>
      </w:r>
      <w:r w:rsidR="046BF7BD">
        <w:t>)</w:t>
      </w:r>
      <w:r>
        <w:t xml:space="preserve">. </w:t>
      </w:r>
      <w:del w:id="166" w:author="Matthew Albrecht" w:date="2026-05-17T18:38:00Z" w16du:dateUtc="2026-05-17T18:38:34Z">
        <w:r w:rsidR="00091E73" w:rsidDel="50EEF571">
          <w:delText>Because</w:delText>
        </w:r>
      </w:del>
      <w:ins w:id="167" w:author="Matthew Albrecht" w:date="2026-05-17T18:38:00Z" w16du:dateUtc="2026-05-17T18:38:38Z">
        <w:r w:rsidR="6D9EE53B">
          <w:t>Given</w:t>
        </w:r>
      </w:ins>
      <w:r>
        <w:t xml:space="preserve"> these populations occur along the Cumberland River, their similarity may reflect rare</w:t>
      </w:r>
      <w:del w:id="168" w:author="Matthew Albrecht" w:date="2026-05-17T18:40:00Z" w16du:dateUtc="2026-05-17T18:40:18Z">
        <w:r w:rsidR="00091E73" w:rsidDel="50EEF571">
          <w:delText xml:space="preserve"> historical</w:delText>
        </w:r>
      </w:del>
      <w:r>
        <w:t xml:space="preserve"> </w:t>
      </w:r>
      <w:r>
        <w:lastRenderedPageBreak/>
        <w:t xml:space="preserve">dispersal </w:t>
      </w:r>
      <w:ins w:id="169" w:author="Matthew Albrecht" w:date="2026-05-17T18:40:00Z" w16du:dateUtc="2026-05-17T18:40:42Z">
        <w:r w:rsidR="3A2F8F0C">
          <w:t>events via</w:t>
        </w:r>
      </w:ins>
      <w:del w:id="170" w:author="Matthew Albrecht" w:date="2026-05-17T18:40:00Z" w16du:dateUtc="2026-05-17T18:40:33Z">
        <w:r w:rsidR="00091E73" w:rsidDel="50EEF571">
          <w:delText>through</w:delText>
        </w:r>
      </w:del>
      <w:r>
        <w:t xml:space="preserve"> </w:t>
      </w:r>
      <w:del w:id="171" w:author="Matthew Albrecht" w:date="2026-05-17T18:41:00Z" w16du:dateUtc="2026-05-17T18:41:06Z">
        <w:r w:rsidR="00091E73" w:rsidDel="50EEF571">
          <w:delText>water movement</w:delText>
        </w:r>
      </w:del>
      <w:ins w:id="172" w:author="Matthew Albrecht" w:date="2026-05-17T18:41:00Z" w16du:dateUtc="2026-05-17T18:41:12Z">
        <w:r w:rsidR="0C698A43">
          <w:t>hydrological processes</w:t>
        </w:r>
      </w:ins>
      <w:r>
        <w:t xml:space="preserve">, flooding, animal </w:t>
      </w:r>
      <w:del w:id="173" w:author="Matthew Albrecht" w:date="2026-05-17T18:41:00Z" w16du:dateUtc="2026-05-17T18:41:19Z">
        <w:r w:rsidR="00091E73" w:rsidDel="50EEF571">
          <w:delText>movement</w:delText>
        </w:r>
      </w:del>
      <w:ins w:id="174" w:author="Matthew Albrecht" w:date="2026-05-17T18:41:00Z" w16du:dateUtc="2026-05-17T18:41:21Z">
        <w:r w:rsidR="3AC4C002">
          <w:t>vec</w:t>
        </w:r>
      </w:ins>
      <w:ins w:id="175" w:author="Matthew Albrecht" w:date="2026-05-17T19:57:00Z" w16du:dateUtc="2026-05-17T19:57:53Z">
        <w:r w:rsidR="23A5707D">
          <w:t>tors</w:t>
        </w:r>
      </w:ins>
      <w:r>
        <w:t xml:space="preserve">, human activity, or transportation corridors. </w:t>
      </w:r>
      <w:del w:id="176" w:author="Matthew Albrecht" w:date="2026-05-17T18:43:00Z" w16du:dateUtc="2026-05-17T18:43:22Z">
        <w:r w:rsidR="00091E73" w:rsidDel="50EEF571">
          <w:delText xml:space="preserve">In particular, TNE_02 and TNW_03 were </w:delText>
        </w:r>
      </w:del>
      <w:ins w:id="177" w:author="Matthew Albrecht" w:date="2026-05-17T19:58:00Z" w16du:dateUtc="2026-05-17T19:58:19Z">
        <w:r w:rsidR="7B7E47AD">
          <w:t xml:space="preserve">For example, </w:t>
        </w:r>
      </w:ins>
      <w:r>
        <w:t>historical</w:t>
      </w:r>
      <w:del w:id="178" w:author="Matthew Albrecht" w:date="2026-05-17T18:44:00Z" w16du:dateUtc="2026-05-17T18:44:28Z">
        <w:r w:rsidR="00091E73" w:rsidDel="50EEF571">
          <w:delText>ly</w:delText>
        </w:r>
      </w:del>
      <w:r>
        <w:t xml:space="preserve"> connect</w:t>
      </w:r>
      <w:ins w:id="179" w:author="Matthew Albrecht" w:date="2026-05-17T18:43:00Z" w16du:dateUtc="2026-05-17T18:43:31Z">
        <w:r w:rsidR="34392673">
          <w:t>ivity</w:t>
        </w:r>
      </w:ins>
      <w:del w:id="180" w:author="Matthew Albrecht" w:date="2026-05-17T18:43:00Z" w16du:dateUtc="2026-05-17T18:43:29Z">
        <w:r w:rsidR="00091E73" w:rsidDel="50EEF571">
          <w:delText>ed</w:delText>
        </w:r>
      </w:del>
      <w:r>
        <w:t xml:space="preserve"> </w:t>
      </w:r>
      <w:del w:id="181" w:author="Matthew Albrecht" w:date="2026-05-17T18:43:00Z" w16du:dateUtc="2026-05-17T18:43:33Z">
        <w:r w:rsidR="00091E73" w:rsidDel="50EEF571">
          <w:delText>by</w:delText>
        </w:r>
      </w:del>
      <w:ins w:id="182" w:author="Matthew Albrecht" w:date="2026-05-17T18:43:00Z" w16du:dateUtc="2026-05-17T18:43:34Z">
        <w:r w:rsidR="70CD870F">
          <w:t>via</w:t>
        </w:r>
      </w:ins>
      <w:r>
        <w:t xml:space="preserve"> the Tennessee Central Railway</w:t>
      </w:r>
      <w:del w:id="183" w:author="Matthew Albrecht" w:date="2026-05-17T18:44:00Z" w16du:dateUtc="2026-05-17T18:44:03Z">
        <w:r w:rsidR="00091E73" w:rsidDel="50EEF571">
          <w:delText xml:space="preserve"> </w:delText>
        </w:r>
      </w:del>
      <w:r w:rsidR="00091E73">
        <w:fldChar w:fldCharType="begin"/>
      </w:r>
      <w:r w:rsidR="00FC47BF">
        <w:instrText xml:space="preserve"> ADDIN EN.CITE &lt;EndNote&gt;&lt;Cite&gt;&lt;Author&gt;Hicks&lt;/Author&gt;&lt;Year&gt;2023&lt;/Year&gt;&lt;RecNum&gt;1691&lt;/RecNum&gt;&lt;DisplayText&gt;(Hicks, 2023)&lt;/DisplayText&gt;&lt;record&gt;&lt;rec-number&gt;1691&lt;/rec-number&gt;&lt;foreign-keys&gt;&lt;key app="EN" db-id="szaf2t5f69xez3ewt26vaxsnadp0r9r9sxra" timestamp="1775847748"&gt;1691&lt;/key&gt;&lt;/foreign-keys&gt;&lt;ref-type name="Journal Article"&gt;17&lt;/ref-type&gt;&lt;contributors&gt;&lt;authors&gt;&lt;author&gt;Hicks, J. A.&lt;/author&gt;&lt;/authors&gt;&lt;/contributors&gt;&lt;titles&gt;&lt;title&gt;A Brief History of the Tennessee Central Railway Company&lt;/title&gt;&lt;/titles&gt;&lt;dates&gt;&lt;year&gt;2023&lt;/year&gt;&lt;/dates&gt;&lt;urls&gt;&lt;related-urls&gt;&lt;url&gt;https://www.tcry.org/tcry-history&lt;/url&gt;&lt;/related-urls&gt;&lt;/urls&gt;&lt;access-date&gt;April 30, 2023&lt;/access-date&gt;&lt;/record&gt;&lt;/Cite&gt;&lt;/EndNote&gt;</w:instrText>
      </w:r>
      <w:r w:rsidR="00091E73">
        <w:fldChar w:fldCharType="separate"/>
      </w:r>
      <w:r w:rsidR="00FC47BF">
        <w:rPr>
          <w:noProof/>
        </w:rPr>
        <w:t>(Hicks, 2023)</w:t>
      </w:r>
      <w:r w:rsidR="00091E73">
        <w:fldChar w:fldCharType="end"/>
      </w:r>
      <w:del w:id="184" w:author="Matthew Albrecht" w:date="2026-05-17T18:43:00Z" w16du:dateUtc="2026-05-17T18:43:39Z">
        <w:r w:rsidR="00091E73" w:rsidDel="50EEF571">
          <w:delText>, which</w:delText>
        </w:r>
      </w:del>
      <w:r>
        <w:t xml:space="preserve"> may</w:t>
      </w:r>
      <w:del w:id="185" w:author="Matthew Albrecht" w:date="2026-05-17T19:58:00Z" w16du:dateUtc="2026-05-17T19:58:36Z">
        <w:r w:rsidR="00091E73" w:rsidDel="50EEF571">
          <w:delText xml:space="preserve"> </w:delText>
        </w:r>
      </w:del>
      <w:ins w:id="186" w:author="Matthew Albrecht" w:date="2026-05-17T18:43:00Z" w16du:dateUtc="2026-05-17T18:43:42Z">
        <w:r w:rsidR="305A414B">
          <w:t xml:space="preserve"> </w:t>
        </w:r>
      </w:ins>
      <w:r>
        <w:t xml:space="preserve">have facilitated low levels of gene flow or movement of </w:t>
      </w:r>
      <w:del w:id="187" w:author="Matthew Albrecht" w:date="2026-05-17T18:43:00Z" w16du:dateUtc="2026-05-17T18:43:51Z">
        <w:r w:rsidR="00091E73" w:rsidDel="50EEF571">
          <w:delText>plant material</w:delText>
        </w:r>
      </w:del>
      <w:ins w:id="188" w:author="Matthew Albrecht" w:date="2026-05-17T18:43:00Z" w16du:dateUtc="2026-05-17T18:43:54Z">
        <w:r w:rsidR="42A97B15">
          <w:t>propagules</w:t>
        </w:r>
      </w:ins>
      <w:ins w:id="189" w:author="Matthew Albrecht" w:date="2026-05-17T18:44:00Z" w16du:dateUtc="2026-05-17T18:44:00Z">
        <w:r w:rsidR="42A97B15">
          <w:t xml:space="preserve"> </w:t>
        </w:r>
      </w:ins>
      <w:r w:rsidR="00091E73">
        <w:fldChar w:fldCharType="begin"/>
      </w:r>
      <w:r w:rsidR="00091E73">
        <w:instrText xml:space="preserve"> ADDIN EN.CITE &lt;EndNote&gt;&lt;Cite&gt;&lt;Author&gt;Hicks&lt;/Author&gt;&lt;Year&gt;2023&lt;/Year&gt;&lt;RecNum&gt;1691&lt;/RecNum&gt;&lt;DisplayText&gt;(Hicks, 2023)&lt;/DisplayText&gt;&lt;record&gt;&lt;rec-number&gt;1691&lt;/rec-number&gt;&lt;foreign-keys&gt;&lt;key app="EN" db-id="szaf2t5f69xez3ewt26vaxsnadp0r9r9sxra" timestamp="1775847748"&gt;1691&lt;/key&gt;&lt;/foreign-keys&gt;&lt;ref-type name="Journal Article"&gt;17&lt;/ref-type&gt;&lt;contributors&gt;&lt;authors&gt;&lt;author&gt;Hicks, J. A.&lt;/author&gt;&lt;/authors&gt;&lt;/contributors&gt;&lt;titles&gt;&lt;title&gt;A Brief History of the Tennessee Central Railway Company&lt;/title&gt;&lt;/titles&gt;&lt;dates&gt;&lt;year&gt;2023&lt;/year&gt;&lt;/dates&gt;&lt;urls&gt;&lt;related-urls&gt;&lt;url&gt;https://www.tcry.org/tcry-history&lt;/url&gt;&lt;/related-urls&gt;&lt;/urls&gt;&lt;access-date&gt;April 30, 2023&lt;/access-date&gt;&lt;/record&gt;&lt;/Cite&gt;&lt;/EndNote&gt;</w:instrText>
      </w:r>
      <w:r w:rsidR="00091E73">
        <w:fldChar w:fldCharType="separate"/>
      </w:r>
      <w:ins w:id="190" w:author="Matthew Albrecht" w:date="2026-05-17T18:44:00Z" w16du:dateUtc="2026-05-17T18:44:00Z">
        <w:r w:rsidR="42A97B15" w:rsidRPr="682E26A9">
          <w:rPr>
            <w:noProof/>
          </w:rPr>
          <w:t>(</w:t>
        </w:r>
        <w:r w:rsidR="42A97B15">
          <w:t>Hicks, 2023</w:t>
        </w:r>
        <w:r w:rsidR="42A97B15" w:rsidRPr="682E26A9">
          <w:rPr>
            <w:noProof/>
          </w:rPr>
          <w:t>)</w:t>
        </w:r>
      </w:ins>
      <w:r w:rsidR="00091E73">
        <w:fldChar w:fldCharType="end"/>
      </w:r>
      <w:r>
        <w:t xml:space="preserve">. Thus, although </w:t>
      </w:r>
      <w:r w:rsidRPr="682E26A9">
        <w:rPr>
          <w:i/>
          <w:iCs/>
        </w:rPr>
        <w:t>P. globosa</w:t>
      </w:r>
      <w:r>
        <w:t xml:space="preserve"> is strongly structured overall, occasional dispersal or historical </w:t>
      </w:r>
      <w:del w:id="191" w:author="Matthew Albrecht" w:date="2026-05-17T18:45:00Z" w16du:dateUtc="2026-05-17T18:45:41Z">
        <w:r w:rsidR="00091E73" w:rsidDel="50EEF571">
          <w:delText xml:space="preserve">anthropogenic </w:delText>
        </w:r>
      </w:del>
      <w:r>
        <w:t>connectivity may</w:t>
      </w:r>
      <w:ins w:id="192" w:author="Matthew Albrecht" w:date="2026-05-17T18:46:00Z" w16du:dateUtc="2026-05-17T18:46:58Z">
        <w:r w:rsidR="4683B85C">
          <w:t xml:space="preserve"> </w:t>
        </w:r>
      </w:ins>
      <w:del w:id="193" w:author="Matthew Albrecht" w:date="2026-05-17T18:46:00Z" w16du:dateUtc="2026-05-17T18:46:44Z">
        <w:r w:rsidR="00091E73" w:rsidDel="50EEF571">
          <w:delText xml:space="preserve"> have shaped</w:delText>
        </w:r>
      </w:del>
      <w:ins w:id="194" w:author="Matthew Albrecht" w:date="2026-05-17T18:46:00Z" w16du:dateUtc="2026-05-17T18:46:02Z">
        <w:r w:rsidR="3D1D3224">
          <w:t>contribute to</w:t>
        </w:r>
      </w:ins>
      <w:r>
        <w:t xml:space="preserve"> genetic similarity among </w:t>
      </w:r>
      <w:del w:id="195" w:author="Matthew Albrecht" w:date="2026-05-17T18:46:00Z" w16du:dateUtc="2026-05-17T18:46:09Z">
        <w:r w:rsidR="00091E73" w:rsidDel="50EEF571">
          <w:delText xml:space="preserve">some </w:delText>
        </w:r>
      </w:del>
      <w:r>
        <w:t xml:space="preserve">geographically </w:t>
      </w:r>
      <w:del w:id="196" w:author="Matthew Albrecht" w:date="2026-05-17T18:46:00Z" w16du:dateUtc="2026-05-17T18:46:18Z">
        <w:r w:rsidR="00091E73" w:rsidDel="50EEF571">
          <w:delText>separated</w:delText>
        </w:r>
      </w:del>
      <w:ins w:id="197" w:author="Matthew Albrecht" w:date="2026-05-17T18:46:00Z" w16du:dateUtc="2026-05-17T18:46:20Z">
        <w:r w:rsidR="5DF808B3">
          <w:t>distant</w:t>
        </w:r>
      </w:ins>
      <w:r>
        <w:t xml:space="preserve"> populations.</w:t>
      </w:r>
    </w:p>
    <w:p w14:paraId="6433204B" w14:textId="4452C5F6" w:rsidR="00091E73" w:rsidRPr="00091E73" w:rsidRDefault="50EEF571" w:rsidP="682E26A9">
      <w:r>
        <w:t xml:space="preserve">Genetic diversity in </w:t>
      </w:r>
      <w:r w:rsidRPr="682E26A9">
        <w:rPr>
          <w:i/>
          <w:iCs/>
        </w:rPr>
        <w:t>P. globosa</w:t>
      </w:r>
      <w:r>
        <w:t xml:space="preserve"> was unevenly distributed across its range. Allelic richness (A</w:t>
      </w:r>
      <w:r w:rsidRPr="682E26A9">
        <w:rPr>
          <w:vertAlign w:val="subscript"/>
        </w:rPr>
        <w:t>R</w:t>
      </w:r>
      <w:r>
        <w:t xml:space="preserve">) </w:t>
      </w:r>
      <w:del w:id="198" w:author="Matthew Albrecht" w:date="2026-05-17T18:52:00Z" w16du:dateUtc="2026-05-17T18:52:38Z">
        <w:r w:rsidR="00091E73" w:rsidDel="50EEF571">
          <w:delText>was</w:delText>
        </w:r>
      </w:del>
      <w:ins w:id="199" w:author="Matthew Albrecht" w:date="2026-05-17T18:52:00Z" w16du:dateUtc="2026-05-17T18:52:38Z">
        <w:r w:rsidR="77AE2620">
          <w:t>is</w:t>
        </w:r>
      </w:ins>
      <w:r>
        <w:t xml:space="preserve"> generally lower in </w:t>
      </w:r>
      <w:r w:rsidRPr="682E26A9">
        <w:rPr>
          <w:i/>
          <w:iCs/>
        </w:rPr>
        <w:t>P. globosa</w:t>
      </w:r>
      <w:r>
        <w:t xml:space="preserve"> than in its congeners, but diversity also varied substantially among populations. KY_04 </w:t>
      </w:r>
      <w:del w:id="200" w:author="Matthew Albrecht" w:date="2026-05-17T18:53:00Z" w16du:dateUtc="2026-05-17T18:53:07Z">
        <w:r w:rsidR="00091E73" w:rsidDel="50EEF571">
          <w:delText>had</w:delText>
        </w:r>
      </w:del>
      <w:ins w:id="201" w:author="Matthew Albrecht" w:date="2026-05-17T18:53:00Z" w16du:dateUtc="2026-05-17T18:53:08Z">
        <w:r w:rsidR="24C130CE">
          <w:t>exhibited</w:t>
        </w:r>
      </w:ins>
      <w:r>
        <w:t xml:space="preserve"> the highest allelic richness and number of private alleles, whereas TNW_01 had the lowest. Bottleneck and inbreeding analyses </w:t>
      </w:r>
      <w:ins w:id="202" w:author="Matthew Albrecht" w:date="2026-05-17T18:59:00Z" w16du:dateUtc="2026-05-17T18:59:04Z">
        <w:r w:rsidR="3828783B">
          <w:t xml:space="preserve">support this pattern, </w:t>
        </w:r>
      </w:ins>
      <w:del w:id="203" w:author="Matthew Albrecht" w:date="2026-05-17T18:53:00Z" w16du:dateUtc="2026-05-17T18:53:53Z">
        <w:r w:rsidR="00091E73" w:rsidDel="50EEF571">
          <w:delText>reinforced this pattern of</w:delText>
        </w:r>
      </w:del>
      <w:ins w:id="204" w:author="Matthew Albrecht" w:date="2026-05-17T18:53:00Z" w16du:dateUtc="2026-05-17T18:53:57Z">
        <w:r w:rsidR="47C2EEC5">
          <w:t>indicat</w:t>
        </w:r>
      </w:ins>
      <w:ins w:id="205" w:author="Matthew Albrecht" w:date="2026-05-17T18:59:00Z" w16du:dateUtc="2026-05-17T18:59:26Z">
        <w:r w:rsidR="186F000C">
          <w:t>ing</w:t>
        </w:r>
      </w:ins>
      <w:ins w:id="206" w:author="Matthew Albrecht" w:date="2026-05-17T18:53:00Z" w16du:dateUtc="2026-05-17T18:53:57Z">
        <w:r w:rsidR="47C2EEC5">
          <w:t xml:space="preserve"> that genetic risk is</w:t>
        </w:r>
      </w:ins>
      <w:r>
        <w:t xml:space="preserve"> localized rather than </w:t>
      </w:r>
      <w:ins w:id="207" w:author="Matthew Albrecht" w:date="2026-05-17T18:54:00Z" w16du:dateUtc="2026-05-17T18:54:14Z">
        <w:r w:rsidR="531CF8B9">
          <w:t xml:space="preserve">pervasive across the </w:t>
        </w:r>
      </w:ins>
      <w:del w:id="208" w:author="Matthew Albrecht" w:date="2026-05-17T17:28:00Z" w16du:dateUtc="2026-05-17T17:28:42Z">
        <w:r w:rsidR="00091E73" w:rsidDel="50EEF571">
          <w:delText>pervasive</w:delText>
        </w:r>
      </w:del>
      <w:ins w:id="209" w:author="Matthew Albrecht" w:date="2026-05-17T17:28:00Z" w16du:dateUtc="2026-05-17T17:28:43Z">
        <w:r w:rsidR="7D2623C4">
          <w:t>species</w:t>
        </w:r>
      </w:ins>
      <w:del w:id="210" w:author="Matthew Albrecht" w:date="2026-05-17T18:54:00Z" w16du:dateUtc="2026-05-17T18:54:09Z">
        <w:r w:rsidR="00091E73" w:rsidDel="50EEF571">
          <w:delText xml:space="preserve"> genetic risk</w:delText>
        </w:r>
      </w:del>
      <w:r>
        <w:t xml:space="preserve">. </w:t>
      </w:r>
      <w:ins w:id="211" w:author="Matthew Albrecht" w:date="2026-05-17T18:54:00Z" w16du:dateUtc="2026-05-17T18:54:57Z">
        <w:r w:rsidR="6E6331D5">
          <w:t>Spatial variation in genetic diversity</w:t>
        </w:r>
      </w:ins>
      <w:ins w:id="212" w:author="Matthew Albrecht" w:date="2026-05-17T18:55:00Z" w16du:dateUtc="2026-05-17T18:55:10Z">
        <w:r w:rsidR="6E6331D5">
          <w:t xml:space="preserve"> may, in part, reflect differences in</w:t>
        </w:r>
      </w:ins>
      <w:ins w:id="213" w:author="Matthew Albrecht" w:date="2026-05-17T18:54:00Z" w16du:dateUtc="2026-05-17T18:54:57Z">
        <w:r w:rsidR="6E6331D5">
          <w:t xml:space="preserve"> </w:t>
        </w:r>
      </w:ins>
      <w:del w:id="214" w:author="Matthew Albrecht" w:date="2026-05-17T18:55:00Z" w16du:dateUtc="2026-05-17T18:55:29Z">
        <w:r w:rsidR="00091E73" w:rsidDel="50EEF571">
          <w:delText xml:space="preserve">Long-term habitat </w:delText>
        </w:r>
      </w:del>
      <w:r>
        <w:t>disturbance and management histor</w:t>
      </w:r>
      <w:ins w:id="215" w:author="Matthew Albrecht" w:date="2026-05-17T19:59:00Z" w16du:dateUtc="2026-05-17T19:59:47Z">
        <w:r w:rsidR="3940627B">
          <w:t>ies</w:t>
        </w:r>
      </w:ins>
      <w:del w:id="216" w:author="Matthew Albrecht" w:date="2026-05-17T19:59:00Z" w16du:dateUtc="2026-05-17T19:59:46Z">
        <w:r w:rsidR="00091E73" w:rsidDel="50EEF571">
          <w:delText>y</w:delText>
        </w:r>
      </w:del>
      <w:del w:id="217" w:author="Matthew Albrecht" w:date="2026-05-17T18:55:00Z" w16du:dateUtc="2026-05-17T18:55:34Z">
        <w:r w:rsidR="00091E73" w:rsidDel="50EEF571">
          <w:delText xml:space="preserve"> may help explain some of this </w:delText>
        </w:r>
      </w:del>
      <w:del w:id="218" w:author="Matthew Albrecht" w:date="2026-05-17T18:54:00Z" w16du:dateUtc="2026-05-17T18:54:53Z">
        <w:r w:rsidR="00091E73" w:rsidDel="50EEF571">
          <w:delText>spatial variation in genetic diversity</w:delText>
        </w:r>
      </w:del>
      <w:r>
        <w:t xml:space="preserve">. In the southern </w:t>
      </w:r>
      <w:del w:id="219" w:author="Matthew Albrecht" w:date="2026-05-17T18:55:00Z" w16du:dateUtc="2026-05-17T18:55:46Z">
        <w:r w:rsidR="00091E73" w:rsidDel="50EEF571">
          <w:delText>part</w:delText>
        </w:r>
      </w:del>
      <w:ins w:id="220" w:author="Matthew Albrecht" w:date="2026-05-17T18:55:00Z" w16du:dateUtc="2026-05-17T18:55:47Z">
        <w:r w:rsidR="3860139F">
          <w:t>portion</w:t>
        </w:r>
      </w:ins>
      <w:r>
        <w:t xml:space="preserve"> of the </w:t>
      </w:r>
      <w:del w:id="221" w:author="Matthew Albrecht" w:date="2026-05-17T18:56:00Z" w16du:dateUtc="2026-05-17T18:56:37Z">
        <w:r w:rsidR="00091E73" w:rsidDel="50EEF571">
          <w:delText xml:space="preserve">species’ </w:delText>
        </w:r>
      </w:del>
      <w:r>
        <w:t xml:space="preserve">range, construction of locks and dams along the Cumberland River </w:t>
      </w:r>
      <w:r w:rsidR="00091E73">
        <w:fldChar w:fldCharType="begin"/>
      </w:r>
      <w:r w:rsidR="00091E73">
        <w:instrText xml:space="preserve"> ADDIN EN.CITE &lt;EndNote&gt;&lt;Cite&gt;&lt;Author&gt;Olson&lt;/Author&gt;&lt;Year&gt;2021&lt;/Year&gt;&lt;RecNum&gt;1704&lt;/RecNum&gt;&lt;DisplayText&gt;(Olson, 2021)&lt;/DisplayText&gt;&lt;record&gt;&lt;rec-number&gt;1704&lt;/rec-number&gt;&lt;foreign-keys&gt;&lt;key app="EN" db-id="szaf2t5f69xez3ewt26vaxsnadp0r9r9sxra" timestamp="1775847748"&gt;1704&lt;/key&gt;&lt;/foreign-keys&gt;&lt;ref-type name="Journal Article"&gt;17&lt;/ref-type&gt;&lt;contributors&gt;&lt;authors&gt;&lt;author&gt;Olson, K.&lt;/author&gt;&lt;/authors&gt;&lt;/contributors&gt;&lt;titles&gt;&lt;title&gt;Cumberland River Resource Stewardship and Protection: Managing the Cumberland River and the Land Between the Lakes Landscapes&lt;/title&gt;&lt;secondary-title&gt;Journal of Water Resource and Protection&lt;/secondary-title&gt;&lt;/titles&gt;&lt;periodical&gt;&lt;full-title&gt;Journal of Water Resource and Protection&lt;/full-title&gt;&lt;/periodical&gt;&lt;pages&gt;92-111&lt;/pages&gt;&lt;volume&gt;13&lt;/volume&gt;&lt;dates&gt;&lt;year&gt;2021&lt;/year&gt;&lt;/dates&gt;&lt;urls&gt;&lt;/urls&gt;&lt;/record&gt;&lt;/Cite&gt;&lt;/EndNote&gt;</w:instrText>
      </w:r>
      <w:r w:rsidR="00091E73">
        <w:fldChar w:fldCharType="separate"/>
      </w:r>
      <w:r w:rsidR="425267DB" w:rsidRPr="682E26A9">
        <w:rPr>
          <w:noProof/>
        </w:rPr>
        <w:t>(</w:t>
      </w:r>
      <w:r w:rsidR="54B27EA5">
        <w:t>Olson, 2021</w:t>
      </w:r>
      <w:r w:rsidR="425267DB" w:rsidRPr="682E26A9">
        <w:rPr>
          <w:noProof/>
        </w:rPr>
        <w:t>)</w:t>
      </w:r>
      <w:r w:rsidR="00091E73">
        <w:fldChar w:fldCharType="end"/>
      </w:r>
      <w:r>
        <w:t>, historical railroad development</w:t>
      </w:r>
      <w:del w:id="222" w:author="Matthew Albrecht" w:date="2026-05-17T18:57:00Z" w16du:dateUtc="2026-05-17T18:57:00Z">
        <w:r w:rsidR="00091E73" w:rsidDel="50EEF571">
          <w:delText xml:space="preserve"> t</w:delText>
        </w:r>
      </w:del>
      <w:del w:id="223" w:author="Matthew Albrecht" w:date="2026-05-17T18:56:00Z" w16du:dateUtc="2026-05-17T18:56:56Z">
        <w:r w:rsidR="00091E73" w:rsidDel="50EEF571">
          <w:delText xml:space="preserve">hrough </w:delText>
        </w:r>
        <w:r w:rsidR="00091E73" w:rsidRPr="682E26A9" w:rsidDel="50EEF571">
          <w:rPr>
            <w:i/>
            <w:iCs/>
          </w:rPr>
          <w:delText>P. globosa</w:delText>
        </w:r>
        <w:r w:rsidR="00091E73" w:rsidDel="50EEF571">
          <w:delText xml:space="preserve"> habitat</w:delText>
        </w:r>
      </w:del>
      <w:r w:rsidR="425267DB">
        <w:t xml:space="preserve"> </w:t>
      </w:r>
      <w:r w:rsidR="00091E73">
        <w:fldChar w:fldCharType="begin"/>
      </w:r>
      <w:r w:rsidR="00091E73">
        <w:instrText xml:space="preserve"> ADDIN EN.CITE &lt;EndNote&gt;&lt;Cite&gt;&lt;Author&gt;Hicks&lt;/Author&gt;&lt;Year&gt;2023&lt;/Year&gt;&lt;RecNum&gt;1691&lt;/RecNum&gt;&lt;DisplayText&gt;(Hicks, 2023)&lt;/DisplayText&gt;&lt;record&gt;&lt;rec-number&gt;1691&lt;/rec-number&gt;&lt;foreign-keys&gt;&lt;key app="EN" db-id="szaf2t5f69xez3ewt26vaxsnadp0r9r9sxra" timestamp="1775847748"&gt;1691&lt;/key&gt;&lt;/foreign-keys&gt;&lt;ref-type name="Journal Article"&gt;17&lt;/ref-type&gt;&lt;contributors&gt;&lt;authors&gt;&lt;author&gt;Hicks, J. A.&lt;/author&gt;&lt;/authors&gt;&lt;/contributors&gt;&lt;titles&gt;&lt;title&gt;A Brief History of the Tennessee Central Railway Company&lt;/title&gt;&lt;/titles&gt;&lt;dates&gt;&lt;year&gt;2023&lt;/year&gt;&lt;/dates&gt;&lt;urls&gt;&lt;related-urls&gt;&lt;url&gt;https://www.tcry.org/tcry-history&lt;/url&gt;&lt;/related-urls&gt;&lt;/urls&gt;&lt;access-date&gt;April 30, 2023&lt;/access-date&gt;&lt;/record&gt;&lt;/Cite&gt;&lt;/EndNote&gt;</w:instrText>
      </w:r>
      <w:r w:rsidR="00091E73">
        <w:fldChar w:fldCharType="separate"/>
      </w:r>
      <w:r w:rsidR="425267DB" w:rsidRPr="682E26A9">
        <w:rPr>
          <w:noProof/>
        </w:rPr>
        <w:t>(</w:t>
      </w:r>
      <w:r w:rsidR="54B27EA5">
        <w:t>Hicks, 2023</w:t>
      </w:r>
      <w:r w:rsidR="425267DB" w:rsidRPr="682E26A9">
        <w:rPr>
          <w:noProof/>
        </w:rPr>
        <w:t>)</w:t>
      </w:r>
      <w:r w:rsidR="00091E73">
        <w:fldChar w:fldCharType="end"/>
      </w:r>
      <w:r>
        <w:t xml:space="preserve">, roadside herbicide use, recreation, and development </w:t>
      </w:r>
      <w:r w:rsidR="00091E73">
        <w:fldChar w:fldCharType="begin"/>
      </w:r>
      <w:r w:rsidR="00091E73">
        <w:instrText xml:space="preserve"> ADDIN EN.CITE &lt;EndNote&gt;&lt;Cite&gt;&lt;Author&gt;Long&lt;/Author&gt;&lt;Year&gt;2017&lt;/Year&gt;&lt;RecNum&gt;1724&lt;/RecNum&gt;&lt;DisplayText&gt;(Long&lt;style face="italic"&gt; et al.&lt;/style&gt;, 2017)&lt;/DisplayText&gt;&lt;record&gt;&lt;rec-number&gt;1724&lt;/rec-number&gt;&lt;foreign-keys&gt;&lt;key app="EN" db-id="szaf2t5f69xez3ewt26vaxsnadp0r9r9sxra" timestamp="1776227368"&gt;1724&lt;/key&gt;&lt;/foreign-keys&gt;&lt;ref-type name="Journal Article"&gt;17&lt;/ref-type&gt;&lt;contributors&gt;&lt;authors&gt;&lt;author&gt;Long, Quinn&lt;/author&gt;&lt;author&gt;Albrecht, Matthew&lt;/author&gt;&lt;author&gt;Call, Geoff&lt;/author&gt;&lt;author&gt;Region, Southeast&lt;/author&gt;&lt;/authors&gt;&lt;/contributors&gt;&lt;titles&gt;&lt;title&gt;Recovery Implementation Strategy for Short’s Bladderpod (Physaria globosa)&lt;/title&gt;&lt;/titles&gt;&lt;dates&gt;&lt;year&gt;2017&lt;/year&gt;&lt;/dates&gt;&lt;urls&gt;&lt;/urls&gt;&lt;/record&gt;&lt;/Cite&gt;&lt;/EndNote&gt;</w:instrText>
      </w:r>
      <w:r w:rsidR="00091E73">
        <w:fldChar w:fldCharType="separate"/>
      </w:r>
      <w:r w:rsidR="2D3B0929" w:rsidRPr="682E26A9">
        <w:rPr>
          <w:noProof/>
        </w:rPr>
        <w:t>(</w:t>
      </w:r>
      <w:r w:rsidR="54B27EA5">
        <w:t>Long</w:t>
      </w:r>
      <w:r w:rsidR="54B27EA5" w:rsidRPr="682E26A9">
        <w:rPr>
          <w:i/>
          <w:iCs/>
        </w:rPr>
        <w:t xml:space="preserve"> et al.</w:t>
      </w:r>
      <w:r w:rsidR="54B27EA5">
        <w:t>, 2017</w:t>
      </w:r>
      <w:r w:rsidR="2D3B0929" w:rsidRPr="682E26A9">
        <w:rPr>
          <w:noProof/>
        </w:rPr>
        <w:t>)</w:t>
      </w:r>
      <w:r w:rsidR="00091E73">
        <w:fldChar w:fldCharType="end"/>
      </w:r>
      <w:r>
        <w:t xml:space="preserve"> may have reduced population sizes</w:t>
      </w:r>
      <w:del w:id="224" w:author="Matthew Albrecht" w:date="2026-05-17T18:56:00Z" w16du:dateUtc="2026-05-17T18:56:19Z">
        <w:r w:rsidR="00091E73" w:rsidDel="50EEF571">
          <w:delText>,</w:delText>
        </w:r>
      </w:del>
      <w:r>
        <w:t xml:space="preserve"> </w:t>
      </w:r>
      <w:del w:id="225" w:author="Matthew Albrecht" w:date="2026-05-17T18:56:00Z" w16du:dateUtc="2026-05-17T18:56:17Z">
        <w:r w:rsidR="00091E73" w:rsidDel="50EEF571">
          <w:delText>disrupted recruitment,</w:delText>
        </w:r>
      </w:del>
      <w:ins w:id="226" w:author="Matthew Albrecht" w:date="2026-05-17T18:56:00Z" w16du:dateUtc="2026-05-17T18:56:17Z">
        <w:r w:rsidR="798B713B">
          <w:t>and</w:t>
        </w:r>
      </w:ins>
      <w:del w:id="227" w:author="Matthew Albrecht" w:date="2026-05-17T18:56:00Z" w16du:dateUtc="2026-05-17T18:56:21Z">
        <w:r w:rsidR="00091E73" w:rsidDel="50EEF571">
          <w:delText xml:space="preserve"> or</w:delText>
        </w:r>
      </w:del>
      <w:r>
        <w:t xml:space="preserve"> altered connectivity</w:t>
      </w:r>
      <w:del w:id="228" w:author="Matthew Albrecht" w:date="2026-05-17T18:56:00Z" w16du:dateUtc="2026-05-17T18:56:24Z">
        <w:r w:rsidR="00091E73" w:rsidDel="50EEF571">
          <w:delText xml:space="preserve"> over time</w:delText>
        </w:r>
      </w:del>
      <w:r>
        <w:t>.</w:t>
      </w:r>
      <w:ins w:id="229" w:author="Matthew Albrecht" w:date="2026-05-17T18:13:00Z" w16du:dateUtc="2026-05-17T18:13:52Z">
        <w:r w:rsidR="34BBB901">
          <w:t xml:space="preserve"> Invasive </w:t>
        </w:r>
      </w:ins>
      <w:del w:id="230" w:author="Matthew Albrecht" w:date="2026-05-17T18:13:00Z" w16du:dateUtc="2026-05-17T18:13:51Z">
        <w:r w:rsidR="00091E73" w:rsidDel="50EEF571">
          <w:delText xml:space="preserve"> Habitat degradation by bush honeysuckle (</w:delText>
        </w:r>
      </w:del>
      <w:r w:rsidRPr="682E26A9">
        <w:rPr>
          <w:i/>
          <w:iCs/>
        </w:rPr>
        <w:t>Lonicera maackii</w:t>
      </w:r>
      <w:del w:id="231" w:author="Matthew Albrecht" w:date="2026-05-17T18:13:00Z" w16du:dateUtc="2026-05-17T18:13:54Z">
        <w:r w:rsidR="00091E73" w:rsidDel="50EEF571">
          <w:delText>)</w:delText>
        </w:r>
      </w:del>
      <w:r>
        <w:t xml:space="preserve"> may further contribute to local genetic erosion by reducing light availability</w:t>
      </w:r>
      <w:ins w:id="232" w:author="Matthew Albrecht" w:date="2026-05-17T18:14:00Z" w16du:dateUtc="2026-05-17T18:14:31Z">
        <w:r w:rsidR="1D66862A">
          <w:t xml:space="preserve"> </w:t>
        </w:r>
      </w:ins>
      <w:del w:id="233" w:author="Matthew Albrecht" w:date="2026-05-17T18:14:00Z" w16du:dateUtc="2026-05-17T18:14:30Z">
        <w:r w:rsidR="00091E73" w:rsidDel="50EEF571">
          <w:delText xml:space="preserve">, altering soil conditions, </w:delText>
        </w:r>
      </w:del>
      <w:r>
        <w:t xml:space="preserve">and decreasing </w:t>
      </w:r>
      <w:ins w:id="234" w:author="Matthew Albrecht" w:date="2026-05-17T18:10:00Z" w16du:dateUtc="2026-05-17T18:10:54Z">
        <w:r w:rsidR="2CB7C0A9">
          <w:t xml:space="preserve">native plant </w:t>
        </w:r>
      </w:ins>
      <w:r>
        <w:t xml:space="preserve">growth </w:t>
      </w:r>
      <w:del w:id="235" w:author="Matthew Albrecht" w:date="2026-05-17T18:10:00Z" w16du:dateUtc="2026-05-17T18:10:58Z">
        <w:r w:rsidR="00091E73" w:rsidDel="50EEF571">
          <w:delText>and abundance of native plants</w:delText>
        </w:r>
        <w:r w:rsidR="00091E73" w:rsidDel="5C4886FA">
          <w:delText xml:space="preserve"> </w:delText>
        </w:r>
      </w:del>
      <w:r w:rsidR="00091E73">
        <w:fldChar w:fldCharType="begin"/>
      </w:r>
      <w:r w:rsidR="00091E73">
        <w:instrText xml:space="preserve"> ADDIN EN.CITE &lt;EndNote&gt;&lt;Cite&gt;&lt;Author&gt;McNeish&lt;/Author&gt;&lt;Year&gt;2016&lt;/Year&gt;&lt;RecNum&gt;1702&lt;/RecNum&gt;&lt;DisplayText&gt;(McNeish &amp;amp; McEwan, 2016)&lt;/DisplayText&gt;&lt;record&gt;&lt;rec-number&gt;1702&lt;/rec-number&gt;&lt;foreign-keys&gt;&lt;key app="EN" db-id="szaf2t5f69xez3ewt26vaxsnadp0r9r9sxra" timestamp="1775847748"&gt;1702&lt;/key&gt;&lt;/foreign-keys&gt;&lt;ref-type name="Journal Article"&gt;17&lt;/ref-type&gt;&lt;contributors&gt;&lt;authors&gt;&lt;author&gt;McNeish, R. E.&lt;/author&gt;&lt;author&gt;McEwan, R. W.&lt;/author&gt;&lt;/authors&gt;&lt;/contributors&gt;&lt;titles&gt;&lt;title&gt;A review on the invasion ecology of Amur honeysuckle (Lonicera maackii, Caprifoliaceae) a case study of ecological impacts at multiple scales1&lt;/title&gt;&lt;secondary-title&gt;The Journal of the Torrey Botanical Society&lt;/secondary-title&gt;&lt;/titles&gt;&lt;periodical&gt;&lt;full-title&gt;The Journal of the Torrey Botanical Society&lt;/full-title&gt;&lt;/periodical&gt;&lt;pages&gt;367-385&lt;/pages&gt;&lt;volume&gt;143&lt;/volume&gt;&lt;dates&gt;&lt;year&gt;2016&lt;/year&gt;&lt;/dates&gt;&lt;urls&gt;&lt;/urls&gt;&lt;/record&gt;&lt;/Cite&gt;&lt;/EndNote&gt;</w:instrText>
      </w:r>
      <w:r w:rsidR="00091E73">
        <w:fldChar w:fldCharType="separate"/>
      </w:r>
      <w:r w:rsidR="5C4886FA" w:rsidRPr="682E26A9">
        <w:rPr>
          <w:noProof/>
        </w:rPr>
        <w:t>(</w:t>
      </w:r>
      <w:r w:rsidR="54B27EA5">
        <w:t>McNeish &amp; McEwan, 2016</w:t>
      </w:r>
      <w:r w:rsidR="5C4886FA" w:rsidRPr="682E26A9">
        <w:rPr>
          <w:noProof/>
        </w:rPr>
        <w:t>)</w:t>
      </w:r>
      <w:r w:rsidR="00091E73">
        <w:fldChar w:fldCharType="end"/>
      </w:r>
      <w:ins w:id="236" w:author="Matthew Albrecht" w:date="2026-05-17T18:14:00Z" w16du:dateUtc="2026-05-17T18:14:35Z">
        <w:r w:rsidR="185011AE">
          <w:t>,</w:t>
        </w:r>
      </w:ins>
      <w:ins w:id="237" w:author="Matthew Albrecht" w:date="2026-05-17T18:59:00Z" w16du:dateUtc="2026-05-17T18:59:42Z">
        <w:r w:rsidR="44FC4205">
          <w:t xml:space="preserve"> </w:t>
        </w:r>
      </w:ins>
      <w:ins w:id="238" w:author="Matthew Albrecht" w:date="2026-05-17T18:14:00Z" w16du:dateUtc="2026-05-17T18:14:35Z">
        <w:r w:rsidR="185011AE">
          <w:t>a</w:t>
        </w:r>
      </w:ins>
      <w:del w:id="239" w:author="Matthew Albrecht" w:date="2026-05-17T18:14:00Z" w16du:dateUtc="2026-05-17T18:14:33Z">
        <w:r w:rsidR="00091E73" w:rsidDel="50EEF571">
          <w:delText>. This</w:delText>
        </w:r>
      </w:del>
      <w:r>
        <w:t xml:space="preserve"> threat</w:t>
      </w:r>
      <w:ins w:id="240" w:author="Matthew Albrecht" w:date="2026-05-17T18:14:00Z" w16du:dateUtc="2026-05-17T18:14:45Z">
        <w:r w:rsidR="5B981BD9">
          <w:t xml:space="preserve"> particularly</w:t>
        </w:r>
      </w:ins>
      <w:del w:id="241" w:author="Matthew Albrecht" w:date="2026-05-17T18:14:00Z" w16du:dateUtc="2026-05-17T18:14:40Z">
        <w:r w:rsidR="00091E73" w:rsidDel="50EEF571">
          <w:delText xml:space="preserve"> is especially</w:delText>
        </w:r>
      </w:del>
      <w:r>
        <w:t xml:space="preserve"> </w:t>
      </w:r>
      <w:r>
        <w:lastRenderedPageBreak/>
        <w:t xml:space="preserve">relevant </w:t>
      </w:r>
      <w:del w:id="242" w:author="Matthew Albrecht" w:date="2026-05-17T18:14:00Z" w16du:dateUtc="2026-05-17T18:14:48Z">
        <w:r w:rsidR="00091E73" w:rsidDel="50EEF571">
          <w:delText>because</w:delText>
        </w:r>
      </w:del>
      <w:del w:id="243" w:author="Matthew Albrecht" w:date="2026-05-17T18:15:00Z" w16du:dateUtc="2026-05-17T18:15:03Z">
        <w:r w:rsidR="00091E73" w:rsidDel="50EEF571">
          <w:delText xml:space="preserve"> </w:delText>
        </w:r>
        <w:r w:rsidR="00091E73" w:rsidRPr="682E26A9" w:rsidDel="50EEF571">
          <w:rPr>
            <w:i/>
            <w:iCs/>
          </w:rPr>
          <w:delText>P. globosa</w:delText>
        </w:r>
        <w:r w:rsidR="00091E73" w:rsidDel="50EEF571">
          <w:delText xml:space="preserve"> is</w:delText>
        </w:r>
      </w:del>
      <w:ins w:id="244" w:author="Matthew Albrecht" w:date="2026-05-17T18:15:00Z" w16du:dateUtc="2026-05-17T18:15:05Z">
        <w:r w:rsidR="4651464B">
          <w:t>for a species</w:t>
        </w:r>
      </w:ins>
      <w:r>
        <w:t xml:space="preserve"> </w:t>
      </w:r>
      <w:del w:id="245" w:author="Matthew Albrecht" w:date="2026-05-17T18:15:00Z" w16du:dateUtc="2026-05-17T18:15:39Z">
        <w:r w:rsidR="00091E73" w:rsidDel="50EEF571">
          <w:delText>associated with</w:delText>
        </w:r>
      </w:del>
      <w:ins w:id="246" w:author="Matthew Albrecht" w:date="2026-05-17T18:15:00Z" w16du:dateUtc="2026-05-17T18:15:42Z">
        <w:r w:rsidR="5F3341DC">
          <w:t xml:space="preserve">potentially dependent </w:t>
        </w:r>
      </w:ins>
      <w:ins w:id="247" w:author="Matthew Albrecht" w:date="2026-05-17T18:16:00Z" w16du:dateUtc="2026-05-17T18:16:23Z">
        <w:r w:rsidR="4430912D">
          <w:t xml:space="preserve">on </w:t>
        </w:r>
      </w:ins>
      <w:ins w:id="248" w:author="Matthew Albrecht" w:date="2026-05-17T20:00:00Z" w16du:dateUtc="2026-05-17T20:00:56Z">
        <w:r w:rsidR="4DFEBAC7">
          <w:t>high-light conditions</w:t>
        </w:r>
      </w:ins>
      <w:ins w:id="249" w:author="Matthew Albrecht" w:date="2026-05-17T20:01:00Z" w16du:dateUtc="2026-05-17T20:01:02Z">
        <w:r w:rsidR="4DFEBAC7">
          <w:t xml:space="preserve"> maintained by </w:t>
        </w:r>
      </w:ins>
      <w:del w:id="250" w:author="Matthew Albrecht" w:date="2026-05-17T18:16:00Z" w16du:dateUtc="2026-05-17T18:16:00Z">
        <w:r w:rsidR="00091E73" w:rsidDel="50EEF571">
          <w:delText xml:space="preserve"> high-light, shallow-soil habitats where </w:delText>
        </w:r>
      </w:del>
      <w:ins w:id="251" w:author="Matthew Albrecht" w:date="2026-05-17T18:16:00Z" w16du:dateUtc="2026-05-17T18:16:01Z">
        <w:r w:rsidR="0A75ED4F">
          <w:t xml:space="preserve">periodic </w:t>
        </w:r>
      </w:ins>
      <w:r>
        <w:t>disturbance</w:t>
      </w:r>
      <w:del w:id="252" w:author="Matthew Albrecht" w:date="2026-05-17T20:01:00Z" w16du:dateUtc="2026-05-17T20:01:07Z">
        <w:r w:rsidR="00091E73" w:rsidDel="50EEF571">
          <w:delText xml:space="preserve"> </w:delText>
        </w:r>
      </w:del>
      <w:del w:id="253" w:author="Matthew Albrecht" w:date="2026-05-17T18:16:00Z" w16du:dateUtc="2026-05-17T18:16:06Z">
        <w:r w:rsidR="00091E73" w:rsidDel="50EEF571">
          <w:delText xml:space="preserve">helps </w:delText>
        </w:r>
      </w:del>
      <w:del w:id="254" w:author="Matthew Albrecht" w:date="2026-05-17T20:01:00Z" w16du:dateUtc="2026-05-17T20:01:06Z">
        <w:r w:rsidR="00091E73" w:rsidDel="50EEF571">
          <w:delText>maintain</w:delText>
        </w:r>
      </w:del>
      <w:del w:id="255" w:author="Matthew Albrecht" w:date="2026-05-17T18:16:00Z" w16du:dateUtc="2026-05-17T18:16:06Z">
        <w:r w:rsidR="00091E73" w:rsidDel="50EEF571">
          <w:delText xml:space="preserve"> an open canopy</w:delText>
        </w:r>
      </w:del>
      <w:r>
        <w:t xml:space="preserve"> </w:t>
      </w:r>
      <w:r w:rsidR="00091E73">
        <w:fldChar w:fldCharType="begin"/>
      </w:r>
      <w:r w:rsidR="00091E73">
        <w:instrText xml:space="preserve"> ADDIN EN.CITE &lt;EndNote&gt;&lt;Cite&gt;&lt;Author&gt;Long&lt;/Author&gt;&lt;Year&gt;2017&lt;/Year&gt;&lt;RecNum&gt;1724&lt;/RecNum&gt;&lt;DisplayText&gt;(Long&lt;style face="italic"&gt; et al.&lt;/style&gt;, 2017; Krosnick&lt;style face="italic"&gt; et al.&lt;/style&gt;, 2022)&lt;/DisplayText&gt;&lt;record&gt;&lt;rec-number&gt;1724&lt;/rec-number&gt;&lt;foreign-keys&gt;&lt;key app="EN" db-id="szaf2t5f69xez3ewt26vaxsnadp0r9r9sxra" timestamp="1776227368"&gt;1724&lt;/key&gt;&lt;/foreign-keys&gt;&lt;ref-type name="Journal Article"&gt;17&lt;/ref-type&gt;&lt;contributors&gt;&lt;authors&gt;&lt;author&gt;Long, Quinn&lt;/author&gt;&lt;author&gt;Albrecht, Matthew&lt;/author&gt;&lt;author&gt;Call, Geoff&lt;/author&gt;&lt;author&gt;Region, Southeast&lt;/author&gt;&lt;/authors&gt;&lt;/contributors&gt;&lt;titles&gt;&lt;title&gt;Recovery Implementation Strategy for Short’s Bladderpod (Physaria globosa)&lt;/title&gt;&lt;/titles&gt;&lt;dates&gt;&lt;year&gt;2017&lt;/year&gt;&lt;/dates&gt;&lt;urls&gt;&lt;/urls&gt;&lt;/record&gt;&lt;/Cite&gt;&lt;Cite&gt;&lt;Author&gt;Krosnick&lt;/Author&gt;&lt;Year&gt;2022&lt;/Year&gt;&lt;RecNum&gt;1697&lt;/RecNum&gt;&lt;record&gt;&lt;rec-number&gt;1697&lt;/rec-number&gt;&lt;foreign-keys&gt;&lt;key app="EN" db-id="szaf2t5f69xez3ewt26vaxsnadp0r9r9sxra" timestamp="1775847748"&gt;1697&lt;/key&gt;&lt;/foreign-keys&gt;&lt;ref-type name="Journal Article"&gt;17&lt;/ref-type&gt;&lt;contributors&gt;&lt;authors&gt;&lt;author&gt;Krosnick, S. E.&lt;/author&gt;&lt;author&gt;Thacker, J. H.&lt;/author&gt;&lt;author&gt;Mattingly, H. T.&lt;/author&gt;&lt;author&gt;Call, G. P.&lt;/author&gt;&lt;author&gt;Maynord, S. C.&lt;/author&gt;&lt;author&gt;Adams, D. S.&lt;/author&gt;&lt;author&gt;Wheeler, K.&lt;/author&gt;&lt;/authors&gt;&lt;/contributors&gt;&lt;titles&gt;&lt;title&gt;Ecological Correlates of Reproductive Output in a Tennessee Population of Short&amp;apos;s Bladderpod, Physaria globosa (Brassicaceae)&lt;/title&gt;&lt;secondary-title&gt;Castanea&lt;/secondary-title&gt;&lt;/titles&gt;&lt;periodical&gt;&lt;full-title&gt;Castanea&lt;/full-title&gt;&lt;/periodical&gt;&lt;pages&gt;20-38&lt;/pages&gt;&lt;volume&gt;87&lt;/volume&gt;&lt;dates&gt;&lt;year&gt;2022&lt;/year&gt;&lt;/dates&gt;&lt;urls&gt;&lt;/urls&gt;&lt;/record&gt;&lt;/Cite&gt;&lt;/EndNote&gt;</w:instrText>
      </w:r>
      <w:r w:rsidR="00091E73">
        <w:fldChar w:fldCharType="separate"/>
      </w:r>
      <w:r w:rsidR="2D3B0929" w:rsidRPr="682E26A9">
        <w:rPr>
          <w:noProof/>
        </w:rPr>
        <w:t>(</w:t>
      </w:r>
      <w:r w:rsidR="54B27EA5">
        <w:t>Long</w:t>
      </w:r>
      <w:r w:rsidR="54B27EA5" w:rsidRPr="682E26A9">
        <w:rPr>
          <w:i/>
          <w:iCs/>
        </w:rPr>
        <w:t xml:space="preserve"> et al.</w:t>
      </w:r>
      <w:r w:rsidR="54B27EA5">
        <w:t>, 2017</w:t>
      </w:r>
      <w:r w:rsidR="2D3B0929" w:rsidRPr="682E26A9">
        <w:rPr>
          <w:noProof/>
        </w:rPr>
        <w:t xml:space="preserve">; </w:t>
      </w:r>
      <w:r w:rsidR="54B27EA5">
        <w:t>Krosnick</w:t>
      </w:r>
      <w:r w:rsidR="54B27EA5" w:rsidRPr="682E26A9">
        <w:rPr>
          <w:i/>
          <w:iCs/>
        </w:rPr>
        <w:t xml:space="preserve"> et al.</w:t>
      </w:r>
      <w:r w:rsidR="54B27EA5">
        <w:t>, 2022</w:t>
      </w:r>
      <w:r w:rsidR="2D3B0929" w:rsidRPr="682E26A9">
        <w:rPr>
          <w:noProof/>
        </w:rPr>
        <w:t>)</w:t>
      </w:r>
      <w:r w:rsidR="00091E73">
        <w:fldChar w:fldCharType="end"/>
      </w:r>
      <w:r>
        <w:t>. Conversely, KY_04</w:t>
      </w:r>
      <w:ins w:id="256" w:author="Matthew Albrecht" w:date="2026-05-17T18:57:00Z" w16du:dateUtc="2026-05-17T18:57:52Z">
        <w:r w:rsidR="0532EBC7">
          <w:t>, which</w:t>
        </w:r>
      </w:ins>
      <w:r>
        <w:t xml:space="preserve"> is regularly managed with fire and </w:t>
      </w:r>
      <w:ins w:id="257" w:author="Matthew Albrecht" w:date="2026-05-17T18:58:00Z" w16du:dateUtc="2026-05-17T18:58:21Z">
        <w:r w:rsidR="4DD383A5" w:rsidRPr="682E26A9">
          <w:rPr>
            <w:i/>
            <w:iCs/>
          </w:rPr>
          <w:t>L. maackii</w:t>
        </w:r>
        <w:r w:rsidR="4DD383A5">
          <w:t xml:space="preserve"> </w:t>
        </w:r>
      </w:ins>
      <w:r>
        <w:t>removal</w:t>
      </w:r>
      <w:ins w:id="258" w:author="Matthew Albrecht" w:date="2026-05-17T18:58:00Z" w16du:dateUtc="2026-05-17T18:58:19Z">
        <w:r w:rsidR="24F8B5F6">
          <w:t>,</w:t>
        </w:r>
      </w:ins>
      <w:del w:id="259" w:author="Matthew Albrecht" w:date="2026-05-17T18:58:00Z" w16du:dateUtc="2026-05-17T18:58:17Z">
        <w:r w:rsidR="00091E73" w:rsidDel="50EEF571">
          <w:delText xml:space="preserve"> of </w:delText>
        </w:r>
        <w:r w:rsidR="00091E73" w:rsidRPr="682E26A9" w:rsidDel="50EEF571">
          <w:rPr>
            <w:i/>
            <w:iCs/>
          </w:rPr>
          <w:delText>L. maackii</w:delText>
        </w:r>
      </w:del>
      <w:r>
        <w:t xml:space="preserve"> </w:t>
      </w:r>
      <w:del w:id="260" w:author="Matthew Albrecht" w:date="2026-05-17T18:17:00Z" w16du:dateUtc="2026-05-17T18:17:29Z">
        <w:r w:rsidR="00091E73" w:rsidDel="50EEF571">
          <w:delText>and had</w:delText>
        </w:r>
      </w:del>
      <w:ins w:id="261" w:author="Matthew Albrecht" w:date="2026-05-17T18:17:00Z" w16du:dateUtc="2026-05-17T18:17:53Z">
        <w:r w:rsidR="246E7465">
          <w:t>exhibited</w:t>
        </w:r>
      </w:ins>
      <w:r>
        <w:t xml:space="preserve"> among the highest genetic diversity of all sampled populations. Although our data cannot directly test whether management </w:t>
      </w:r>
      <w:del w:id="262" w:author="Matthew Albrecht" w:date="2026-05-17T19:00:00Z" w16du:dateUtc="2026-05-17T19:00:36Z">
        <w:r w:rsidR="00091E73" w:rsidDel="50EEF571">
          <w:delText>caused this</w:delText>
        </w:r>
      </w:del>
      <w:ins w:id="263" w:author="Matthew Albrecht" w:date="2026-05-17T19:00:00Z" w16du:dateUtc="2026-05-17T19:00:37Z">
        <w:r w:rsidR="696335D6">
          <w:t>promoted</w:t>
        </w:r>
      </w:ins>
      <w:r>
        <w:t xml:space="preserve"> high diversity, th</w:t>
      </w:r>
      <w:ins w:id="264" w:author="Matthew Albrecht" w:date="2026-05-17T19:01:00Z" w16du:dateUtc="2026-05-17T19:01:02Z">
        <w:r w:rsidR="3857C043">
          <w:t>is</w:t>
        </w:r>
      </w:ins>
      <w:del w:id="265" w:author="Matthew Albrecht" w:date="2026-05-17T19:01:00Z" w16du:dateUtc="2026-05-17T19:01:01Z">
        <w:r w:rsidR="00091E73" w:rsidDel="50EEF571">
          <w:delText>e</w:delText>
        </w:r>
      </w:del>
      <w:r>
        <w:t xml:space="preserve"> pattern </w:t>
      </w:r>
      <w:del w:id="266" w:author="Matthew Albrecht" w:date="2026-05-17T18:07:00Z" w16du:dateUtc="2026-05-17T18:07:38Z">
        <w:r w:rsidR="00091E73" w:rsidDel="50EEF571">
          <w:delText xml:space="preserve">suggests that </w:delText>
        </w:r>
      </w:del>
      <w:ins w:id="267" w:author="Matthew Albrecht" w:date="2026-05-17T18:07:00Z" w16du:dateUtc="2026-05-17T18:07:46Z">
        <w:r w:rsidR="4C1FE3F4">
          <w:t xml:space="preserve">is consistent with the hypothesis that </w:t>
        </w:r>
      </w:ins>
      <w:r>
        <w:t xml:space="preserve">active habitat management may </w:t>
      </w:r>
      <w:del w:id="268" w:author="Matthew Albrecht" w:date="2026-05-17T18:07:00Z" w16du:dateUtc="2026-05-17T18:07:53Z">
        <w:r w:rsidR="00091E73" w:rsidDel="50EEF571">
          <w:delText xml:space="preserve">help maintain </w:delText>
        </w:r>
      </w:del>
      <w:ins w:id="269" w:author="Matthew Albrecht" w:date="2026-05-17T18:07:00Z" w16du:dateUtc="2026-05-17T18:07:54Z">
        <w:r w:rsidR="7A4934ED">
          <w:t xml:space="preserve">promote </w:t>
        </w:r>
      </w:ins>
      <w:r>
        <w:t>recruitment and</w:t>
      </w:r>
      <w:ins w:id="270" w:author="Matthew Albrecht" w:date="2026-05-17T18:07:00Z" w16du:dateUtc="2026-05-17T18:07:59Z">
        <w:r w:rsidR="452D5293">
          <w:t xml:space="preserve"> help ma</w:t>
        </w:r>
      </w:ins>
      <w:ins w:id="271" w:author="Matthew Albrecht" w:date="2026-05-17T18:08:00Z" w16du:dateUtc="2026-05-17T18:08:00Z">
        <w:r w:rsidR="452D5293">
          <w:t>intain</w:t>
        </w:r>
      </w:ins>
      <w:r>
        <w:t xml:space="preserve"> genetic variation, possibly through </w:t>
      </w:r>
      <w:del w:id="272" w:author="Matthew Albrecht" w:date="2026-05-17T18:08:00Z" w16du:dateUtc="2026-05-17T18:08:15Z">
        <w:r w:rsidR="00091E73" w:rsidDel="50EEF571">
          <w:delText>recruitment from a</w:delText>
        </w:r>
      </w:del>
      <w:ins w:id="273" w:author="Matthew Albrecht" w:date="2026-05-17T18:08:00Z" w16du:dateUtc="2026-05-17T18:08:17Z">
        <w:r w:rsidR="22F2F339">
          <w:t>contributions</w:t>
        </w:r>
        <w:r w:rsidR="63820FAC">
          <w:t xml:space="preserve"> from a</w:t>
        </w:r>
      </w:ins>
      <w:r>
        <w:t xml:space="preserve"> persistent</w:t>
      </w:r>
      <w:ins w:id="274" w:author="Matthew Albrecht" w:date="2026-05-17T18:08:00Z" w16du:dateUtc="2026-05-17T18:08:20Z">
        <w:r w:rsidR="1915E1DB">
          <w:t xml:space="preserve"> soil</w:t>
        </w:r>
      </w:ins>
      <w:r>
        <w:t xml:space="preserve"> seed bank, </w:t>
      </w:r>
      <w:commentRangeStart w:id="275"/>
      <w:r>
        <w:t xml:space="preserve">which is common in </w:t>
      </w:r>
      <w:r w:rsidRPr="682E26A9">
        <w:rPr>
          <w:i/>
          <w:iCs/>
        </w:rPr>
        <w:t>Physaria</w:t>
      </w:r>
      <w:r>
        <w:t xml:space="preserve"> </w:t>
      </w:r>
      <w:r w:rsidR="00091E73">
        <w:fldChar w:fldCharType="begin"/>
      </w:r>
      <w:r w:rsidR="00091E73">
        <w:instrText xml:space="preserve"> ADDIN EN.CITE &lt;EndNote&gt;&lt;Cite&gt;&lt;Author&gt;Elberling&lt;/Author&gt;&lt;Year&gt;2000&lt;/Year&gt;&lt;RecNum&gt;1681&lt;/RecNum&gt;&lt;DisplayText&gt;(Elberling, 2000)&lt;/DisplayText&gt;&lt;record&gt;&lt;rec-number&gt;1681&lt;/rec-number&gt;&lt;foreign-keys&gt;&lt;key app="EN" db-id="szaf2t5f69xez3ewt26vaxsnadp0r9r9sxra" timestamp="1775847748"&gt;1681&lt;/key&gt;&lt;/foreign-keys&gt;&lt;ref-type name="Journal Article"&gt;17&lt;/ref-type&gt;&lt;contributors&gt;&lt;authors&gt;&lt;author&gt;Elberling, H.&lt;/author&gt;&lt;/authors&gt;&lt;/contributors&gt;&lt;titles&gt;&lt;title&gt;Spatial pattern of Lesquerella arctica: effects of seed bank and desiccation cracks&lt;/title&gt;&lt;secondary-title&gt;Ecoscience&lt;/secondary-title&gt;&lt;/titles&gt;&lt;periodical&gt;&lt;full-title&gt;Écoscience&lt;/full-title&gt;&lt;/periodical&gt;&lt;pages&gt;86-91&lt;/pages&gt;&lt;volume&gt;7&lt;/volume&gt;&lt;dates&gt;&lt;year&gt;2000&lt;/year&gt;&lt;/dates&gt;&lt;urls&gt;&lt;/urls&gt;&lt;/record&gt;&lt;/Cite&gt;&lt;/EndNote&gt;</w:instrText>
      </w:r>
      <w:r w:rsidR="00091E73">
        <w:fldChar w:fldCharType="separate"/>
      </w:r>
      <w:r w:rsidR="5C4886FA" w:rsidRPr="682E26A9">
        <w:rPr>
          <w:noProof/>
        </w:rPr>
        <w:t>(</w:t>
      </w:r>
      <w:r w:rsidR="54B27EA5">
        <w:t>Elberling, 2000</w:t>
      </w:r>
      <w:r w:rsidR="5C4886FA" w:rsidRPr="682E26A9">
        <w:rPr>
          <w:noProof/>
        </w:rPr>
        <w:t>)</w:t>
      </w:r>
      <w:r w:rsidR="00091E73">
        <w:fldChar w:fldCharType="end"/>
      </w:r>
      <w:r>
        <w:t>.</w:t>
      </w:r>
      <w:commentRangeEnd w:id="275"/>
      <w:r w:rsidR="00091E73" w:rsidRPr="00091E73">
        <w:rPr>
          <w:rStyle w:val="CommentReference"/>
          <w:sz w:val="24"/>
          <w:szCs w:val="24"/>
        </w:rPr>
        <w:commentReference w:id="275"/>
      </w:r>
    </w:p>
    <w:p w14:paraId="186AC241" w14:textId="1BF89EE8" w:rsidR="00091E73" w:rsidRPr="00091E73" w:rsidRDefault="00091E73" w:rsidP="682E26A9">
      <w:del w:id="276" w:author="Matthew Albrecht" w:date="2026-05-17T18:19:00Z" w16du:dateUtc="2026-05-17T18:19:46Z">
        <w:r w:rsidDel="50EEF571">
          <w:delText>By comparing</w:delText>
        </w:r>
      </w:del>
      <w:ins w:id="277" w:author="Matthew Albrecht" w:date="2026-05-17T18:19:00Z" w16du:dateUtc="2026-05-17T18:19:48Z">
        <w:r w:rsidR="27551544">
          <w:t>Comparisons among</w:t>
        </w:r>
      </w:ins>
      <w:r w:rsidR="50EEF571">
        <w:t xml:space="preserve"> natural, </w:t>
      </w:r>
      <w:ins w:id="278" w:author="Matthew Albrecht" w:date="2026-05-17T18:22:00Z" w16du:dateUtc="2026-05-17T18:22:52Z">
        <w:r w:rsidR="6DC655B0">
          <w:t xml:space="preserve">reintroduced, and </w:t>
        </w:r>
      </w:ins>
      <w:r w:rsidR="50EEF571" w:rsidRPr="682E26A9">
        <w:rPr>
          <w:i/>
          <w:iCs/>
        </w:rPr>
        <w:t>ex situ</w:t>
      </w:r>
      <w:ins w:id="279" w:author="Matthew Albrecht" w:date="2026-05-17T18:23:00Z" w16du:dateUtc="2026-05-17T18:23:31Z">
        <w:r w:rsidR="0285EA0D" w:rsidRPr="682E26A9">
          <w:rPr>
            <w:i/>
            <w:iCs/>
          </w:rPr>
          <w:t xml:space="preserve"> </w:t>
        </w:r>
      </w:ins>
      <w:del w:id="280" w:author="Matthew Albrecht" w:date="2026-05-17T18:22:00Z" w16du:dateUtc="2026-05-17T18:22:58Z">
        <w:r w:rsidDel="50EEF571">
          <w:delText xml:space="preserve">, and </w:delText>
        </w:r>
        <w:r w:rsidDel="69E84BD2">
          <w:delText>managed hybrid</w:delText>
        </w:r>
        <w:r w:rsidDel="50EEF571">
          <w:delText xml:space="preserve"> </w:delText>
        </w:r>
      </w:del>
      <w:r w:rsidR="50EEF571">
        <w:t>populations</w:t>
      </w:r>
      <w:del w:id="281" w:author="Matthew Albrecht" w:date="2026-05-17T18:20:00Z" w16du:dateUtc="2026-05-17T18:20:24Z">
        <w:r w:rsidDel="50EEF571">
          <w:delText>, our results clarify</w:delText>
        </w:r>
      </w:del>
      <w:r w:rsidR="50EEF571">
        <w:t xml:space="preserve"> </w:t>
      </w:r>
      <w:ins w:id="282" w:author="Matthew Albrecht" w:date="2026-05-17T18:20:00Z" w16du:dateUtc="2026-05-17T18:20:59Z">
        <w:r w:rsidR="07471092">
          <w:t>hi</w:t>
        </w:r>
      </w:ins>
      <w:ins w:id="283" w:author="Matthew Albrecht" w:date="2026-05-17T18:21:00Z" w16du:dateUtc="2026-05-17T18:21:00Z">
        <w:r w:rsidR="07471092">
          <w:t xml:space="preserve">ghlight </w:t>
        </w:r>
      </w:ins>
      <w:r w:rsidR="50EEF571">
        <w:t xml:space="preserve">both the </w:t>
      </w:r>
      <w:del w:id="284" w:author="Matthew Albrecht" w:date="2026-05-17T18:20:00Z" w16du:dateUtc="2026-05-17T18:20:31Z">
        <w:r w:rsidDel="50EEF571">
          <w:delText xml:space="preserve">promise </w:delText>
        </w:r>
      </w:del>
      <w:ins w:id="285" w:author="Matthew Albrecht" w:date="2026-05-17T18:20:00Z" w16du:dateUtc="2026-05-17T18:20:33Z">
        <w:r w:rsidR="7D85DBCC">
          <w:t xml:space="preserve">potential </w:t>
        </w:r>
      </w:ins>
      <w:r w:rsidR="50EEF571">
        <w:t>and</w:t>
      </w:r>
      <w:del w:id="286" w:author="Matthew Albrecht" w:date="2026-05-17T18:21:00Z" w16du:dateUtc="2026-05-17T18:21:07Z">
        <w:r w:rsidDel="50EEF571">
          <w:delText xml:space="preserve"> the</w:delText>
        </w:r>
      </w:del>
      <w:r w:rsidR="50EEF571">
        <w:t xml:space="preserve"> limitations of </w:t>
      </w:r>
      <w:ins w:id="287" w:author="Matthew Albrecht" w:date="2026-05-17T18:21:00Z" w16du:dateUtc="2026-05-17T18:21:57Z">
        <w:r w:rsidR="2A64E24F">
          <w:t xml:space="preserve">genetic mixing </w:t>
        </w:r>
      </w:ins>
      <w:del w:id="288" w:author="Matthew Albrecht" w:date="2026-05-17T18:20:00Z" w16du:dateUtc="2026-05-17T18:20:46Z">
        <w:r w:rsidDel="50EEF571">
          <w:delText xml:space="preserve">managed hybridization </w:delText>
        </w:r>
      </w:del>
      <w:r w:rsidR="50EEF571">
        <w:t>as a conservation tool</w:t>
      </w:r>
      <w:del w:id="289" w:author="Matthew Albrecht" w:date="2026-05-17T18:23:00Z" w16du:dateUtc="2026-05-17T18:23:18Z">
        <w:r w:rsidDel="50EEF571">
          <w:delText xml:space="preserve"> for </w:delText>
        </w:r>
        <w:r w:rsidRPr="682E26A9" w:rsidDel="50EEF571">
          <w:rPr>
            <w:i/>
            <w:iCs/>
          </w:rPr>
          <w:delText>P. globosa</w:delText>
        </w:r>
      </w:del>
      <w:r w:rsidR="50EEF571">
        <w:t>. EX_01 group</w:t>
      </w:r>
      <w:del w:id="290" w:author="Matthew Albrecht" w:date="2026-05-17T18:23:00Z" w16du:dateUtc="2026-05-17T18:23:42Z">
        <w:r w:rsidDel="50EEF571">
          <w:delText>ed</w:delText>
        </w:r>
      </w:del>
      <w:ins w:id="291" w:author="Matthew Albrecht" w:date="2026-05-17T18:23:00Z" w16du:dateUtc="2026-05-17T18:23:42Z">
        <w:r w:rsidR="72212682">
          <w:t>s</w:t>
        </w:r>
      </w:ins>
      <w:r w:rsidR="50EEF571">
        <w:t xml:space="preserve"> with the Kentucky populations, consistent with </w:t>
      </w:r>
      <w:del w:id="292" w:author="Matthew Albrecht" w:date="2026-05-17T18:33:00Z" w16du:dateUtc="2026-05-17T18:33:47Z">
        <w:r w:rsidDel="50EEF571">
          <w:delText>its</w:delText>
        </w:r>
      </w:del>
      <w:ins w:id="293" w:author="Matthew Albrecht" w:date="2026-05-17T18:33:00Z" w16du:dateUtc="2026-05-17T18:33:48Z">
        <w:r w:rsidR="07647C60">
          <w:t>the</w:t>
        </w:r>
      </w:ins>
      <w:r w:rsidR="50EEF571">
        <w:t xml:space="preserve"> documented </w:t>
      </w:r>
      <w:ins w:id="294" w:author="Matthew Albrecht" w:date="2026-05-17T18:33:00Z" w16du:dateUtc="2026-05-17T18:33:53Z">
        <w:r w:rsidR="279F4915">
          <w:t xml:space="preserve">origin </w:t>
        </w:r>
      </w:ins>
      <w:ins w:id="295" w:author="Matthew Albrecht" w:date="2026-05-17T20:03:00Z" w16du:dateUtc="2026-05-17T20:03:03Z">
        <w:r w:rsidR="3A098DDE">
          <w:t>from known</w:t>
        </w:r>
      </w:ins>
      <w:ins w:id="296" w:author="Matthew Albrecht" w:date="2026-05-17T18:33:00Z" w16du:dateUtc="2026-05-17T18:33:53Z">
        <w:r w:rsidR="279F4915">
          <w:t xml:space="preserve"> </w:t>
        </w:r>
      </w:ins>
      <w:r w:rsidR="50EEF571">
        <w:t xml:space="preserve">source </w:t>
      </w:r>
      <w:del w:id="297" w:author="Matthew Albrecht" w:date="2026-05-17T18:24:00Z" w16du:dateUtc="2026-05-17T18:24:43Z">
        <w:r w:rsidDel="50EEF571">
          <w:delText>populations</w:delText>
        </w:r>
      </w:del>
      <w:ins w:id="298" w:author="Matthew Albrecht" w:date="2026-05-17T18:24:00Z" w16du:dateUtc="2026-05-17T18:24:37Z">
        <w:r w:rsidR="49169460">
          <w:t>populations</w:t>
        </w:r>
      </w:ins>
      <w:r w:rsidR="50EEF571">
        <w:t>, whereas EX_02 and EX_03 were clearly admixed and occupied intermediate positions between the northern and southern regional groups in PCA and STRUCTURE</w:t>
      </w:r>
      <w:ins w:id="299" w:author="Matthew Albrecht" w:date="2026-05-17T18:28:00Z" w16du:dateUtc="2026-05-17T18:28:05Z">
        <w:r w:rsidR="0DFF488E">
          <w:t xml:space="preserve"> analyses</w:t>
        </w:r>
      </w:ins>
      <w:r w:rsidR="50EEF571">
        <w:t xml:space="preserve">. These results indicate that </w:t>
      </w:r>
      <w:del w:id="300" w:author="Matthew Albrecht" w:date="2026-05-17T18:29:00Z" w16du:dateUtc="2026-05-17T18:29:37Z">
        <w:r w:rsidDel="50EEF571">
          <w:delText>managed hybridization was successful in the narrow genetic sense that it</w:delText>
        </w:r>
      </w:del>
      <w:ins w:id="301" w:author="Matthew Albrecht" w:date="2026-05-17T18:29:00Z" w16du:dateUtc="2026-05-17T18:29:53Z">
        <w:r w:rsidR="1CF6013B">
          <w:t>genetic mixing of multiple source populations successfully</w:t>
        </w:r>
      </w:ins>
      <w:r w:rsidR="50EEF571">
        <w:t xml:space="preserve"> generated mixed-ancestry populations </w:t>
      </w:r>
      <w:del w:id="302" w:author="Matthew Albrecht" w:date="2026-05-17T18:31:00Z" w16du:dateUtc="2026-05-17T18:31:16Z">
        <w:r w:rsidDel="50EEF571">
          <w:delText>and</w:delText>
        </w:r>
      </w:del>
      <w:ins w:id="303" w:author="Matthew Albrecht" w:date="2026-05-17T18:31:00Z" w16du:dateUtc="2026-05-17T18:31:16Z">
        <w:r w:rsidR="3551DF65">
          <w:t>that</w:t>
        </w:r>
      </w:ins>
      <w:r w:rsidR="50EEF571">
        <w:t xml:space="preserve"> retained contributions from multiple</w:t>
      </w:r>
      <w:del w:id="304" w:author="Matthew Albrecht" w:date="2026-05-17T18:30:00Z" w16du:dateUtc="2026-05-17T18:30:52Z">
        <w:r w:rsidDel="50EEF571">
          <w:delText xml:space="preserve"> source</w:delText>
        </w:r>
      </w:del>
      <w:r w:rsidR="50EEF571">
        <w:t xml:space="preserve"> regions. </w:t>
      </w:r>
      <w:del w:id="305" w:author="Matthew Albrecht" w:date="2026-05-17T18:31:00Z" w16du:dateUtc="2026-05-17T18:31:43Z">
        <w:r w:rsidDel="50EEF571">
          <w:delText>At the same time</w:delText>
        </w:r>
      </w:del>
      <w:ins w:id="306" w:author="Matthew Albrecht" w:date="2026-05-17T18:31:00Z" w16du:dateUtc="2026-05-17T18:31:44Z">
        <w:r w:rsidR="5C21E3A7">
          <w:t>However</w:t>
        </w:r>
      </w:ins>
      <w:r w:rsidR="50EEF571">
        <w:t xml:space="preserve">, </w:t>
      </w:r>
      <w:del w:id="307" w:author="Matthew Albrecht" w:date="2026-05-17T18:31:00Z" w16du:dateUtc="2026-05-17T18:31:45Z">
        <w:r w:rsidDel="50EEF571">
          <w:delText xml:space="preserve">the </w:delText>
        </w:r>
      </w:del>
      <w:r w:rsidR="50EEF571">
        <w:t xml:space="preserve">admixture </w:t>
      </w:r>
      <w:del w:id="308" w:author="Matthew Albrecht" w:date="2026-05-17T18:32:00Z" w16du:dateUtc="2026-05-17T18:32:08Z">
        <w:r w:rsidDel="50EEF571">
          <w:delText>pattern</w:delText>
        </w:r>
      </w:del>
      <w:r w:rsidR="50EEF571">
        <w:t xml:space="preserve"> was not</w:t>
      </w:r>
      <w:del w:id="309" w:author="Matthew Albrecht" w:date="2026-05-17T18:31:00Z" w16du:dateUtc="2026-05-17T18:31:55Z">
        <w:r w:rsidDel="50EEF571">
          <w:delText xml:space="preserve"> fully</w:delText>
        </w:r>
      </w:del>
      <w:r w:rsidR="50EEF571">
        <w:t xml:space="preserve"> even</w:t>
      </w:r>
      <w:ins w:id="310" w:author="Matthew Albrecht" w:date="2026-05-17T18:31:00Z" w16du:dateUtc="2026-05-17T18:31:59Z">
        <w:r w:rsidR="65A0F996">
          <w:t>ly distribute</w:t>
        </w:r>
      </w:ins>
      <w:ins w:id="311" w:author="Matthew Albrecht" w:date="2026-05-17T18:32:00Z" w16du:dateUtc="2026-05-17T18:32:02Z">
        <w:r w:rsidR="65A0F996">
          <w:t>d.</w:t>
        </w:r>
      </w:ins>
      <w:del w:id="312" w:author="Matthew Albrecht" w:date="2026-05-17T18:32:00Z" w16du:dateUtc="2026-05-17T18:32:02Z">
        <w:r w:rsidDel="50EEF571">
          <w:delText>:</w:delText>
        </w:r>
      </w:del>
      <w:r w:rsidR="50EEF571">
        <w:t xml:space="preserve"> G</w:t>
      </w:r>
      <w:r w:rsidR="50EEF571" w:rsidRPr="682E26A9">
        <w:rPr>
          <w:vertAlign w:val="subscript"/>
        </w:rPr>
        <w:t>ST</w:t>
      </w:r>
      <w:r w:rsidR="50EEF571">
        <w:t xml:space="preserve"> suggest</w:t>
      </w:r>
      <w:del w:id="313" w:author="Matthew Albrecht" w:date="2026-05-17T18:32:00Z" w16du:dateUtc="2026-05-17T18:32:14Z">
        <w:r w:rsidDel="50EEF571">
          <w:delText>ed</w:delText>
        </w:r>
      </w:del>
      <w:ins w:id="314" w:author="Matthew Albrecht" w:date="2026-05-17T18:32:00Z" w16du:dateUtc="2026-05-17T18:32:14Z">
        <w:r w:rsidR="2CB7C7B7">
          <w:t>s</w:t>
        </w:r>
      </w:ins>
      <w:r w:rsidR="50EEF571">
        <w:t xml:space="preserve"> stronger genetic contributions from TNW_04 and TNW_05 </w:t>
      </w:r>
      <w:del w:id="315" w:author="Matthew Albrecht" w:date="2026-05-17T18:32:00Z" w16du:dateUtc="2026-05-17T18:32:22Z">
        <w:r w:rsidDel="50EEF571">
          <w:delText>than from the</w:delText>
        </w:r>
      </w:del>
      <w:ins w:id="316" w:author="Matthew Albrecht" w:date="2026-05-17T18:32:00Z" w16du:dateUtc="2026-05-17T18:32:25Z">
        <w:r w:rsidR="28835C25">
          <w:t>relative to</w:t>
        </w:r>
      </w:ins>
      <w:r w:rsidR="50EEF571">
        <w:t xml:space="preserve"> Indiana or Kentucky parental sources, and higher-K STRUCTURE results suggest</w:t>
      </w:r>
      <w:del w:id="317" w:author="Matthew Albrecht" w:date="2026-05-17T18:32:00Z" w16du:dateUtc="2026-05-17T18:32:42Z">
        <w:r w:rsidDel="50EEF571">
          <w:delText>ed</w:delText>
        </w:r>
      </w:del>
      <w:ins w:id="318" w:author="Matthew Albrecht" w:date="2026-05-17T18:32:00Z" w16du:dateUtc="2026-05-17T18:32:42Z">
        <w:r w:rsidR="7D81C57B">
          <w:t>s</w:t>
        </w:r>
      </w:ins>
      <w:r w:rsidR="50EEF571">
        <w:t xml:space="preserve"> </w:t>
      </w:r>
      <w:del w:id="319" w:author="Matthew Albrecht" w:date="2026-05-17T18:32:00Z" w16du:dateUtc="2026-05-17T18:32:49Z">
        <w:r w:rsidDel="50EEF571">
          <w:delText>the presence of</w:delText>
        </w:r>
      </w:del>
      <w:del w:id="320" w:author="Matthew Albrecht" w:date="2026-05-17T20:03:00Z" w16du:dateUtc="2026-05-17T20:03:29Z">
        <w:r w:rsidDel="50EEF571">
          <w:delText xml:space="preserve"> </w:delText>
        </w:r>
      </w:del>
      <w:r w:rsidR="50EEF571">
        <w:t>individuals with var</w:t>
      </w:r>
      <w:ins w:id="321" w:author="Matthew Albrecht" w:date="2026-05-17T18:32:00Z" w16du:dateUtc="2026-05-17T18:32:57Z">
        <w:r w:rsidR="6BA3D156">
          <w:t>iable</w:t>
        </w:r>
      </w:ins>
      <w:del w:id="322" w:author="Matthew Albrecht" w:date="2026-05-17T18:32:00Z" w16du:dateUtc="2026-05-17T18:32:56Z">
        <w:r w:rsidDel="50EEF571">
          <w:delText>ying</w:delText>
        </w:r>
      </w:del>
      <w:r w:rsidR="50EEF571">
        <w:t xml:space="preserve"> </w:t>
      </w:r>
      <w:del w:id="323" w:author="Matthew Albrecht" w:date="2026-05-17T18:33:00Z" w16du:dateUtc="2026-05-17T18:33:12Z">
        <w:r w:rsidDel="50EEF571">
          <w:delText>levels of admixture</w:delText>
        </w:r>
      </w:del>
      <w:ins w:id="324" w:author="Matthew Albrecht" w:date="2026-05-17T18:33:00Z" w16du:dateUtc="2026-05-17T18:33:16Z">
        <w:r w:rsidR="2DA04056">
          <w:t>ancestry</w:t>
        </w:r>
      </w:ins>
      <w:r w:rsidR="50EEF571">
        <w:t>, including possible F</w:t>
      </w:r>
      <w:r w:rsidR="50EEF571" w:rsidRPr="682E26A9">
        <w:rPr>
          <w:vertAlign w:val="subscript"/>
        </w:rPr>
        <w:t>1</w:t>
      </w:r>
      <w:r w:rsidR="50EEF571">
        <w:t xml:space="preserve"> hybrids and </w:t>
      </w:r>
      <w:r w:rsidR="50EEF571">
        <w:lastRenderedPageBreak/>
        <w:t>backcrosses. Thus,</w:t>
      </w:r>
      <w:ins w:id="325" w:author="Matthew Albrecht" w:date="2026-05-17T18:37:00Z" w16du:dateUtc="2026-05-17T18:37:27Z">
        <w:r w:rsidR="6C828FF2">
          <w:t xml:space="preserve"> while</w:t>
        </w:r>
      </w:ins>
      <w:r w:rsidR="50EEF571">
        <w:t xml:space="preserve"> </w:t>
      </w:r>
      <w:del w:id="326" w:author="Matthew Albrecht" w:date="2026-05-17T18:34:00Z" w16du:dateUtc="2026-05-17T18:34:26Z">
        <w:r w:rsidRPr="682E26A9" w:rsidDel="50EEF571">
          <w:rPr>
            <w:i/>
            <w:iCs/>
          </w:rPr>
          <w:delText>ex situ</w:delText>
        </w:r>
        <w:r w:rsidDel="50EEF571">
          <w:delText xml:space="preserve"> hybridization</w:delText>
        </w:r>
      </w:del>
      <w:ins w:id="327" w:author="Matthew Albrecht" w:date="2026-05-17T18:34:00Z" w16du:dateUtc="2026-05-17T18:34:31Z">
        <w:r w:rsidR="4F8F52AC">
          <w:t>genetic mixing</w:t>
        </w:r>
      </w:ins>
      <w:r w:rsidR="50EEF571">
        <w:t xml:space="preserve"> in </w:t>
      </w:r>
      <w:r w:rsidR="50EEF571" w:rsidRPr="682E26A9">
        <w:rPr>
          <w:i/>
          <w:iCs/>
        </w:rPr>
        <w:t>P. globosa</w:t>
      </w:r>
      <w:r w:rsidR="50EEF571">
        <w:t xml:space="preserve"> appears feasible</w:t>
      </w:r>
      <w:del w:id="328" w:author="Matthew Albrecht" w:date="2026-05-17T18:37:00Z" w16du:dateUtc="2026-05-17T18:37:30Z">
        <w:r w:rsidDel="50EEF571">
          <w:delText xml:space="preserve"> and potentially useful</w:delText>
        </w:r>
      </w:del>
      <w:r w:rsidR="50EEF571">
        <w:t xml:space="preserve">, </w:t>
      </w:r>
      <w:del w:id="329" w:author="Matthew Albrecht" w:date="2026-05-17T18:36:00Z" w16du:dateUtc="2026-05-17T18:36:36Z">
        <w:r w:rsidDel="50EEF571">
          <w:delText>but its products should not be assumed to</w:delText>
        </w:r>
      </w:del>
      <w:ins w:id="330" w:author="Matthew Albrecht" w:date="2026-05-17T18:36:00Z" w16du:dateUtc="2026-05-17T18:36:47Z">
        <w:r w:rsidR="793B9AE5">
          <w:t xml:space="preserve">resulting populations </w:t>
        </w:r>
      </w:ins>
      <w:del w:id="331" w:author="Matthew Albrecht" w:date="2026-05-17T20:27:00Z" w16du:dateUtc="2026-05-17T20:27:58Z">
        <w:r w:rsidDel="50EEF571">
          <w:delText xml:space="preserve"> </w:delText>
        </w:r>
      </w:del>
      <w:ins w:id="332" w:author="Matthew Albrecht" w:date="2026-05-17T20:27:00Z" w16du:dateUtc="2026-05-17T20:27:59Z">
        <w:r w:rsidR="27AFE061">
          <w:t xml:space="preserve">cannot </w:t>
        </w:r>
      </w:ins>
      <w:ins w:id="333" w:author="Matthew Albrecht" w:date="2026-05-17T20:28:00Z" w16du:dateUtc="2026-05-17T20:28:01Z">
        <w:r w:rsidR="27AFE061">
          <w:t xml:space="preserve">be assumed to </w:t>
        </w:r>
      </w:ins>
      <w:r w:rsidR="50EEF571">
        <w:t xml:space="preserve">represent balanced or stable </w:t>
      </w:r>
      <w:ins w:id="334" w:author="Matthew Albrecht" w:date="2026-05-17T18:36:00Z" w16du:dateUtc="2026-05-17T18:36:59Z">
        <w:r w:rsidR="3BA78D51">
          <w:t>g</w:t>
        </w:r>
      </w:ins>
      <w:ins w:id="335" w:author="Matthew Albrecht" w:date="2026-05-17T18:37:00Z" w16du:dateUtc="2026-05-17T18:37:01Z">
        <w:r w:rsidR="3BA78D51">
          <w:t xml:space="preserve">enetic </w:t>
        </w:r>
      </w:ins>
      <w:r w:rsidR="50EEF571">
        <w:t>mixtures without continued monitoring.</w:t>
      </w:r>
    </w:p>
    <w:p w14:paraId="52AAE565" w14:textId="093ABAF1" w:rsidR="00091E73" w:rsidRPr="00091E73" w:rsidRDefault="50EEF571" w:rsidP="682E26A9">
      <w:r>
        <w:t xml:space="preserve">These findings support a risk-benefit </w:t>
      </w:r>
      <w:del w:id="336" w:author="Matthew Albrecht" w:date="2026-05-17T19:01:00Z" w16du:dateUtc="2026-05-17T19:01:30Z">
        <w:r w:rsidR="00091E73" w:rsidDel="50EEF571">
          <w:delText>view</w:delText>
        </w:r>
      </w:del>
      <w:ins w:id="337" w:author="Matthew Albrecht" w:date="2026-05-17T19:01:00Z" w16du:dateUtc="2026-05-17T19:01:34Z">
        <w:r w:rsidR="6A0A7AC0">
          <w:t>framework</w:t>
        </w:r>
      </w:ins>
      <w:r>
        <w:t xml:space="preserve"> </w:t>
      </w:r>
      <w:ins w:id="338" w:author="Matthew Albrecht" w:date="2026-05-17T19:01:00Z" w16du:dateUtc="2026-05-17T19:01:36Z">
        <w:r w:rsidR="401E20CB">
          <w:t>for</w:t>
        </w:r>
      </w:ins>
      <w:del w:id="339" w:author="Matthew Albrecht" w:date="2026-05-17T19:01:00Z" w16du:dateUtc="2026-05-17T19:01:35Z">
        <w:r w:rsidR="00091E73" w:rsidDel="50EEF571">
          <w:delText>of</w:delText>
        </w:r>
      </w:del>
      <w:r>
        <w:t xml:space="preserve"> conservation management </w:t>
      </w:r>
      <w:del w:id="340" w:author="Matthew Albrecht" w:date="2026-05-17T19:01:00Z" w16du:dateUtc="2026-05-17T19:01:45Z">
        <w:r w:rsidR="00091E73" w:rsidDel="50EEF571">
          <w:delText>in</w:delText>
        </w:r>
      </w:del>
      <w:ins w:id="341" w:author="Matthew Albrecht" w:date="2026-05-17T19:01:00Z" w16du:dateUtc="2026-05-17T19:01:45Z">
        <w:r w:rsidR="5AE8B596">
          <w:t>of</w:t>
        </w:r>
      </w:ins>
      <w:r>
        <w:t xml:space="preserve"> </w:t>
      </w:r>
      <w:r w:rsidRPr="682E26A9">
        <w:rPr>
          <w:i/>
          <w:iCs/>
        </w:rPr>
        <w:t>P. globosa</w:t>
      </w:r>
      <w:r>
        <w:t xml:space="preserve">. </w:t>
      </w:r>
      <w:del w:id="342" w:author="Matthew Albrecht" w:date="2026-05-17T19:01:00Z" w16du:dateUtc="2026-05-17T19:01:52Z">
        <w:r w:rsidR="00091E73" w:rsidDel="50EEF571">
          <w:delText>On one hand, s</w:delText>
        </w:r>
      </w:del>
      <w:ins w:id="343" w:author="Matthew Albrecht" w:date="2026-05-17T19:01:00Z" w16du:dateUtc="2026-05-17T19:01:52Z">
        <w:r w:rsidR="2ECB016F">
          <w:t>S</w:t>
        </w:r>
      </w:ins>
      <w:r>
        <w:t xml:space="preserve">trong regional structure argues against treating all populations as interchangeable seed sources, </w:t>
      </w:r>
      <w:del w:id="344" w:author="Matthew Albrecht" w:date="2026-05-17T19:02:00Z" w16du:dateUtc="2026-05-17T19:02:07Z">
        <w:r w:rsidR="00091E73" w:rsidDel="50EEF571">
          <w:delText>because doing so</w:delText>
        </w:r>
      </w:del>
      <w:ins w:id="345" w:author="Matthew Albrecht" w:date="2026-05-17T19:02:00Z" w16du:dateUtc="2026-05-17T19:02:11Z">
        <w:r w:rsidR="5526168B">
          <w:t>as such practices</w:t>
        </w:r>
      </w:ins>
      <w:r>
        <w:t xml:space="preserve"> could erode historically differentiated </w:t>
      </w:r>
      <w:del w:id="346" w:author="Matthew Albrecht" w:date="2026-05-17T19:02:00Z" w16du:dateUtc="2026-05-17T19:02:35Z">
        <w:r w:rsidR="00091E73" w:rsidDel="50EEF571">
          <w:delText>components of the species’ diversity</w:delText>
        </w:r>
      </w:del>
      <w:ins w:id="347" w:author="Matthew Albrecht" w:date="2026-05-17T19:02:00Z" w16du:dateUtc="2026-05-17T19:02:39Z">
        <w:r w:rsidR="37025404">
          <w:t>genetic variation</w:t>
        </w:r>
      </w:ins>
      <w:r>
        <w:t xml:space="preserve">. </w:t>
      </w:r>
      <w:del w:id="348" w:author="Matthew Albrecht" w:date="2026-05-17T19:02:00Z" w16du:dateUtc="2026-05-17T19:02:44Z">
        <w:r w:rsidR="00091E73" w:rsidDel="50EEF571">
          <w:delText>On the other hand</w:delText>
        </w:r>
      </w:del>
      <w:ins w:id="349" w:author="Matthew Albrecht" w:date="2026-05-17T19:02:00Z" w16du:dateUtc="2026-05-17T19:02:45Z">
        <w:r w:rsidR="331427E4">
          <w:t>Conversely</w:t>
        </w:r>
      </w:ins>
      <w:r>
        <w:t xml:space="preserve">, </w:t>
      </w:r>
      <w:del w:id="350" w:author="Matthew Albrecht" w:date="2026-05-17T19:02:00Z" w16du:dateUtc="2026-05-17T19:02:49Z">
        <w:r w:rsidR="00091E73" w:rsidDel="50EEF571">
          <w:delText>low</w:delText>
        </w:r>
      </w:del>
      <w:ins w:id="351" w:author="Matthew Albrecht" w:date="2026-05-17T19:02:00Z" w16du:dateUtc="2026-05-17T19:02:51Z">
        <w:r w:rsidR="33C0A034">
          <w:t>reduced</w:t>
        </w:r>
      </w:ins>
      <w:r>
        <w:t xml:space="preserve"> diversity, bottleneck signals, localized inbreeding, and </w:t>
      </w:r>
      <w:del w:id="352" w:author="Matthew Albrecht" w:date="2026-05-17T19:03:00Z" w16du:dateUtc="2026-05-17T19:03:04Z">
        <w:r w:rsidR="00091E73" w:rsidDel="50EEF571">
          <w:delText>continuing</w:delText>
        </w:r>
      </w:del>
      <w:ins w:id="353" w:author="Matthew Albrecht" w:date="2026-05-17T19:03:00Z" w16du:dateUtc="2026-05-17T19:03:05Z">
        <w:r w:rsidR="2B71CF5B">
          <w:t>ongoing</w:t>
        </w:r>
      </w:ins>
      <w:r>
        <w:t xml:space="preserve"> habitat threats</w:t>
      </w:r>
      <w:ins w:id="354" w:author="Matthew Albrecht" w:date="2026-05-17T19:03:00Z" w16du:dateUtc="2026-05-17T19:03:28Z">
        <w:r w:rsidR="232F4D8C">
          <w:t xml:space="preserve"> suggest that</w:t>
        </w:r>
      </w:ins>
      <w:del w:id="355" w:author="Matthew Albrecht" w:date="2026-05-17T19:03:00Z" w16du:dateUtc="2026-05-17T19:03:26Z">
        <w:r w:rsidR="00091E73" w:rsidDel="50EEF571">
          <w:delText xml:space="preserve"> indicate that complete reliance on</w:delText>
        </w:r>
      </w:del>
      <w:r>
        <w:t xml:space="preserve"> </w:t>
      </w:r>
      <w:del w:id="356" w:author="Matthew Albrecht" w:date="2026-05-17T20:28:00Z" w16du:dateUtc="2026-05-17T20:28:16Z">
        <w:r w:rsidR="00091E73" w:rsidDel="50EEF571">
          <w:delText>passive</w:delText>
        </w:r>
      </w:del>
      <w:ins w:id="357" w:author="Matthew Albrecht" w:date="2026-05-17T20:28:00Z" w16du:dateUtc="2026-05-17T20:28:16Z">
        <w:r w:rsidR="7E90530E">
          <w:t>habitat</w:t>
        </w:r>
      </w:ins>
      <w:r>
        <w:t xml:space="preserve"> protection</w:t>
      </w:r>
      <w:ins w:id="358" w:author="Matthew Albrecht" w:date="2026-05-17T20:28:00Z" w16du:dateUtc="2026-05-17T20:28:33Z">
        <w:r w:rsidR="3ACE9BB0">
          <w:t xml:space="preserve"> and management</w:t>
        </w:r>
      </w:ins>
      <w:r>
        <w:t xml:space="preserve"> </w:t>
      </w:r>
      <w:ins w:id="359" w:author="Matthew Albrecht" w:date="2026-05-17T19:03:00Z" w16du:dateUtc="2026-05-17T19:03:35Z">
        <w:r w:rsidR="2887FA40">
          <w:t xml:space="preserve">alone </w:t>
        </w:r>
      </w:ins>
      <w:r>
        <w:t xml:space="preserve">may </w:t>
      </w:r>
      <w:del w:id="360" w:author="Matthew Albrecht" w:date="2026-05-17T19:03:00Z" w16du:dateUtc="2026-05-17T19:03:39Z">
        <w:r w:rsidR="00091E73" w:rsidDel="50EEF571">
          <w:delText xml:space="preserve">not always </w:delText>
        </w:r>
      </w:del>
      <w:r>
        <w:t>be</w:t>
      </w:r>
      <w:ins w:id="361" w:author="Matthew Albrecht" w:date="2026-05-17T19:03:00Z" w16du:dateUtc="2026-05-17T19:03:41Z">
        <w:r w:rsidR="759CDBC1">
          <w:t xml:space="preserve"> in</w:t>
        </w:r>
      </w:ins>
      <w:del w:id="362" w:author="Matthew Albrecht" w:date="2026-05-17T19:03:00Z" w16du:dateUtc="2026-05-17T19:03:42Z">
        <w:r w:rsidR="00091E73" w:rsidDel="50EEF571">
          <w:delText xml:space="preserve"> </w:delText>
        </w:r>
      </w:del>
      <w:r>
        <w:t>sufficient</w:t>
      </w:r>
      <w:ins w:id="363" w:author="Matthew Albrecht" w:date="2026-05-17T19:03:00Z" w16du:dateUtc="2026-05-17T19:03:47Z">
        <w:r w:rsidR="31B592F4">
          <w:t xml:space="preserve"> in some cases</w:t>
        </w:r>
      </w:ins>
      <w:r>
        <w:t xml:space="preserve">. The most defensible interpretation is therefore not that management must choose between </w:t>
      </w:r>
      <w:del w:id="364" w:author="Matthew Albrecht" w:date="2026-05-17T17:36:00Z" w16du:dateUtc="2026-05-17T17:36:01Z">
        <w:r w:rsidR="00091E73" w:rsidDel="50EEF571">
          <w:delText>preserving</w:delText>
        </w:r>
      </w:del>
      <w:ins w:id="365" w:author="Matthew Albrecht" w:date="2026-05-17T17:36:00Z" w16du:dateUtc="2026-05-17T17:36:16Z">
        <w:r w:rsidR="1CBF2648">
          <w:t>conserving population</w:t>
        </w:r>
      </w:ins>
      <w:r>
        <w:t xml:space="preserve"> structure and restoring gene flow, but that both goals must be balanced. </w:t>
      </w:r>
      <w:r w:rsidRPr="682E26A9">
        <w:rPr>
          <w:i/>
          <w:iCs/>
        </w:rPr>
        <w:t>In situ</w:t>
      </w:r>
      <w:r>
        <w:t xml:space="preserve"> conservation should remain the </w:t>
      </w:r>
      <w:del w:id="366" w:author="Matthew Albrecht" w:date="2026-05-17T19:05:00Z" w16du:dateUtc="2026-05-17T19:05:22Z">
        <w:r w:rsidR="00091E73" w:rsidDel="50EEF571">
          <w:delText>foundation of recovery</w:delText>
        </w:r>
      </w:del>
      <w:ins w:id="367" w:author="Matthew Albrecht" w:date="2026-05-17T19:05:00Z" w16du:dateUtc="2026-05-17T19:05:25Z">
        <w:r w:rsidR="24249325">
          <w:t>primary focus</w:t>
        </w:r>
      </w:ins>
      <w:r>
        <w:t xml:space="preserve"> because it </w:t>
      </w:r>
      <w:del w:id="368" w:author="Matthew Albrecht" w:date="2026-05-17T19:05:00Z" w16du:dateUtc="2026-05-17T19:05:36Z">
        <w:r w:rsidR="00091E73" w:rsidDel="50EEF571">
          <w:delText>preserves</w:delText>
        </w:r>
      </w:del>
      <w:ins w:id="369" w:author="Matthew Albrecht" w:date="2026-05-17T19:05:00Z" w16du:dateUtc="2026-05-17T19:05:38Z">
        <w:r w:rsidR="1E11CEDA">
          <w:t>maintains</w:t>
        </w:r>
      </w:ins>
      <w:r>
        <w:t xml:space="preserve"> the </w:t>
      </w:r>
      <w:del w:id="370" w:author="Matthew Albrecht" w:date="2026-05-17T19:05:00Z" w16du:dateUtc="2026-05-17T19:05:42Z">
        <w:r w:rsidR="00091E73" w:rsidDel="50EEF571">
          <w:delText xml:space="preserve">full </w:delText>
        </w:r>
      </w:del>
      <w:r>
        <w:t xml:space="preserve">geographic distribution of </w:t>
      </w:r>
      <w:ins w:id="371" w:author="Matthew Albrecht" w:date="2026-05-17T19:05:00Z" w16du:dateUtc="2026-05-17T19:05:49Z">
        <w:r w:rsidR="2360F4F5">
          <w:t xml:space="preserve">genetic </w:t>
        </w:r>
      </w:ins>
      <w:r>
        <w:t xml:space="preserve">diversity and supports representation and redundancy across the range. </w:t>
      </w:r>
      <w:r w:rsidRPr="682E26A9">
        <w:rPr>
          <w:i/>
          <w:iCs/>
        </w:rPr>
        <w:t>Ex situ</w:t>
      </w:r>
      <w:r>
        <w:t xml:space="preserve"> conservation</w:t>
      </w:r>
      <w:del w:id="372" w:author="Matthew Albrecht" w:date="2026-05-17T19:06:00Z" w16du:dateUtc="2026-05-17T19:06:23Z">
        <w:r w:rsidR="00091E73" w:rsidDel="50EEF571">
          <w:delText>, managed hybridization,</w:delText>
        </w:r>
      </w:del>
      <w:r>
        <w:t xml:space="preserve"> and reintroductio</w:t>
      </w:r>
      <w:ins w:id="373" w:author="Matthew Albrecht" w:date="2026-05-17T19:06:00Z" w16du:dateUtc="2026-05-17T19:06:38Z">
        <w:r w:rsidR="2A73D7EC">
          <w:t xml:space="preserve">n through genetic mixing </w:t>
        </w:r>
      </w:ins>
      <w:del w:id="374" w:author="Matthew Albrecht" w:date="2026-05-17T19:06:00Z" w16du:dateUtc="2026-05-17T19:06:33Z">
        <w:r w:rsidR="00091E73" w:rsidDel="50EEF571">
          <w:delText xml:space="preserve">n </w:delText>
        </w:r>
      </w:del>
      <w:r>
        <w:t xml:space="preserve">may </w:t>
      </w:r>
      <w:del w:id="375" w:author="Matthew Albrecht" w:date="2026-05-17T19:07:00Z" w16du:dateUtc="2026-05-17T19:07:04Z">
        <w:r w:rsidR="00091E73" w:rsidDel="50EEF571">
          <w:delText>nevertheless be valuable tools when used to</w:delText>
        </w:r>
      </w:del>
      <w:ins w:id="376" w:author="Matthew Albrecht" w:date="2026-05-17T19:07:00Z" w16du:dateUtc="2026-05-17T19:07:05Z">
        <w:r w:rsidR="20EB508C">
          <w:t>serve as</w:t>
        </w:r>
      </w:ins>
      <w:r>
        <w:t xml:space="preserve"> complement</w:t>
      </w:r>
      <w:ins w:id="377" w:author="Matthew Albrecht" w:date="2026-05-17T19:07:00Z" w16du:dateUtc="2026-05-17T19:07:10Z">
        <w:r w:rsidR="3FC1A12A">
          <w:t>ary approaches</w:t>
        </w:r>
      </w:ins>
      <w:del w:id="378" w:author="Matthew Albrecht" w:date="2026-05-17T17:51:00Z" w16du:dateUtc="2026-05-17T17:51:48Z">
        <w:r w:rsidR="00091E73" w:rsidDel="50EEF571">
          <w:delText>, rather than replace,</w:delText>
        </w:r>
      </w:del>
      <w:del w:id="379" w:author="Matthew Albrecht" w:date="2026-05-17T19:07:00Z" w16du:dateUtc="2026-05-17T19:07:16Z">
        <w:r w:rsidR="00091E73" w:rsidDel="50EEF571">
          <w:delText xml:space="preserve"> the protection of natural populations, especially</w:delText>
        </w:r>
      </w:del>
      <w:r>
        <w:t xml:space="preserve"> when</w:t>
      </w:r>
      <w:del w:id="380" w:author="Matthew Albrecht" w:date="2026-05-17T19:07:00Z" w16du:dateUtc="2026-05-17T19:07:30Z">
        <w:r w:rsidR="00091E73" w:rsidDel="50EEF571">
          <w:delText xml:space="preserve"> interventions are</w:delText>
        </w:r>
      </w:del>
      <w:r>
        <w:t xml:space="preserve"> guided by genetic data and </w:t>
      </w:r>
      <w:del w:id="381" w:author="Matthew Albrecht" w:date="2026-05-17T19:07:00Z" w16du:dateUtc="2026-05-17T19:07:27Z">
        <w:r w:rsidR="00091E73" w:rsidDel="50EEF571">
          <w:delText>followed by</w:delText>
        </w:r>
      </w:del>
      <w:ins w:id="382" w:author="Matthew Albrecht" w:date="2026-05-17T19:07:00Z" w16du:dateUtc="2026-05-17T19:07:35Z">
        <w:r w:rsidR="098EFC32">
          <w:t>coupled</w:t>
        </w:r>
      </w:ins>
      <w:r>
        <w:t xml:space="preserve"> </w:t>
      </w:r>
      <w:del w:id="383" w:author="Matthew Albrecht" w:date="2026-05-17T19:07:00Z" w16du:dateUtc="2026-05-17T19:07:46Z">
        <w:r w:rsidR="00091E73" w:rsidDel="50EEF571">
          <w:delText>post-release</w:delText>
        </w:r>
      </w:del>
      <w:ins w:id="384" w:author="Matthew Albrecht" w:date="2026-05-17T19:07:00Z" w16du:dateUtc="2026-05-17T19:07:49Z">
        <w:r w:rsidR="18FF87CD">
          <w:t>with continue</w:t>
        </w:r>
      </w:ins>
      <w:r>
        <w:t xml:space="preserve"> monitoring</w:t>
      </w:r>
      <w:ins w:id="385" w:author="Matthew Albrecht" w:date="2026-05-17T19:07:00Z" w16du:dateUtc="2026-05-17T19:07:54Z">
        <w:r w:rsidR="4A682FB4">
          <w:t xml:space="preserve"> and evaluation</w:t>
        </w:r>
      </w:ins>
      <w:r>
        <w:t>.</w:t>
      </w:r>
    </w:p>
    <w:p w14:paraId="012F2CDC" w14:textId="3F51C4A8" w:rsidR="00091E73" w:rsidRPr="00091E73" w:rsidRDefault="00091E73" w:rsidP="682E26A9">
      <w:del w:id="386" w:author="Matthew Albrecht" w:date="2026-05-17T17:38:00Z" w16du:dateUtc="2026-05-17T17:38:27Z">
        <w:r w:rsidDel="50EEF571">
          <w:delText>More specifically, c</w:delText>
        </w:r>
      </w:del>
      <w:ins w:id="387" w:author="Matthew Albrecht" w:date="2026-05-17T19:16:00Z" w16du:dateUtc="2026-05-17T19:16:16Z">
        <w:r w:rsidR="214665DC">
          <w:t xml:space="preserve">From a conservation perspective, </w:t>
        </w:r>
      </w:ins>
      <w:del w:id="388" w:author="Matthew Albrecht" w:date="2026-05-17T19:16:00Z" w16du:dateUtc="2026-05-17T19:16:24Z">
        <w:r w:rsidDel="50EEF571">
          <w:delText>onservation</w:delText>
        </w:r>
      </w:del>
      <w:ins w:id="389" w:author="Matthew Albrecht" w:date="2026-05-17T17:38:00Z" w16du:dateUtc="2026-05-17T17:38:31Z">
        <w:r w:rsidR="371673A9">
          <w:t>efforts</w:t>
        </w:r>
      </w:ins>
      <w:r w:rsidR="50EEF571">
        <w:t xml:space="preserve"> shoul</w:t>
      </w:r>
      <w:ins w:id="390" w:author="Matthew Albrecht" w:date="2026-05-17T19:16:00Z" w16du:dateUtc="2026-05-17T19:16:32Z">
        <w:r w:rsidR="1AE7B360">
          <w:t xml:space="preserve">d </w:t>
        </w:r>
      </w:ins>
      <w:del w:id="391" w:author="Matthew Albrecht" w:date="2026-05-17T19:16:00Z" w16du:dateUtc="2026-05-17T19:16:29Z">
        <w:r w:rsidDel="50EEF571">
          <w:delText xml:space="preserve">d aim to </w:delText>
        </w:r>
      </w:del>
      <w:ins w:id="392" w:author="Matthew Albrecht" w:date="2026-05-17T19:16:00Z" w16du:dateUtc="2026-05-17T19:16:43Z">
        <w:r w:rsidR="0DAA4B93">
          <w:t>pr</w:t>
        </w:r>
        <w:r w:rsidR="7D0C61A2">
          <w:t>i</w:t>
        </w:r>
        <w:r w:rsidR="0DAA4B93">
          <w:t>o</w:t>
        </w:r>
        <w:r w:rsidR="38E5E1EC">
          <w:t>ritize</w:t>
        </w:r>
        <w:r w:rsidR="0DAA4B93">
          <w:t xml:space="preserve"> </w:t>
        </w:r>
        <w:r w:rsidR="071DAE94">
          <w:t xml:space="preserve">the </w:t>
        </w:r>
      </w:ins>
      <w:r w:rsidR="50EEF571">
        <w:t>protect</w:t>
      </w:r>
      <w:ins w:id="393" w:author="Matthew Albrecht" w:date="2026-05-17T19:16:00Z" w16du:dateUtc="2026-05-17T19:16:46Z">
        <w:r w:rsidR="7604561B">
          <w:t xml:space="preserve">ion </w:t>
        </w:r>
      </w:ins>
      <w:ins w:id="394" w:author="Matthew Albrecht" w:date="2026-05-17T19:17:00Z" w16du:dateUtc="2026-05-17T19:17:43Z">
        <w:r w:rsidR="65255E0B">
          <w:t xml:space="preserve">and management </w:t>
        </w:r>
      </w:ins>
      <w:ins w:id="395" w:author="Matthew Albrecht" w:date="2026-05-17T19:16:00Z" w16du:dateUtc="2026-05-17T19:16:46Z">
        <w:r w:rsidR="7604561B">
          <w:t>of</w:t>
        </w:r>
      </w:ins>
      <w:r w:rsidR="50EEF571">
        <w:t xml:space="preserve"> multiple populations across both major regional groups and, whenever possible, multiple populations within each ecoregion. At present, Indiana </w:t>
      </w:r>
      <w:r w:rsidR="50EEF571">
        <w:lastRenderedPageBreak/>
        <w:t>may be the only region where this goal is largely met, because its single known population is</w:t>
      </w:r>
      <w:ins w:id="396" w:author="Matthew Albrecht" w:date="2026-05-17T19:17:00Z" w16du:dateUtc="2026-05-17T19:17:22Z">
        <w:r w:rsidR="4A3DC172">
          <w:t xml:space="preserve"> both</w:t>
        </w:r>
      </w:ins>
      <w:r w:rsidR="50EEF571">
        <w:t xml:space="preserve"> protected and </w:t>
      </w:r>
      <w:ins w:id="397" w:author="Matthew Albrecht" w:date="2026-05-17T19:17:00Z" w16du:dateUtc="2026-05-17T19:17:26Z">
        <w:r w:rsidR="22BE1B50">
          <w:t xml:space="preserve">actively </w:t>
        </w:r>
      </w:ins>
      <w:del w:id="398" w:author="Matthew Albrecht" w:date="2026-05-17T17:39:00Z" w16du:dateUtc="2026-05-17T17:39:09Z">
        <w:r w:rsidDel="50EEF571">
          <w:delText xml:space="preserve">well </w:delText>
        </w:r>
      </w:del>
      <w:r w:rsidR="50EEF571">
        <w:t xml:space="preserve">managed. </w:t>
      </w:r>
      <w:commentRangeStart w:id="399"/>
      <w:r w:rsidR="50EEF571">
        <w:t xml:space="preserve">In eastern Tennessee, several populations along the Cumberland River are protected, and populations </w:t>
      </w:r>
      <w:ins w:id="400" w:author="Matthew Albrecht" w:date="2026-05-17T19:18:00Z" w16du:dateUtc="2026-05-17T19:18:19Z">
        <w:r w:rsidR="714C8647">
          <w:t>associated with</w:t>
        </w:r>
      </w:ins>
      <w:del w:id="401" w:author="Matthew Albrecht" w:date="2026-05-17T19:18:00Z" w16du:dateUtc="2026-05-17T19:18:16Z">
        <w:r w:rsidDel="50EEF571">
          <w:delText>on</w:delText>
        </w:r>
      </w:del>
      <w:r w:rsidR="50EEF571">
        <w:t xml:space="preserve"> </w:t>
      </w:r>
      <w:del w:id="402" w:author="Matthew Albrecht" w:date="2026-05-17T19:18:00Z" w16du:dateUtc="2026-05-17T19:18:06Z">
        <w:r w:rsidDel="50EEF571">
          <w:delText xml:space="preserve">rock </w:delText>
        </w:r>
      </w:del>
      <w:ins w:id="403" w:author="Matthew Albrecht" w:date="2026-05-17T19:18:00Z" w16du:dateUtc="2026-05-17T19:18:14Z">
        <w:r w:rsidR="065ED132">
          <w:t>cliff-</w:t>
        </w:r>
      </w:ins>
      <w:r w:rsidR="50EEF571">
        <w:t xml:space="preserve">faces and ledges may be less vulnerable to </w:t>
      </w:r>
      <w:del w:id="404" w:author="Matthew Albrecht" w:date="2026-05-17T19:18:00Z" w16du:dateUtc="2026-05-17T19:18:34Z">
        <w:r w:rsidDel="50EEF571">
          <w:delText>bush honeysuckle</w:delText>
        </w:r>
      </w:del>
      <w:r w:rsidR="50EEF571">
        <w:t xml:space="preserve"> invasion</w:t>
      </w:r>
      <w:ins w:id="405" w:author="Matthew Albrecht" w:date="2026-05-17T19:18:00Z" w16du:dateUtc="2026-05-17T19:18:40Z">
        <w:r w:rsidR="7DECB06F">
          <w:t xml:space="preserve"> by </w:t>
        </w:r>
        <w:r w:rsidR="7DECB06F" w:rsidRPr="682E26A9">
          <w:rPr>
            <w:i/>
            <w:iCs/>
            <w:rPrChange w:id="406" w:author="Matthew Albrecht" w:date="2026-05-17T19:18:00Z" w16du:dateUtc="2026-05-17T19:18:50Z">
              <w:rPr/>
            </w:rPrChange>
          </w:rPr>
          <w:t>L. maackii</w:t>
        </w:r>
      </w:ins>
      <w:r w:rsidR="50EEF571">
        <w:t xml:space="preserve">; however, the genetic </w:t>
      </w:r>
      <w:del w:id="407" w:author="Matthew Albrecht" w:date="2026-05-17T19:19:00Z" w16du:dateUtc="2026-05-17T19:19:46Z">
        <w:r w:rsidDel="50EEF571">
          <w:delText>diversity</w:delText>
        </w:r>
      </w:del>
      <w:ins w:id="408" w:author="Matthew Albrecht" w:date="2026-05-17T19:19:00Z" w16du:dateUtc="2026-05-17T19:19:47Z">
        <w:r w:rsidR="7FB5412E">
          <w:t>status</w:t>
        </w:r>
      </w:ins>
      <w:r w:rsidR="50EEF571">
        <w:t xml:space="preserve"> </w:t>
      </w:r>
      <w:ins w:id="409" w:author="Matthew Albrecht" w:date="2026-05-17T19:19:00Z" w16du:dateUtc="2026-05-17T19:19:52Z">
        <w:r w:rsidR="4F374A07">
          <w:t>of</w:t>
        </w:r>
      </w:ins>
      <w:del w:id="410" w:author="Matthew Albrecht" w:date="2026-05-17T19:19:00Z" w16du:dateUtc="2026-05-17T19:19:51Z">
        <w:r w:rsidDel="50EEF571">
          <w:delText>of many of</w:delText>
        </w:r>
      </w:del>
      <w:r w:rsidR="50EEF571">
        <w:t xml:space="preserve"> these sites remains un</w:t>
      </w:r>
      <w:ins w:id="411" w:author="Matthew Albrecht" w:date="2026-05-17T19:19:00Z" w16du:dateUtc="2026-05-17T19:19:58Z">
        <w:r w:rsidR="738BCE66">
          <w:t>certain</w:t>
        </w:r>
      </w:ins>
      <w:del w:id="412" w:author="Matthew Albrecht" w:date="2026-05-17T19:19:00Z" w16du:dateUtc="2026-05-17T19:19:56Z">
        <w:r w:rsidDel="50EEF571">
          <w:delText>known</w:delText>
        </w:r>
      </w:del>
      <w:r w:rsidR="50EEF571">
        <w:t xml:space="preserve"> </w:t>
      </w:r>
      <w:del w:id="413" w:author="Matthew Albrecht" w:date="2026-05-17T19:20:00Z" w16du:dateUtc="2026-05-17T19:20:13Z">
        <w:r w:rsidDel="50EEF571">
          <w:delText>because they could not be</w:delText>
        </w:r>
      </w:del>
      <w:ins w:id="414" w:author="Matthew Albrecht" w:date="2026-05-17T19:20:00Z" w16du:dateUtc="2026-05-17T19:20:16Z">
        <w:r w:rsidR="11EB3744">
          <w:t>due to limited</w:t>
        </w:r>
      </w:ins>
      <w:r w:rsidR="50EEF571">
        <w:t xml:space="preserve"> access</w:t>
      </w:r>
      <w:del w:id="415" w:author="Matthew Albrecht" w:date="2026-05-17T19:20:00Z" w16du:dateUtc="2026-05-17T19:20:18Z">
        <w:r w:rsidDel="50EEF571">
          <w:delText>ed</w:delText>
        </w:r>
      </w:del>
      <w:r w:rsidR="50EEF571">
        <w:t xml:space="preserve"> during this study. </w:t>
      </w:r>
      <w:commentRangeEnd w:id="399"/>
      <w:r>
        <w:rPr>
          <w:rStyle w:val="CommentReference"/>
          <w:sz w:val="24"/>
          <w:szCs w:val="24"/>
        </w:rPr>
        <w:commentReference w:id="399"/>
      </w:r>
      <w:r w:rsidR="50EEF571">
        <w:t>Many populations in Kentucky and Tennessee occur on private land, require active management, or both, making them important targets for future conservation</w:t>
      </w:r>
      <w:del w:id="416" w:author="Matthew Albrecht" w:date="2026-05-17T19:20:00Z" w16du:dateUtc="2026-05-17T19:20:53Z">
        <w:r w:rsidDel="50EEF571">
          <w:delText xml:space="preserve"> efforts</w:delText>
        </w:r>
      </w:del>
      <w:r w:rsidR="50EEF571">
        <w:t xml:space="preserve">. These efforts may be logistically challenging because </w:t>
      </w:r>
      <w:r w:rsidR="50EEF571" w:rsidRPr="682E26A9">
        <w:rPr>
          <w:i/>
          <w:iCs/>
        </w:rPr>
        <w:t>P. globosa</w:t>
      </w:r>
      <w:r w:rsidR="50EEF571">
        <w:t xml:space="preserve"> often occurs on cliff tops, ledges, and steep slopes that are difficult and potentially dangerous to access. Populations showing low allelic richness, bottleneck signatures, elevated corrected inbreeding, or severe habitat degradation should therefore be prioritized for closer demographic and genetic monitoring, habitat management, and, where appropriate, </w:t>
      </w:r>
      <w:commentRangeStart w:id="417"/>
      <w:r w:rsidR="50EEF571">
        <w:t>demographic</w:t>
      </w:r>
      <w:ins w:id="418" w:author="Matthew Albrecht" w:date="2026-05-17T19:22:00Z" w16du:dateUtc="2026-05-17T19:22:42Z">
        <w:r w:rsidR="04D7543F">
          <w:t xml:space="preserve"> or genetic</w:t>
        </w:r>
      </w:ins>
      <w:r w:rsidR="50EEF571">
        <w:t xml:space="preserve"> </w:t>
      </w:r>
      <w:del w:id="419" w:author="Matthew Albrecht" w:date="2026-05-17T19:22:00Z" w16du:dateUtc="2026-05-17T19:22:47Z">
        <w:r w:rsidDel="50EEF571">
          <w:delText>reinforcement</w:delText>
        </w:r>
      </w:del>
      <w:commentRangeEnd w:id="417"/>
      <w:r>
        <w:rPr>
          <w:rStyle w:val="CommentReference"/>
          <w:sz w:val="24"/>
          <w:szCs w:val="24"/>
        </w:rPr>
        <w:commentReference w:id="417"/>
      </w:r>
      <w:ins w:id="420" w:author="Matthew Albrecht" w:date="2026-05-17T19:22:00Z" w16du:dateUtc="2026-05-17T19:22:49Z">
        <w:r w:rsidR="1BB2CA28">
          <w:t>augmentation</w:t>
        </w:r>
      </w:ins>
      <w:r w:rsidR="50EEF571">
        <w:t>.</w:t>
      </w:r>
    </w:p>
    <w:p w14:paraId="20509250" w14:textId="6F769826" w:rsidR="00636D58" w:rsidRPr="00E938E0" w:rsidRDefault="50EEF571" w:rsidP="682E26A9">
      <w:r>
        <w:t>Finally, this study highlights the limit</w:t>
      </w:r>
      <w:ins w:id="421" w:author="Matthew Albrecht" w:date="2026-05-17T19:23:00Z" w16du:dateUtc="2026-05-17T19:23:12Z">
        <w:r w:rsidR="20F0B563">
          <w:t>ation</w:t>
        </w:r>
      </w:ins>
      <w:del w:id="422" w:author="Matthew Albrecht" w:date="2026-05-17T19:23:00Z" w16du:dateUtc="2026-05-17T19:23:08Z">
        <w:r w:rsidR="00091E73" w:rsidDel="50EEF571">
          <w:delText>s</w:delText>
        </w:r>
      </w:del>
      <w:r>
        <w:t xml:space="preserve"> of inference </w:t>
      </w:r>
      <w:ins w:id="423" w:author="Matthew Albrecht" w:date="2026-05-17T19:23:00Z" w16du:dateUtc="2026-05-17T19:23:21Z">
        <w:r w:rsidR="261EE0D0">
          <w:t xml:space="preserve">based solely on </w:t>
        </w:r>
      </w:ins>
      <w:del w:id="424" w:author="Matthew Albrecht" w:date="2026-05-17T19:23:00Z" w16du:dateUtc="2026-05-17T19:23:19Z">
        <w:r w:rsidR="00091E73" w:rsidDel="50EEF571">
          <w:delText xml:space="preserve">from </w:delText>
        </w:r>
      </w:del>
      <w:r>
        <w:t xml:space="preserve">neutral microsatellite </w:t>
      </w:r>
      <w:del w:id="425" w:author="Matthew Albrecht" w:date="2026-05-17T19:23:00Z" w16du:dateUtc="2026-05-17T19:23:26Z">
        <w:r w:rsidR="00091E73" w:rsidDel="50EEF571">
          <w:delText>data alone</w:delText>
        </w:r>
      </w:del>
      <w:ins w:id="426" w:author="Matthew Albrecht" w:date="2026-05-17T19:23:00Z" w16du:dateUtc="2026-05-17T19:23:27Z">
        <w:r w:rsidR="6D23DB55">
          <w:t>markers</w:t>
        </w:r>
      </w:ins>
      <w:r>
        <w:t xml:space="preserve">. </w:t>
      </w:r>
      <w:ins w:id="427" w:author="Matthew Albrecht" w:date="2026-05-17T19:23:00Z" w16du:dateUtc="2026-05-17T19:23:38Z">
        <w:r w:rsidR="6815967C">
          <w:t xml:space="preserve">Although </w:t>
        </w:r>
      </w:ins>
      <w:del w:id="428" w:author="Matthew Albrecht" w:date="2026-05-17T19:23:00Z" w16du:dateUtc="2026-05-17T19:23:47Z">
        <w:r w:rsidR="00091E73" w:rsidDel="50EEF571">
          <w:delText>The present dataset is well suited to</w:delText>
        </w:r>
      </w:del>
      <w:ins w:id="429" w:author="Matthew Albrecht" w:date="2026-05-17T19:23:00Z" w16du:dateUtc="2026-05-17T19:23:51Z">
        <w:r w:rsidR="1F393D66">
          <w:t>these data effectively</w:t>
        </w:r>
      </w:ins>
      <w:r>
        <w:t xml:space="preserve"> </w:t>
      </w:r>
      <w:ins w:id="430" w:author="Matthew Albrecht" w:date="2026-05-17T19:23:00Z" w16du:dateUtc="2026-05-17T19:23:57Z">
        <w:r w:rsidR="7030522F">
          <w:t>characterize</w:t>
        </w:r>
      </w:ins>
      <w:del w:id="431" w:author="Matthew Albrecht" w:date="2026-05-17T19:23:00Z" w16du:dateUtc="2026-05-17T19:23:53Z">
        <w:r w:rsidR="00091E73" w:rsidDel="50EEF571">
          <w:delText>assessing</w:delText>
        </w:r>
      </w:del>
      <w:r>
        <w:t xml:space="preserve"> genetic structure, relative diversity, </w:t>
      </w:r>
      <w:del w:id="432" w:author="Matthew Albrecht" w:date="2026-05-17T19:24:00Z" w16du:dateUtc="2026-05-17T19:24:16Z">
        <w:r w:rsidR="00091E73" w:rsidDel="50EEF571">
          <w:delText>bottleneck signals, and the ancestry of ex situ populations</w:delText>
        </w:r>
      </w:del>
      <w:ins w:id="433" w:author="Matthew Albrecht" w:date="2026-05-17T19:24:00Z" w16du:dateUtc="2026-05-17T19:24:19Z">
        <w:r w:rsidR="24B11B00">
          <w:t>and admixture</w:t>
        </w:r>
      </w:ins>
      <w:r>
        <w:t xml:space="preserve">, </w:t>
      </w:r>
      <w:ins w:id="434" w:author="Matthew Albrecht" w:date="2026-05-17T19:24:00Z" w16du:dateUtc="2026-05-17T19:24:54Z">
        <w:r w:rsidR="4589D49A">
          <w:t>they do not</w:t>
        </w:r>
      </w:ins>
      <w:del w:id="435" w:author="Matthew Albrecht" w:date="2026-05-17T19:24:00Z" w16du:dateUtc="2026-05-17T19:24:46Z">
        <w:r w:rsidR="00091E73" w:rsidDel="50EEF571">
          <w:delText>but it</w:delText>
        </w:r>
      </w:del>
      <w:r>
        <w:t xml:space="preserve"> </w:t>
      </w:r>
      <w:del w:id="436" w:author="Matthew Albrecht" w:date="2026-05-17T19:25:00Z" w16du:dateUtc="2026-05-17T19:25:00Z">
        <w:r w:rsidR="00091E73" w:rsidDel="50EEF571">
          <w:delText>cannot by itself determine whether</w:delText>
        </w:r>
      </w:del>
      <w:ins w:id="437" w:author="Matthew Albrecht" w:date="2026-05-17T19:25:00Z" w16du:dateUtc="2026-05-17T19:25:15Z">
        <w:r w:rsidR="764D597A">
          <w:t>provide insight into adaptive variation among</w:t>
        </w:r>
      </w:ins>
      <w:r>
        <w:t xml:space="preserve"> regional groups </w:t>
      </w:r>
      <w:del w:id="438" w:author="Matthew Albrecht" w:date="2026-05-17T19:25:00Z" w16du:dateUtc="2026-05-17T19:25:22Z">
        <w:r w:rsidR="00091E73" w:rsidDel="50EEF571">
          <w:delText xml:space="preserve">differ in adaptive traits </w:delText>
        </w:r>
      </w:del>
      <w:r>
        <w:t xml:space="preserve">or </w:t>
      </w:r>
      <w:ins w:id="439" w:author="Matthew Albrecht" w:date="2026-05-17T19:25:00Z" w16du:dateUtc="2026-05-17T19:25:41Z">
        <w:r w:rsidR="757F29A5">
          <w:t>the fitness consequences of</w:t>
        </w:r>
      </w:ins>
      <w:del w:id="440" w:author="Matthew Albrecht" w:date="2026-05-17T19:25:00Z" w16du:dateUtc="2026-05-17T19:25:29Z">
        <w:r w:rsidR="00091E73" w:rsidDel="50EEF571">
          <w:delText>whether</w:delText>
        </w:r>
      </w:del>
      <w:r>
        <w:t xml:space="preserve"> </w:t>
      </w:r>
      <w:del w:id="441" w:author="Matthew Albrecht" w:date="2026-05-17T17:54:00Z" w16du:dateUtc="2026-05-17T17:54:23Z">
        <w:r w:rsidR="00091E73" w:rsidDel="50EEF571">
          <w:delText>managed hybridization</w:delText>
        </w:r>
      </w:del>
      <w:ins w:id="442" w:author="Matthew Albrecht" w:date="2026-05-17T17:54:00Z" w16du:dateUtc="2026-05-17T17:54:25Z">
        <w:r w:rsidR="1A744960">
          <w:t>genetic mixing</w:t>
        </w:r>
      </w:ins>
      <w:ins w:id="443" w:author="Matthew Albrecht" w:date="2026-05-17T19:25:00Z" w16du:dateUtc="2026-05-17T19:25:56Z">
        <w:r w:rsidR="2519B4BE">
          <w:t xml:space="preserve"> for reintroduction</w:t>
        </w:r>
      </w:ins>
      <w:del w:id="444" w:author="Matthew Albrecht" w:date="2026-05-17T19:25:00Z" w16du:dateUtc="2026-05-17T19:25:52Z">
        <w:r w:rsidR="00091E73" w:rsidDel="50EEF571">
          <w:delText xml:space="preserve"> will improve or reduce fitness after reintroduction</w:delText>
        </w:r>
      </w:del>
      <w:r>
        <w:t>. Th</w:t>
      </w:r>
      <w:del w:id="445" w:author="Matthew Albrecht" w:date="2026-05-17T19:26:00Z" w16du:dateUtc="2026-05-17T19:26:06Z">
        <w:r w:rsidR="00091E73" w:rsidDel="50EEF571">
          <w:delText xml:space="preserve">at </w:delText>
        </w:r>
      </w:del>
      <w:ins w:id="446" w:author="Matthew Albrecht" w:date="2026-05-17T19:26:00Z" w16du:dateUtc="2026-05-17T19:26:06Z">
        <w:r w:rsidR="6CA63853">
          <w:t xml:space="preserve">is </w:t>
        </w:r>
      </w:ins>
      <w:r>
        <w:t xml:space="preserve">uncertainty is </w:t>
      </w:r>
      <w:ins w:id="447" w:author="Matthew Albrecht" w:date="2026-05-17T19:26:00Z" w16du:dateUtc="2026-05-17T19:26:12Z">
        <w:r w:rsidR="1AAC0403">
          <w:t xml:space="preserve">particularly </w:t>
        </w:r>
      </w:ins>
      <w:del w:id="448" w:author="Matthew Albrecht" w:date="2026-05-17T19:26:00Z" w16du:dateUtc="2026-05-17T19:26:19Z">
        <w:r w:rsidR="00091E73" w:rsidDel="50EEF571">
          <w:delText>important in a</w:delText>
        </w:r>
      </w:del>
      <w:ins w:id="449" w:author="Matthew Albrecht" w:date="2026-05-17T19:26:00Z" w16du:dateUtc="2026-05-17T19:26:22Z">
        <w:r w:rsidR="024828DE">
          <w:t>relevant for a</w:t>
        </w:r>
      </w:ins>
      <w:r>
        <w:t xml:space="preserve"> species </w:t>
      </w:r>
      <w:del w:id="450" w:author="Matthew Albrecht" w:date="2026-05-17T19:26:00Z" w16du:dateUtc="2026-05-17T19:26:26Z">
        <w:r w:rsidR="00091E73" w:rsidDel="50EEF571">
          <w:delText>for</w:delText>
        </w:r>
      </w:del>
      <w:ins w:id="451" w:author="Matthew Albrecht" w:date="2026-05-17T19:26:00Z" w16du:dateUtc="2026-05-17T19:26:26Z">
        <w:r w:rsidR="7EC89BBA">
          <w:t>in</w:t>
        </w:r>
      </w:ins>
      <w:r>
        <w:t xml:space="preserve"> which conservation decisions may involve </w:t>
      </w:r>
      <w:del w:id="452" w:author="Matthew Albrecht" w:date="2026-05-17T19:26:00Z" w16du:dateUtc="2026-05-17T19:26:39Z">
        <w:r w:rsidR="00091E73" w:rsidDel="50EEF571">
          <w:delText>deliberate movement of</w:delText>
        </w:r>
      </w:del>
      <w:ins w:id="453" w:author="Matthew Albrecht" w:date="2026-05-17T19:26:00Z" w16du:dateUtc="2026-05-17T19:26:42Z">
        <w:r w:rsidR="5AF8F278">
          <w:t>translocating</w:t>
        </w:r>
      </w:ins>
      <w:r>
        <w:t xml:space="preserve"> genotypes among historically differentiated populations. Future work</w:t>
      </w:r>
      <w:del w:id="454" w:author="Matthew Albrecht" w:date="2026-05-17T19:27:00Z" w16du:dateUtc="2026-05-17T19:27:01Z">
        <w:r w:rsidR="00091E73" w:rsidDel="50EEF571">
          <w:delText xml:space="preserve"> that</w:delText>
        </w:r>
      </w:del>
      <w:r>
        <w:t xml:space="preserve"> </w:t>
      </w:r>
      <w:r>
        <w:lastRenderedPageBreak/>
        <w:t>integrat</w:t>
      </w:r>
      <w:del w:id="455" w:author="Matthew Albrecht" w:date="2026-05-17T19:27:00Z" w16du:dateUtc="2026-05-17T19:27:06Z">
        <w:r w:rsidR="00091E73" w:rsidDel="50EEF571">
          <w:delText>es</w:delText>
        </w:r>
      </w:del>
      <w:ins w:id="456" w:author="Matthew Albrecht" w:date="2026-05-17T19:27:00Z" w16du:dateUtc="2026-05-17T19:27:06Z">
        <w:r w:rsidR="58374DC1">
          <w:t>ing</w:t>
        </w:r>
      </w:ins>
      <w:r>
        <w:t xml:space="preserve"> demographic </w:t>
      </w:r>
      <w:del w:id="457" w:author="Matthew Albrecht" w:date="2026-05-17T19:27:00Z" w16du:dateUtc="2026-05-17T19:27:09Z">
        <w:r w:rsidR="00091E73" w:rsidDel="50EEF571">
          <w:delText>monitoring</w:delText>
        </w:r>
      </w:del>
      <w:ins w:id="458" w:author="Matthew Albrecht" w:date="2026-05-17T19:27:00Z" w16du:dateUtc="2026-05-17T19:27:09Z">
        <w:r w:rsidR="37791B50">
          <w:t>data</w:t>
        </w:r>
      </w:ins>
      <w:r>
        <w:t xml:space="preserve">, common-garden or fitness </w:t>
      </w:r>
      <w:del w:id="459" w:author="Matthew Albrecht" w:date="2026-05-17T19:27:00Z" w16du:dateUtc="2026-05-17T19:27:19Z">
        <w:r w:rsidR="00091E73" w:rsidDel="50EEF571">
          <w:delText>data</w:delText>
        </w:r>
      </w:del>
      <w:ins w:id="460" w:author="Matthew Albrecht" w:date="2026-05-17T19:27:00Z" w16du:dateUtc="2026-05-17T19:27:21Z">
        <w:r w:rsidR="1DE0D1AD">
          <w:t>experiments</w:t>
        </w:r>
      </w:ins>
      <w:r>
        <w:t xml:space="preserve">, seed-bank dynamics, and genome-scale markers will </w:t>
      </w:r>
      <w:del w:id="461" w:author="Matthew Albrecht" w:date="2026-05-17T19:27:00Z" w16du:dateUtc="2026-05-17T19:27:35Z">
        <w:r w:rsidR="00091E73" w:rsidDel="50EEF571">
          <w:delText>therefore be especially valuable for</w:delText>
        </w:r>
      </w:del>
      <w:ins w:id="462" w:author="Matthew Albrecht" w:date="2026-05-17T19:27:00Z" w16du:dateUtc="2026-05-17T19:27:37Z">
        <w:r w:rsidR="0D88012D">
          <w:t>be necessary to</w:t>
        </w:r>
      </w:ins>
      <w:r>
        <w:t xml:space="preserve"> determin</w:t>
      </w:r>
      <w:ins w:id="463" w:author="Matthew Albrecht" w:date="2026-05-17T19:27:00Z" w16du:dateUtc="2026-05-17T19:27:39Z">
        <w:r w:rsidR="39E98EC8">
          <w:t>e</w:t>
        </w:r>
      </w:ins>
      <w:del w:id="464" w:author="Matthew Albrecht" w:date="2026-05-17T19:27:00Z" w16du:dateUtc="2026-05-17T19:27:39Z">
        <w:r w:rsidR="00091E73" w:rsidDel="50EEF571">
          <w:delText>ing</w:delText>
        </w:r>
      </w:del>
      <w:r>
        <w:t xml:space="preserve"> whether</w:t>
      </w:r>
      <w:del w:id="465" w:author="Matthew Albrecht" w:date="2026-05-17T19:27:00Z" w16du:dateUtc="2026-05-17T19:27:44Z">
        <w:r w:rsidR="00091E73" w:rsidDel="50EEF571">
          <w:delText xml:space="preserve"> habitat</w:delText>
        </w:r>
      </w:del>
      <w:r>
        <w:t xml:space="preserve"> management</w:t>
      </w:r>
      <w:ins w:id="466" w:author="Matthew Albrecht" w:date="2026-05-17T19:27:00Z" w16du:dateUtc="2026-05-17T19:27:49Z">
        <w:r w:rsidR="02A06B82">
          <w:t xml:space="preserve"> interventions</w:t>
        </w:r>
      </w:ins>
      <w:r>
        <w:t xml:space="preserve">, managed hybridization, and reintroduction enhance </w:t>
      </w:r>
      <w:ins w:id="467" w:author="Matthew Albrecht" w:date="2026-05-17T19:27:00Z" w16du:dateUtc="2026-05-17T19:27:59Z">
        <w:r w:rsidR="0A784E47">
          <w:t>l</w:t>
        </w:r>
      </w:ins>
      <w:ins w:id="468" w:author="Matthew Albrecht" w:date="2026-05-17T19:28:00Z" w16du:dateUtc="2026-05-17T19:28:04Z">
        <w:r w:rsidR="0A784E47">
          <w:t xml:space="preserve">ong-persistence </w:t>
        </w:r>
      </w:ins>
      <w:r>
        <w:t xml:space="preserve">persistence </w:t>
      </w:r>
      <w:del w:id="469" w:author="Matthew Albrecht" w:date="2026-05-17T19:28:00Z" w16du:dateUtc="2026-05-17T19:28:08Z">
        <w:r w:rsidR="00091E73" w:rsidDel="50EEF571">
          <w:delText>or</w:delText>
        </w:r>
      </w:del>
      <w:ins w:id="470" w:author="Matthew Albrecht" w:date="2026-05-17T19:28:00Z" w16du:dateUtc="2026-05-17T19:28:08Z">
        <w:r w:rsidR="7280DB9D">
          <w:t>and</w:t>
        </w:r>
      </w:ins>
      <w:r>
        <w:t xml:space="preserve"> evolutionary potential in </w:t>
      </w:r>
      <w:r w:rsidRPr="682E26A9">
        <w:rPr>
          <w:i/>
          <w:iCs/>
        </w:rPr>
        <w:t>P. globosa</w:t>
      </w:r>
      <w:r>
        <w:t>.</w:t>
      </w:r>
    </w:p>
    <w:p w14:paraId="32D206DA" w14:textId="2C6817F1" w:rsidR="005B082D" w:rsidRDefault="00636D58" w:rsidP="00F312C5">
      <w:pPr>
        <w:pStyle w:val="Heading1"/>
      </w:pPr>
      <w:r w:rsidRPr="00E938E0">
        <w:t>Acknowledgements</w:t>
      </w:r>
    </w:p>
    <w:p w14:paraId="09009EEF" w14:textId="421821B5" w:rsidR="00CA2A1B" w:rsidRDefault="00636D58" w:rsidP="0082036B">
      <w:r w:rsidRPr="00E938E0">
        <w:t xml:space="preserve">Funding for this project was provided through a cooperative agreement (F19AC00621) with the US Fish and Wildlife Service. We thank Geoff Call, Tara Littlefield, Caitlin Elam, Noah Dell, Julian Campbell, </w:t>
      </w:r>
      <w:r w:rsidR="00955925">
        <w:t>Shawn Krosnick,</w:t>
      </w:r>
      <w:r w:rsidR="00191A9C">
        <w:t xml:space="preserve"> </w:t>
      </w:r>
      <w:r w:rsidR="00191A9C" w:rsidRPr="00191A9C">
        <w:t>Scott Namestnik</w:t>
      </w:r>
      <w:r w:rsidR="00191A9C">
        <w:t>, and John Malone for assistance with funding, collection permits, and sampling.</w:t>
      </w:r>
      <w:r w:rsidRPr="00E938E0">
        <w:t xml:space="preserve"> </w:t>
      </w:r>
    </w:p>
    <w:p w14:paraId="31D553B7" w14:textId="0DF428FD" w:rsidR="00DA052D" w:rsidRDefault="00DA052D" w:rsidP="00F312C5">
      <w:pPr>
        <w:pStyle w:val="Heading1"/>
      </w:pPr>
      <w:r>
        <w:t>Data availability</w:t>
      </w:r>
    </w:p>
    <w:p w14:paraId="74EF01A3" w14:textId="7E4CD445" w:rsidR="00BE408F" w:rsidRPr="00E938E0" w:rsidRDefault="00AA6137" w:rsidP="0082036B">
      <w:r>
        <w:t xml:space="preserve">All </w:t>
      </w:r>
      <w:r w:rsidR="00352CD8">
        <w:t xml:space="preserve">raw </w:t>
      </w:r>
      <w:r>
        <w:t xml:space="preserve">data </w:t>
      </w:r>
      <w:r w:rsidR="00352CD8">
        <w:t xml:space="preserve">and analyzing scripts </w:t>
      </w:r>
      <w:r>
        <w:t>were archived</w:t>
      </w:r>
      <w:r w:rsidR="00960676">
        <w:t xml:space="preserve"> at GitHub (</w:t>
      </w:r>
      <w:r w:rsidR="00BB19B5" w:rsidRPr="00BB19B5">
        <w:rPr>
          <w:rFonts w:ascii="Arial" w:hAnsi="Arial" w:cs="Arial"/>
          <w:color w:val="4472C4" w:themeColor="accent1"/>
          <w:sz w:val="22"/>
          <w:szCs w:val="22"/>
        </w:rPr>
        <w:t>https://github.com/kuowenhsi/Physaria_SSR</w:t>
      </w:r>
      <w:r w:rsidR="00960676" w:rsidRPr="00BB19B5">
        <w:rPr>
          <w:rFonts w:ascii="Arial" w:hAnsi="Arial" w:cs="Arial"/>
          <w:color w:val="4472C4" w:themeColor="accent1"/>
          <w:sz w:val="22"/>
          <w:szCs w:val="22"/>
        </w:rPr>
        <w:t>)</w:t>
      </w:r>
      <w:r w:rsidR="00960676">
        <w:t xml:space="preserve"> and </w:t>
      </w:r>
      <w:r>
        <w:rPr>
          <w:rFonts w:hint="eastAsia"/>
        </w:rPr>
        <w:t>a</w:t>
      </w:r>
      <w:r>
        <w:t>t DRYAD (</w:t>
      </w:r>
      <w:r w:rsidR="00352CD8" w:rsidRPr="00352CD8">
        <w:rPr>
          <w:rFonts w:ascii="Arial" w:hAnsi="Arial" w:cs="Arial"/>
          <w:color w:val="4472C4" w:themeColor="accent1"/>
          <w:sz w:val="22"/>
          <w:szCs w:val="22"/>
        </w:rPr>
        <w:t>DOI: 10.5061/dryad.k98sf7mnw</w:t>
      </w:r>
      <w:r>
        <w:t>).</w:t>
      </w:r>
    </w:p>
    <w:p w14:paraId="0872619D" w14:textId="7FEC20F5" w:rsidR="00061CDF" w:rsidRDefault="00C75E3B" w:rsidP="00D01363">
      <w:pPr>
        <w:pStyle w:val="Heading1"/>
      </w:pPr>
      <w:r w:rsidRPr="00E938E0">
        <w:t>Literature cited</w:t>
      </w:r>
    </w:p>
    <w:p w14:paraId="3EE6CC9F" w14:textId="77777777" w:rsidR="00FC47BF" w:rsidRPr="00FC47BF" w:rsidRDefault="00061CDF" w:rsidP="00FC47BF">
      <w:pPr>
        <w:pStyle w:val="EndNoteBibliography"/>
        <w:ind w:left="720" w:hanging="720"/>
        <w:rPr>
          <w:noProof/>
        </w:rPr>
      </w:pPr>
      <w:r>
        <w:fldChar w:fldCharType="begin"/>
      </w:r>
      <w:r>
        <w:instrText xml:space="preserve"> ADDIN EN.SECTION.REFLIST </w:instrText>
      </w:r>
      <w:r>
        <w:fldChar w:fldCharType="separate"/>
      </w:r>
      <w:r w:rsidR="00FC47BF" w:rsidRPr="00FC47BF">
        <w:rPr>
          <w:b/>
          <w:noProof/>
        </w:rPr>
        <w:t>Aguilar-Gómez D, Yuan L, Zhang Y, Ochoa A, Culver M, Fitak RR, Onorato D, Lohmueller KE, Nielsen R. 2025.</w:t>
      </w:r>
      <w:r w:rsidR="00FC47BF" w:rsidRPr="00FC47BF">
        <w:rPr>
          <w:noProof/>
        </w:rPr>
        <w:t xml:space="preserve"> Genetic rescue of Florida panthers reduced homozygosity but did not swamp ancestral genotypes. </w:t>
      </w:r>
      <w:r w:rsidR="00FC47BF" w:rsidRPr="00FC47BF">
        <w:rPr>
          <w:i/>
          <w:noProof/>
        </w:rPr>
        <w:t>Proceedings of the National Academy of Sciences</w:t>
      </w:r>
      <w:r w:rsidR="00FC47BF" w:rsidRPr="00FC47BF">
        <w:rPr>
          <w:noProof/>
        </w:rPr>
        <w:t xml:space="preserve"> </w:t>
      </w:r>
      <w:r w:rsidR="00FC47BF" w:rsidRPr="00FC47BF">
        <w:rPr>
          <w:b/>
          <w:noProof/>
        </w:rPr>
        <w:t>122</w:t>
      </w:r>
      <w:r w:rsidR="00FC47BF" w:rsidRPr="00FC47BF">
        <w:rPr>
          <w:noProof/>
        </w:rPr>
        <w:t>(31): e2410945122.</w:t>
      </w:r>
    </w:p>
    <w:p w14:paraId="647B502D" w14:textId="77777777" w:rsidR="00FC47BF" w:rsidRPr="00FC47BF" w:rsidRDefault="00FC47BF" w:rsidP="00FC47BF">
      <w:pPr>
        <w:pStyle w:val="EndNoteBibliography"/>
        <w:ind w:left="720" w:hanging="720"/>
        <w:rPr>
          <w:noProof/>
        </w:rPr>
      </w:pPr>
      <w:r w:rsidRPr="00FC47BF">
        <w:rPr>
          <w:b/>
          <w:noProof/>
        </w:rPr>
        <w:t>Allen GC, Flores-Vergara MA, Krasynanski S, Kumar S, Thompson WF. 2006.</w:t>
      </w:r>
      <w:r w:rsidRPr="00FC47BF">
        <w:rPr>
          <w:noProof/>
        </w:rPr>
        <w:t xml:space="preserve"> A modified protocol for rapid DNA isolation from plant tissues using cetyltrimethylammonium bromide. </w:t>
      </w:r>
      <w:r w:rsidRPr="00FC47BF">
        <w:rPr>
          <w:i/>
          <w:noProof/>
        </w:rPr>
        <w:t>Nat Protoc</w:t>
      </w:r>
      <w:r w:rsidRPr="00FC47BF">
        <w:rPr>
          <w:noProof/>
        </w:rPr>
        <w:t xml:space="preserve"> </w:t>
      </w:r>
      <w:r w:rsidRPr="00FC47BF">
        <w:rPr>
          <w:b/>
          <w:noProof/>
        </w:rPr>
        <w:t>1</w:t>
      </w:r>
      <w:r w:rsidRPr="00FC47BF">
        <w:rPr>
          <w:noProof/>
        </w:rPr>
        <w:t>(5): 2320-2325.</w:t>
      </w:r>
    </w:p>
    <w:p w14:paraId="3FD5AE8F" w14:textId="77777777" w:rsidR="00FC47BF" w:rsidRPr="00FC47BF" w:rsidRDefault="00FC47BF" w:rsidP="00FC47BF">
      <w:pPr>
        <w:pStyle w:val="EndNoteBibliography"/>
        <w:ind w:left="720" w:hanging="720"/>
        <w:rPr>
          <w:noProof/>
        </w:rPr>
      </w:pPr>
      <w:r w:rsidRPr="00FC47BF">
        <w:rPr>
          <w:b/>
          <w:noProof/>
        </w:rPr>
        <w:lastRenderedPageBreak/>
        <w:t>Boutin-Ganache I, Raposo M, Raymond M, Deschepper CF. 2001.</w:t>
      </w:r>
      <w:r w:rsidRPr="00FC47BF">
        <w:rPr>
          <w:noProof/>
        </w:rPr>
        <w:t xml:space="preserve"> M13-tailed primers improve the readability and usability of microsatellite analyses performed with two different allele-sizing methods. </w:t>
      </w:r>
      <w:r w:rsidRPr="00FC47BF">
        <w:rPr>
          <w:i/>
          <w:noProof/>
        </w:rPr>
        <w:t>BioTechniques</w:t>
      </w:r>
      <w:r w:rsidRPr="00FC47BF">
        <w:rPr>
          <w:noProof/>
        </w:rPr>
        <w:t xml:space="preserve"> </w:t>
      </w:r>
      <w:r w:rsidRPr="00FC47BF">
        <w:rPr>
          <w:b/>
          <w:noProof/>
        </w:rPr>
        <w:t>31</w:t>
      </w:r>
      <w:r w:rsidRPr="00FC47BF">
        <w:rPr>
          <w:noProof/>
        </w:rPr>
        <w:t>: 24-25.</w:t>
      </w:r>
    </w:p>
    <w:p w14:paraId="78293158" w14:textId="77777777" w:rsidR="00FC47BF" w:rsidRPr="00FC47BF" w:rsidRDefault="00FC47BF" w:rsidP="00FC47BF">
      <w:pPr>
        <w:pStyle w:val="EndNoteBibliography"/>
        <w:ind w:left="720" w:hanging="720"/>
        <w:rPr>
          <w:noProof/>
        </w:rPr>
      </w:pPr>
      <w:r w:rsidRPr="00FC47BF">
        <w:rPr>
          <w:b/>
          <w:noProof/>
        </w:rPr>
        <w:t>Bucharova A. 2017.</w:t>
      </w:r>
      <w:r w:rsidRPr="00FC47BF">
        <w:rPr>
          <w:noProof/>
        </w:rPr>
        <w:t xml:space="preserve"> Assisted migration within species range ignores biotic interactions and lacks evidence. </w:t>
      </w:r>
      <w:r w:rsidRPr="00FC47BF">
        <w:rPr>
          <w:i/>
          <w:noProof/>
        </w:rPr>
        <w:t>Restoration Ecology</w:t>
      </w:r>
      <w:r w:rsidRPr="00FC47BF">
        <w:rPr>
          <w:noProof/>
        </w:rPr>
        <w:t xml:space="preserve"> </w:t>
      </w:r>
      <w:r w:rsidRPr="00FC47BF">
        <w:rPr>
          <w:b/>
          <w:noProof/>
        </w:rPr>
        <w:t>25</w:t>
      </w:r>
      <w:r w:rsidRPr="00FC47BF">
        <w:rPr>
          <w:noProof/>
        </w:rPr>
        <w:t>(1): 14-18.</w:t>
      </w:r>
    </w:p>
    <w:p w14:paraId="239ADC6E" w14:textId="77777777" w:rsidR="00FC47BF" w:rsidRPr="00FC47BF" w:rsidRDefault="00FC47BF" w:rsidP="00FC47BF">
      <w:pPr>
        <w:pStyle w:val="EndNoteBibliography"/>
        <w:ind w:left="720" w:hanging="720"/>
        <w:rPr>
          <w:noProof/>
        </w:rPr>
      </w:pPr>
      <w:r w:rsidRPr="00FC47BF">
        <w:rPr>
          <w:b/>
          <w:noProof/>
        </w:rPr>
        <w:t>Chybicki IJ, Burczyk J. 2009.</w:t>
      </w:r>
      <w:r w:rsidRPr="00FC47BF">
        <w:rPr>
          <w:noProof/>
        </w:rPr>
        <w:t xml:space="preserve"> Simultaneous estimation of null alleles and inbreeding coefficients. </w:t>
      </w:r>
      <w:r w:rsidRPr="00FC47BF">
        <w:rPr>
          <w:i/>
          <w:noProof/>
        </w:rPr>
        <w:t>J Hered</w:t>
      </w:r>
      <w:r w:rsidRPr="00FC47BF">
        <w:rPr>
          <w:noProof/>
        </w:rPr>
        <w:t xml:space="preserve"> </w:t>
      </w:r>
      <w:r w:rsidRPr="00FC47BF">
        <w:rPr>
          <w:b/>
          <w:noProof/>
        </w:rPr>
        <w:t>100</w:t>
      </w:r>
      <w:r w:rsidRPr="00FC47BF">
        <w:rPr>
          <w:noProof/>
        </w:rPr>
        <w:t>: 106-113.</w:t>
      </w:r>
    </w:p>
    <w:p w14:paraId="74C5F76E" w14:textId="77777777" w:rsidR="00FC47BF" w:rsidRPr="00FC47BF" w:rsidRDefault="00FC47BF" w:rsidP="00FC47BF">
      <w:pPr>
        <w:pStyle w:val="EndNoteBibliography"/>
        <w:ind w:left="720" w:hanging="720"/>
        <w:rPr>
          <w:noProof/>
        </w:rPr>
      </w:pPr>
      <w:r w:rsidRPr="00FC47BF">
        <w:rPr>
          <w:b/>
          <w:noProof/>
        </w:rPr>
        <w:t>Dussex N, Morales HE, Grossen C, Dalen L, van Oosterhout C. 2023.</w:t>
      </w:r>
      <w:r w:rsidRPr="00FC47BF">
        <w:rPr>
          <w:noProof/>
        </w:rPr>
        <w:t xml:space="preserve"> Purging and accumulation of genetic load in conservation. </w:t>
      </w:r>
      <w:r w:rsidRPr="00FC47BF">
        <w:rPr>
          <w:i/>
          <w:noProof/>
        </w:rPr>
        <w:t>Trends Ecol Evol</w:t>
      </w:r>
      <w:r w:rsidRPr="00FC47BF">
        <w:rPr>
          <w:noProof/>
        </w:rPr>
        <w:t xml:space="preserve"> </w:t>
      </w:r>
      <w:r w:rsidRPr="00FC47BF">
        <w:rPr>
          <w:b/>
          <w:noProof/>
        </w:rPr>
        <w:t>38</w:t>
      </w:r>
      <w:r w:rsidRPr="00FC47BF">
        <w:rPr>
          <w:noProof/>
        </w:rPr>
        <w:t>(10): 961-969.</w:t>
      </w:r>
    </w:p>
    <w:p w14:paraId="716F37B9" w14:textId="77777777" w:rsidR="00FC47BF" w:rsidRPr="00FC47BF" w:rsidRDefault="00FC47BF" w:rsidP="00FC47BF">
      <w:pPr>
        <w:pStyle w:val="EndNoteBibliography"/>
        <w:ind w:left="720" w:hanging="720"/>
        <w:rPr>
          <w:noProof/>
        </w:rPr>
      </w:pPr>
      <w:r w:rsidRPr="00FC47BF">
        <w:rPr>
          <w:b/>
          <w:noProof/>
        </w:rPr>
        <w:t>Earl DA, vonHoldt BM. 2012.</w:t>
      </w:r>
      <w:r w:rsidRPr="00FC47BF">
        <w:rPr>
          <w:noProof/>
        </w:rPr>
        <w:t xml:space="preserve"> STRUCTURE HARVESTER: a website and program for visualizing STRUCTURE output and implementing the Evanno method. </w:t>
      </w:r>
      <w:r w:rsidRPr="00FC47BF">
        <w:rPr>
          <w:i/>
          <w:noProof/>
        </w:rPr>
        <w:t>Conservation Genetics Resources</w:t>
      </w:r>
      <w:r w:rsidRPr="00FC47BF">
        <w:rPr>
          <w:noProof/>
        </w:rPr>
        <w:t xml:space="preserve"> </w:t>
      </w:r>
      <w:r w:rsidRPr="00FC47BF">
        <w:rPr>
          <w:b/>
          <w:noProof/>
        </w:rPr>
        <w:t>4</w:t>
      </w:r>
      <w:r w:rsidRPr="00FC47BF">
        <w:rPr>
          <w:noProof/>
        </w:rPr>
        <w:t>(2): 359-361.</w:t>
      </w:r>
    </w:p>
    <w:p w14:paraId="609C5023" w14:textId="77777777" w:rsidR="00FC47BF" w:rsidRPr="00FC47BF" w:rsidRDefault="00FC47BF" w:rsidP="00FC47BF">
      <w:pPr>
        <w:pStyle w:val="EndNoteBibliography"/>
        <w:ind w:left="720" w:hanging="720"/>
        <w:rPr>
          <w:noProof/>
        </w:rPr>
      </w:pPr>
      <w:r w:rsidRPr="00FC47BF">
        <w:rPr>
          <w:b/>
          <w:noProof/>
        </w:rPr>
        <w:t>Edwards CE, Bassüner B, David AS, Dell N, Foye CJ, Herron S, Koontz S, Peterson C, Smith SA, Weekley CW, et al. 2025.</w:t>
      </w:r>
      <w:r w:rsidRPr="00FC47BF">
        <w:rPr>
          <w:noProof/>
        </w:rPr>
        <w:t xml:space="preserve"> Parentage analysis of conservation translocations in the endangered, self-incompatible shrub Pseudoziziphus celata reveals reproductive constraints, variable survival and a case for genetics-driven conservation. </w:t>
      </w:r>
      <w:r w:rsidRPr="00FC47BF">
        <w:rPr>
          <w:i/>
          <w:noProof/>
        </w:rPr>
        <w:t>Annals of Botany</w:t>
      </w:r>
      <w:r w:rsidRPr="00FC47BF">
        <w:rPr>
          <w:noProof/>
        </w:rPr>
        <w:t>.</w:t>
      </w:r>
    </w:p>
    <w:p w14:paraId="722EDD30" w14:textId="77777777" w:rsidR="00FC47BF" w:rsidRPr="00FC47BF" w:rsidRDefault="00FC47BF" w:rsidP="00FC47BF">
      <w:pPr>
        <w:pStyle w:val="EndNoteBibliography"/>
        <w:ind w:left="720" w:hanging="720"/>
        <w:rPr>
          <w:noProof/>
        </w:rPr>
      </w:pPr>
      <w:r w:rsidRPr="00FC47BF">
        <w:rPr>
          <w:b/>
          <w:noProof/>
        </w:rPr>
        <w:t>Edwards CE, Tessier BC, Swift JF, Bassüner B, Linan AG, Albrecht MA, Yatskievych GA. 2021.</w:t>
      </w:r>
      <w:r w:rsidRPr="00FC47BF">
        <w:rPr>
          <w:noProof/>
        </w:rPr>
        <w:t xml:space="preserve"> Conservation genetics of the threatened plant species Physaria filiformis (Missouri bladderpod) reveals strong genetic structure and a possible cryptic species. </w:t>
      </w:r>
      <w:r w:rsidRPr="00FC47BF">
        <w:rPr>
          <w:i/>
          <w:noProof/>
        </w:rPr>
        <w:t>PLoS One</w:t>
      </w:r>
      <w:r w:rsidRPr="00FC47BF">
        <w:rPr>
          <w:noProof/>
        </w:rPr>
        <w:t xml:space="preserve"> </w:t>
      </w:r>
      <w:r w:rsidRPr="00FC47BF">
        <w:rPr>
          <w:b/>
          <w:noProof/>
        </w:rPr>
        <w:t>16</w:t>
      </w:r>
      <w:r w:rsidRPr="00FC47BF">
        <w:rPr>
          <w:noProof/>
        </w:rPr>
        <w:t>: e0247586.</w:t>
      </w:r>
    </w:p>
    <w:p w14:paraId="1DBDA4A8" w14:textId="77777777" w:rsidR="00FC47BF" w:rsidRPr="00FC47BF" w:rsidRDefault="00FC47BF" w:rsidP="00FC47BF">
      <w:pPr>
        <w:pStyle w:val="EndNoteBibliography"/>
        <w:ind w:left="720" w:hanging="720"/>
        <w:rPr>
          <w:noProof/>
        </w:rPr>
      </w:pPr>
      <w:r w:rsidRPr="00FC47BF">
        <w:rPr>
          <w:b/>
          <w:noProof/>
        </w:rPr>
        <w:t>Elberling H. 2000.</w:t>
      </w:r>
      <w:r w:rsidRPr="00FC47BF">
        <w:rPr>
          <w:noProof/>
        </w:rPr>
        <w:t xml:space="preserve"> Spatial pattern of Lesquerella arctica: effects of seed bank and desiccation cracks. </w:t>
      </w:r>
      <w:r w:rsidRPr="00FC47BF">
        <w:rPr>
          <w:i/>
          <w:noProof/>
        </w:rPr>
        <w:t>Ecoscience</w:t>
      </w:r>
      <w:r w:rsidRPr="00FC47BF">
        <w:rPr>
          <w:noProof/>
        </w:rPr>
        <w:t xml:space="preserve"> </w:t>
      </w:r>
      <w:r w:rsidRPr="00FC47BF">
        <w:rPr>
          <w:b/>
          <w:noProof/>
        </w:rPr>
        <w:t>7</w:t>
      </w:r>
      <w:r w:rsidRPr="00FC47BF">
        <w:rPr>
          <w:noProof/>
        </w:rPr>
        <w:t>: 86-91.</w:t>
      </w:r>
    </w:p>
    <w:p w14:paraId="539FFCE9" w14:textId="77777777" w:rsidR="00FC47BF" w:rsidRPr="00FC47BF" w:rsidRDefault="00FC47BF" w:rsidP="00FC47BF">
      <w:pPr>
        <w:pStyle w:val="EndNoteBibliography"/>
        <w:ind w:left="720" w:hanging="720"/>
        <w:rPr>
          <w:noProof/>
        </w:rPr>
      </w:pPr>
      <w:r w:rsidRPr="00FC47BF">
        <w:rPr>
          <w:b/>
          <w:noProof/>
        </w:rPr>
        <w:lastRenderedPageBreak/>
        <w:t>Fraser DJ, Bernatchez L. 2001.</w:t>
      </w:r>
      <w:r w:rsidRPr="00FC47BF">
        <w:rPr>
          <w:noProof/>
        </w:rPr>
        <w:t xml:space="preserve"> Adaptive evolutionary conservation: towards a unified concept for defining conservation units. </w:t>
      </w:r>
      <w:r w:rsidRPr="00FC47BF">
        <w:rPr>
          <w:i/>
          <w:noProof/>
        </w:rPr>
        <w:t>Molecular Ecology</w:t>
      </w:r>
      <w:r w:rsidRPr="00FC47BF">
        <w:rPr>
          <w:noProof/>
        </w:rPr>
        <w:t xml:space="preserve"> </w:t>
      </w:r>
      <w:r w:rsidRPr="00FC47BF">
        <w:rPr>
          <w:b/>
          <w:noProof/>
        </w:rPr>
        <w:t>10</w:t>
      </w:r>
      <w:r w:rsidRPr="00FC47BF">
        <w:rPr>
          <w:noProof/>
        </w:rPr>
        <w:t>(12): 2741-2752.</w:t>
      </w:r>
    </w:p>
    <w:p w14:paraId="3667ED2B" w14:textId="77777777" w:rsidR="00FC47BF" w:rsidRPr="00FC47BF" w:rsidRDefault="00FC47BF" w:rsidP="00FC47BF">
      <w:pPr>
        <w:pStyle w:val="EndNoteBibliography"/>
        <w:ind w:left="720" w:hanging="720"/>
        <w:rPr>
          <w:noProof/>
        </w:rPr>
      </w:pPr>
      <w:r w:rsidRPr="00FC47BF">
        <w:rPr>
          <w:b/>
          <w:noProof/>
        </w:rPr>
        <w:t>Fuentes-Soriano S, Kellogg EA. 2021.</w:t>
      </w:r>
      <w:r w:rsidRPr="00FC47BF">
        <w:rPr>
          <w:noProof/>
        </w:rPr>
        <w:t xml:space="preserve"> Molecular Systematics of Tribe Physarieae (Brassicaceae) Based on Nuclear ITS, LUMINIDEPENDENS, and Chloroplast ndhF. </w:t>
      </w:r>
      <w:r w:rsidRPr="00FC47BF">
        <w:rPr>
          <w:i/>
          <w:noProof/>
        </w:rPr>
        <w:t>Systematic Botany</w:t>
      </w:r>
      <w:r w:rsidRPr="00FC47BF">
        <w:rPr>
          <w:noProof/>
        </w:rPr>
        <w:t xml:space="preserve"> </w:t>
      </w:r>
      <w:r w:rsidRPr="00FC47BF">
        <w:rPr>
          <w:b/>
          <w:noProof/>
        </w:rPr>
        <w:t>46</w:t>
      </w:r>
      <w:r w:rsidRPr="00FC47BF">
        <w:rPr>
          <w:noProof/>
        </w:rPr>
        <w:t>(3): 611-627.</w:t>
      </w:r>
    </w:p>
    <w:p w14:paraId="70956528" w14:textId="77777777" w:rsidR="00FC47BF" w:rsidRPr="00FC47BF" w:rsidRDefault="00FC47BF" w:rsidP="00FC47BF">
      <w:pPr>
        <w:pStyle w:val="EndNoteBibliography"/>
        <w:ind w:left="720" w:hanging="720"/>
        <w:rPr>
          <w:noProof/>
        </w:rPr>
      </w:pPr>
      <w:r w:rsidRPr="00FC47BF">
        <w:rPr>
          <w:b/>
          <w:noProof/>
        </w:rPr>
        <w:t>Gaitán-Espitia JD, Hobday AJ. 2021.</w:t>
      </w:r>
      <w:r w:rsidRPr="00FC47BF">
        <w:rPr>
          <w:noProof/>
        </w:rPr>
        <w:t xml:space="preserve"> Evolutionary principles and genetic considerations for guiding conservation interventions under climate change. </w:t>
      </w:r>
      <w:r w:rsidRPr="00FC47BF">
        <w:rPr>
          <w:i/>
          <w:noProof/>
        </w:rPr>
        <w:t>Global Change Biology</w:t>
      </w:r>
      <w:r w:rsidRPr="00FC47BF">
        <w:rPr>
          <w:noProof/>
        </w:rPr>
        <w:t xml:space="preserve"> </w:t>
      </w:r>
      <w:r w:rsidRPr="00FC47BF">
        <w:rPr>
          <w:b/>
          <w:noProof/>
        </w:rPr>
        <w:t>27</w:t>
      </w:r>
      <w:r w:rsidRPr="00FC47BF">
        <w:rPr>
          <w:noProof/>
        </w:rPr>
        <w:t>(3): 475-488.</w:t>
      </w:r>
    </w:p>
    <w:p w14:paraId="4A711E7F" w14:textId="77777777" w:rsidR="00FC47BF" w:rsidRPr="00FC47BF" w:rsidRDefault="00FC47BF" w:rsidP="00FC47BF">
      <w:pPr>
        <w:pStyle w:val="EndNoteBibliography"/>
        <w:ind w:left="720" w:hanging="720"/>
        <w:rPr>
          <w:noProof/>
        </w:rPr>
      </w:pPr>
      <w:r w:rsidRPr="00FC47BF">
        <w:rPr>
          <w:b/>
          <w:noProof/>
        </w:rPr>
        <w:t>Gassert F, Venter O, Watson JEM, Brumby SP, Mazzariello JC, Atkinson SC, Hyde S. 2023.</w:t>
      </w:r>
      <w:r w:rsidRPr="00FC47BF">
        <w:rPr>
          <w:noProof/>
        </w:rPr>
        <w:t xml:space="preserve"> An operational approach to near real time global high resolution mapping of the terrestrial Human Footprint. </w:t>
      </w:r>
      <w:r w:rsidRPr="00FC47BF">
        <w:rPr>
          <w:i/>
          <w:noProof/>
        </w:rPr>
        <w:t>Frontiers in Remote Sensing</w:t>
      </w:r>
      <w:r w:rsidRPr="00FC47BF">
        <w:rPr>
          <w:noProof/>
        </w:rPr>
        <w:t xml:space="preserve"> </w:t>
      </w:r>
      <w:r w:rsidRPr="00FC47BF">
        <w:rPr>
          <w:b/>
          <w:noProof/>
        </w:rPr>
        <w:t>Volume 4 - 2023</w:t>
      </w:r>
      <w:r w:rsidRPr="00FC47BF">
        <w:rPr>
          <w:noProof/>
        </w:rPr>
        <w:t>.</w:t>
      </w:r>
    </w:p>
    <w:p w14:paraId="09AD8D4A" w14:textId="77777777" w:rsidR="00FC47BF" w:rsidRPr="00FC47BF" w:rsidRDefault="00FC47BF" w:rsidP="00FC47BF">
      <w:pPr>
        <w:pStyle w:val="EndNoteBibliography"/>
        <w:ind w:left="720" w:hanging="720"/>
        <w:rPr>
          <w:noProof/>
        </w:rPr>
      </w:pPr>
      <w:r w:rsidRPr="00FC47BF">
        <w:rPr>
          <w:b/>
          <w:noProof/>
        </w:rPr>
        <w:t>Hicks JA. 2023.</w:t>
      </w:r>
      <w:r w:rsidRPr="00FC47BF">
        <w:rPr>
          <w:noProof/>
        </w:rPr>
        <w:t xml:space="preserve"> A Brief History of the Tennessee Central Railway Company.</w:t>
      </w:r>
    </w:p>
    <w:p w14:paraId="67207D37" w14:textId="77777777" w:rsidR="00FC47BF" w:rsidRPr="00FC47BF" w:rsidRDefault="00FC47BF" w:rsidP="00FC47BF">
      <w:pPr>
        <w:pStyle w:val="EndNoteBibliography"/>
        <w:ind w:left="720" w:hanging="720"/>
        <w:rPr>
          <w:noProof/>
        </w:rPr>
      </w:pPr>
      <w:r w:rsidRPr="00FC47BF">
        <w:rPr>
          <w:b/>
          <w:noProof/>
        </w:rPr>
        <w:t>Hoelzel AR, Bruford MW, Fleischer RC. 2019.</w:t>
      </w:r>
      <w:r w:rsidRPr="00FC47BF">
        <w:rPr>
          <w:noProof/>
        </w:rPr>
        <w:t xml:space="preserve"> Conservation of adaptive potential and functional diversity. </w:t>
      </w:r>
      <w:r w:rsidRPr="00FC47BF">
        <w:rPr>
          <w:i/>
          <w:noProof/>
        </w:rPr>
        <w:t>Conservation Genetics</w:t>
      </w:r>
      <w:r w:rsidRPr="00FC47BF">
        <w:rPr>
          <w:noProof/>
        </w:rPr>
        <w:t xml:space="preserve"> </w:t>
      </w:r>
      <w:r w:rsidRPr="00FC47BF">
        <w:rPr>
          <w:b/>
          <w:noProof/>
        </w:rPr>
        <w:t>20</w:t>
      </w:r>
      <w:r w:rsidRPr="00FC47BF">
        <w:rPr>
          <w:noProof/>
        </w:rPr>
        <w:t>(1): 1-5.</w:t>
      </w:r>
    </w:p>
    <w:p w14:paraId="6FDAB712" w14:textId="77777777" w:rsidR="00FC47BF" w:rsidRPr="00FC47BF" w:rsidRDefault="00FC47BF" w:rsidP="00FC47BF">
      <w:pPr>
        <w:pStyle w:val="EndNoteBibliography"/>
        <w:ind w:left="720" w:hanging="720"/>
        <w:rPr>
          <w:noProof/>
        </w:rPr>
      </w:pPr>
      <w:r w:rsidRPr="00FC47BF">
        <w:rPr>
          <w:b/>
          <w:noProof/>
        </w:rPr>
        <w:t>Jombart T. 2008.</w:t>
      </w:r>
      <w:r w:rsidRPr="00FC47BF">
        <w:rPr>
          <w:noProof/>
        </w:rPr>
        <w:t xml:space="preserve"> adegenet: a R package for the multivariate analysis of genetic markers. </w:t>
      </w:r>
      <w:r w:rsidRPr="00FC47BF">
        <w:rPr>
          <w:i/>
          <w:noProof/>
        </w:rPr>
        <w:t>Bioinformatics</w:t>
      </w:r>
      <w:r w:rsidRPr="00FC47BF">
        <w:rPr>
          <w:noProof/>
        </w:rPr>
        <w:t xml:space="preserve"> </w:t>
      </w:r>
      <w:r w:rsidRPr="00FC47BF">
        <w:rPr>
          <w:b/>
          <w:noProof/>
        </w:rPr>
        <w:t>24</w:t>
      </w:r>
      <w:r w:rsidRPr="00FC47BF">
        <w:rPr>
          <w:noProof/>
        </w:rPr>
        <w:t>: 1403-1405.</w:t>
      </w:r>
    </w:p>
    <w:p w14:paraId="18238EF3" w14:textId="77777777" w:rsidR="00FC47BF" w:rsidRPr="00FC47BF" w:rsidRDefault="00FC47BF" w:rsidP="00FC47BF">
      <w:pPr>
        <w:pStyle w:val="EndNoteBibliography"/>
        <w:ind w:left="720" w:hanging="720"/>
        <w:rPr>
          <w:noProof/>
        </w:rPr>
      </w:pPr>
      <w:r w:rsidRPr="00FC47BF">
        <w:rPr>
          <w:b/>
          <w:noProof/>
        </w:rPr>
        <w:t>Kalinowski ST. 2005.</w:t>
      </w:r>
      <w:r w:rsidRPr="00FC47BF">
        <w:rPr>
          <w:noProof/>
        </w:rPr>
        <w:t xml:space="preserve"> hp-rare 1.0: a computer program for performing rarefaction on measures of allelic richness. </w:t>
      </w:r>
      <w:r w:rsidRPr="00FC47BF">
        <w:rPr>
          <w:i/>
          <w:noProof/>
        </w:rPr>
        <w:t>Mol Ecol Notes</w:t>
      </w:r>
      <w:r w:rsidRPr="00FC47BF">
        <w:rPr>
          <w:noProof/>
        </w:rPr>
        <w:t xml:space="preserve"> </w:t>
      </w:r>
      <w:r w:rsidRPr="00FC47BF">
        <w:rPr>
          <w:b/>
          <w:noProof/>
        </w:rPr>
        <w:t>5</w:t>
      </w:r>
      <w:r w:rsidRPr="00FC47BF">
        <w:rPr>
          <w:noProof/>
        </w:rPr>
        <w:t>: 187-189.</w:t>
      </w:r>
    </w:p>
    <w:p w14:paraId="5D05E7B6" w14:textId="77777777" w:rsidR="00FC47BF" w:rsidRPr="00FC47BF" w:rsidRDefault="00FC47BF" w:rsidP="00FC47BF">
      <w:pPr>
        <w:pStyle w:val="EndNoteBibliography"/>
        <w:ind w:left="720" w:hanging="720"/>
        <w:rPr>
          <w:noProof/>
        </w:rPr>
      </w:pPr>
      <w:r w:rsidRPr="00FC47BF">
        <w:rPr>
          <w:b/>
          <w:noProof/>
        </w:rPr>
        <w:t>Krosnick SE, Thacker JH, Mattingly HT, Call GP, Maynord SC, Adams DS, Wheeler K. 2022.</w:t>
      </w:r>
      <w:r w:rsidRPr="00FC47BF">
        <w:rPr>
          <w:noProof/>
        </w:rPr>
        <w:t xml:space="preserve"> Ecological Correlates of Reproductive Output in a Tennessee Population of Short's Bladderpod, Physaria globosa (Brassicaceae). </w:t>
      </w:r>
      <w:r w:rsidRPr="00FC47BF">
        <w:rPr>
          <w:i/>
          <w:noProof/>
        </w:rPr>
        <w:t>Castanea</w:t>
      </w:r>
      <w:r w:rsidRPr="00FC47BF">
        <w:rPr>
          <w:noProof/>
        </w:rPr>
        <w:t xml:space="preserve"> </w:t>
      </w:r>
      <w:r w:rsidRPr="00FC47BF">
        <w:rPr>
          <w:b/>
          <w:noProof/>
        </w:rPr>
        <w:t>87</w:t>
      </w:r>
      <w:r w:rsidRPr="00FC47BF">
        <w:rPr>
          <w:noProof/>
        </w:rPr>
        <w:t>: 20-38.</w:t>
      </w:r>
    </w:p>
    <w:p w14:paraId="3703CBAF" w14:textId="77777777" w:rsidR="00FC47BF" w:rsidRPr="00FC47BF" w:rsidRDefault="00FC47BF" w:rsidP="00FC47BF">
      <w:pPr>
        <w:pStyle w:val="EndNoteBibliography"/>
        <w:ind w:left="720" w:hanging="720"/>
        <w:rPr>
          <w:noProof/>
        </w:rPr>
      </w:pPr>
      <w:r w:rsidRPr="00FC47BF">
        <w:rPr>
          <w:b/>
          <w:noProof/>
        </w:rPr>
        <w:t>Linan AG, Gereau RE, Sucher R, Mashimba FH, Bassuner B, Wyatt A, Edwards CE. 2024.</w:t>
      </w:r>
      <w:r w:rsidRPr="00FC47BF">
        <w:rPr>
          <w:noProof/>
        </w:rPr>
        <w:t xml:space="preserve"> Capturing and managing genetic diversity in ex situ collections of threatened </w:t>
      </w:r>
      <w:r w:rsidRPr="00FC47BF">
        <w:rPr>
          <w:noProof/>
        </w:rPr>
        <w:lastRenderedPageBreak/>
        <w:t xml:space="preserve">tropical trees: A case study in Karomia gigas. </w:t>
      </w:r>
      <w:r w:rsidRPr="00FC47BF">
        <w:rPr>
          <w:i/>
          <w:noProof/>
        </w:rPr>
        <w:t>Applications in Plant Sciences</w:t>
      </w:r>
      <w:r w:rsidRPr="00FC47BF">
        <w:rPr>
          <w:noProof/>
        </w:rPr>
        <w:t xml:space="preserve"> </w:t>
      </w:r>
      <w:r w:rsidRPr="00FC47BF">
        <w:rPr>
          <w:b/>
          <w:noProof/>
        </w:rPr>
        <w:t>12</w:t>
      </w:r>
      <w:r w:rsidRPr="00FC47BF">
        <w:rPr>
          <w:noProof/>
        </w:rPr>
        <w:t>(3): e11589.</w:t>
      </w:r>
    </w:p>
    <w:p w14:paraId="75DC283B" w14:textId="77777777" w:rsidR="00FC47BF" w:rsidRPr="00FC47BF" w:rsidRDefault="00FC47BF" w:rsidP="00FC47BF">
      <w:pPr>
        <w:pStyle w:val="EndNoteBibliography"/>
        <w:ind w:left="720" w:hanging="720"/>
        <w:rPr>
          <w:noProof/>
        </w:rPr>
      </w:pPr>
      <w:r w:rsidRPr="00FC47BF">
        <w:rPr>
          <w:b/>
          <w:noProof/>
        </w:rPr>
        <w:t>Long Q, Albrecht M, Call G, Region S. 2017.</w:t>
      </w:r>
      <w:r w:rsidRPr="00FC47BF">
        <w:rPr>
          <w:noProof/>
        </w:rPr>
        <w:t xml:space="preserve"> Recovery Implementation Strategy for Short’s Bladderpod (Physaria globosa).</w:t>
      </w:r>
    </w:p>
    <w:p w14:paraId="22B0025F" w14:textId="77777777" w:rsidR="00FC47BF" w:rsidRPr="00FC47BF" w:rsidRDefault="00FC47BF" w:rsidP="00FC47BF">
      <w:pPr>
        <w:pStyle w:val="EndNoteBibliography"/>
        <w:ind w:left="720" w:hanging="720"/>
        <w:rPr>
          <w:noProof/>
        </w:rPr>
      </w:pPr>
      <w:r w:rsidRPr="00FC47BF">
        <w:rPr>
          <w:b/>
          <w:noProof/>
        </w:rPr>
        <w:t>MacDonald ZG, Dupuis JR, Glasier JRN, Sissons R, Moehrenschlager A, Shaffer HB, Sperling FAH. 2025.</w:t>
      </w:r>
      <w:r w:rsidRPr="00FC47BF">
        <w:rPr>
          <w:noProof/>
        </w:rPr>
        <w:t xml:space="preserve"> Whole-Genome Evaluation of Genetic Rescue: The Case of a Curiously Isolated and Endangered Butterfly. </w:t>
      </w:r>
      <w:r w:rsidRPr="00FC47BF">
        <w:rPr>
          <w:i/>
          <w:noProof/>
        </w:rPr>
        <w:t>Molecular Ecology</w:t>
      </w:r>
      <w:r w:rsidRPr="00FC47BF">
        <w:rPr>
          <w:noProof/>
        </w:rPr>
        <w:t xml:space="preserve"> </w:t>
      </w:r>
      <w:r w:rsidRPr="00FC47BF">
        <w:rPr>
          <w:b/>
          <w:noProof/>
        </w:rPr>
        <w:t>34</w:t>
      </w:r>
      <w:r w:rsidRPr="00FC47BF">
        <w:rPr>
          <w:noProof/>
        </w:rPr>
        <w:t>(4): e17657.</w:t>
      </w:r>
    </w:p>
    <w:p w14:paraId="6E21D6C6" w14:textId="77777777" w:rsidR="00FC47BF" w:rsidRPr="00FC47BF" w:rsidRDefault="00FC47BF" w:rsidP="00FC47BF">
      <w:pPr>
        <w:pStyle w:val="EndNoteBibliography"/>
        <w:ind w:left="720" w:hanging="720"/>
        <w:rPr>
          <w:noProof/>
        </w:rPr>
      </w:pPr>
      <w:r w:rsidRPr="00FC47BF">
        <w:rPr>
          <w:b/>
          <w:noProof/>
        </w:rPr>
        <w:t>McNeish RE, McEwan RW. 2016.</w:t>
      </w:r>
      <w:r w:rsidRPr="00FC47BF">
        <w:rPr>
          <w:noProof/>
        </w:rPr>
        <w:t xml:space="preserve"> A review on the invasion ecology of Amur honeysuckle (Lonicera maackii, Caprifoliaceae) a case study of ecological impacts at multiple scales1. </w:t>
      </w:r>
      <w:r w:rsidRPr="00FC47BF">
        <w:rPr>
          <w:i/>
          <w:noProof/>
        </w:rPr>
        <w:t>The Journal of the Torrey Botanical Society</w:t>
      </w:r>
      <w:r w:rsidRPr="00FC47BF">
        <w:rPr>
          <w:noProof/>
        </w:rPr>
        <w:t xml:space="preserve"> </w:t>
      </w:r>
      <w:r w:rsidRPr="00FC47BF">
        <w:rPr>
          <w:b/>
          <w:noProof/>
        </w:rPr>
        <w:t>143</w:t>
      </w:r>
      <w:r w:rsidRPr="00FC47BF">
        <w:rPr>
          <w:noProof/>
        </w:rPr>
        <w:t>: 367-385.</w:t>
      </w:r>
    </w:p>
    <w:p w14:paraId="6B19DDFF" w14:textId="77777777" w:rsidR="00FC47BF" w:rsidRPr="00FC47BF" w:rsidRDefault="00FC47BF" w:rsidP="00FC47BF">
      <w:pPr>
        <w:pStyle w:val="EndNoteBibliography"/>
        <w:ind w:left="720" w:hanging="720"/>
        <w:rPr>
          <w:noProof/>
        </w:rPr>
      </w:pPr>
      <w:r w:rsidRPr="00FC47BF">
        <w:rPr>
          <w:b/>
          <w:noProof/>
        </w:rPr>
        <w:t>Meirmans PG, Van Tienderen PH. 2004.</w:t>
      </w:r>
      <w:r w:rsidRPr="00FC47BF">
        <w:rPr>
          <w:noProof/>
        </w:rPr>
        <w:t xml:space="preserve"> GENOTYPE and GENODIVE: two programs for the analysis of genetic diversity of asexual organisms. </w:t>
      </w:r>
      <w:r w:rsidRPr="00FC47BF">
        <w:rPr>
          <w:i/>
          <w:noProof/>
        </w:rPr>
        <w:t>Mol Ecol Notes</w:t>
      </w:r>
      <w:r w:rsidRPr="00FC47BF">
        <w:rPr>
          <w:noProof/>
        </w:rPr>
        <w:t xml:space="preserve"> </w:t>
      </w:r>
      <w:r w:rsidRPr="00FC47BF">
        <w:rPr>
          <w:b/>
          <w:noProof/>
        </w:rPr>
        <w:t>4</w:t>
      </w:r>
      <w:r w:rsidRPr="00FC47BF">
        <w:rPr>
          <w:noProof/>
        </w:rPr>
        <w:t>: 792-794.</w:t>
      </w:r>
    </w:p>
    <w:p w14:paraId="67D2B22A" w14:textId="77777777" w:rsidR="00FC47BF" w:rsidRPr="00FC47BF" w:rsidRDefault="00FC47BF" w:rsidP="00FC47BF">
      <w:pPr>
        <w:pStyle w:val="EndNoteBibliography"/>
        <w:ind w:left="720" w:hanging="720"/>
        <w:rPr>
          <w:noProof/>
        </w:rPr>
      </w:pPr>
      <w:r w:rsidRPr="00FC47BF">
        <w:rPr>
          <w:b/>
          <w:noProof/>
        </w:rPr>
        <w:t>Olson K. 2021.</w:t>
      </w:r>
      <w:r w:rsidRPr="00FC47BF">
        <w:rPr>
          <w:noProof/>
        </w:rPr>
        <w:t xml:space="preserve"> Cumberland River Resource Stewardship and Protection: Managing the Cumberland River and the Land Between the Lakes Landscapes. </w:t>
      </w:r>
      <w:r w:rsidRPr="00FC47BF">
        <w:rPr>
          <w:i/>
          <w:noProof/>
        </w:rPr>
        <w:t>Journal of Water Resource and Protection</w:t>
      </w:r>
      <w:r w:rsidRPr="00FC47BF">
        <w:rPr>
          <w:noProof/>
        </w:rPr>
        <w:t xml:space="preserve"> </w:t>
      </w:r>
      <w:r w:rsidRPr="00FC47BF">
        <w:rPr>
          <w:b/>
          <w:noProof/>
        </w:rPr>
        <w:t>13</w:t>
      </w:r>
      <w:r w:rsidRPr="00FC47BF">
        <w:rPr>
          <w:noProof/>
        </w:rPr>
        <w:t>: 92-111.</w:t>
      </w:r>
    </w:p>
    <w:p w14:paraId="36E37BE2" w14:textId="77777777" w:rsidR="00FC47BF" w:rsidRPr="00FC47BF" w:rsidRDefault="00FC47BF" w:rsidP="00FC47BF">
      <w:pPr>
        <w:pStyle w:val="EndNoteBibliography"/>
        <w:ind w:left="720" w:hanging="720"/>
        <w:rPr>
          <w:noProof/>
        </w:rPr>
      </w:pPr>
      <w:r w:rsidRPr="00FC47BF">
        <w:rPr>
          <w:b/>
          <w:noProof/>
        </w:rPr>
        <w:t>Paradis E, Claude J, Strimmer K. 2004.</w:t>
      </w:r>
      <w:r w:rsidRPr="00FC47BF">
        <w:rPr>
          <w:noProof/>
        </w:rPr>
        <w:t xml:space="preserve"> APE: Analyses of Phylogenetics and Evolution in R language. </w:t>
      </w:r>
      <w:r w:rsidRPr="00FC47BF">
        <w:rPr>
          <w:i/>
          <w:noProof/>
        </w:rPr>
        <w:t>Bioinformatics</w:t>
      </w:r>
      <w:r w:rsidRPr="00FC47BF">
        <w:rPr>
          <w:noProof/>
        </w:rPr>
        <w:t xml:space="preserve"> </w:t>
      </w:r>
      <w:r w:rsidRPr="00FC47BF">
        <w:rPr>
          <w:b/>
          <w:noProof/>
        </w:rPr>
        <w:t>20</w:t>
      </w:r>
      <w:r w:rsidRPr="00FC47BF">
        <w:rPr>
          <w:noProof/>
        </w:rPr>
        <w:t>(2): 289-290.</w:t>
      </w:r>
    </w:p>
    <w:p w14:paraId="3AC95132" w14:textId="77777777" w:rsidR="00FC47BF" w:rsidRPr="00FC47BF" w:rsidRDefault="00FC47BF" w:rsidP="00FC47BF">
      <w:pPr>
        <w:pStyle w:val="EndNoteBibliography"/>
        <w:ind w:left="720" w:hanging="720"/>
        <w:rPr>
          <w:noProof/>
        </w:rPr>
      </w:pPr>
      <w:r w:rsidRPr="00FC47BF">
        <w:rPr>
          <w:b/>
          <w:noProof/>
        </w:rPr>
        <w:t>Peakall R, Smouse PE. 2012.</w:t>
      </w:r>
      <w:r w:rsidRPr="00FC47BF">
        <w:rPr>
          <w:noProof/>
        </w:rPr>
        <w:t xml:space="preserve"> GenAlEx 6.5: genetic analysis in Excel. Population genetic software for teaching and research--an update. </w:t>
      </w:r>
      <w:r w:rsidRPr="00FC47BF">
        <w:rPr>
          <w:i/>
          <w:noProof/>
        </w:rPr>
        <w:t>Bioinformatics</w:t>
      </w:r>
      <w:r w:rsidRPr="00FC47BF">
        <w:rPr>
          <w:noProof/>
        </w:rPr>
        <w:t xml:space="preserve"> </w:t>
      </w:r>
      <w:r w:rsidRPr="00FC47BF">
        <w:rPr>
          <w:b/>
          <w:noProof/>
        </w:rPr>
        <w:t>28</w:t>
      </w:r>
      <w:r w:rsidRPr="00FC47BF">
        <w:rPr>
          <w:noProof/>
        </w:rPr>
        <w:t>(19): 2537-2539.</w:t>
      </w:r>
    </w:p>
    <w:p w14:paraId="0D758DC6" w14:textId="77777777" w:rsidR="00FC47BF" w:rsidRPr="00FC47BF" w:rsidRDefault="00FC47BF" w:rsidP="00FC47BF">
      <w:pPr>
        <w:pStyle w:val="EndNoteBibliography"/>
        <w:ind w:left="720" w:hanging="720"/>
        <w:rPr>
          <w:noProof/>
        </w:rPr>
      </w:pPr>
      <w:r w:rsidRPr="00FC47BF">
        <w:rPr>
          <w:b/>
          <w:noProof/>
        </w:rPr>
        <w:t>Pritchard JK, Stephens M, Donnelly P. 2000.</w:t>
      </w:r>
      <w:r w:rsidRPr="00FC47BF">
        <w:rPr>
          <w:noProof/>
        </w:rPr>
        <w:t xml:space="preserve"> Inference of Population Structure Using Multilocus Genotype Data. </w:t>
      </w:r>
      <w:r w:rsidRPr="00FC47BF">
        <w:rPr>
          <w:i/>
          <w:noProof/>
        </w:rPr>
        <w:t>Genetics</w:t>
      </w:r>
      <w:r w:rsidRPr="00FC47BF">
        <w:rPr>
          <w:noProof/>
        </w:rPr>
        <w:t xml:space="preserve"> </w:t>
      </w:r>
      <w:r w:rsidRPr="00FC47BF">
        <w:rPr>
          <w:b/>
          <w:noProof/>
        </w:rPr>
        <w:t>155</w:t>
      </w:r>
      <w:r w:rsidRPr="00FC47BF">
        <w:rPr>
          <w:noProof/>
        </w:rPr>
        <w:t>(2): 945-959.</w:t>
      </w:r>
    </w:p>
    <w:p w14:paraId="0D92D007" w14:textId="77777777" w:rsidR="00FC47BF" w:rsidRPr="00FC47BF" w:rsidRDefault="00FC47BF" w:rsidP="00FC47BF">
      <w:pPr>
        <w:pStyle w:val="EndNoteBibliography"/>
        <w:ind w:left="720" w:hanging="720"/>
        <w:rPr>
          <w:noProof/>
        </w:rPr>
      </w:pPr>
      <w:r w:rsidRPr="00FC47BF">
        <w:rPr>
          <w:b/>
          <w:noProof/>
        </w:rPr>
        <w:lastRenderedPageBreak/>
        <w:t>Shaw RE, Farquharson KA, Bruford MW, Coates DJ, Elliott CP, Mergeay J, Ottewell KM, Segelbacher G, Hoban S, Hvilsom C, et al. 2025.</w:t>
      </w:r>
      <w:r w:rsidRPr="00FC47BF">
        <w:rPr>
          <w:noProof/>
        </w:rPr>
        <w:t xml:space="preserve"> Global meta-analysis shows action is needed to halt genetic diversity loss. </w:t>
      </w:r>
      <w:r w:rsidRPr="00FC47BF">
        <w:rPr>
          <w:i/>
          <w:noProof/>
        </w:rPr>
        <w:t>Nature</w:t>
      </w:r>
      <w:r w:rsidRPr="00FC47BF">
        <w:rPr>
          <w:noProof/>
        </w:rPr>
        <w:t xml:space="preserve"> </w:t>
      </w:r>
      <w:r w:rsidRPr="00FC47BF">
        <w:rPr>
          <w:b/>
          <w:noProof/>
        </w:rPr>
        <w:t>638</w:t>
      </w:r>
      <w:r w:rsidRPr="00FC47BF">
        <w:rPr>
          <w:noProof/>
        </w:rPr>
        <w:t>(8051): 704-710.</w:t>
      </w:r>
    </w:p>
    <w:p w14:paraId="3627F891" w14:textId="77777777" w:rsidR="00FC47BF" w:rsidRPr="00FC47BF" w:rsidRDefault="00FC47BF" w:rsidP="00FC47BF">
      <w:pPr>
        <w:pStyle w:val="EndNoteBibliography"/>
        <w:ind w:left="720" w:hanging="720"/>
        <w:rPr>
          <w:noProof/>
        </w:rPr>
      </w:pPr>
      <w:r w:rsidRPr="00FC47BF">
        <w:rPr>
          <w:b/>
          <w:noProof/>
        </w:rPr>
        <w:t>Swift JF, Smith SA, Menges ES, Bassuner B, Edwards CE. 2016.</w:t>
      </w:r>
      <w:r w:rsidRPr="00FC47BF">
        <w:rPr>
          <w:noProof/>
        </w:rPr>
        <w:t xml:space="preserve"> Analysis of mating system and genetic structure in the endangered, amphicarpic plant, Lewton's polygala (Polygala lewtonii). </w:t>
      </w:r>
      <w:r w:rsidRPr="00FC47BF">
        <w:rPr>
          <w:i/>
          <w:noProof/>
        </w:rPr>
        <w:t>Conserv Genet</w:t>
      </w:r>
      <w:r w:rsidRPr="00FC47BF">
        <w:rPr>
          <w:noProof/>
        </w:rPr>
        <w:t>: 1-16.</w:t>
      </w:r>
    </w:p>
    <w:p w14:paraId="44F4B23E" w14:textId="77777777" w:rsidR="00FC47BF" w:rsidRPr="00FC47BF" w:rsidRDefault="00FC47BF" w:rsidP="00FC47BF">
      <w:pPr>
        <w:pStyle w:val="EndNoteBibliography"/>
        <w:ind w:left="720" w:hanging="720"/>
        <w:rPr>
          <w:noProof/>
        </w:rPr>
      </w:pPr>
      <w:r w:rsidRPr="00FC47BF">
        <w:rPr>
          <w:b/>
          <w:noProof/>
        </w:rPr>
        <w:t>Yu G 2025</w:t>
      </w:r>
      <w:r w:rsidRPr="00FC47BF">
        <w:rPr>
          <w:noProof/>
        </w:rPr>
        <w:t>. scatterpie: Scatter Pie Plot.</w:t>
      </w:r>
    </w:p>
    <w:p w14:paraId="0A94D81A" w14:textId="25B251B1" w:rsidR="00061CDF" w:rsidRDefault="00061CDF" w:rsidP="0082036B">
      <w:r>
        <w:fldChar w:fldCharType="end"/>
      </w:r>
    </w:p>
    <w:p w14:paraId="58445B47" w14:textId="77777777" w:rsidR="00C94B5F" w:rsidRDefault="00C94B5F" w:rsidP="0082036B"/>
    <w:p w14:paraId="72B4556D" w14:textId="77777777" w:rsidR="00D01363" w:rsidRDefault="00D01363" w:rsidP="0082036B"/>
    <w:p w14:paraId="3F0D9E9C" w14:textId="77777777" w:rsidR="00D01363" w:rsidRPr="00E938E0" w:rsidRDefault="00D01363" w:rsidP="00D01363">
      <w:pPr>
        <w:pStyle w:val="Heading1"/>
      </w:pPr>
      <w:r>
        <w:t>Tables</w:t>
      </w:r>
    </w:p>
    <w:p w14:paraId="64ECB3B2" w14:textId="738D30C5" w:rsidR="00D01363" w:rsidRPr="00E938E0" w:rsidRDefault="00D01363" w:rsidP="0082036B">
      <w:pPr>
        <w:sectPr w:rsidR="00D01363" w:rsidRPr="00E938E0" w:rsidSect="00E938E0">
          <w:headerReference w:type="even" r:id="rId16"/>
          <w:headerReference w:type="default" r:id="rId17"/>
          <w:footerReference w:type="even" r:id="rId18"/>
          <w:footerReference w:type="default" r:id="rId19"/>
          <w:pgSz w:w="12240" w:h="15840"/>
          <w:pgMar w:top="1440" w:right="1440" w:bottom="1440" w:left="1440" w:header="720" w:footer="720" w:gutter="0"/>
          <w:lnNumType w:countBy="1" w:restart="continuous"/>
          <w:cols w:space="720"/>
          <w:docGrid w:linePitch="360"/>
        </w:sectPr>
      </w:pPr>
    </w:p>
    <w:p w14:paraId="67B68DA7" w14:textId="1CC2363A" w:rsidR="00C94B5F" w:rsidRPr="00E938E0" w:rsidRDefault="00C94B5F" w:rsidP="0082036B">
      <w:pPr>
        <w:pStyle w:val="Heading3"/>
        <w:rPr>
          <w:b/>
        </w:rPr>
      </w:pPr>
      <w:r w:rsidRPr="00E938E0">
        <w:lastRenderedPageBreak/>
        <w:t xml:space="preserve">Table 1. </w:t>
      </w:r>
      <w:r w:rsidR="002645B6" w:rsidRPr="00E938E0">
        <w:t xml:space="preserve">Information about the populations and samples of </w:t>
      </w:r>
      <w:r w:rsidR="002645B6" w:rsidRPr="00E938E0">
        <w:rPr>
          <w:i/>
        </w:rPr>
        <w:t>Physaria globosa</w:t>
      </w:r>
      <w:r w:rsidR="002645B6" w:rsidRPr="00E938E0">
        <w:t xml:space="preserve"> </w:t>
      </w:r>
      <w:r w:rsidRPr="00E938E0">
        <w:t xml:space="preserve">included in the study, including voucher number, collection locality, </w:t>
      </w:r>
      <w:r w:rsidR="00194357" w:rsidRPr="00E938E0">
        <w:t>ecoreg</w:t>
      </w:r>
      <w:r w:rsidR="00AD6614" w:rsidRPr="00E938E0">
        <w:t>ion</w:t>
      </w:r>
      <w:r w:rsidRPr="00E938E0">
        <w:t>, GPS coordinates, and number of samples collected per site.</w:t>
      </w:r>
      <w:r w:rsidRPr="00E938E0">
        <w:rPr>
          <w:b/>
        </w:rPr>
        <w:t xml:space="preserve"> </w:t>
      </w:r>
    </w:p>
    <w:tbl>
      <w:tblPr>
        <w:tblpPr w:leftFromText="187" w:rightFromText="187" w:vertAnchor="text" w:horzAnchor="page" w:tblpX="1369" w:tblpY="1"/>
        <w:tblW w:w="0" w:type="auto"/>
        <w:tblBorders>
          <w:top w:val="single" w:sz="4" w:space="0" w:color="auto"/>
          <w:bottom w:val="single" w:sz="4" w:space="0" w:color="auto"/>
        </w:tblBorders>
        <w:tblLook w:val="04A0" w:firstRow="1" w:lastRow="0" w:firstColumn="1" w:lastColumn="0" w:noHBand="0" w:noVBand="1"/>
      </w:tblPr>
      <w:tblGrid>
        <w:gridCol w:w="983"/>
        <w:gridCol w:w="1831"/>
        <w:gridCol w:w="1453"/>
        <w:gridCol w:w="3831"/>
        <w:gridCol w:w="1710"/>
        <w:gridCol w:w="1260"/>
        <w:gridCol w:w="1189"/>
        <w:gridCol w:w="1423"/>
      </w:tblGrid>
      <w:tr w:rsidR="00D65868" w:rsidRPr="00005C04" w14:paraId="6B5B8D51" w14:textId="77777777" w:rsidTr="00D73CD7">
        <w:trPr>
          <w:trHeight w:val="576"/>
        </w:trPr>
        <w:tc>
          <w:tcPr>
            <w:tcW w:w="0" w:type="auto"/>
            <w:tcBorders>
              <w:top w:val="single" w:sz="4" w:space="0" w:color="auto"/>
              <w:bottom w:val="single" w:sz="4" w:space="0" w:color="auto"/>
            </w:tcBorders>
            <w:vAlign w:val="center"/>
          </w:tcPr>
          <w:p w14:paraId="61651F46" w14:textId="3887E346" w:rsidR="00C94B5F" w:rsidRPr="00005C04" w:rsidRDefault="00636D58" w:rsidP="00D73CD7">
            <w:pPr>
              <w:pStyle w:val="Style1"/>
            </w:pPr>
            <w:r w:rsidRPr="00005C04">
              <w:t>Population</w:t>
            </w:r>
          </w:p>
        </w:tc>
        <w:tc>
          <w:tcPr>
            <w:tcW w:w="1831" w:type="dxa"/>
            <w:tcBorders>
              <w:top w:val="single" w:sz="4" w:space="0" w:color="auto"/>
              <w:bottom w:val="single" w:sz="4" w:space="0" w:color="auto"/>
            </w:tcBorders>
            <w:vAlign w:val="center"/>
          </w:tcPr>
          <w:p w14:paraId="7F6DB7F0" w14:textId="77777777" w:rsidR="00C94B5F" w:rsidRPr="00005C04" w:rsidRDefault="00C94B5F" w:rsidP="00D73CD7">
            <w:pPr>
              <w:pStyle w:val="Style1"/>
            </w:pPr>
            <w:r w:rsidRPr="00005C04">
              <w:t>Collector</w:t>
            </w:r>
          </w:p>
        </w:tc>
        <w:tc>
          <w:tcPr>
            <w:tcW w:w="1453" w:type="dxa"/>
            <w:tcBorders>
              <w:top w:val="single" w:sz="4" w:space="0" w:color="auto"/>
              <w:bottom w:val="single" w:sz="4" w:space="0" w:color="auto"/>
            </w:tcBorders>
            <w:vAlign w:val="center"/>
          </w:tcPr>
          <w:p w14:paraId="2F366787" w14:textId="57468B8E" w:rsidR="00C94B5F" w:rsidRPr="00005C04" w:rsidRDefault="00C94B5F" w:rsidP="00D73CD7">
            <w:pPr>
              <w:pStyle w:val="Style1"/>
            </w:pPr>
            <w:r w:rsidRPr="00005C04">
              <w:t>Species</w:t>
            </w:r>
          </w:p>
        </w:tc>
        <w:tc>
          <w:tcPr>
            <w:tcW w:w="3831" w:type="dxa"/>
            <w:tcBorders>
              <w:top w:val="single" w:sz="4" w:space="0" w:color="auto"/>
              <w:bottom w:val="single" w:sz="4" w:space="0" w:color="auto"/>
            </w:tcBorders>
            <w:vAlign w:val="center"/>
          </w:tcPr>
          <w:p w14:paraId="337A6316" w14:textId="77777777" w:rsidR="00E03687" w:rsidRDefault="00C94B5F" w:rsidP="00D73CD7">
            <w:pPr>
              <w:pStyle w:val="Style1"/>
            </w:pPr>
            <w:r w:rsidRPr="00005C04">
              <w:t>State, County, Locality</w:t>
            </w:r>
          </w:p>
          <w:p w14:paraId="552E6AE7" w14:textId="7842BDDB" w:rsidR="00C94B5F" w:rsidRPr="00005C04" w:rsidRDefault="00AD6614" w:rsidP="00D73CD7">
            <w:pPr>
              <w:pStyle w:val="Style1"/>
            </w:pPr>
            <w:r w:rsidRPr="00005C04">
              <w:t>(Element Occurrence number</w:t>
            </w:r>
            <w:r w:rsidR="00EF3DF1" w:rsidRPr="00005C04">
              <w:t>)</w:t>
            </w:r>
          </w:p>
        </w:tc>
        <w:tc>
          <w:tcPr>
            <w:tcW w:w="1710" w:type="dxa"/>
            <w:tcBorders>
              <w:top w:val="single" w:sz="4" w:space="0" w:color="auto"/>
              <w:bottom w:val="single" w:sz="4" w:space="0" w:color="auto"/>
            </w:tcBorders>
            <w:vAlign w:val="center"/>
          </w:tcPr>
          <w:p w14:paraId="70C7F6FB" w14:textId="6A89F53A" w:rsidR="00C94B5F" w:rsidRPr="00005C04" w:rsidRDefault="00194357" w:rsidP="00D73CD7">
            <w:pPr>
              <w:pStyle w:val="Style1"/>
            </w:pPr>
            <w:r w:rsidRPr="00005C04">
              <w:t>Eco</w:t>
            </w:r>
            <w:r w:rsidR="00004C4D" w:rsidRPr="00005C04">
              <w:t>region</w:t>
            </w:r>
          </w:p>
        </w:tc>
        <w:tc>
          <w:tcPr>
            <w:tcW w:w="1260" w:type="dxa"/>
            <w:tcBorders>
              <w:top w:val="single" w:sz="4" w:space="0" w:color="auto"/>
              <w:bottom w:val="single" w:sz="4" w:space="0" w:color="auto"/>
            </w:tcBorders>
            <w:vAlign w:val="center"/>
          </w:tcPr>
          <w:p w14:paraId="425AFDEF" w14:textId="2DC78151" w:rsidR="00C94B5F" w:rsidRPr="00005C04" w:rsidRDefault="00C94B5F" w:rsidP="00D73CD7">
            <w:pPr>
              <w:pStyle w:val="Style1"/>
            </w:pPr>
            <w:r w:rsidRPr="00005C04">
              <w:t>Lat</w:t>
            </w:r>
            <w:r w:rsidR="00BE408F">
              <w:t>itude</w:t>
            </w:r>
          </w:p>
        </w:tc>
        <w:tc>
          <w:tcPr>
            <w:tcW w:w="1189" w:type="dxa"/>
            <w:tcBorders>
              <w:top w:val="single" w:sz="4" w:space="0" w:color="auto"/>
              <w:bottom w:val="single" w:sz="4" w:space="0" w:color="auto"/>
            </w:tcBorders>
            <w:vAlign w:val="center"/>
          </w:tcPr>
          <w:p w14:paraId="37CC9251" w14:textId="252D1D1D" w:rsidR="00C94B5F" w:rsidRPr="00005C04" w:rsidRDefault="00C94B5F" w:rsidP="00D73CD7">
            <w:pPr>
              <w:pStyle w:val="Style1"/>
            </w:pPr>
            <w:r w:rsidRPr="00005C04">
              <w:t>Long</w:t>
            </w:r>
            <w:r w:rsidR="00BE408F">
              <w:t>itude</w:t>
            </w:r>
          </w:p>
        </w:tc>
        <w:tc>
          <w:tcPr>
            <w:tcW w:w="0" w:type="auto"/>
            <w:tcBorders>
              <w:top w:val="single" w:sz="4" w:space="0" w:color="auto"/>
              <w:bottom w:val="single" w:sz="4" w:space="0" w:color="auto"/>
            </w:tcBorders>
            <w:vAlign w:val="center"/>
          </w:tcPr>
          <w:p w14:paraId="3E15F4C2" w14:textId="77777777" w:rsidR="00C94B5F" w:rsidRPr="00005C04" w:rsidRDefault="00C94B5F" w:rsidP="00D73CD7">
            <w:pPr>
              <w:pStyle w:val="Style1"/>
            </w:pPr>
            <w:r w:rsidRPr="00005C04">
              <w:t>Number of samples</w:t>
            </w:r>
          </w:p>
        </w:tc>
      </w:tr>
      <w:tr w:rsidR="00D65868" w:rsidRPr="00005C04" w14:paraId="6C864B0E" w14:textId="77777777" w:rsidTr="00D73CD7">
        <w:trPr>
          <w:trHeight w:val="576"/>
        </w:trPr>
        <w:tc>
          <w:tcPr>
            <w:tcW w:w="0" w:type="auto"/>
            <w:tcBorders>
              <w:top w:val="single" w:sz="4" w:space="0" w:color="auto"/>
            </w:tcBorders>
            <w:vAlign w:val="center"/>
          </w:tcPr>
          <w:p w14:paraId="32494A46" w14:textId="14C96D35" w:rsidR="00C94B5F" w:rsidRPr="00005C04" w:rsidRDefault="00636D58" w:rsidP="00D73CD7">
            <w:pPr>
              <w:pStyle w:val="Style1"/>
            </w:pPr>
            <w:r w:rsidRPr="00005C04">
              <w:t>IN_01</w:t>
            </w:r>
          </w:p>
        </w:tc>
        <w:tc>
          <w:tcPr>
            <w:tcW w:w="1831" w:type="dxa"/>
            <w:tcBorders>
              <w:top w:val="single" w:sz="4" w:space="0" w:color="auto"/>
            </w:tcBorders>
            <w:vAlign w:val="center"/>
          </w:tcPr>
          <w:p w14:paraId="40B31DFF" w14:textId="2568C6FA" w:rsidR="00C94B5F" w:rsidRPr="00005C04" w:rsidRDefault="00C94B5F" w:rsidP="00D73CD7">
            <w:pPr>
              <w:pStyle w:val="Style1"/>
            </w:pPr>
            <w:r w:rsidRPr="00005C04">
              <w:t>Edwards and Linan</w:t>
            </w:r>
            <w:r w:rsidR="00636D58" w:rsidRPr="00005C04">
              <w:t xml:space="preserve"> 346 (MO)</w:t>
            </w:r>
          </w:p>
        </w:tc>
        <w:tc>
          <w:tcPr>
            <w:tcW w:w="1453" w:type="dxa"/>
            <w:tcBorders>
              <w:top w:val="single" w:sz="4" w:space="0" w:color="auto"/>
            </w:tcBorders>
            <w:vAlign w:val="center"/>
          </w:tcPr>
          <w:p w14:paraId="32928CD0" w14:textId="6FFFAB5A" w:rsidR="00C94B5F" w:rsidRPr="000F0413" w:rsidRDefault="00C6583B" w:rsidP="00D73CD7">
            <w:pPr>
              <w:pStyle w:val="Style1"/>
            </w:pPr>
            <w:r w:rsidRPr="000F0413">
              <w:t xml:space="preserve">P. </w:t>
            </w:r>
            <w:r w:rsidR="00C94B5F" w:rsidRPr="000F0413">
              <w:t xml:space="preserve"> globosa</w:t>
            </w:r>
          </w:p>
        </w:tc>
        <w:tc>
          <w:tcPr>
            <w:tcW w:w="3831" w:type="dxa"/>
            <w:tcBorders>
              <w:top w:val="single" w:sz="4" w:space="0" w:color="auto"/>
            </w:tcBorders>
            <w:vAlign w:val="center"/>
          </w:tcPr>
          <w:p w14:paraId="3B30E4D9" w14:textId="77777777" w:rsidR="00C94B5F" w:rsidRPr="00005C04" w:rsidRDefault="00C94B5F" w:rsidP="00D73CD7">
            <w:pPr>
              <w:pStyle w:val="Style1"/>
            </w:pPr>
            <w:r w:rsidRPr="00005C04">
              <w:t>IN, Posey, Big Cypress Slough</w:t>
            </w:r>
          </w:p>
        </w:tc>
        <w:tc>
          <w:tcPr>
            <w:tcW w:w="1710" w:type="dxa"/>
            <w:tcBorders>
              <w:top w:val="single" w:sz="4" w:space="0" w:color="auto"/>
            </w:tcBorders>
            <w:vAlign w:val="center"/>
          </w:tcPr>
          <w:p w14:paraId="5DC83824" w14:textId="77777777" w:rsidR="00C94B5F" w:rsidRPr="00005C04" w:rsidRDefault="00C94B5F" w:rsidP="00D73CD7">
            <w:pPr>
              <w:pStyle w:val="Style1"/>
            </w:pPr>
            <w:r w:rsidRPr="00005C04">
              <w:t>Shawnee Hills</w:t>
            </w:r>
          </w:p>
        </w:tc>
        <w:tc>
          <w:tcPr>
            <w:tcW w:w="1260" w:type="dxa"/>
            <w:tcBorders>
              <w:top w:val="single" w:sz="4" w:space="0" w:color="auto"/>
            </w:tcBorders>
            <w:vAlign w:val="center"/>
          </w:tcPr>
          <w:p w14:paraId="651E98B7" w14:textId="5B1CC6C6" w:rsidR="00C94B5F" w:rsidRPr="00005C04" w:rsidRDefault="00C94B5F" w:rsidP="00D73CD7">
            <w:pPr>
              <w:pStyle w:val="Style1"/>
            </w:pPr>
            <w:r w:rsidRPr="00005C04">
              <w:t>37.82</w:t>
            </w:r>
          </w:p>
        </w:tc>
        <w:tc>
          <w:tcPr>
            <w:tcW w:w="1189" w:type="dxa"/>
            <w:tcBorders>
              <w:top w:val="single" w:sz="4" w:space="0" w:color="auto"/>
            </w:tcBorders>
            <w:vAlign w:val="center"/>
          </w:tcPr>
          <w:p w14:paraId="61D583F0" w14:textId="1F9A6958" w:rsidR="00C94B5F" w:rsidRPr="00005C04" w:rsidRDefault="00C94B5F" w:rsidP="00D73CD7">
            <w:pPr>
              <w:pStyle w:val="Style1"/>
            </w:pPr>
            <w:r w:rsidRPr="00005C04">
              <w:t>-88.00</w:t>
            </w:r>
          </w:p>
        </w:tc>
        <w:tc>
          <w:tcPr>
            <w:tcW w:w="0" w:type="auto"/>
            <w:tcBorders>
              <w:top w:val="single" w:sz="4" w:space="0" w:color="auto"/>
            </w:tcBorders>
            <w:vAlign w:val="center"/>
          </w:tcPr>
          <w:p w14:paraId="573377C3" w14:textId="77777777" w:rsidR="00C94B5F" w:rsidRPr="00005C04" w:rsidRDefault="00C94B5F" w:rsidP="00D73CD7">
            <w:pPr>
              <w:pStyle w:val="Style1"/>
            </w:pPr>
            <w:r w:rsidRPr="00005C04">
              <w:t>24</w:t>
            </w:r>
          </w:p>
        </w:tc>
      </w:tr>
      <w:tr w:rsidR="00864BD1" w:rsidRPr="00005C04" w14:paraId="49B160AE" w14:textId="77777777" w:rsidTr="00D73CD7">
        <w:trPr>
          <w:trHeight w:val="576"/>
        </w:trPr>
        <w:tc>
          <w:tcPr>
            <w:tcW w:w="0" w:type="auto"/>
            <w:vAlign w:val="center"/>
          </w:tcPr>
          <w:p w14:paraId="08AD1092" w14:textId="16D072BA" w:rsidR="00864BD1" w:rsidRPr="00005C04" w:rsidRDefault="00864BD1" w:rsidP="00D73CD7">
            <w:pPr>
              <w:pStyle w:val="Style1"/>
            </w:pPr>
            <w:r w:rsidRPr="00005C04">
              <w:t>KY_01</w:t>
            </w:r>
          </w:p>
        </w:tc>
        <w:tc>
          <w:tcPr>
            <w:tcW w:w="1831" w:type="dxa"/>
            <w:vAlign w:val="center"/>
          </w:tcPr>
          <w:p w14:paraId="726169D5" w14:textId="55CDFFBE" w:rsidR="00864BD1" w:rsidRPr="00005C04" w:rsidRDefault="00864BD1" w:rsidP="00D73CD7">
            <w:pPr>
              <w:pStyle w:val="Style1"/>
            </w:pPr>
            <w:r w:rsidRPr="00005C04">
              <w:t xml:space="preserve">Edwards, Linan and Littlefield 349 (MO) </w:t>
            </w:r>
          </w:p>
        </w:tc>
        <w:tc>
          <w:tcPr>
            <w:tcW w:w="1453" w:type="dxa"/>
            <w:vAlign w:val="center"/>
          </w:tcPr>
          <w:p w14:paraId="1E260472" w14:textId="5AD90260" w:rsidR="00864BD1" w:rsidRPr="000F0413" w:rsidRDefault="00864BD1" w:rsidP="00D73CD7">
            <w:pPr>
              <w:pStyle w:val="Style1"/>
            </w:pPr>
            <w:r w:rsidRPr="000F0413">
              <w:t>P. globosa</w:t>
            </w:r>
          </w:p>
        </w:tc>
        <w:tc>
          <w:tcPr>
            <w:tcW w:w="3831" w:type="dxa"/>
            <w:vAlign w:val="center"/>
          </w:tcPr>
          <w:p w14:paraId="33854AD4" w14:textId="523CFB5C" w:rsidR="00864BD1" w:rsidRPr="00005C04" w:rsidRDefault="00864BD1" w:rsidP="00D73CD7">
            <w:pPr>
              <w:pStyle w:val="Style1"/>
            </w:pPr>
            <w:r w:rsidRPr="00005C04">
              <w:t>KY, Franklin, Near intersection of Camp Pleasant Rd. and Gregory Woods Rd. (EO23a)</w:t>
            </w:r>
          </w:p>
        </w:tc>
        <w:tc>
          <w:tcPr>
            <w:tcW w:w="1710" w:type="dxa"/>
            <w:vAlign w:val="center"/>
          </w:tcPr>
          <w:p w14:paraId="1B947073" w14:textId="0883D423" w:rsidR="00864BD1" w:rsidRPr="00005C04" w:rsidRDefault="00864BD1" w:rsidP="00D73CD7">
            <w:pPr>
              <w:pStyle w:val="Style1"/>
            </w:pPr>
            <w:r w:rsidRPr="00005C04">
              <w:t>Bluegrass</w:t>
            </w:r>
          </w:p>
        </w:tc>
        <w:tc>
          <w:tcPr>
            <w:tcW w:w="1260" w:type="dxa"/>
            <w:vAlign w:val="center"/>
          </w:tcPr>
          <w:p w14:paraId="28AA9F8E" w14:textId="446E02C7" w:rsidR="00864BD1" w:rsidRPr="00005C04" w:rsidRDefault="00864BD1" w:rsidP="00D73CD7">
            <w:pPr>
              <w:pStyle w:val="Style1"/>
            </w:pPr>
            <w:r w:rsidRPr="00005C04">
              <w:t>38.31</w:t>
            </w:r>
          </w:p>
        </w:tc>
        <w:tc>
          <w:tcPr>
            <w:tcW w:w="1189" w:type="dxa"/>
            <w:vAlign w:val="center"/>
          </w:tcPr>
          <w:p w14:paraId="34B7D1C5" w14:textId="4B6D71BF" w:rsidR="00864BD1" w:rsidRPr="00005C04" w:rsidRDefault="00864BD1" w:rsidP="00D73CD7">
            <w:pPr>
              <w:pStyle w:val="Style1"/>
            </w:pPr>
            <w:r w:rsidRPr="00005C04">
              <w:t>-84.80</w:t>
            </w:r>
          </w:p>
        </w:tc>
        <w:tc>
          <w:tcPr>
            <w:tcW w:w="0" w:type="auto"/>
            <w:vAlign w:val="center"/>
          </w:tcPr>
          <w:p w14:paraId="0AF73B7A" w14:textId="40B183FA" w:rsidR="00864BD1" w:rsidRPr="00005C04" w:rsidRDefault="00864BD1" w:rsidP="00D73CD7">
            <w:pPr>
              <w:pStyle w:val="Style1"/>
            </w:pPr>
            <w:r w:rsidRPr="00005C04">
              <w:t>24</w:t>
            </w:r>
          </w:p>
        </w:tc>
      </w:tr>
      <w:tr w:rsidR="00864BD1" w:rsidRPr="00005C04" w14:paraId="568FB7DF" w14:textId="77777777" w:rsidTr="00D73CD7">
        <w:trPr>
          <w:trHeight w:val="576"/>
        </w:trPr>
        <w:tc>
          <w:tcPr>
            <w:tcW w:w="0" w:type="auto"/>
            <w:vAlign w:val="center"/>
          </w:tcPr>
          <w:p w14:paraId="76FA4268" w14:textId="5F799154" w:rsidR="00864BD1" w:rsidRPr="00005C04" w:rsidRDefault="00864BD1" w:rsidP="00D73CD7">
            <w:pPr>
              <w:pStyle w:val="Style1"/>
            </w:pPr>
            <w:r w:rsidRPr="00005C04">
              <w:t>KY_02</w:t>
            </w:r>
          </w:p>
        </w:tc>
        <w:tc>
          <w:tcPr>
            <w:tcW w:w="1831" w:type="dxa"/>
            <w:vAlign w:val="center"/>
          </w:tcPr>
          <w:p w14:paraId="79D28664" w14:textId="360C19E3" w:rsidR="00864BD1" w:rsidRPr="00005C04" w:rsidRDefault="00864BD1" w:rsidP="00D73CD7">
            <w:pPr>
              <w:pStyle w:val="Style1"/>
            </w:pPr>
            <w:r w:rsidRPr="00005C04">
              <w:t>Edwards, Linan and Littlefield 347 (MO)</w:t>
            </w:r>
          </w:p>
        </w:tc>
        <w:tc>
          <w:tcPr>
            <w:tcW w:w="1453" w:type="dxa"/>
            <w:vAlign w:val="center"/>
          </w:tcPr>
          <w:p w14:paraId="1C7A98DA" w14:textId="598738BA" w:rsidR="00864BD1" w:rsidRPr="000F0413" w:rsidRDefault="00864BD1" w:rsidP="00D73CD7">
            <w:pPr>
              <w:pStyle w:val="Style1"/>
            </w:pPr>
            <w:r w:rsidRPr="000F0413">
              <w:t>P. globosa</w:t>
            </w:r>
          </w:p>
        </w:tc>
        <w:tc>
          <w:tcPr>
            <w:tcW w:w="3831" w:type="dxa"/>
            <w:vAlign w:val="center"/>
          </w:tcPr>
          <w:p w14:paraId="264693AD" w14:textId="77777777" w:rsidR="00864BD1" w:rsidRPr="00005C04" w:rsidRDefault="00864BD1" w:rsidP="00D73CD7">
            <w:pPr>
              <w:pStyle w:val="Style1"/>
            </w:pPr>
            <w:r w:rsidRPr="00005C04">
              <w:t>KY, Franklin, EO 18, Cove Spring, Area North of parking lot on 127, just north of its intersection with 421 (EO18)</w:t>
            </w:r>
          </w:p>
        </w:tc>
        <w:tc>
          <w:tcPr>
            <w:tcW w:w="1710" w:type="dxa"/>
            <w:vAlign w:val="center"/>
          </w:tcPr>
          <w:p w14:paraId="7C9C1B53" w14:textId="77777777" w:rsidR="00864BD1" w:rsidRPr="00005C04" w:rsidRDefault="00864BD1" w:rsidP="00D73CD7">
            <w:pPr>
              <w:pStyle w:val="Style1"/>
            </w:pPr>
            <w:r w:rsidRPr="00005C04">
              <w:t>Bluegrass</w:t>
            </w:r>
          </w:p>
        </w:tc>
        <w:tc>
          <w:tcPr>
            <w:tcW w:w="1260" w:type="dxa"/>
            <w:vAlign w:val="center"/>
          </w:tcPr>
          <w:p w14:paraId="0BD14A4C" w14:textId="01C82871" w:rsidR="00864BD1" w:rsidRPr="00005C04" w:rsidRDefault="00864BD1" w:rsidP="00D73CD7">
            <w:pPr>
              <w:pStyle w:val="Style1"/>
            </w:pPr>
            <w:r w:rsidRPr="00005C04">
              <w:t>38.22</w:t>
            </w:r>
          </w:p>
        </w:tc>
        <w:tc>
          <w:tcPr>
            <w:tcW w:w="1189" w:type="dxa"/>
            <w:vAlign w:val="center"/>
          </w:tcPr>
          <w:p w14:paraId="771C04EC" w14:textId="76C437DC" w:rsidR="00864BD1" w:rsidRPr="00005C04" w:rsidRDefault="00864BD1" w:rsidP="00D73CD7">
            <w:pPr>
              <w:pStyle w:val="Style1"/>
            </w:pPr>
            <w:r w:rsidRPr="00005C04">
              <w:t>-84.85</w:t>
            </w:r>
          </w:p>
        </w:tc>
        <w:tc>
          <w:tcPr>
            <w:tcW w:w="0" w:type="auto"/>
            <w:vAlign w:val="center"/>
          </w:tcPr>
          <w:p w14:paraId="08F5BE3C" w14:textId="77777777" w:rsidR="00864BD1" w:rsidRPr="00005C04" w:rsidRDefault="00864BD1" w:rsidP="00D73CD7">
            <w:pPr>
              <w:pStyle w:val="Style1"/>
            </w:pPr>
            <w:r w:rsidRPr="00005C04">
              <w:t>11</w:t>
            </w:r>
          </w:p>
        </w:tc>
      </w:tr>
      <w:tr w:rsidR="00864BD1" w:rsidRPr="00005C04" w14:paraId="57156623" w14:textId="77777777" w:rsidTr="00D73CD7">
        <w:trPr>
          <w:trHeight w:val="576"/>
        </w:trPr>
        <w:tc>
          <w:tcPr>
            <w:tcW w:w="0" w:type="auto"/>
            <w:vAlign w:val="center"/>
          </w:tcPr>
          <w:p w14:paraId="628DC911" w14:textId="6D34CC43" w:rsidR="00864BD1" w:rsidRPr="00005C04" w:rsidRDefault="00864BD1" w:rsidP="00D73CD7">
            <w:pPr>
              <w:pStyle w:val="Style1"/>
            </w:pPr>
            <w:r w:rsidRPr="00005C04">
              <w:t>KY_03</w:t>
            </w:r>
          </w:p>
        </w:tc>
        <w:tc>
          <w:tcPr>
            <w:tcW w:w="1831" w:type="dxa"/>
            <w:vAlign w:val="center"/>
          </w:tcPr>
          <w:p w14:paraId="74676FF5" w14:textId="1D8D1709" w:rsidR="00864BD1" w:rsidRPr="00005C04" w:rsidRDefault="00864BD1" w:rsidP="00D73CD7">
            <w:pPr>
              <w:pStyle w:val="Style1"/>
            </w:pPr>
            <w:r w:rsidRPr="00005C04">
              <w:t>Edwards, Linan and Littlefield 350 (MO)</w:t>
            </w:r>
          </w:p>
        </w:tc>
        <w:tc>
          <w:tcPr>
            <w:tcW w:w="1453" w:type="dxa"/>
            <w:vAlign w:val="center"/>
          </w:tcPr>
          <w:p w14:paraId="3F3F0197" w14:textId="48B96EF0" w:rsidR="00864BD1" w:rsidRPr="000F0413" w:rsidRDefault="00864BD1" w:rsidP="00D73CD7">
            <w:pPr>
              <w:pStyle w:val="Style1"/>
            </w:pPr>
            <w:r w:rsidRPr="000F0413">
              <w:t>P. globosa</w:t>
            </w:r>
          </w:p>
        </w:tc>
        <w:tc>
          <w:tcPr>
            <w:tcW w:w="3831" w:type="dxa"/>
            <w:vAlign w:val="center"/>
          </w:tcPr>
          <w:p w14:paraId="6F2CD3CC" w14:textId="0CE1CFA6" w:rsidR="00864BD1" w:rsidRPr="00005C04" w:rsidRDefault="00864BD1" w:rsidP="00D73CD7">
            <w:pPr>
              <w:pStyle w:val="Style1"/>
            </w:pPr>
            <w:r w:rsidRPr="00005C04">
              <w:t>KY, Franklin, Bald Knob (EO07)</w:t>
            </w:r>
          </w:p>
        </w:tc>
        <w:tc>
          <w:tcPr>
            <w:tcW w:w="1710" w:type="dxa"/>
            <w:vAlign w:val="center"/>
          </w:tcPr>
          <w:p w14:paraId="25C62010" w14:textId="4DE7BA58" w:rsidR="00864BD1" w:rsidRPr="00005C04" w:rsidRDefault="00864BD1" w:rsidP="00D73CD7">
            <w:pPr>
              <w:pStyle w:val="Style1"/>
            </w:pPr>
            <w:r w:rsidRPr="00005C04">
              <w:t>Bluegrass</w:t>
            </w:r>
          </w:p>
        </w:tc>
        <w:tc>
          <w:tcPr>
            <w:tcW w:w="1260" w:type="dxa"/>
            <w:vAlign w:val="center"/>
          </w:tcPr>
          <w:p w14:paraId="3CC8CF78" w14:textId="4DE48DCC" w:rsidR="00864BD1" w:rsidRPr="00005C04" w:rsidRDefault="00864BD1" w:rsidP="00D73CD7">
            <w:pPr>
              <w:pStyle w:val="Style1"/>
            </w:pPr>
            <w:r w:rsidRPr="00005C04">
              <w:t>38.20</w:t>
            </w:r>
          </w:p>
        </w:tc>
        <w:tc>
          <w:tcPr>
            <w:tcW w:w="1189" w:type="dxa"/>
            <w:vAlign w:val="center"/>
          </w:tcPr>
          <w:p w14:paraId="7ECBF745" w14:textId="54209E0E" w:rsidR="00864BD1" w:rsidRPr="00005C04" w:rsidRDefault="00864BD1" w:rsidP="00D73CD7">
            <w:pPr>
              <w:pStyle w:val="Style1"/>
            </w:pPr>
            <w:r w:rsidRPr="00005C04">
              <w:t>-84.88</w:t>
            </w:r>
          </w:p>
        </w:tc>
        <w:tc>
          <w:tcPr>
            <w:tcW w:w="0" w:type="auto"/>
            <w:vAlign w:val="center"/>
          </w:tcPr>
          <w:p w14:paraId="71DA199C" w14:textId="025C5BDA" w:rsidR="00864BD1" w:rsidRPr="00005C04" w:rsidRDefault="00864BD1" w:rsidP="00D73CD7">
            <w:pPr>
              <w:pStyle w:val="Style1"/>
            </w:pPr>
            <w:r w:rsidRPr="00005C04">
              <w:t>23</w:t>
            </w:r>
          </w:p>
        </w:tc>
      </w:tr>
      <w:tr w:rsidR="00864BD1" w:rsidRPr="00005C04" w14:paraId="78450D02" w14:textId="77777777" w:rsidTr="00D73CD7">
        <w:trPr>
          <w:trHeight w:val="576"/>
        </w:trPr>
        <w:tc>
          <w:tcPr>
            <w:tcW w:w="0" w:type="auto"/>
            <w:vAlign w:val="center"/>
          </w:tcPr>
          <w:p w14:paraId="6AFC3F47" w14:textId="5EB896A9" w:rsidR="00864BD1" w:rsidRPr="00005C04" w:rsidRDefault="00864BD1" w:rsidP="00D73CD7">
            <w:pPr>
              <w:pStyle w:val="Style1"/>
            </w:pPr>
            <w:r w:rsidRPr="00005C04">
              <w:t>KY_04</w:t>
            </w:r>
          </w:p>
        </w:tc>
        <w:tc>
          <w:tcPr>
            <w:tcW w:w="1831" w:type="dxa"/>
            <w:vAlign w:val="center"/>
          </w:tcPr>
          <w:p w14:paraId="6A147C94" w14:textId="6A78ADB4" w:rsidR="00864BD1" w:rsidRPr="00005C04" w:rsidRDefault="00864BD1" w:rsidP="00D73CD7">
            <w:pPr>
              <w:pStyle w:val="Style1"/>
            </w:pPr>
            <w:r w:rsidRPr="00005C04">
              <w:t>Edwards, Linan and Littlefield 351 (MO)</w:t>
            </w:r>
          </w:p>
        </w:tc>
        <w:tc>
          <w:tcPr>
            <w:tcW w:w="1453" w:type="dxa"/>
            <w:vAlign w:val="center"/>
          </w:tcPr>
          <w:p w14:paraId="2EFC2849" w14:textId="32ACCA34" w:rsidR="00864BD1" w:rsidRPr="000F0413" w:rsidRDefault="00864BD1" w:rsidP="00D73CD7">
            <w:pPr>
              <w:pStyle w:val="Style1"/>
            </w:pPr>
            <w:r w:rsidRPr="000F0413">
              <w:t>P. globosa</w:t>
            </w:r>
          </w:p>
        </w:tc>
        <w:tc>
          <w:tcPr>
            <w:tcW w:w="3831" w:type="dxa"/>
            <w:vAlign w:val="center"/>
          </w:tcPr>
          <w:p w14:paraId="1AA24F4A" w14:textId="29D5F160" w:rsidR="00864BD1" w:rsidRPr="00005C04" w:rsidRDefault="00864BD1" w:rsidP="00D73CD7">
            <w:pPr>
              <w:pStyle w:val="Style1"/>
            </w:pPr>
            <w:r w:rsidRPr="00005C04">
              <w:t>KY, Franklin, Ninevah Rd. (EO 04)</w:t>
            </w:r>
          </w:p>
        </w:tc>
        <w:tc>
          <w:tcPr>
            <w:tcW w:w="1710" w:type="dxa"/>
            <w:vAlign w:val="center"/>
          </w:tcPr>
          <w:p w14:paraId="5FC88A65" w14:textId="0F99CA77" w:rsidR="00864BD1" w:rsidRPr="00005C04" w:rsidRDefault="00864BD1" w:rsidP="00D73CD7">
            <w:pPr>
              <w:pStyle w:val="Style1"/>
            </w:pPr>
            <w:r w:rsidRPr="00005C04">
              <w:t>Bluegrass</w:t>
            </w:r>
          </w:p>
        </w:tc>
        <w:tc>
          <w:tcPr>
            <w:tcW w:w="1260" w:type="dxa"/>
            <w:vAlign w:val="center"/>
          </w:tcPr>
          <w:p w14:paraId="2B722D98" w14:textId="19F901DD" w:rsidR="00864BD1" w:rsidRPr="00005C04" w:rsidRDefault="00864BD1" w:rsidP="00D73CD7">
            <w:pPr>
              <w:pStyle w:val="Style1"/>
            </w:pPr>
            <w:r w:rsidRPr="00005C04">
              <w:t>38.11</w:t>
            </w:r>
          </w:p>
        </w:tc>
        <w:tc>
          <w:tcPr>
            <w:tcW w:w="1189" w:type="dxa"/>
            <w:vAlign w:val="center"/>
          </w:tcPr>
          <w:p w14:paraId="564BDF15" w14:textId="00C92B78" w:rsidR="00864BD1" w:rsidRPr="00005C04" w:rsidRDefault="00864BD1" w:rsidP="00D73CD7">
            <w:pPr>
              <w:pStyle w:val="Style1"/>
            </w:pPr>
            <w:r w:rsidRPr="00005C04">
              <w:t>-84.87</w:t>
            </w:r>
          </w:p>
        </w:tc>
        <w:tc>
          <w:tcPr>
            <w:tcW w:w="0" w:type="auto"/>
            <w:vAlign w:val="center"/>
          </w:tcPr>
          <w:p w14:paraId="37BA11AE" w14:textId="40954634" w:rsidR="00864BD1" w:rsidRPr="00005C04" w:rsidRDefault="00864BD1" w:rsidP="00D73CD7">
            <w:pPr>
              <w:pStyle w:val="Style1"/>
            </w:pPr>
            <w:r w:rsidRPr="00005C04">
              <w:t>24</w:t>
            </w:r>
          </w:p>
        </w:tc>
      </w:tr>
      <w:tr w:rsidR="00864BD1" w:rsidRPr="00005C04" w14:paraId="1C0944E8" w14:textId="77777777" w:rsidTr="00D73CD7">
        <w:trPr>
          <w:trHeight w:val="576"/>
        </w:trPr>
        <w:tc>
          <w:tcPr>
            <w:tcW w:w="0" w:type="auto"/>
            <w:vAlign w:val="center"/>
          </w:tcPr>
          <w:p w14:paraId="08C3A435" w14:textId="39B307CB" w:rsidR="00864BD1" w:rsidRPr="00005C04" w:rsidRDefault="00864BD1" w:rsidP="00D73CD7">
            <w:pPr>
              <w:pStyle w:val="Style1"/>
            </w:pPr>
            <w:r w:rsidRPr="00005C04">
              <w:t>KY_05</w:t>
            </w:r>
          </w:p>
        </w:tc>
        <w:tc>
          <w:tcPr>
            <w:tcW w:w="1831" w:type="dxa"/>
            <w:vAlign w:val="center"/>
          </w:tcPr>
          <w:p w14:paraId="547F4D1C" w14:textId="243EBFF4" w:rsidR="00864BD1" w:rsidRPr="00005C04" w:rsidRDefault="00864BD1" w:rsidP="00D73CD7">
            <w:pPr>
              <w:pStyle w:val="Style1"/>
            </w:pPr>
            <w:r w:rsidRPr="00005C04">
              <w:t>Edwards, Linan and Littlefield (MO)</w:t>
            </w:r>
          </w:p>
        </w:tc>
        <w:tc>
          <w:tcPr>
            <w:tcW w:w="1453" w:type="dxa"/>
            <w:vAlign w:val="center"/>
          </w:tcPr>
          <w:p w14:paraId="32BE0C6E" w14:textId="1656B8E1" w:rsidR="00864BD1" w:rsidRPr="000F0413" w:rsidRDefault="00864BD1" w:rsidP="00D73CD7">
            <w:pPr>
              <w:pStyle w:val="Style1"/>
            </w:pPr>
            <w:r w:rsidRPr="000F0413">
              <w:t>P. globosa</w:t>
            </w:r>
          </w:p>
        </w:tc>
        <w:tc>
          <w:tcPr>
            <w:tcW w:w="3831" w:type="dxa"/>
            <w:vAlign w:val="center"/>
          </w:tcPr>
          <w:p w14:paraId="3FEFA8F5" w14:textId="17FF3CEC" w:rsidR="00864BD1" w:rsidRPr="00005C04" w:rsidRDefault="00864BD1" w:rsidP="00D73CD7">
            <w:pPr>
              <w:pStyle w:val="Style1"/>
            </w:pPr>
            <w:r w:rsidRPr="00005C04">
              <w:t xml:space="preserve">KY, Woodford, off Delaney Ferry Rd (Murphy property, EO28) </w:t>
            </w:r>
          </w:p>
        </w:tc>
        <w:tc>
          <w:tcPr>
            <w:tcW w:w="1710" w:type="dxa"/>
            <w:vAlign w:val="center"/>
          </w:tcPr>
          <w:p w14:paraId="6831A667" w14:textId="35D0F184" w:rsidR="00864BD1" w:rsidRPr="00005C04" w:rsidRDefault="00864BD1" w:rsidP="00D73CD7">
            <w:pPr>
              <w:pStyle w:val="Style1"/>
            </w:pPr>
            <w:r w:rsidRPr="00005C04">
              <w:t>Bluegrass/ partially cultivated</w:t>
            </w:r>
          </w:p>
        </w:tc>
        <w:tc>
          <w:tcPr>
            <w:tcW w:w="1260" w:type="dxa"/>
            <w:vAlign w:val="center"/>
          </w:tcPr>
          <w:p w14:paraId="53C9B0BB" w14:textId="2BCE2F3E" w:rsidR="00864BD1" w:rsidRPr="00005C04" w:rsidRDefault="00864BD1" w:rsidP="00D73CD7">
            <w:pPr>
              <w:pStyle w:val="Style1"/>
            </w:pPr>
            <w:r w:rsidRPr="00005C04">
              <w:t>37.97</w:t>
            </w:r>
          </w:p>
        </w:tc>
        <w:tc>
          <w:tcPr>
            <w:tcW w:w="1189" w:type="dxa"/>
            <w:vAlign w:val="center"/>
          </w:tcPr>
          <w:p w14:paraId="7B8DE4AD" w14:textId="1FF732A5" w:rsidR="00864BD1" w:rsidRPr="00005C04" w:rsidRDefault="00864BD1" w:rsidP="00D73CD7">
            <w:pPr>
              <w:pStyle w:val="Style1"/>
            </w:pPr>
            <w:r w:rsidRPr="00005C04">
              <w:t>-84.69</w:t>
            </w:r>
          </w:p>
        </w:tc>
        <w:tc>
          <w:tcPr>
            <w:tcW w:w="0" w:type="auto"/>
            <w:vAlign w:val="center"/>
          </w:tcPr>
          <w:p w14:paraId="0D8AAC86" w14:textId="695EA49A" w:rsidR="00864BD1" w:rsidRPr="00005C04" w:rsidRDefault="00864BD1" w:rsidP="00D73CD7">
            <w:pPr>
              <w:pStyle w:val="Style1"/>
            </w:pPr>
            <w:r w:rsidRPr="00005C04">
              <w:t>24</w:t>
            </w:r>
          </w:p>
        </w:tc>
      </w:tr>
      <w:tr w:rsidR="00864BD1" w:rsidRPr="00005C04" w14:paraId="642E0436" w14:textId="77777777" w:rsidTr="00D73CD7">
        <w:trPr>
          <w:trHeight w:val="576"/>
        </w:trPr>
        <w:tc>
          <w:tcPr>
            <w:tcW w:w="0" w:type="auto"/>
            <w:vAlign w:val="center"/>
          </w:tcPr>
          <w:p w14:paraId="11EF67CD" w14:textId="713034EA" w:rsidR="00864BD1" w:rsidRPr="00005C04" w:rsidRDefault="00864BD1" w:rsidP="00D73CD7">
            <w:pPr>
              <w:pStyle w:val="Style1"/>
            </w:pPr>
            <w:r w:rsidRPr="00005C04">
              <w:t>KY_06</w:t>
            </w:r>
          </w:p>
        </w:tc>
        <w:tc>
          <w:tcPr>
            <w:tcW w:w="1831" w:type="dxa"/>
            <w:vAlign w:val="center"/>
          </w:tcPr>
          <w:p w14:paraId="286DD9DF" w14:textId="616AEC97" w:rsidR="00864BD1" w:rsidRPr="00005C04" w:rsidRDefault="00864BD1" w:rsidP="00D73CD7">
            <w:pPr>
              <w:pStyle w:val="Style1"/>
            </w:pPr>
            <w:r w:rsidRPr="00005C04">
              <w:t>Edwards, Linan and Littlefield (MO)</w:t>
            </w:r>
          </w:p>
        </w:tc>
        <w:tc>
          <w:tcPr>
            <w:tcW w:w="1453" w:type="dxa"/>
            <w:vAlign w:val="center"/>
          </w:tcPr>
          <w:p w14:paraId="194C14E8" w14:textId="5E035929" w:rsidR="00864BD1" w:rsidRPr="000F0413" w:rsidRDefault="00864BD1" w:rsidP="00D73CD7">
            <w:pPr>
              <w:pStyle w:val="Style1"/>
            </w:pPr>
            <w:r w:rsidRPr="000F0413">
              <w:t>P. globosa</w:t>
            </w:r>
          </w:p>
        </w:tc>
        <w:tc>
          <w:tcPr>
            <w:tcW w:w="3831" w:type="dxa"/>
            <w:vAlign w:val="center"/>
          </w:tcPr>
          <w:p w14:paraId="16CADA68" w14:textId="418060D9" w:rsidR="00864BD1" w:rsidRPr="00005C04" w:rsidRDefault="00864BD1" w:rsidP="00D73CD7">
            <w:pPr>
              <w:pStyle w:val="Style1"/>
            </w:pPr>
            <w:r w:rsidRPr="00005C04">
              <w:t>KY, Madison, Valley View (EO10a)</w:t>
            </w:r>
          </w:p>
        </w:tc>
        <w:tc>
          <w:tcPr>
            <w:tcW w:w="1710" w:type="dxa"/>
            <w:vAlign w:val="center"/>
          </w:tcPr>
          <w:p w14:paraId="7F297E40" w14:textId="75102E55" w:rsidR="00864BD1" w:rsidRPr="00005C04" w:rsidRDefault="00864BD1" w:rsidP="00D73CD7">
            <w:pPr>
              <w:pStyle w:val="Style1"/>
            </w:pPr>
            <w:r w:rsidRPr="00005C04">
              <w:t>Bluegrass</w:t>
            </w:r>
          </w:p>
        </w:tc>
        <w:tc>
          <w:tcPr>
            <w:tcW w:w="1260" w:type="dxa"/>
            <w:vAlign w:val="center"/>
          </w:tcPr>
          <w:p w14:paraId="75DD5F79" w14:textId="08CE7A5A" w:rsidR="00864BD1" w:rsidRPr="00005C04" w:rsidRDefault="00864BD1" w:rsidP="00D73CD7">
            <w:pPr>
              <w:pStyle w:val="Style1"/>
            </w:pPr>
            <w:r w:rsidRPr="00005C04">
              <w:t>37.84</w:t>
            </w:r>
          </w:p>
        </w:tc>
        <w:tc>
          <w:tcPr>
            <w:tcW w:w="1189" w:type="dxa"/>
            <w:vAlign w:val="center"/>
          </w:tcPr>
          <w:p w14:paraId="48A49952" w14:textId="743891C1" w:rsidR="00864BD1" w:rsidRPr="00005C04" w:rsidRDefault="00864BD1" w:rsidP="00D73CD7">
            <w:pPr>
              <w:pStyle w:val="Style1"/>
            </w:pPr>
            <w:r w:rsidRPr="00005C04">
              <w:t>-84.42</w:t>
            </w:r>
          </w:p>
        </w:tc>
        <w:tc>
          <w:tcPr>
            <w:tcW w:w="0" w:type="auto"/>
            <w:vAlign w:val="center"/>
          </w:tcPr>
          <w:p w14:paraId="6D9ABC13" w14:textId="393C88C2" w:rsidR="00864BD1" w:rsidRPr="00005C04" w:rsidRDefault="00864BD1" w:rsidP="00D73CD7">
            <w:pPr>
              <w:pStyle w:val="Style1"/>
            </w:pPr>
            <w:r w:rsidRPr="00005C04">
              <w:t>11</w:t>
            </w:r>
          </w:p>
        </w:tc>
      </w:tr>
      <w:tr w:rsidR="00864BD1" w:rsidRPr="00005C04" w14:paraId="11C1F88E" w14:textId="77777777" w:rsidTr="00D73CD7">
        <w:trPr>
          <w:trHeight w:val="576"/>
        </w:trPr>
        <w:tc>
          <w:tcPr>
            <w:tcW w:w="0" w:type="auto"/>
            <w:vAlign w:val="center"/>
          </w:tcPr>
          <w:p w14:paraId="0C110CE7" w14:textId="776DA9FD" w:rsidR="00864BD1" w:rsidRPr="00005C04" w:rsidRDefault="00864BD1" w:rsidP="00D73CD7">
            <w:pPr>
              <w:pStyle w:val="Style1"/>
            </w:pPr>
            <w:r w:rsidRPr="00005C04">
              <w:t>EX_01</w:t>
            </w:r>
          </w:p>
        </w:tc>
        <w:tc>
          <w:tcPr>
            <w:tcW w:w="1831" w:type="dxa"/>
            <w:vAlign w:val="center"/>
          </w:tcPr>
          <w:p w14:paraId="0528A11C" w14:textId="451F3D21" w:rsidR="00864BD1" w:rsidRPr="00005C04" w:rsidRDefault="00864BD1" w:rsidP="00D73CD7">
            <w:pPr>
              <w:pStyle w:val="Style1"/>
            </w:pPr>
            <w:r w:rsidRPr="00005C04">
              <w:t>Edwards, Linan and Littlefield 348 (MO)</w:t>
            </w:r>
          </w:p>
        </w:tc>
        <w:tc>
          <w:tcPr>
            <w:tcW w:w="1453" w:type="dxa"/>
            <w:vAlign w:val="center"/>
          </w:tcPr>
          <w:p w14:paraId="02B96294" w14:textId="5A78FC52" w:rsidR="00864BD1" w:rsidRPr="000F0413" w:rsidRDefault="00864BD1" w:rsidP="00D73CD7">
            <w:pPr>
              <w:pStyle w:val="Style1"/>
            </w:pPr>
            <w:r w:rsidRPr="000F0413">
              <w:t>P.  globosa</w:t>
            </w:r>
          </w:p>
        </w:tc>
        <w:tc>
          <w:tcPr>
            <w:tcW w:w="3831" w:type="dxa"/>
            <w:vAlign w:val="center"/>
          </w:tcPr>
          <w:p w14:paraId="1D076C1C" w14:textId="2825B29E" w:rsidR="00864BD1" w:rsidRPr="00005C04" w:rsidRDefault="00864BD1" w:rsidP="00D73CD7">
            <w:pPr>
              <w:pStyle w:val="Style1"/>
            </w:pPr>
            <w:r w:rsidRPr="00005C04">
              <w:t>KY, Franklin, Cove Spring reintroduction (EO30), source: KY</w:t>
            </w:r>
            <w:r w:rsidR="00011550">
              <w:t>_02 and KY_05</w:t>
            </w:r>
            <w:r w:rsidRPr="00005C04">
              <w:t xml:space="preserve"> </w:t>
            </w:r>
            <w:r w:rsidR="00011550">
              <w:t>(</w:t>
            </w:r>
            <w:r w:rsidRPr="00005C04">
              <w:t>EOs18 and 28</w:t>
            </w:r>
            <w:r w:rsidR="00011550">
              <w:t>)</w:t>
            </w:r>
          </w:p>
        </w:tc>
        <w:tc>
          <w:tcPr>
            <w:tcW w:w="1710" w:type="dxa"/>
            <w:vAlign w:val="center"/>
          </w:tcPr>
          <w:p w14:paraId="40CB2552" w14:textId="0D3AA866" w:rsidR="00864BD1" w:rsidRPr="00326069" w:rsidRDefault="00864BD1" w:rsidP="00D73CD7">
            <w:pPr>
              <w:pStyle w:val="Style1"/>
            </w:pPr>
            <w:r w:rsidRPr="00326069">
              <w:t xml:space="preserve">Ex situ </w:t>
            </w:r>
          </w:p>
        </w:tc>
        <w:tc>
          <w:tcPr>
            <w:tcW w:w="1260" w:type="dxa"/>
            <w:vAlign w:val="center"/>
          </w:tcPr>
          <w:p w14:paraId="4C639FA4" w14:textId="1E5AF818" w:rsidR="00864BD1" w:rsidRPr="00005C04" w:rsidRDefault="00864BD1" w:rsidP="00D73CD7">
            <w:pPr>
              <w:pStyle w:val="Style1"/>
            </w:pPr>
            <w:r w:rsidRPr="00005C04">
              <w:t>38.22</w:t>
            </w:r>
          </w:p>
        </w:tc>
        <w:tc>
          <w:tcPr>
            <w:tcW w:w="1189" w:type="dxa"/>
            <w:vAlign w:val="center"/>
          </w:tcPr>
          <w:p w14:paraId="24F04327" w14:textId="22EC7C8C" w:rsidR="00864BD1" w:rsidRPr="00005C04" w:rsidRDefault="00864BD1" w:rsidP="00D73CD7">
            <w:pPr>
              <w:pStyle w:val="Style1"/>
            </w:pPr>
            <w:r w:rsidRPr="00005C04">
              <w:t>-84.84</w:t>
            </w:r>
          </w:p>
        </w:tc>
        <w:tc>
          <w:tcPr>
            <w:tcW w:w="0" w:type="auto"/>
            <w:vAlign w:val="center"/>
          </w:tcPr>
          <w:p w14:paraId="304CEA36" w14:textId="6572D9CE" w:rsidR="00864BD1" w:rsidRPr="00005C04" w:rsidRDefault="00864BD1" w:rsidP="00D73CD7">
            <w:pPr>
              <w:pStyle w:val="Style1"/>
            </w:pPr>
            <w:r w:rsidRPr="00005C04">
              <w:t>24</w:t>
            </w:r>
          </w:p>
        </w:tc>
      </w:tr>
      <w:tr w:rsidR="00864BD1" w:rsidRPr="00005C04" w14:paraId="2388FD22" w14:textId="77777777" w:rsidTr="00D73CD7">
        <w:trPr>
          <w:trHeight w:val="576"/>
        </w:trPr>
        <w:tc>
          <w:tcPr>
            <w:tcW w:w="0" w:type="auto"/>
            <w:vAlign w:val="center"/>
          </w:tcPr>
          <w:p w14:paraId="59691861" w14:textId="1F353B40" w:rsidR="00864BD1" w:rsidRPr="00005C04" w:rsidRDefault="00864BD1" w:rsidP="00D73CD7">
            <w:pPr>
              <w:pStyle w:val="Style1"/>
            </w:pPr>
            <w:r w:rsidRPr="00005C04">
              <w:t>EX_02</w:t>
            </w:r>
          </w:p>
        </w:tc>
        <w:tc>
          <w:tcPr>
            <w:tcW w:w="1831" w:type="dxa"/>
            <w:vAlign w:val="center"/>
          </w:tcPr>
          <w:p w14:paraId="2FD9354E" w14:textId="582ED779" w:rsidR="00864BD1" w:rsidRPr="00005C04" w:rsidRDefault="00864BD1" w:rsidP="00D73CD7">
            <w:pPr>
              <w:pStyle w:val="Style1"/>
            </w:pPr>
            <w:r w:rsidRPr="00005C04">
              <w:t>Edwards, Linan and Littlefield (MO)</w:t>
            </w:r>
          </w:p>
        </w:tc>
        <w:tc>
          <w:tcPr>
            <w:tcW w:w="1453" w:type="dxa"/>
            <w:vAlign w:val="center"/>
          </w:tcPr>
          <w:p w14:paraId="3ADEB2AD" w14:textId="180D12E7" w:rsidR="00864BD1" w:rsidRPr="000F0413" w:rsidRDefault="00864BD1" w:rsidP="00D73CD7">
            <w:pPr>
              <w:pStyle w:val="Style1"/>
            </w:pPr>
            <w:r w:rsidRPr="000F0413">
              <w:t>P.  globosa</w:t>
            </w:r>
          </w:p>
        </w:tc>
        <w:tc>
          <w:tcPr>
            <w:tcW w:w="3831" w:type="dxa"/>
            <w:vAlign w:val="center"/>
          </w:tcPr>
          <w:p w14:paraId="0C795950" w14:textId="489AE882" w:rsidR="00864BD1" w:rsidRPr="00005C04" w:rsidRDefault="00864BD1" w:rsidP="00D73CD7">
            <w:pPr>
              <w:pStyle w:val="Style1"/>
            </w:pPr>
            <w:r w:rsidRPr="00005C04">
              <w:t>KY, Jessamine Creek Gorge Preserve source: Julian Campbell’s yard (see EX_03)</w:t>
            </w:r>
          </w:p>
        </w:tc>
        <w:tc>
          <w:tcPr>
            <w:tcW w:w="1710" w:type="dxa"/>
            <w:vAlign w:val="center"/>
          </w:tcPr>
          <w:p w14:paraId="266409F6" w14:textId="79D68CBA" w:rsidR="00864BD1" w:rsidRPr="00326069" w:rsidRDefault="00864BD1" w:rsidP="00D73CD7">
            <w:pPr>
              <w:pStyle w:val="Style1"/>
            </w:pPr>
            <w:r w:rsidRPr="00326069">
              <w:t xml:space="preserve">Ex situ </w:t>
            </w:r>
          </w:p>
        </w:tc>
        <w:tc>
          <w:tcPr>
            <w:tcW w:w="1260" w:type="dxa"/>
            <w:vAlign w:val="center"/>
          </w:tcPr>
          <w:p w14:paraId="66DEE92C" w14:textId="36E1C30B" w:rsidR="00864BD1" w:rsidRPr="00005C04" w:rsidRDefault="00864BD1" w:rsidP="00D73CD7">
            <w:pPr>
              <w:pStyle w:val="Style1"/>
            </w:pPr>
            <w:r w:rsidRPr="00005C04">
              <w:t>37.83</w:t>
            </w:r>
          </w:p>
        </w:tc>
        <w:tc>
          <w:tcPr>
            <w:tcW w:w="1189" w:type="dxa"/>
            <w:vAlign w:val="center"/>
          </w:tcPr>
          <w:p w14:paraId="10A42FC7" w14:textId="0E04400F" w:rsidR="00864BD1" w:rsidRPr="00005C04" w:rsidRDefault="00864BD1" w:rsidP="00D73CD7">
            <w:pPr>
              <w:pStyle w:val="Style1"/>
            </w:pPr>
            <w:r w:rsidRPr="00005C04">
              <w:t>-84.64</w:t>
            </w:r>
          </w:p>
        </w:tc>
        <w:tc>
          <w:tcPr>
            <w:tcW w:w="0" w:type="auto"/>
            <w:vAlign w:val="center"/>
          </w:tcPr>
          <w:p w14:paraId="05C9A343" w14:textId="541A48BA" w:rsidR="00864BD1" w:rsidRPr="00005C04" w:rsidRDefault="00864BD1" w:rsidP="00D73CD7">
            <w:pPr>
              <w:pStyle w:val="Style1"/>
            </w:pPr>
            <w:r w:rsidRPr="00005C04">
              <w:t>24</w:t>
            </w:r>
          </w:p>
        </w:tc>
      </w:tr>
      <w:tr w:rsidR="00864BD1" w:rsidRPr="00005C04" w14:paraId="10629FA6" w14:textId="77777777" w:rsidTr="00D73CD7">
        <w:trPr>
          <w:trHeight w:val="576"/>
        </w:trPr>
        <w:tc>
          <w:tcPr>
            <w:tcW w:w="0" w:type="auto"/>
            <w:vAlign w:val="center"/>
          </w:tcPr>
          <w:p w14:paraId="5963D93E" w14:textId="1431AA43" w:rsidR="00864BD1" w:rsidRPr="00005C04" w:rsidRDefault="00864BD1" w:rsidP="00D73CD7">
            <w:pPr>
              <w:pStyle w:val="Style1"/>
            </w:pPr>
            <w:r w:rsidRPr="00005C04">
              <w:t>EX_03</w:t>
            </w:r>
          </w:p>
        </w:tc>
        <w:tc>
          <w:tcPr>
            <w:tcW w:w="1831" w:type="dxa"/>
            <w:vAlign w:val="center"/>
          </w:tcPr>
          <w:p w14:paraId="6691FBD5" w14:textId="505D89DB" w:rsidR="00864BD1" w:rsidRPr="00005C04" w:rsidRDefault="00864BD1" w:rsidP="00D73CD7">
            <w:pPr>
              <w:pStyle w:val="Style1"/>
            </w:pPr>
            <w:r w:rsidRPr="00005C04">
              <w:t>Edwards, Linan and Littlefield (MO)</w:t>
            </w:r>
          </w:p>
        </w:tc>
        <w:tc>
          <w:tcPr>
            <w:tcW w:w="1453" w:type="dxa"/>
            <w:vAlign w:val="center"/>
          </w:tcPr>
          <w:p w14:paraId="09771231" w14:textId="2F7E7545" w:rsidR="00864BD1" w:rsidRPr="000F0413" w:rsidRDefault="00864BD1" w:rsidP="00D73CD7">
            <w:pPr>
              <w:pStyle w:val="Style1"/>
            </w:pPr>
            <w:r w:rsidRPr="000F0413">
              <w:t>P.  globosa</w:t>
            </w:r>
          </w:p>
        </w:tc>
        <w:tc>
          <w:tcPr>
            <w:tcW w:w="3831" w:type="dxa"/>
            <w:vAlign w:val="center"/>
          </w:tcPr>
          <w:p w14:paraId="73A9056A" w14:textId="77777777" w:rsidR="00CD4D23" w:rsidRDefault="00864BD1" w:rsidP="00D73CD7">
            <w:pPr>
              <w:pStyle w:val="Style1"/>
            </w:pPr>
            <w:r w:rsidRPr="00005C04">
              <w:t>KY—Julian Campbell's yard in Lexington</w:t>
            </w:r>
          </w:p>
          <w:p w14:paraId="3801A649" w14:textId="647E1BBC" w:rsidR="00864BD1" w:rsidRPr="00005C04" w:rsidRDefault="00CD4D23" w:rsidP="00D73CD7">
            <w:pPr>
              <w:pStyle w:val="Style1"/>
            </w:pPr>
            <w:r>
              <w:t xml:space="preserve">Human-assisted hybrid population. </w:t>
            </w:r>
            <w:r w:rsidR="00326069">
              <w:t>Parent</w:t>
            </w:r>
            <w:r w:rsidR="00864BD1" w:rsidRPr="00005C04">
              <w:t xml:space="preserve"> source: IN</w:t>
            </w:r>
            <w:r w:rsidR="00011550">
              <w:t>_01</w:t>
            </w:r>
            <w:r w:rsidR="00864BD1" w:rsidRPr="00005C04">
              <w:t xml:space="preserve">, </w:t>
            </w:r>
            <w:r w:rsidR="00FA636D">
              <w:t xml:space="preserve">near </w:t>
            </w:r>
            <w:r w:rsidR="00864BD1" w:rsidRPr="00005C04">
              <w:t>KY</w:t>
            </w:r>
            <w:r w:rsidR="00E73E6D">
              <w:t>_</w:t>
            </w:r>
            <w:r w:rsidR="00326069">
              <w:t>05?</w:t>
            </w:r>
            <w:r w:rsidR="00E73E6D">
              <w:t xml:space="preserve"> </w:t>
            </w:r>
            <w:r w:rsidR="006A00D8">
              <w:t>KY_</w:t>
            </w:r>
            <w:r w:rsidR="00E73E6D">
              <w:t>06?</w:t>
            </w:r>
            <w:r w:rsidR="00864BD1" w:rsidRPr="00005C04">
              <w:t xml:space="preserve"> (Jessamine County), TN</w:t>
            </w:r>
            <w:r w:rsidR="00033708">
              <w:t>W</w:t>
            </w:r>
            <w:r w:rsidR="00071ACD">
              <w:t>_04?</w:t>
            </w:r>
            <w:r w:rsidR="00864BD1" w:rsidRPr="00005C04">
              <w:t xml:space="preserve"> (Davidson Co)</w:t>
            </w:r>
          </w:p>
        </w:tc>
        <w:tc>
          <w:tcPr>
            <w:tcW w:w="1710" w:type="dxa"/>
            <w:vAlign w:val="center"/>
          </w:tcPr>
          <w:p w14:paraId="3255191C" w14:textId="5310FDDA" w:rsidR="00864BD1" w:rsidRPr="00326069" w:rsidRDefault="00864BD1" w:rsidP="00D73CD7">
            <w:pPr>
              <w:pStyle w:val="Style1"/>
            </w:pPr>
            <w:r w:rsidRPr="00326069">
              <w:t xml:space="preserve">Ex situ </w:t>
            </w:r>
          </w:p>
        </w:tc>
        <w:tc>
          <w:tcPr>
            <w:tcW w:w="1260" w:type="dxa"/>
            <w:vAlign w:val="center"/>
          </w:tcPr>
          <w:p w14:paraId="05B111CE" w14:textId="4DE77AC6" w:rsidR="00864BD1" w:rsidRPr="00005C04" w:rsidRDefault="00864BD1" w:rsidP="00D73CD7">
            <w:pPr>
              <w:pStyle w:val="Style1"/>
            </w:pPr>
            <w:r w:rsidRPr="00005C04">
              <w:t>37.98</w:t>
            </w:r>
          </w:p>
        </w:tc>
        <w:tc>
          <w:tcPr>
            <w:tcW w:w="1189" w:type="dxa"/>
            <w:vAlign w:val="center"/>
          </w:tcPr>
          <w:p w14:paraId="7504BC03" w14:textId="445DCAF5" w:rsidR="00864BD1" w:rsidRPr="00005C04" w:rsidRDefault="00864BD1" w:rsidP="00D73CD7">
            <w:pPr>
              <w:pStyle w:val="Style1"/>
            </w:pPr>
            <w:r w:rsidRPr="00005C04">
              <w:t>-84.49189</w:t>
            </w:r>
          </w:p>
        </w:tc>
        <w:tc>
          <w:tcPr>
            <w:tcW w:w="0" w:type="auto"/>
            <w:vAlign w:val="center"/>
          </w:tcPr>
          <w:p w14:paraId="51ADB76D" w14:textId="5D3FE85A" w:rsidR="00864BD1" w:rsidRPr="00005C04" w:rsidRDefault="00864BD1" w:rsidP="00D73CD7">
            <w:pPr>
              <w:pStyle w:val="Style1"/>
            </w:pPr>
            <w:r w:rsidRPr="00005C04">
              <w:t>26</w:t>
            </w:r>
          </w:p>
        </w:tc>
      </w:tr>
      <w:tr w:rsidR="00864BD1" w:rsidRPr="00005C04" w14:paraId="3543B4D0" w14:textId="77777777" w:rsidTr="00D73CD7">
        <w:trPr>
          <w:trHeight w:val="576"/>
        </w:trPr>
        <w:tc>
          <w:tcPr>
            <w:tcW w:w="0" w:type="auto"/>
            <w:vAlign w:val="center"/>
          </w:tcPr>
          <w:p w14:paraId="32936EFC" w14:textId="4E22F1A5" w:rsidR="00864BD1" w:rsidRPr="00005C04" w:rsidRDefault="00864BD1" w:rsidP="00D73CD7">
            <w:pPr>
              <w:pStyle w:val="Style1"/>
            </w:pPr>
            <w:r w:rsidRPr="00005C04">
              <w:t>TNE_01</w:t>
            </w:r>
          </w:p>
        </w:tc>
        <w:tc>
          <w:tcPr>
            <w:tcW w:w="1831" w:type="dxa"/>
            <w:vAlign w:val="center"/>
          </w:tcPr>
          <w:p w14:paraId="5D157E8E" w14:textId="2D9D2235" w:rsidR="00864BD1" w:rsidRPr="00005C04" w:rsidRDefault="00864BD1" w:rsidP="00D73CD7">
            <w:pPr>
              <w:pStyle w:val="Style1"/>
            </w:pPr>
            <w:r w:rsidRPr="00005C04">
              <w:t>Edwards, Albrecht, and Elam (MO)</w:t>
            </w:r>
          </w:p>
        </w:tc>
        <w:tc>
          <w:tcPr>
            <w:tcW w:w="1453" w:type="dxa"/>
            <w:vAlign w:val="center"/>
          </w:tcPr>
          <w:p w14:paraId="1CA4F297" w14:textId="003607E0" w:rsidR="00864BD1" w:rsidRPr="000F0413" w:rsidRDefault="00864BD1" w:rsidP="00D73CD7">
            <w:pPr>
              <w:pStyle w:val="Style1"/>
            </w:pPr>
            <w:r w:rsidRPr="000F0413">
              <w:t>P. globosa</w:t>
            </w:r>
          </w:p>
        </w:tc>
        <w:tc>
          <w:tcPr>
            <w:tcW w:w="3831" w:type="dxa"/>
            <w:vAlign w:val="center"/>
          </w:tcPr>
          <w:p w14:paraId="7EFB5EFF" w14:textId="33D8CDD4" w:rsidR="00864BD1" w:rsidRPr="00005C04" w:rsidRDefault="00864BD1" w:rsidP="00D73CD7">
            <w:pPr>
              <w:pStyle w:val="Style1"/>
            </w:pPr>
            <w:r w:rsidRPr="00005C04">
              <w:t>TN, Troutsdale, East of Hartsville Boat Ramp (EO03)</w:t>
            </w:r>
          </w:p>
        </w:tc>
        <w:tc>
          <w:tcPr>
            <w:tcW w:w="1710" w:type="dxa"/>
            <w:vAlign w:val="center"/>
          </w:tcPr>
          <w:p w14:paraId="0C785C2B" w14:textId="1F5D135D" w:rsidR="00864BD1" w:rsidRPr="00005C04" w:rsidRDefault="00864BD1" w:rsidP="00D73CD7">
            <w:pPr>
              <w:pStyle w:val="Style1"/>
            </w:pPr>
            <w:r w:rsidRPr="00005C04">
              <w:t>Nashville Basin</w:t>
            </w:r>
          </w:p>
        </w:tc>
        <w:tc>
          <w:tcPr>
            <w:tcW w:w="1260" w:type="dxa"/>
            <w:vAlign w:val="center"/>
          </w:tcPr>
          <w:p w14:paraId="00749718" w14:textId="50BC9460" w:rsidR="00864BD1" w:rsidRPr="00005C04" w:rsidRDefault="00864BD1" w:rsidP="00D73CD7">
            <w:pPr>
              <w:pStyle w:val="Style1"/>
            </w:pPr>
            <w:r w:rsidRPr="00005C04">
              <w:t>36.3736</w:t>
            </w:r>
          </w:p>
        </w:tc>
        <w:tc>
          <w:tcPr>
            <w:tcW w:w="1189" w:type="dxa"/>
            <w:vAlign w:val="center"/>
          </w:tcPr>
          <w:p w14:paraId="13D53369" w14:textId="6D950C8D" w:rsidR="00864BD1" w:rsidRPr="00005C04" w:rsidRDefault="00864BD1" w:rsidP="00D73CD7">
            <w:pPr>
              <w:pStyle w:val="Style1"/>
            </w:pPr>
            <w:r w:rsidRPr="00005C04">
              <w:t>-86.172</w:t>
            </w:r>
          </w:p>
        </w:tc>
        <w:tc>
          <w:tcPr>
            <w:tcW w:w="0" w:type="auto"/>
            <w:vAlign w:val="center"/>
          </w:tcPr>
          <w:p w14:paraId="752205C1" w14:textId="0A0F69B9" w:rsidR="00864BD1" w:rsidRPr="00005C04" w:rsidRDefault="00864BD1" w:rsidP="00D73CD7">
            <w:pPr>
              <w:pStyle w:val="Style1"/>
            </w:pPr>
            <w:r w:rsidRPr="00005C04">
              <w:t>24</w:t>
            </w:r>
          </w:p>
        </w:tc>
      </w:tr>
      <w:tr w:rsidR="00864BD1" w:rsidRPr="00005C04" w14:paraId="60615D4E" w14:textId="77777777" w:rsidTr="00D73CD7">
        <w:trPr>
          <w:trHeight w:val="576"/>
        </w:trPr>
        <w:tc>
          <w:tcPr>
            <w:tcW w:w="0" w:type="auto"/>
            <w:vAlign w:val="center"/>
          </w:tcPr>
          <w:p w14:paraId="017C5CD1" w14:textId="08C92C24" w:rsidR="00864BD1" w:rsidRPr="00005C04" w:rsidRDefault="00864BD1" w:rsidP="00D73CD7">
            <w:pPr>
              <w:pStyle w:val="Style1"/>
            </w:pPr>
            <w:r w:rsidRPr="00005C04">
              <w:t>TNE_02</w:t>
            </w:r>
          </w:p>
        </w:tc>
        <w:tc>
          <w:tcPr>
            <w:tcW w:w="1831" w:type="dxa"/>
            <w:vAlign w:val="center"/>
          </w:tcPr>
          <w:p w14:paraId="1B017BD2" w14:textId="28AF2736" w:rsidR="00864BD1" w:rsidRPr="00005C04" w:rsidRDefault="00864BD1" w:rsidP="00D73CD7">
            <w:pPr>
              <w:pStyle w:val="Style1"/>
            </w:pPr>
            <w:r w:rsidRPr="00005C04">
              <w:t>Edwards, Albrecht, and Elam</w:t>
            </w:r>
          </w:p>
        </w:tc>
        <w:tc>
          <w:tcPr>
            <w:tcW w:w="1453" w:type="dxa"/>
            <w:vAlign w:val="center"/>
          </w:tcPr>
          <w:p w14:paraId="22F7DC1E" w14:textId="62801D0E" w:rsidR="00864BD1" w:rsidRPr="000F0413" w:rsidRDefault="00864BD1" w:rsidP="00D73CD7">
            <w:pPr>
              <w:pStyle w:val="Style1"/>
            </w:pPr>
            <w:r w:rsidRPr="000F0413">
              <w:t>P. globosa</w:t>
            </w:r>
          </w:p>
        </w:tc>
        <w:tc>
          <w:tcPr>
            <w:tcW w:w="3831" w:type="dxa"/>
            <w:vAlign w:val="center"/>
          </w:tcPr>
          <w:p w14:paraId="19C42C0D" w14:textId="67E78524" w:rsidR="00864BD1" w:rsidRPr="00005C04" w:rsidRDefault="00864BD1" w:rsidP="00D73CD7">
            <w:pPr>
              <w:pStyle w:val="Style1"/>
            </w:pPr>
            <w:r w:rsidRPr="00005C04">
              <w:t>TN, Smith, North of Cordell Hull Dam, Bluffs over Cumberland River (EO24)</w:t>
            </w:r>
          </w:p>
        </w:tc>
        <w:tc>
          <w:tcPr>
            <w:tcW w:w="1710" w:type="dxa"/>
            <w:vAlign w:val="center"/>
          </w:tcPr>
          <w:p w14:paraId="15DAB2F3" w14:textId="37EB94DD" w:rsidR="00864BD1" w:rsidRPr="00005C04" w:rsidRDefault="00864BD1" w:rsidP="00D73CD7">
            <w:pPr>
              <w:pStyle w:val="Style1"/>
            </w:pPr>
            <w:r w:rsidRPr="00005C04">
              <w:t>Nashville Basin</w:t>
            </w:r>
          </w:p>
        </w:tc>
        <w:tc>
          <w:tcPr>
            <w:tcW w:w="1260" w:type="dxa"/>
            <w:vAlign w:val="center"/>
          </w:tcPr>
          <w:p w14:paraId="020FC34D" w14:textId="63BAB381" w:rsidR="00864BD1" w:rsidRPr="00005C04" w:rsidRDefault="00864BD1" w:rsidP="00D73CD7">
            <w:pPr>
              <w:pStyle w:val="Style1"/>
            </w:pPr>
            <w:r w:rsidRPr="00005C04">
              <w:t>36.3058</w:t>
            </w:r>
          </w:p>
        </w:tc>
        <w:tc>
          <w:tcPr>
            <w:tcW w:w="1189" w:type="dxa"/>
            <w:vAlign w:val="center"/>
          </w:tcPr>
          <w:p w14:paraId="31C4007B" w14:textId="0C85582C" w:rsidR="00864BD1" w:rsidRPr="00005C04" w:rsidRDefault="00864BD1" w:rsidP="00D73CD7">
            <w:pPr>
              <w:pStyle w:val="Style1"/>
            </w:pPr>
            <w:r w:rsidRPr="00005C04">
              <w:t>-85.9404</w:t>
            </w:r>
          </w:p>
        </w:tc>
        <w:tc>
          <w:tcPr>
            <w:tcW w:w="0" w:type="auto"/>
            <w:vAlign w:val="center"/>
          </w:tcPr>
          <w:p w14:paraId="475343EB" w14:textId="72945092" w:rsidR="00864BD1" w:rsidRPr="00005C04" w:rsidRDefault="00864BD1" w:rsidP="00D73CD7">
            <w:pPr>
              <w:pStyle w:val="Style1"/>
            </w:pPr>
            <w:r w:rsidRPr="00005C04">
              <w:t>24</w:t>
            </w:r>
          </w:p>
        </w:tc>
      </w:tr>
      <w:tr w:rsidR="00864BD1" w:rsidRPr="00005C04" w14:paraId="107CE930" w14:textId="77777777" w:rsidTr="00D73CD7">
        <w:trPr>
          <w:trHeight w:val="576"/>
        </w:trPr>
        <w:tc>
          <w:tcPr>
            <w:tcW w:w="0" w:type="auto"/>
            <w:vAlign w:val="center"/>
          </w:tcPr>
          <w:p w14:paraId="12457412" w14:textId="5D098210" w:rsidR="00864BD1" w:rsidRPr="00005C04" w:rsidRDefault="00864BD1" w:rsidP="00D73CD7">
            <w:pPr>
              <w:pStyle w:val="Style1"/>
            </w:pPr>
            <w:r w:rsidRPr="00005C04">
              <w:t>TNW_01</w:t>
            </w:r>
          </w:p>
        </w:tc>
        <w:tc>
          <w:tcPr>
            <w:tcW w:w="1831" w:type="dxa"/>
            <w:vAlign w:val="center"/>
          </w:tcPr>
          <w:p w14:paraId="0D829E40" w14:textId="50CF8650" w:rsidR="00864BD1" w:rsidRPr="00005C04" w:rsidRDefault="00864BD1" w:rsidP="00D73CD7">
            <w:pPr>
              <w:pStyle w:val="Style1"/>
            </w:pPr>
            <w:r w:rsidRPr="00005C04">
              <w:t>Edwards, Linan and Dell</w:t>
            </w:r>
          </w:p>
        </w:tc>
        <w:tc>
          <w:tcPr>
            <w:tcW w:w="1453" w:type="dxa"/>
            <w:vAlign w:val="center"/>
          </w:tcPr>
          <w:p w14:paraId="66FDAA34" w14:textId="4460977C" w:rsidR="00864BD1" w:rsidRPr="000F0413" w:rsidRDefault="00864BD1" w:rsidP="00D73CD7">
            <w:pPr>
              <w:pStyle w:val="Style1"/>
            </w:pPr>
            <w:r w:rsidRPr="000F0413">
              <w:t>P.  globosa</w:t>
            </w:r>
          </w:p>
        </w:tc>
        <w:tc>
          <w:tcPr>
            <w:tcW w:w="3831" w:type="dxa"/>
            <w:vAlign w:val="center"/>
          </w:tcPr>
          <w:p w14:paraId="2C778C7F" w14:textId="48A04384" w:rsidR="00864BD1" w:rsidRPr="00005C04" w:rsidRDefault="00864BD1" w:rsidP="00D73CD7">
            <w:pPr>
              <w:pStyle w:val="Style1"/>
            </w:pPr>
            <w:r w:rsidRPr="00005C04">
              <w:t>TN, Montgomery, King and Queen's Bluff (EO 12)</w:t>
            </w:r>
          </w:p>
        </w:tc>
        <w:tc>
          <w:tcPr>
            <w:tcW w:w="1710" w:type="dxa"/>
            <w:vAlign w:val="center"/>
          </w:tcPr>
          <w:p w14:paraId="0155A46E" w14:textId="474B0621" w:rsidR="00864BD1" w:rsidRPr="00005C04" w:rsidRDefault="00864BD1" w:rsidP="00D73CD7">
            <w:pPr>
              <w:pStyle w:val="Style1"/>
            </w:pPr>
            <w:r w:rsidRPr="00005C04">
              <w:t>Highland Rim</w:t>
            </w:r>
          </w:p>
        </w:tc>
        <w:tc>
          <w:tcPr>
            <w:tcW w:w="1260" w:type="dxa"/>
            <w:vAlign w:val="center"/>
          </w:tcPr>
          <w:p w14:paraId="4D91BD97" w14:textId="2436FE66" w:rsidR="00864BD1" w:rsidRPr="00005C04" w:rsidRDefault="00864BD1" w:rsidP="00D73CD7">
            <w:pPr>
              <w:pStyle w:val="Style1"/>
            </w:pPr>
            <w:r w:rsidRPr="00005C04">
              <w:t>36.501393, -</w:t>
            </w:r>
          </w:p>
        </w:tc>
        <w:tc>
          <w:tcPr>
            <w:tcW w:w="1189" w:type="dxa"/>
            <w:vAlign w:val="center"/>
          </w:tcPr>
          <w:p w14:paraId="6B233B72" w14:textId="6CCA63CC" w:rsidR="00864BD1" w:rsidRPr="00005C04" w:rsidRDefault="00864BD1" w:rsidP="00D73CD7">
            <w:pPr>
              <w:pStyle w:val="Style1"/>
            </w:pPr>
            <w:r w:rsidRPr="00005C04">
              <w:t>-87.318045</w:t>
            </w:r>
          </w:p>
        </w:tc>
        <w:tc>
          <w:tcPr>
            <w:tcW w:w="0" w:type="auto"/>
            <w:vAlign w:val="center"/>
          </w:tcPr>
          <w:p w14:paraId="41AC77CE" w14:textId="2B6373A9" w:rsidR="00864BD1" w:rsidRPr="00005C04" w:rsidRDefault="00864BD1" w:rsidP="00D73CD7">
            <w:pPr>
              <w:pStyle w:val="Style1"/>
            </w:pPr>
            <w:r w:rsidRPr="00005C04">
              <w:t>14</w:t>
            </w:r>
          </w:p>
        </w:tc>
      </w:tr>
      <w:tr w:rsidR="00864BD1" w:rsidRPr="00005C04" w14:paraId="156EECD5" w14:textId="77777777" w:rsidTr="00D73CD7">
        <w:trPr>
          <w:trHeight w:val="576"/>
        </w:trPr>
        <w:tc>
          <w:tcPr>
            <w:tcW w:w="0" w:type="auto"/>
            <w:vAlign w:val="center"/>
          </w:tcPr>
          <w:p w14:paraId="230A97A1" w14:textId="21FB925C" w:rsidR="00864BD1" w:rsidRPr="00005C04" w:rsidRDefault="00864BD1" w:rsidP="00D73CD7">
            <w:pPr>
              <w:pStyle w:val="Style1"/>
            </w:pPr>
            <w:r w:rsidRPr="00005C04">
              <w:lastRenderedPageBreak/>
              <w:t>TNW_02</w:t>
            </w:r>
          </w:p>
        </w:tc>
        <w:tc>
          <w:tcPr>
            <w:tcW w:w="1831" w:type="dxa"/>
            <w:vAlign w:val="center"/>
          </w:tcPr>
          <w:p w14:paraId="6867B003" w14:textId="4B2A97D5" w:rsidR="00864BD1" w:rsidRPr="00005C04" w:rsidRDefault="00864BD1" w:rsidP="00D73CD7">
            <w:pPr>
              <w:pStyle w:val="Style1"/>
            </w:pPr>
            <w:r w:rsidRPr="00005C04">
              <w:t>Edwards, Linan and Dell</w:t>
            </w:r>
          </w:p>
        </w:tc>
        <w:tc>
          <w:tcPr>
            <w:tcW w:w="1453" w:type="dxa"/>
            <w:vAlign w:val="center"/>
          </w:tcPr>
          <w:p w14:paraId="6CD84997" w14:textId="3C0F9A00" w:rsidR="00864BD1" w:rsidRPr="000F0413" w:rsidRDefault="00864BD1" w:rsidP="00D73CD7">
            <w:pPr>
              <w:pStyle w:val="Style1"/>
            </w:pPr>
            <w:r w:rsidRPr="000F0413">
              <w:t>P.  globosa</w:t>
            </w:r>
          </w:p>
        </w:tc>
        <w:tc>
          <w:tcPr>
            <w:tcW w:w="3831" w:type="dxa"/>
            <w:vAlign w:val="center"/>
          </w:tcPr>
          <w:p w14:paraId="408C1247" w14:textId="3D93C0C0" w:rsidR="00864BD1" w:rsidRPr="00005C04" w:rsidRDefault="00864BD1" w:rsidP="00D73CD7">
            <w:pPr>
              <w:pStyle w:val="Style1"/>
            </w:pPr>
            <w:r w:rsidRPr="00005C04">
              <w:t>TN, Montgomery, Jarrell Ridge Road (EO28)</w:t>
            </w:r>
          </w:p>
        </w:tc>
        <w:tc>
          <w:tcPr>
            <w:tcW w:w="1710" w:type="dxa"/>
            <w:vAlign w:val="center"/>
          </w:tcPr>
          <w:p w14:paraId="58A60156" w14:textId="68565BEA" w:rsidR="00864BD1" w:rsidRPr="00005C04" w:rsidRDefault="00864BD1" w:rsidP="00D73CD7">
            <w:pPr>
              <w:pStyle w:val="Style1"/>
            </w:pPr>
            <w:r w:rsidRPr="00005C04">
              <w:t>Highland Rim</w:t>
            </w:r>
          </w:p>
        </w:tc>
        <w:tc>
          <w:tcPr>
            <w:tcW w:w="1260" w:type="dxa"/>
            <w:vAlign w:val="center"/>
          </w:tcPr>
          <w:p w14:paraId="738E2E62" w14:textId="54111BDD" w:rsidR="00864BD1" w:rsidRPr="00005C04" w:rsidRDefault="00864BD1" w:rsidP="00D73CD7">
            <w:pPr>
              <w:pStyle w:val="Style1"/>
            </w:pPr>
            <w:r w:rsidRPr="00005C04">
              <w:t>36.39425</w:t>
            </w:r>
          </w:p>
        </w:tc>
        <w:tc>
          <w:tcPr>
            <w:tcW w:w="1189" w:type="dxa"/>
            <w:vAlign w:val="center"/>
          </w:tcPr>
          <w:p w14:paraId="30966641" w14:textId="2F66D0CB" w:rsidR="00864BD1" w:rsidRPr="00005C04" w:rsidRDefault="00864BD1" w:rsidP="00D73CD7">
            <w:pPr>
              <w:pStyle w:val="Style1"/>
            </w:pPr>
            <w:r w:rsidRPr="00005C04">
              <w:t>-87.262326</w:t>
            </w:r>
          </w:p>
        </w:tc>
        <w:tc>
          <w:tcPr>
            <w:tcW w:w="0" w:type="auto"/>
            <w:vAlign w:val="center"/>
          </w:tcPr>
          <w:p w14:paraId="14DDA0CF" w14:textId="1664B79E" w:rsidR="00864BD1" w:rsidRPr="00005C04" w:rsidRDefault="00864BD1" w:rsidP="00D73CD7">
            <w:pPr>
              <w:pStyle w:val="Style1"/>
            </w:pPr>
            <w:r w:rsidRPr="00005C04">
              <w:t>9</w:t>
            </w:r>
          </w:p>
        </w:tc>
      </w:tr>
      <w:tr w:rsidR="00864BD1" w:rsidRPr="00005C04" w14:paraId="7A09B508" w14:textId="77777777" w:rsidTr="00D73CD7">
        <w:trPr>
          <w:trHeight w:val="576"/>
        </w:trPr>
        <w:tc>
          <w:tcPr>
            <w:tcW w:w="0" w:type="auto"/>
            <w:vAlign w:val="center"/>
          </w:tcPr>
          <w:p w14:paraId="5B8073BB" w14:textId="1F254DE0" w:rsidR="00864BD1" w:rsidRPr="00005C04" w:rsidRDefault="00864BD1" w:rsidP="00D73CD7">
            <w:pPr>
              <w:pStyle w:val="Style1"/>
            </w:pPr>
            <w:r w:rsidRPr="00005C04">
              <w:t>TNW_03</w:t>
            </w:r>
          </w:p>
        </w:tc>
        <w:tc>
          <w:tcPr>
            <w:tcW w:w="1831" w:type="dxa"/>
            <w:vAlign w:val="center"/>
          </w:tcPr>
          <w:p w14:paraId="69E4AA4B" w14:textId="75294617" w:rsidR="00864BD1" w:rsidRPr="00005C04" w:rsidRDefault="00864BD1" w:rsidP="00D73CD7">
            <w:pPr>
              <w:pStyle w:val="Style1"/>
            </w:pPr>
            <w:r w:rsidRPr="00005C04">
              <w:t>Edwards, Linan and Dell (MO)</w:t>
            </w:r>
          </w:p>
        </w:tc>
        <w:tc>
          <w:tcPr>
            <w:tcW w:w="1453" w:type="dxa"/>
            <w:vAlign w:val="center"/>
          </w:tcPr>
          <w:p w14:paraId="0465E587" w14:textId="4B72D7A4" w:rsidR="00864BD1" w:rsidRPr="000F0413" w:rsidRDefault="00864BD1" w:rsidP="00D73CD7">
            <w:pPr>
              <w:pStyle w:val="Style1"/>
            </w:pPr>
            <w:r w:rsidRPr="000F0413">
              <w:t>P. globosa</w:t>
            </w:r>
          </w:p>
        </w:tc>
        <w:tc>
          <w:tcPr>
            <w:tcW w:w="3831" w:type="dxa"/>
            <w:vAlign w:val="center"/>
          </w:tcPr>
          <w:p w14:paraId="54231D32" w14:textId="0FC78F04" w:rsidR="00864BD1" w:rsidRPr="00005C04" w:rsidRDefault="00864BD1" w:rsidP="00D73CD7">
            <w:pPr>
              <w:pStyle w:val="Style1"/>
            </w:pPr>
            <w:r w:rsidRPr="00005C04">
              <w:t>TN, Cheatham, Lock B Rd. near Recycle Center/train tracks (EO01)</w:t>
            </w:r>
          </w:p>
        </w:tc>
        <w:tc>
          <w:tcPr>
            <w:tcW w:w="1710" w:type="dxa"/>
            <w:vAlign w:val="center"/>
          </w:tcPr>
          <w:p w14:paraId="6223E6FF" w14:textId="75C63729" w:rsidR="00864BD1" w:rsidRPr="00005C04" w:rsidRDefault="00864BD1" w:rsidP="00D73CD7">
            <w:pPr>
              <w:pStyle w:val="Style1"/>
            </w:pPr>
            <w:r w:rsidRPr="00005C04">
              <w:t>Highland Rim</w:t>
            </w:r>
          </w:p>
        </w:tc>
        <w:tc>
          <w:tcPr>
            <w:tcW w:w="1260" w:type="dxa"/>
            <w:vAlign w:val="center"/>
          </w:tcPr>
          <w:p w14:paraId="1661AAB1" w14:textId="503F0E43" w:rsidR="00864BD1" w:rsidRPr="00005C04" w:rsidRDefault="00864BD1" w:rsidP="00D73CD7">
            <w:pPr>
              <w:pStyle w:val="Style1"/>
            </w:pPr>
            <w:r w:rsidRPr="00005C04">
              <w:t xml:space="preserve"> 36.242107 </w:t>
            </w:r>
          </w:p>
        </w:tc>
        <w:tc>
          <w:tcPr>
            <w:tcW w:w="1189" w:type="dxa"/>
            <w:vAlign w:val="center"/>
          </w:tcPr>
          <w:p w14:paraId="3BDE0AEA" w14:textId="1E130F9C" w:rsidR="00864BD1" w:rsidRPr="00005C04" w:rsidRDefault="00864BD1" w:rsidP="00D73CD7">
            <w:pPr>
              <w:pStyle w:val="Style1"/>
            </w:pPr>
            <w:r w:rsidRPr="00005C04">
              <w:t>-87.042081</w:t>
            </w:r>
          </w:p>
        </w:tc>
        <w:tc>
          <w:tcPr>
            <w:tcW w:w="0" w:type="auto"/>
            <w:vAlign w:val="center"/>
          </w:tcPr>
          <w:p w14:paraId="505578D7" w14:textId="5C4AA365" w:rsidR="00864BD1" w:rsidRPr="00005C04" w:rsidRDefault="00864BD1" w:rsidP="00D73CD7">
            <w:pPr>
              <w:pStyle w:val="Style1"/>
            </w:pPr>
            <w:r w:rsidRPr="00005C04">
              <w:t>24</w:t>
            </w:r>
          </w:p>
        </w:tc>
      </w:tr>
      <w:tr w:rsidR="00864BD1" w:rsidRPr="00005C04" w14:paraId="5703F599" w14:textId="77777777" w:rsidTr="00D73CD7">
        <w:trPr>
          <w:trHeight w:val="576"/>
        </w:trPr>
        <w:tc>
          <w:tcPr>
            <w:tcW w:w="0" w:type="auto"/>
            <w:vAlign w:val="center"/>
          </w:tcPr>
          <w:p w14:paraId="6172E772" w14:textId="5819D2C4" w:rsidR="00864BD1" w:rsidRPr="00005C04" w:rsidRDefault="00864BD1" w:rsidP="00D73CD7">
            <w:pPr>
              <w:pStyle w:val="Style1"/>
            </w:pPr>
            <w:r w:rsidRPr="00005C04">
              <w:t>TNW_04</w:t>
            </w:r>
          </w:p>
        </w:tc>
        <w:tc>
          <w:tcPr>
            <w:tcW w:w="1831" w:type="dxa"/>
            <w:vAlign w:val="center"/>
          </w:tcPr>
          <w:p w14:paraId="1025DDDA" w14:textId="7C100486" w:rsidR="00864BD1" w:rsidRPr="00005C04" w:rsidRDefault="00864BD1" w:rsidP="00D73CD7">
            <w:pPr>
              <w:pStyle w:val="Style1"/>
            </w:pPr>
            <w:r w:rsidRPr="00005C04">
              <w:t>Edwards, Linan and Dell (MO)</w:t>
            </w:r>
          </w:p>
        </w:tc>
        <w:tc>
          <w:tcPr>
            <w:tcW w:w="1453" w:type="dxa"/>
            <w:vAlign w:val="center"/>
          </w:tcPr>
          <w:p w14:paraId="17BCBB15" w14:textId="7E6E5688" w:rsidR="00864BD1" w:rsidRPr="000F0413" w:rsidRDefault="00864BD1" w:rsidP="00D73CD7">
            <w:pPr>
              <w:pStyle w:val="Style1"/>
            </w:pPr>
            <w:r w:rsidRPr="000F0413">
              <w:t>P. globosa</w:t>
            </w:r>
          </w:p>
        </w:tc>
        <w:tc>
          <w:tcPr>
            <w:tcW w:w="3831" w:type="dxa"/>
            <w:vAlign w:val="center"/>
          </w:tcPr>
          <w:p w14:paraId="3E61C1A9" w14:textId="77777777" w:rsidR="00864BD1" w:rsidRPr="00005C04" w:rsidRDefault="00864BD1" w:rsidP="00D73CD7">
            <w:pPr>
              <w:pStyle w:val="Style1"/>
            </w:pPr>
            <w:r w:rsidRPr="00005C04">
              <w:t xml:space="preserve">TN, Davidson, McMinn’s bluff #1 (EO04) </w:t>
            </w:r>
          </w:p>
        </w:tc>
        <w:tc>
          <w:tcPr>
            <w:tcW w:w="1710" w:type="dxa"/>
            <w:vAlign w:val="center"/>
          </w:tcPr>
          <w:p w14:paraId="474F509A" w14:textId="77777777" w:rsidR="00864BD1" w:rsidRPr="00005C04" w:rsidRDefault="00864BD1" w:rsidP="00D73CD7">
            <w:pPr>
              <w:pStyle w:val="Style1"/>
            </w:pPr>
            <w:r w:rsidRPr="00005C04">
              <w:t>Highland Rim</w:t>
            </w:r>
          </w:p>
        </w:tc>
        <w:tc>
          <w:tcPr>
            <w:tcW w:w="1260" w:type="dxa"/>
            <w:vAlign w:val="center"/>
          </w:tcPr>
          <w:p w14:paraId="09094AB1" w14:textId="524D3469" w:rsidR="00864BD1" w:rsidRPr="00005C04" w:rsidRDefault="00864BD1" w:rsidP="00D73CD7">
            <w:pPr>
              <w:pStyle w:val="Style1"/>
            </w:pPr>
            <w:r w:rsidRPr="00005C04">
              <w:t xml:space="preserve">36.208363 </w:t>
            </w:r>
          </w:p>
        </w:tc>
        <w:tc>
          <w:tcPr>
            <w:tcW w:w="1189" w:type="dxa"/>
            <w:vAlign w:val="center"/>
          </w:tcPr>
          <w:p w14:paraId="44833002" w14:textId="77777777" w:rsidR="00864BD1" w:rsidRPr="00005C04" w:rsidRDefault="00864BD1" w:rsidP="00D73CD7">
            <w:pPr>
              <w:pStyle w:val="Style1"/>
            </w:pPr>
            <w:r w:rsidRPr="00005C04">
              <w:t xml:space="preserve">-86.980126  </w:t>
            </w:r>
          </w:p>
        </w:tc>
        <w:tc>
          <w:tcPr>
            <w:tcW w:w="0" w:type="auto"/>
            <w:vAlign w:val="center"/>
          </w:tcPr>
          <w:p w14:paraId="77D5900B" w14:textId="77777777" w:rsidR="00864BD1" w:rsidRPr="00005C04" w:rsidRDefault="00864BD1" w:rsidP="00D73CD7">
            <w:pPr>
              <w:pStyle w:val="Style1"/>
            </w:pPr>
            <w:r w:rsidRPr="00005C04">
              <w:t>24</w:t>
            </w:r>
          </w:p>
        </w:tc>
      </w:tr>
      <w:tr w:rsidR="00864BD1" w:rsidRPr="00005C04" w14:paraId="142B5593" w14:textId="77777777" w:rsidTr="00D73CD7">
        <w:trPr>
          <w:trHeight w:val="576"/>
        </w:trPr>
        <w:tc>
          <w:tcPr>
            <w:tcW w:w="0" w:type="auto"/>
            <w:vAlign w:val="center"/>
          </w:tcPr>
          <w:p w14:paraId="4DF1D54F" w14:textId="6F7E7E21" w:rsidR="00864BD1" w:rsidRPr="00005C04" w:rsidRDefault="00864BD1" w:rsidP="00D73CD7">
            <w:pPr>
              <w:pStyle w:val="Style1"/>
            </w:pPr>
            <w:r w:rsidRPr="00005C04">
              <w:t>TNW_05</w:t>
            </w:r>
          </w:p>
        </w:tc>
        <w:tc>
          <w:tcPr>
            <w:tcW w:w="1831" w:type="dxa"/>
            <w:vAlign w:val="center"/>
          </w:tcPr>
          <w:p w14:paraId="519112A9" w14:textId="16533C32" w:rsidR="00864BD1" w:rsidRPr="00005C04" w:rsidRDefault="00864BD1" w:rsidP="00D73CD7">
            <w:pPr>
              <w:pStyle w:val="Style1"/>
            </w:pPr>
            <w:r w:rsidRPr="00005C04">
              <w:t>Edwards, Linan and Dell (MO)</w:t>
            </w:r>
          </w:p>
        </w:tc>
        <w:tc>
          <w:tcPr>
            <w:tcW w:w="1453" w:type="dxa"/>
            <w:vAlign w:val="center"/>
          </w:tcPr>
          <w:p w14:paraId="4585CADD" w14:textId="2D96EBA1" w:rsidR="00864BD1" w:rsidRPr="000F0413" w:rsidRDefault="00864BD1" w:rsidP="00D73CD7">
            <w:pPr>
              <w:pStyle w:val="Style1"/>
            </w:pPr>
            <w:r w:rsidRPr="000F0413">
              <w:t>P. globosa</w:t>
            </w:r>
          </w:p>
        </w:tc>
        <w:tc>
          <w:tcPr>
            <w:tcW w:w="3831" w:type="dxa"/>
            <w:vAlign w:val="center"/>
          </w:tcPr>
          <w:p w14:paraId="38C46896" w14:textId="6DDFEF00" w:rsidR="00864BD1" w:rsidRPr="00005C04" w:rsidRDefault="00864BD1" w:rsidP="00D73CD7">
            <w:pPr>
              <w:pStyle w:val="Style1"/>
            </w:pPr>
            <w:r w:rsidRPr="00005C04">
              <w:t>TN, Davidson/Cheatham, McMinn’s bluff #3 (EO10)</w:t>
            </w:r>
          </w:p>
        </w:tc>
        <w:tc>
          <w:tcPr>
            <w:tcW w:w="1710" w:type="dxa"/>
            <w:vAlign w:val="center"/>
          </w:tcPr>
          <w:p w14:paraId="61ED1656" w14:textId="77777777" w:rsidR="00864BD1" w:rsidRPr="00005C04" w:rsidRDefault="00864BD1" w:rsidP="00D73CD7">
            <w:pPr>
              <w:pStyle w:val="Style1"/>
            </w:pPr>
            <w:r w:rsidRPr="00005C04">
              <w:t>Highland Rim</w:t>
            </w:r>
          </w:p>
        </w:tc>
        <w:tc>
          <w:tcPr>
            <w:tcW w:w="1260" w:type="dxa"/>
            <w:vAlign w:val="center"/>
          </w:tcPr>
          <w:p w14:paraId="5F7EC4E5" w14:textId="77777777" w:rsidR="00864BD1" w:rsidRPr="00005C04" w:rsidRDefault="00864BD1" w:rsidP="00D73CD7">
            <w:pPr>
              <w:pStyle w:val="Style1"/>
            </w:pPr>
            <w:r w:rsidRPr="00005C04">
              <w:t>36.213167 </w:t>
            </w:r>
          </w:p>
        </w:tc>
        <w:tc>
          <w:tcPr>
            <w:tcW w:w="1189" w:type="dxa"/>
            <w:vAlign w:val="center"/>
          </w:tcPr>
          <w:p w14:paraId="1D54755D" w14:textId="77777777" w:rsidR="00864BD1" w:rsidRPr="00005C04" w:rsidRDefault="00864BD1" w:rsidP="00D73CD7">
            <w:pPr>
              <w:pStyle w:val="Style1"/>
            </w:pPr>
            <w:r w:rsidRPr="00005C04">
              <w:t>-86.961927</w:t>
            </w:r>
          </w:p>
        </w:tc>
        <w:tc>
          <w:tcPr>
            <w:tcW w:w="0" w:type="auto"/>
            <w:vAlign w:val="center"/>
          </w:tcPr>
          <w:p w14:paraId="4C27210A" w14:textId="77777777" w:rsidR="00864BD1" w:rsidRPr="00005C04" w:rsidRDefault="00864BD1" w:rsidP="00D73CD7">
            <w:pPr>
              <w:pStyle w:val="Style1"/>
            </w:pPr>
            <w:r w:rsidRPr="00005C04">
              <w:t>24</w:t>
            </w:r>
          </w:p>
        </w:tc>
      </w:tr>
      <w:tr w:rsidR="00864BD1" w:rsidRPr="00005C04" w14:paraId="78C32EA1" w14:textId="77777777" w:rsidTr="00D73CD7">
        <w:trPr>
          <w:trHeight w:val="576"/>
        </w:trPr>
        <w:tc>
          <w:tcPr>
            <w:tcW w:w="0" w:type="auto"/>
            <w:vAlign w:val="center"/>
          </w:tcPr>
          <w:p w14:paraId="09F31B4F" w14:textId="435BDC7B" w:rsidR="00864BD1" w:rsidRPr="00005C04" w:rsidRDefault="00864BD1" w:rsidP="00D73CD7">
            <w:pPr>
              <w:pStyle w:val="Style1"/>
            </w:pPr>
            <w:r w:rsidRPr="00005C04">
              <w:t>AR_01*</w:t>
            </w:r>
          </w:p>
        </w:tc>
        <w:tc>
          <w:tcPr>
            <w:tcW w:w="1831" w:type="dxa"/>
            <w:vAlign w:val="center"/>
          </w:tcPr>
          <w:p w14:paraId="4E6B51D5" w14:textId="2F829C83" w:rsidR="00864BD1" w:rsidRPr="00005C04" w:rsidRDefault="00864BD1" w:rsidP="00D73CD7">
            <w:pPr>
              <w:pStyle w:val="Style1"/>
            </w:pPr>
            <w:r w:rsidRPr="00005C04">
              <w:t xml:space="preserve">Yatskievych 15-003 (MO) </w:t>
            </w:r>
          </w:p>
        </w:tc>
        <w:tc>
          <w:tcPr>
            <w:tcW w:w="1453" w:type="dxa"/>
            <w:vAlign w:val="center"/>
          </w:tcPr>
          <w:p w14:paraId="062F31B3" w14:textId="6E910434" w:rsidR="00864BD1" w:rsidRPr="000F0413" w:rsidRDefault="00864BD1" w:rsidP="00D73CD7">
            <w:pPr>
              <w:pStyle w:val="Style1"/>
            </w:pPr>
            <w:r w:rsidRPr="000F0413">
              <w:t xml:space="preserve">P. ouachitensis </w:t>
            </w:r>
          </w:p>
        </w:tc>
        <w:tc>
          <w:tcPr>
            <w:tcW w:w="3831" w:type="dxa"/>
            <w:vAlign w:val="center"/>
          </w:tcPr>
          <w:p w14:paraId="5B9240EB" w14:textId="71D4CDD7" w:rsidR="00864BD1" w:rsidRPr="00005C04" w:rsidRDefault="00864BD1" w:rsidP="00D73CD7">
            <w:pPr>
              <w:pStyle w:val="Style1"/>
            </w:pPr>
            <w:r w:rsidRPr="00005C04">
              <w:t>Garland county AR; Cedar Fourche Recreation Area</w:t>
            </w:r>
          </w:p>
        </w:tc>
        <w:tc>
          <w:tcPr>
            <w:tcW w:w="1710" w:type="dxa"/>
            <w:vAlign w:val="center"/>
          </w:tcPr>
          <w:p w14:paraId="14D16D9C" w14:textId="7B34FCE9" w:rsidR="00864BD1" w:rsidRPr="00005C04" w:rsidRDefault="00864BD1" w:rsidP="00D73CD7">
            <w:pPr>
              <w:pStyle w:val="Style1"/>
            </w:pPr>
            <w:r w:rsidRPr="00005C04">
              <w:t>Ouachita mountains</w:t>
            </w:r>
          </w:p>
        </w:tc>
        <w:tc>
          <w:tcPr>
            <w:tcW w:w="1260" w:type="dxa"/>
            <w:vAlign w:val="center"/>
          </w:tcPr>
          <w:p w14:paraId="4166C546" w14:textId="4611B412" w:rsidR="00864BD1" w:rsidRPr="00005C04" w:rsidRDefault="00864BD1" w:rsidP="00D73CD7">
            <w:pPr>
              <w:pStyle w:val="Style1"/>
            </w:pPr>
            <w:r w:rsidRPr="00005C04">
              <w:t>34.666</w:t>
            </w:r>
          </w:p>
        </w:tc>
        <w:tc>
          <w:tcPr>
            <w:tcW w:w="1189" w:type="dxa"/>
            <w:vAlign w:val="center"/>
          </w:tcPr>
          <w:p w14:paraId="1EAAF2D6" w14:textId="468F8B74" w:rsidR="00864BD1" w:rsidRPr="00005C04" w:rsidRDefault="00864BD1" w:rsidP="00D73CD7">
            <w:pPr>
              <w:pStyle w:val="Style1"/>
            </w:pPr>
            <w:r w:rsidRPr="00005C04">
              <w:t>-93.283472</w:t>
            </w:r>
          </w:p>
        </w:tc>
        <w:tc>
          <w:tcPr>
            <w:tcW w:w="0" w:type="auto"/>
            <w:vAlign w:val="center"/>
          </w:tcPr>
          <w:p w14:paraId="1F32BE81" w14:textId="0CBD4FE6" w:rsidR="00864BD1" w:rsidRPr="00005C04" w:rsidRDefault="00864BD1" w:rsidP="00D73CD7">
            <w:pPr>
              <w:pStyle w:val="Style1"/>
            </w:pPr>
            <w:r w:rsidRPr="00005C04">
              <w:t>5</w:t>
            </w:r>
          </w:p>
        </w:tc>
      </w:tr>
      <w:tr w:rsidR="00864BD1" w:rsidRPr="00005C04" w14:paraId="5BCFDB08" w14:textId="77777777" w:rsidTr="00D73CD7">
        <w:trPr>
          <w:trHeight w:val="576"/>
        </w:trPr>
        <w:tc>
          <w:tcPr>
            <w:tcW w:w="0" w:type="auto"/>
            <w:vAlign w:val="center"/>
          </w:tcPr>
          <w:p w14:paraId="59118B01" w14:textId="705B45A3" w:rsidR="00864BD1" w:rsidRPr="00005C04" w:rsidRDefault="00864BD1" w:rsidP="00D73CD7">
            <w:pPr>
              <w:pStyle w:val="Style1"/>
            </w:pPr>
            <w:r w:rsidRPr="00005C04">
              <w:t>AR_02*</w:t>
            </w:r>
          </w:p>
        </w:tc>
        <w:tc>
          <w:tcPr>
            <w:tcW w:w="1831" w:type="dxa"/>
            <w:vAlign w:val="center"/>
          </w:tcPr>
          <w:p w14:paraId="110E97C8" w14:textId="44535E13" w:rsidR="00864BD1" w:rsidRPr="00005C04" w:rsidRDefault="00864BD1" w:rsidP="00D73CD7">
            <w:pPr>
              <w:pStyle w:val="Style1"/>
            </w:pPr>
            <w:r w:rsidRPr="00005C04">
              <w:t xml:space="preserve">Yatskievych 15-009 (MO) </w:t>
            </w:r>
          </w:p>
        </w:tc>
        <w:tc>
          <w:tcPr>
            <w:tcW w:w="1453" w:type="dxa"/>
            <w:vAlign w:val="center"/>
          </w:tcPr>
          <w:p w14:paraId="77E19524" w14:textId="58C2F3F8" w:rsidR="00864BD1" w:rsidRPr="000F0413" w:rsidRDefault="00864BD1" w:rsidP="00D73CD7">
            <w:pPr>
              <w:pStyle w:val="Style1"/>
            </w:pPr>
            <w:r w:rsidRPr="000F0413">
              <w:t>P. ouachitensis</w:t>
            </w:r>
          </w:p>
        </w:tc>
        <w:tc>
          <w:tcPr>
            <w:tcW w:w="3831" w:type="dxa"/>
            <w:vAlign w:val="center"/>
          </w:tcPr>
          <w:p w14:paraId="24237CD7" w14:textId="0B6AE19A" w:rsidR="00864BD1" w:rsidRPr="00005C04" w:rsidRDefault="00864BD1" w:rsidP="00D73CD7">
            <w:pPr>
              <w:pStyle w:val="Style1"/>
            </w:pPr>
            <w:r w:rsidRPr="00005C04">
              <w:t>Garland county AR; North side of Lake Ouachita</w:t>
            </w:r>
          </w:p>
        </w:tc>
        <w:tc>
          <w:tcPr>
            <w:tcW w:w="1710" w:type="dxa"/>
            <w:vAlign w:val="center"/>
          </w:tcPr>
          <w:p w14:paraId="00791A34" w14:textId="7CA792DA" w:rsidR="00864BD1" w:rsidRPr="00005C04" w:rsidRDefault="00864BD1" w:rsidP="00D73CD7">
            <w:pPr>
              <w:pStyle w:val="Style1"/>
            </w:pPr>
            <w:r w:rsidRPr="00005C04">
              <w:t>Ouachita mountains</w:t>
            </w:r>
          </w:p>
        </w:tc>
        <w:tc>
          <w:tcPr>
            <w:tcW w:w="1260" w:type="dxa"/>
            <w:vAlign w:val="center"/>
          </w:tcPr>
          <w:p w14:paraId="40EEE50D" w14:textId="0BE5B37E" w:rsidR="00864BD1" w:rsidRPr="00005C04" w:rsidRDefault="00864BD1" w:rsidP="00D73CD7">
            <w:pPr>
              <w:pStyle w:val="Style1"/>
            </w:pPr>
            <w:r w:rsidRPr="00005C04">
              <w:t>34.663528</w:t>
            </w:r>
          </w:p>
        </w:tc>
        <w:tc>
          <w:tcPr>
            <w:tcW w:w="1189" w:type="dxa"/>
            <w:vAlign w:val="center"/>
          </w:tcPr>
          <w:p w14:paraId="27D60B5A" w14:textId="06238DCB" w:rsidR="00864BD1" w:rsidRPr="00005C04" w:rsidRDefault="00864BD1" w:rsidP="00D73CD7">
            <w:pPr>
              <w:pStyle w:val="Style1"/>
            </w:pPr>
            <w:r w:rsidRPr="00005C04">
              <w:t>-93.268444</w:t>
            </w:r>
          </w:p>
        </w:tc>
        <w:tc>
          <w:tcPr>
            <w:tcW w:w="0" w:type="auto"/>
            <w:vAlign w:val="center"/>
          </w:tcPr>
          <w:p w14:paraId="597E42A7" w14:textId="55AEF51B" w:rsidR="00864BD1" w:rsidRPr="00005C04" w:rsidRDefault="00864BD1" w:rsidP="00D73CD7">
            <w:pPr>
              <w:pStyle w:val="Style1"/>
            </w:pPr>
            <w:r w:rsidRPr="00005C04">
              <w:t>9</w:t>
            </w:r>
          </w:p>
        </w:tc>
      </w:tr>
      <w:tr w:rsidR="00864BD1" w:rsidRPr="00005C04" w14:paraId="60FC1E4B" w14:textId="77777777" w:rsidTr="00D73CD7">
        <w:trPr>
          <w:trHeight w:val="576"/>
        </w:trPr>
        <w:tc>
          <w:tcPr>
            <w:tcW w:w="0" w:type="auto"/>
            <w:vAlign w:val="center"/>
          </w:tcPr>
          <w:p w14:paraId="0B1E0A52" w14:textId="1880D770" w:rsidR="00864BD1" w:rsidRPr="00005C04" w:rsidRDefault="00864BD1" w:rsidP="00D73CD7">
            <w:pPr>
              <w:pStyle w:val="Style1"/>
            </w:pPr>
            <w:r w:rsidRPr="00005C04">
              <w:t>AR_03*</w:t>
            </w:r>
          </w:p>
        </w:tc>
        <w:tc>
          <w:tcPr>
            <w:tcW w:w="1831" w:type="dxa"/>
            <w:vAlign w:val="center"/>
          </w:tcPr>
          <w:p w14:paraId="1A7EA9AF" w14:textId="4D4CE567" w:rsidR="00864BD1" w:rsidRPr="00005C04" w:rsidRDefault="00864BD1" w:rsidP="00D73CD7">
            <w:pPr>
              <w:pStyle w:val="Style1"/>
            </w:pPr>
            <w:r w:rsidRPr="00005C04">
              <w:t xml:space="preserve">Yatskievych 15-012 (MO) </w:t>
            </w:r>
          </w:p>
        </w:tc>
        <w:tc>
          <w:tcPr>
            <w:tcW w:w="1453" w:type="dxa"/>
            <w:vAlign w:val="center"/>
          </w:tcPr>
          <w:p w14:paraId="08405367" w14:textId="53E3C8E4" w:rsidR="00864BD1" w:rsidRPr="000F0413" w:rsidRDefault="00864BD1" w:rsidP="00D73CD7">
            <w:pPr>
              <w:pStyle w:val="Style1"/>
            </w:pPr>
            <w:r w:rsidRPr="000F0413">
              <w:t>P. ouachitensis</w:t>
            </w:r>
          </w:p>
        </w:tc>
        <w:tc>
          <w:tcPr>
            <w:tcW w:w="3831" w:type="dxa"/>
            <w:vAlign w:val="center"/>
          </w:tcPr>
          <w:p w14:paraId="26CC4C12" w14:textId="0E3DBC0E" w:rsidR="00864BD1" w:rsidRPr="00005C04" w:rsidRDefault="00864BD1" w:rsidP="00D73CD7">
            <w:pPr>
              <w:pStyle w:val="Style1"/>
            </w:pPr>
            <w:r w:rsidRPr="00005C04">
              <w:t>Hos Spring County, AR; Ross Foundation Property</w:t>
            </w:r>
          </w:p>
        </w:tc>
        <w:tc>
          <w:tcPr>
            <w:tcW w:w="1710" w:type="dxa"/>
            <w:vAlign w:val="center"/>
          </w:tcPr>
          <w:p w14:paraId="068F041E" w14:textId="43B9B58C" w:rsidR="00864BD1" w:rsidRPr="00005C04" w:rsidRDefault="00864BD1" w:rsidP="00D73CD7">
            <w:pPr>
              <w:pStyle w:val="Style1"/>
            </w:pPr>
            <w:r w:rsidRPr="00005C04">
              <w:t>Ouachita mountains</w:t>
            </w:r>
          </w:p>
        </w:tc>
        <w:tc>
          <w:tcPr>
            <w:tcW w:w="1260" w:type="dxa"/>
            <w:vAlign w:val="center"/>
          </w:tcPr>
          <w:p w14:paraId="379DA181" w14:textId="1D034DE2" w:rsidR="00864BD1" w:rsidRPr="00005C04" w:rsidRDefault="00864BD1" w:rsidP="00D73CD7">
            <w:pPr>
              <w:pStyle w:val="Style1"/>
            </w:pPr>
            <w:r w:rsidRPr="00005C04">
              <w:t>34.350361</w:t>
            </w:r>
          </w:p>
        </w:tc>
        <w:tc>
          <w:tcPr>
            <w:tcW w:w="1189" w:type="dxa"/>
            <w:vAlign w:val="center"/>
          </w:tcPr>
          <w:p w14:paraId="3549AAF4" w14:textId="22CFA63A" w:rsidR="00864BD1" w:rsidRPr="00005C04" w:rsidRDefault="00864BD1" w:rsidP="00D73CD7">
            <w:pPr>
              <w:pStyle w:val="Style1"/>
            </w:pPr>
            <w:r w:rsidRPr="00005C04">
              <w:t>-93.067444</w:t>
            </w:r>
          </w:p>
        </w:tc>
        <w:tc>
          <w:tcPr>
            <w:tcW w:w="0" w:type="auto"/>
            <w:vAlign w:val="center"/>
          </w:tcPr>
          <w:p w14:paraId="66302B5B" w14:textId="33FE02BF" w:rsidR="00864BD1" w:rsidRPr="00005C04" w:rsidRDefault="00864BD1" w:rsidP="00D73CD7">
            <w:pPr>
              <w:pStyle w:val="Style1"/>
            </w:pPr>
            <w:r w:rsidRPr="00005C04">
              <w:t>4</w:t>
            </w:r>
          </w:p>
        </w:tc>
      </w:tr>
      <w:tr w:rsidR="00864BD1" w:rsidRPr="00005C04" w14:paraId="0AA41332" w14:textId="77777777" w:rsidTr="00D73CD7">
        <w:trPr>
          <w:trHeight w:val="576"/>
        </w:trPr>
        <w:tc>
          <w:tcPr>
            <w:tcW w:w="0" w:type="auto"/>
            <w:vAlign w:val="center"/>
          </w:tcPr>
          <w:p w14:paraId="43231417" w14:textId="1A1AB7AC" w:rsidR="00864BD1" w:rsidRPr="00005C04" w:rsidRDefault="00864BD1" w:rsidP="00D73CD7">
            <w:pPr>
              <w:pStyle w:val="Style1"/>
            </w:pPr>
            <w:r w:rsidRPr="00005C04">
              <w:t>MO_06*</w:t>
            </w:r>
          </w:p>
        </w:tc>
        <w:tc>
          <w:tcPr>
            <w:tcW w:w="1831" w:type="dxa"/>
            <w:vAlign w:val="center"/>
          </w:tcPr>
          <w:p w14:paraId="33C67EF6" w14:textId="047DB51D" w:rsidR="00864BD1" w:rsidRPr="00005C04" w:rsidRDefault="00864BD1" w:rsidP="00D73CD7">
            <w:pPr>
              <w:pStyle w:val="Style1"/>
            </w:pPr>
            <w:r w:rsidRPr="00005C04">
              <w:t>Rimer s.n. (MO)</w:t>
            </w:r>
          </w:p>
        </w:tc>
        <w:tc>
          <w:tcPr>
            <w:tcW w:w="1453" w:type="dxa"/>
            <w:vAlign w:val="center"/>
          </w:tcPr>
          <w:p w14:paraId="61017D94" w14:textId="6D173AC6" w:rsidR="00864BD1" w:rsidRPr="000F0413" w:rsidRDefault="00864BD1" w:rsidP="00D73CD7">
            <w:pPr>
              <w:pStyle w:val="Style1"/>
            </w:pPr>
            <w:r w:rsidRPr="000F0413">
              <w:t>P. filiformis</w:t>
            </w:r>
          </w:p>
        </w:tc>
        <w:tc>
          <w:tcPr>
            <w:tcW w:w="3831" w:type="dxa"/>
            <w:vAlign w:val="center"/>
          </w:tcPr>
          <w:p w14:paraId="113B8B48" w14:textId="5B91B148" w:rsidR="00864BD1" w:rsidRPr="00005C04" w:rsidRDefault="00864BD1" w:rsidP="00D73CD7">
            <w:pPr>
              <w:pStyle w:val="Style1"/>
            </w:pPr>
            <w:r w:rsidRPr="00005C04">
              <w:t>Greene County, MO; Seepside Glade</w:t>
            </w:r>
          </w:p>
        </w:tc>
        <w:tc>
          <w:tcPr>
            <w:tcW w:w="1710" w:type="dxa"/>
            <w:vAlign w:val="center"/>
          </w:tcPr>
          <w:p w14:paraId="345B0DF1" w14:textId="2119BE38" w:rsidR="00864BD1" w:rsidRPr="00005C04" w:rsidRDefault="00864BD1" w:rsidP="00D73CD7">
            <w:pPr>
              <w:pStyle w:val="Style1"/>
            </w:pPr>
            <w:r w:rsidRPr="00005C04">
              <w:t>Ozark Plateau</w:t>
            </w:r>
          </w:p>
        </w:tc>
        <w:tc>
          <w:tcPr>
            <w:tcW w:w="1260" w:type="dxa"/>
            <w:vAlign w:val="center"/>
          </w:tcPr>
          <w:p w14:paraId="2432A6A7" w14:textId="31EFF0E3" w:rsidR="00864BD1" w:rsidRPr="00005C04" w:rsidRDefault="00864BD1" w:rsidP="00D73CD7">
            <w:pPr>
              <w:pStyle w:val="Style1"/>
            </w:pPr>
            <w:r w:rsidRPr="00005C04">
              <w:t>37.296224</w:t>
            </w:r>
          </w:p>
        </w:tc>
        <w:tc>
          <w:tcPr>
            <w:tcW w:w="1189" w:type="dxa"/>
            <w:vAlign w:val="center"/>
          </w:tcPr>
          <w:p w14:paraId="46300ED0" w14:textId="5D8526EB" w:rsidR="00864BD1" w:rsidRPr="00005C04" w:rsidRDefault="00864BD1" w:rsidP="00D73CD7">
            <w:pPr>
              <w:pStyle w:val="Style1"/>
            </w:pPr>
            <w:r w:rsidRPr="00005C04">
              <w:t>-93.406067</w:t>
            </w:r>
          </w:p>
        </w:tc>
        <w:tc>
          <w:tcPr>
            <w:tcW w:w="0" w:type="auto"/>
            <w:vAlign w:val="center"/>
          </w:tcPr>
          <w:p w14:paraId="3CB5199B" w14:textId="4BB84FA8" w:rsidR="00864BD1" w:rsidRPr="00005C04" w:rsidRDefault="00864BD1" w:rsidP="00D73CD7">
            <w:pPr>
              <w:pStyle w:val="Style1"/>
            </w:pPr>
            <w:r w:rsidRPr="00005C04">
              <w:t>4</w:t>
            </w:r>
          </w:p>
        </w:tc>
      </w:tr>
      <w:tr w:rsidR="00864BD1" w:rsidRPr="00005C04" w14:paraId="10255A7E" w14:textId="77777777" w:rsidTr="00D73CD7">
        <w:trPr>
          <w:trHeight w:val="576"/>
        </w:trPr>
        <w:tc>
          <w:tcPr>
            <w:tcW w:w="0" w:type="auto"/>
            <w:vAlign w:val="center"/>
          </w:tcPr>
          <w:p w14:paraId="48D0BCF3" w14:textId="73A89FD3" w:rsidR="00864BD1" w:rsidRPr="00005C04" w:rsidRDefault="00864BD1" w:rsidP="00D73CD7">
            <w:pPr>
              <w:pStyle w:val="Style1"/>
            </w:pPr>
            <w:r w:rsidRPr="00005C04">
              <w:t>MO_10*</w:t>
            </w:r>
          </w:p>
        </w:tc>
        <w:tc>
          <w:tcPr>
            <w:tcW w:w="1831" w:type="dxa"/>
            <w:vAlign w:val="center"/>
          </w:tcPr>
          <w:p w14:paraId="0AED9F1B" w14:textId="15641CFB" w:rsidR="00864BD1" w:rsidRPr="00005C04" w:rsidRDefault="00864BD1" w:rsidP="00D73CD7">
            <w:pPr>
              <w:pStyle w:val="Style1"/>
            </w:pPr>
            <w:r w:rsidRPr="00005C04">
              <w:t>Edwards 281</w:t>
            </w:r>
          </w:p>
        </w:tc>
        <w:tc>
          <w:tcPr>
            <w:tcW w:w="1453" w:type="dxa"/>
            <w:vAlign w:val="center"/>
          </w:tcPr>
          <w:p w14:paraId="58FD86B4" w14:textId="64C41D0C" w:rsidR="00864BD1" w:rsidRPr="000F0413" w:rsidRDefault="00864BD1" w:rsidP="00D73CD7">
            <w:pPr>
              <w:pStyle w:val="Style1"/>
            </w:pPr>
            <w:r w:rsidRPr="000F0413">
              <w:t>P. filiformis</w:t>
            </w:r>
          </w:p>
        </w:tc>
        <w:tc>
          <w:tcPr>
            <w:tcW w:w="3831" w:type="dxa"/>
            <w:vAlign w:val="center"/>
          </w:tcPr>
          <w:p w14:paraId="11259490" w14:textId="3C6C5D0B" w:rsidR="00864BD1" w:rsidRPr="00005C04" w:rsidRDefault="00864BD1" w:rsidP="00D73CD7">
            <w:pPr>
              <w:pStyle w:val="Style1"/>
            </w:pPr>
            <w:r w:rsidRPr="00005C04">
              <w:t>Greene County, MO; Wilsons Creek - Wire Road</w:t>
            </w:r>
          </w:p>
        </w:tc>
        <w:tc>
          <w:tcPr>
            <w:tcW w:w="1710" w:type="dxa"/>
            <w:vAlign w:val="center"/>
          </w:tcPr>
          <w:p w14:paraId="69C124BD" w14:textId="6F21C8B6" w:rsidR="00864BD1" w:rsidRPr="00005C04" w:rsidRDefault="00864BD1" w:rsidP="00D73CD7">
            <w:pPr>
              <w:pStyle w:val="Style1"/>
            </w:pPr>
            <w:r w:rsidRPr="00005C04">
              <w:t>Ozark Plateau</w:t>
            </w:r>
          </w:p>
        </w:tc>
        <w:tc>
          <w:tcPr>
            <w:tcW w:w="1260" w:type="dxa"/>
            <w:vAlign w:val="center"/>
          </w:tcPr>
          <w:p w14:paraId="31AB4AFE" w14:textId="14FFCF49" w:rsidR="00864BD1" w:rsidRPr="00005C04" w:rsidRDefault="00864BD1" w:rsidP="00D73CD7">
            <w:pPr>
              <w:pStyle w:val="Style1"/>
            </w:pPr>
            <w:r w:rsidRPr="00005C04">
              <w:t>37.092</w:t>
            </w:r>
          </w:p>
        </w:tc>
        <w:tc>
          <w:tcPr>
            <w:tcW w:w="1189" w:type="dxa"/>
            <w:vAlign w:val="center"/>
          </w:tcPr>
          <w:p w14:paraId="1368AE12" w14:textId="255AD258" w:rsidR="00864BD1" w:rsidRPr="00005C04" w:rsidRDefault="00864BD1" w:rsidP="00D73CD7">
            <w:pPr>
              <w:pStyle w:val="Style1"/>
            </w:pPr>
            <w:r w:rsidRPr="00005C04">
              <w:t>-93.415</w:t>
            </w:r>
          </w:p>
        </w:tc>
        <w:tc>
          <w:tcPr>
            <w:tcW w:w="0" w:type="auto"/>
            <w:vAlign w:val="center"/>
          </w:tcPr>
          <w:p w14:paraId="31EA9A11" w14:textId="770612DA" w:rsidR="00864BD1" w:rsidRPr="00005C04" w:rsidRDefault="00864BD1" w:rsidP="00D73CD7">
            <w:pPr>
              <w:pStyle w:val="Style1"/>
            </w:pPr>
            <w:r w:rsidRPr="00005C04">
              <w:t>6</w:t>
            </w:r>
          </w:p>
        </w:tc>
      </w:tr>
      <w:tr w:rsidR="00864BD1" w:rsidRPr="00005C04" w14:paraId="08C35641" w14:textId="77777777" w:rsidTr="00D73CD7">
        <w:trPr>
          <w:trHeight w:val="576"/>
        </w:trPr>
        <w:tc>
          <w:tcPr>
            <w:tcW w:w="0" w:type="auto"/>
            <w:vAlign w:val="center"/>
          </w:tcPr>
          <w:p w14:paraId="6A4D688D" w14:textId="047444C7" w:rsidR="00864BD1" w:rsidRPr="00005C04" w:rsidRDefault="00864BD1" w:rsidP="00D73CD7">
            <w:pPr>
              <w:pStyle w:val="Style1"/>
            </w:pPr>
            <w:r w:rsidRPr="00005C04">
              <w:t>MO_11*</w:t>
            </w:r>
          </w:p>
        </w:tc>
        <w:tc>
          <w:tcPr>
            <w:tcW w:w="1831" w:type="dxa"/>
            <w:vAlign w:val="center"/>
          </w:tcPr>
          <w:p w14:paraId="36B0E5D4" w14:textId="3CB885E0" w:rsidR="00864BD1" w:rsidRPr="00005C04" w:rsidRDefault="00864BD1" w:rsidP="00D73CD7">
            <w:pPr>
              <w:pStyle w:val="Style1"/>
            </w:pPr>
            <w:r w:rsidRPr="00005C04">
              <w:t>Edwards 282</w:t>
            </w:r>
          </w:p>
        </w:tc>
        <w:tc>
          <w:tcPr>
            <w:tcW w:w="1453" w:type="dxa"/>
            <w:vAlign w:val="center"/>
          </w:tcPr>
          <w:p w14:paraId="3B6DD27A" w14:textId="529B362A" w:rsidR="00864BD1" w:rsidRPr="000F0413" w:rsidRDefault="00864BD1" w:rsidP="00D73CD7">
            <w:pPr>
              <w:pStyle w:val="Style1"/>
            </w:pPr>
            <w:r w:rsidRPr="000F0413">
              <w:t>P. filiformis</w:t>
            </w:r>
          </w:p>
        </w:tc>
        <w:tc>
          <w:tcPr>
            <w:tcW w:w="3831" w:type="dxa"/>
            <w:vAlign w:val="center"/>
          </w:tcPr>
          <w:p w14:paraId="7F3071B3" w14:textId="243A3EDF" w:rsidR="00864BD1" w:rsidRPr="00005C04" w:rsidRDefault="00864BD1" w:rsidP="00D73CD7">
            <w:pPr>
              <w:pStyle w:val="Style1"/>
            </w:pPr>
            <w:r w:rsidRPr="00005C04">
              <w:t>Greene County, MO; Wilsons Creek - Bloody Hill</w:t>
            </w:r>
          </w:p>
        </w:tc>
        <w:tc>
          <w:tcPr>
            <w:tcW w:w="1710" w:type="dxa"/>
            <w:vAlign w:val="center"/>
          </w:tcPr>
          <w:p w14:paraId="0086E900" w14:textId="7E1DF057" w:rsidR="00864BD1" w:rsidRPr="00005C04" w:rsidRDefault="00864BD1" w:rsidP="00D73CD7">
            <w:pPr>
              <w:pStyle w:val="Style1"/>
            </w:pPr>
            <w:r w:rsidRPr="00005C04">
              <w:t>Ozark Plateau</w:t>
            </w:r>
          </w:p>
        </w:tc>
        <w:tc>
          <w:tcPr>
            <w:tcW w:w="1260" w:type="dxa"/>
            <w:vAlign w:val="center"/>
          </w:tcPr>
          <w:p w14:paraId="52A559F9" w14:textId="28443949" w:rsidR="00864BD1" w:rsidRPr="00005C04" w:rsidRDefault="00864BD1" w:rsidP="00D73CD7">
            <w:pPr>
              <w:pStyle w:val="Style1"/>
            </w:pPr>
            <w:r w:rsidRPr="00005C04">
              <w:t>37.1044</w:t>
            </w:r>
          </w:p>
        </w:tc>
        <w:tc>
          <w:tcPr>
            <w:tcW w:w="1189" w:type="dxa"/>
            <w:vAlign w:val="center"/>
          </w:tcPr>
          <w:p w14:paraId="2C798F69" w14:textId="5C566BA7" w:rsidR="00864BD1" w:rsidRPr="00005C04" w:rsidRDefault="00864BD1" w:rsidP="00D73CD7">
            <w:pPr>
              <w:pStyle w:val="Style1"/>
            </w:pPr>
            <w:r w:rsidRPr="00005C04">
              <w:t>-93.41138</w:t>
            </w:r>
          </w:p>
        </w:tc>
        <w:tc>
          <w:tcPr>
            <w:tcW w:w="0" w:type="auto"/>
            <w:vAlign w:val="center"/>
          </w:tcPr>
          <w:p w14:paraId="4E7F67F1" w14:textId="3F0E2969" w:rsidR="00864BD1" w:rsidRPr="00005C04" w:rsidRDefault="00864BD1" w:rsidP="00D73CD7">
            <w:pPr>
              <w:pStyle w:val="Style1"/>
            </w:pPr>
            <w:r w:rsidRPr="00005C04">
              <w:t>7</w:t>
            </w:r>
          </w:p>
        </w:tc>
      </w:tr>
      <w:tr w:rsidR="00864BD1" w:rsidRPr="00005C04" w14:paraId="7116A4CD" w14:textId="77777777" w:rsidTr="00D73CD7">
        <w:trPr>
          <w:trHeight w:val="576"/>
        </w:trPr>
        <w:tc>
          <w:tcPr>
            <w:tcW w:w="0" w:type="auto"/>
            <w:vAlign w:val="center"/>
          </w:tcPr>
          <w:p w14:paraId="5B3CFF46" w14:textId="5D814D96" w:rsidR="00864BD1" w:rsidRPr="00005C04" w:rsidRDefault="00864BD1" w:rsidP="00D73CD7">
            <w:pPr>
              <w:pStyle w:val="Style1"/>
            </w:pPr>
            <w:r w:rsidRPr="00005C04">
              <w:t>TX_01*</w:t>
            </w:r>
          </w:p>
        </w:tc>
        <w:tc>
          <w:tcPr>
            <w:tcW w:w="1831" w:type="dxa"/>
            <w:vAlign w:val="center"/>
          </w:tcPr>
          <w:p w14:paraId="4E19F95E" w14:textId="1C8C82C2" w:rsidR="00864BD1" w:rsidRPr="00005C04" w:rsidRDefault="00864BD1" w:rsidP="00D73CD7">
            <w:pPr>
              <w:pStyle w:val="Style1"/>
            </w:pPr>
            <w:r w:rsidRPr="00005C04">
              <w:t>Yatskievych 16-110 (TEX)</w:t>
            </w:r>
          </w:p>
        </w:tc>
        <w:tc>
          <w:tcPr>
            <w:tcW w:w="1453" w:type="dxa"/>
            <w:vAlign w:val="center"/>
          </w:tcPr>
          <w:p w14:paraId="55807C4A" w14:textId="20EFA623" w:rsidR="00864BD1" w:rsidRPr="000F0413" w:rsidRDefault="00864BD1" w:rsidP="00D73CD7">
            <w:pPr>
              <w:pStyle w:val="Style1"/>
            </w:pPr>
            <w:r w:rsidRPr="000F0413">
              <w:t>P. gracilis</w:t>
            </w:r>
          </w:p>
        </w:tc>
        <w:tc>
          <w:tcPr>
            <w:tcW w:w="3831" w:type="dxa"/>
            <w:vAlign w:val="center"/>
          </w:tcPr>
          <w:p w14:paraId="3D2D075D" w14:textId="65963365" w:rsidR="00864BD1" w:rsidRPr="00005C04" w:rsidRDefault="00864BD1" w:rsidP="00D73CD7">
            <w:pPr>
              <w:pStyle w:val="Style1"/>
            </w:pPr>
            <w:r w:rsidRPr="00005C04">
              <w:t>Williamson county, TX; near San Gabriel River</w:t>
            </w:r>
          </w:p>
        </w:tc>
        <w:tc>
          <w:tcPr>
            <w:tcW w:w="1710" w:type="dxa"/>
            <w:vAlign w:val="center"/>
          </w:tcPr>
          <w:p w14:paraId="03804485" w14:textId="702FBB58" w:rsidR="00864BD1" w:rsidRPr="00005C04" w:rsidRDefault="00864BD1" w:rsidP="00D73CD7">
            <w:pPr>
              <w:pStyle w:val="Style1"/>
            </w:pPr>
            <w:r w:rsidRPr="00005C04">
              <w:t>Coastal Plains</w:t>
            </w:r>
          </w:p>
        </w:tc>
        <w:tc>
          <w:tcPr>
            <w:tcW w:w="1260" w:type="dxa"/>
            <w:vAlign w:val="center"/>
          </w:tcPr>
          <w:p w14:paraId="6AD14B9A" w14:textId="77000FD0" w:rsidR="00864BD1" w:rsidRPr="00005C04" w:rsidRDefault="00864BD1" w:rsidP="00D73CD7">
            <w:pPr>
              <w:pStyle w:val="Style1"/>
            </w:pPr>
            <w:r w:rsidRPr="00005C04">
              <w:t>30.656944</w:t>
            </w:r>
          </w:p>
        </w:tc>
        <w:tc>
          <w:tcPr>
            <w:tcW w:w="1189" w:type="dxa"/>
            <w:vAlign w:val="center"/>
          </w:tcPr>
          <w:p w14:paraId="7A4E3001" w14:textId="4EFB5A74" w:rsidR="00864BD1" w:rsidRPr="00005C04" w:rsidRDefault="00864BD1" w:rsidP="00D73CD7">
            <w:pPr>
              <w:pStyle w:val="Style1"/>
            </w:pPr>
            <w:r w:rsidRPr="00005C04">
              <w:t>-97.415278</w:t>
            </w:r>
          </w:p>
        </w:tc>
        <w:tc>
          <w:tcPr>
            <w:tcW w:w="0" w:type="auto"/>
            <w:vAlign w:val="center"/>
          </w:tcPr>
          <w:p w14:paraId="24948748" w14:textId="3E837953" w:rsidR="00864BD1" w:rsidRPr="00005C04" w:rsidRDefault="00864BD1" w:rsidP="00D73CD7">
            <w:pPr>
              <w:pStyle w:val="Style1"/>
            </w:pPr>
            <w:r w:rsidRPr="00005C04">
              <w:t>11</w:t>
            </w:r>
          </w:p>
        </w:tc>
      </w:tr>
    </w:tbl>
    <w:p w14:paraId="710F27F7" w14:textId="45980B76" w:rsidR="00C94B5F" w:rsidRPr="00E938E0" w:rsidRDefault="00756D78" w:rsidP="00D73CD7">
      <w:pPr>
        <w:pStyle w:val="Style1"/>
      </w:pPr>
      <w:r w:rsidRPr="00E938E0">
        <w:t>*</w:t>
      </w:r>
      <w:r w:rsidR="003166FF" w:rsidRPr="00E938E0">
        <w:t>Samples c</w:t>
      </w:r>
      <w:r w:rsidRPr="00E938E0">
        <w:t xml:space="preserve">ollected as part of a previous study on </w:t>
      </w:r>
      <w:r w:rsidRPr="00E938E0">
        <w:rPr>
          <w:i/>
          <w:iCs/>
        </w:rPr>
        <w:t>Physaria filiformis</w:t>
      </w:r>
      <w:r w:rsidRPr="00E938E0">
        <w:t xml:space="preserve"> (Edwards et al. 2021)</w:t>
      </w:r>
    </w:p>
    <w:p w14:paraId="6D7D1681" w14:textId="77777777" w:rsidR="007304D3" w:rsidRPr="00E938E0" w:rsidRDefault="007304D3" w:rsidP="0082036B">
      <w:pPr>
        <w:pStyle w:val="tablelegend"/>
      </w:pPr>
    </w:p>
    <w:p w14:paraId="6F763F11" w14:textId="4D581649" w:rsidR="00FF1191" w:rsidRPr="00E938E0" w:rsidRDefault="00FF1191" w:rsidP="0082036B">
      <w:pPr>
        <w:sectPr w:rsidR="00FF1191" w:rsidRPr="00E938E0" w:rsidSect="00D65868">
          <w:pgSz w:w="15840" w:h="12240" w:orient="landscape"/>
          <w:pgMar w:top="1440" w:right="1080" w:bottom="1440" w:left="1080" w:header="720" w:footer="720" w:gutter="0"/>
          <w:cols w:space="720"/>
          <w:docGrid w:linePitch="360"/>
        </w:sectPr>
      </w:pPr>
    </w:p>
    <w:p w14:paraId="1C6E72F7" w14:textId="2AD70586" w:rsidR="00C75E3B" w:rsidRPr="00970ADE" w:rsidRDefault="00C75E3B" w:rsidP="0082036B">
      <w:pPr>
        <w:pStyle w:val="Heading3"/>
      </w:pPr>
      <w:r w:rsidRPr="00970ADE">
        <w:lastRenderedPageBreak/>
        <w:t xml:space="preserve">Table </w:t>
      </w:r>
      <w:r w:rsidR="00946211">
        <w:t>2</w:t>
      </w:r>
      <w:r w:rsidRPr="00970ADE">
        <w:t xml:space="preserve">. AMOVA summary table </w:t>
      </w:r>
      <w:r w:rsidR="009D0DAC" w:rsidRPr="00970ADE">
        <w:t>with populations divided into groups by the</w:t>
      </w:r>
      <w:r w:rsidRPr="00970ADE">
        <w:t xml:space="preserve"> four regions</w:t>
      </w:r>
      <w:r w:rsidR="009D0DAC" w:rsidRPr="00970ADE">
        <w:t xml:space="preserve"> they occupy</w:t>
      </w:r>
      <w:r w:rsidRPr="00970ADE">
        <w:t xml:space="preserve">: </w:t>
      </w:r>
      <w:r w:rsidR="001906AF">
        <w:t>Indiana</w:t>
      </w:r>
      <w:r w:rsidR="00BC06C3" w:rsidRPr="00970ADE">
        <w:t xml:space="preserve"> (IN)</w:t>
      </w:r>
      <w:r w:rsidRPr="00970ADE">
        <w:t xml:space="preserve">, </w:t>
      </w:r>
      <w:r w:rsidR="001906AF">
        <w:t>Kentucky</w:t>
      </w:r>
      <w:r w:rsidR="00BC06C3" w:rsidRPr="00970ADE">
        <w:t xml:space="preserve"> (KY)</w:t>
      </w:r>
      <w:r w:rsidRPr="00970ADE">
        <w:t xml:space="preserve">, </w:t>
      </w:r>
      <w:r w:rsidR="001906AF">
        <w:t>Tennessee</w:t>
      </w:r>
      <w:r w:rsidR="005A6D2F">
        <w:t xml:space="preserve"> east</w:t>
      </w:r>
      <w:r w:rsidR="009807C4" w:rsidRPr="00970ADE">
        <w:t xml:space="preserve"> (TN</w:t>
      </w:r>
      <w:r w:rsidR="005A6D2F">
        <w:t>E</w:t>
      </w:r>
      <w:r w:rsidR="009807C4" w:rsidRPr="00970ADE">
        <w:t>)</w:t>
      </w:r>
      <w:r w:rsidRPr="00970ADE">
        <w:t xml:space="preserve">, and </w:t>
      </w:r>
      <w:r w:rsidR="005A6D2F">
        <w:t>Tennessee west</w:t>
      </w:r>
      <w:r w:rsidR="009807C4" w:rsidRPr="00970ADE">
        <w:t xml:space="preserve"> (TN</w:t>
      </w:r>
      <w:r w:rsidR="005A6D2F">
        <w:t>W</w:t>
      </w:r>
      <w:r w:rsidR="009807C4" w:rsidRPr="00970ADE">
        <w:t>)</w:t>
      </w:r>
    </w:p>
    <w:tbl>
      <w:tblPr>
        <w:tblW w:w="8841" w:type="dxa"/>
        <w:tblLayout w:type="fixed"/>
        <w:tblLook w:val="04A0" w:firstRow="1" w:lastRow="0" w:firstColumn="1" w:lastColumn="0" w:noHBand="0" w:noVBand="1"/>
      </w:tblPr>
      <w:tblGrid>
        <w:gridCol w:w="2896"/>
        <w:gridCol w:w="682"/>
        <w:gridCol w:w="1122"/>
        <w:gridCol w:w="1080"/>
        <w:gridCol w:w="1618"/>
        <w:gridCol w:w="1443"/>
      </w:tblGrid>
      <w:tr w:rsidR="00AB42E8" w:rsidRPr="00B738E0" w14:paraId="5703CB05" w14:textId="77777777" w:rsidTr="00AB42E8">
        <w:trPr>
          <w:trHeight w:val="320"/>
        </w:trPr>
        <w:tc>
          <w:tcPr>
            <w:tcW w:w="2896" w:type="dxa"/>
            <w:tcBorders>
              <w:top w:val="single" w:sz="4" w:space="0" w:color="auto"/>
              <w:bottom w:val="single" w:sz="4" w:space="0" w:color="auto"/>
            </w:tcBorders>
            <w:noWrap/>
            <w:vAlign w:val="bottom"/>
            <w:hideMark/>
          </w:tcPr>
          <w:p w14:paraId="33F77041" w14:textId="77777777" w:rsidR="00AB42E8" w:rsidRPr="00B738E0" w:rsidRDefault="00AB42E8" w:rsidP="00D73CD7">
            <w:pPr>
              <w:pStyle w:val="Style1"/>
            </w:pPr>
            <w:r w:rsidRPr="00B738E0">
              <w:t>Source of variation</w:t>
            </w:r>
          </w:p>
        </w:tc>
        <w:tc>
          <w:tcPr>
            <w:tcW w:w="682" w:type="dxa"/>
            <w:tcBorders>
              <w:top w:val="single" w:sz="4" w:space="0" w:color="auto"/>
              <w:bottom w:val="single" w:sz="4" w:space="0" w:color="auto"/>
            </w:tcBorders>
            <w:vAlign w:val="bottom"/>
          </w:tcPr>
          <w:p w14:paraId="543D257B" w14:textId="06A9FC33" w:rsidR="00AB42E8" w:rsidRPr="00B738E0" w:rsidRDefault="00AB42E8" w:rsidP="00D73CD7">
            <w:pPr>
              <w:pStyle w:val="Style1"/>
            </w:pPr>
            <w:r w:rsidRPr="00B738E0">
              <w:t>df</w:t>
            </w:r>
          </w:p>
        </w:tc>
        <w:tc>
          <w:tcPr>
            <w:tcW w:w="1122" w:type="dxa"/>
            <w:tcBorders>
              <w:top w:val="single" w:sz="4" w:space="0" w:color="auto"/>
              <w:bottom w:val="single" w:sz="4" w:space="0" w:color="auto"/>
            </w:tcBorders>
            <w:noWrap/>
            <w:vAlign w:val="bottom"/>
          </w:tcPr>
          <w:p w14:paraId="48D3AF8F" w14:textId="423CD218" w:rsidR="00AB42E8" w:rsidRPr="00B738E0" w:rsidRDefault="00AB42E8" w:rsidP="00D73CD7">
            <w:pPr>
              <w:pStyle w:val="Style1"/>
            </w:pPr>
            <w:r w:rsidRPr="00B738E0">
              <w:t>SS</w:t>
            </w:r>
          </w:p>
        </w:tc>
        <w:tc>
          <w:tcPr>
            <w:tcW w:w="1080" w:type="dxa"/>
            <w:tcBorders>
              <w:top w:val="single" w:sz="4" w:space="0" w:color="auto"/>
              <w:bottom w:val="single" w:sz="4" w:space="0" w:color="auto"/>
            </w:tcBorders>
            <w:noWrap/>
            <w:vAlign w:val="bottom"/>
          </w:tcPr>
          <w:p w14:paraId="7C02CC8C" w14:textId="3254CAF2" w:rsidR="00AB42E8" w:rsidRPr="00B738E0" w:rsidRDefault="00AB42E8" w:rsidP="00D73CD7">
            <w:pPr>
              <w:pStyle w:val="Style1"/>
            </w:pPr>
            <w:r w:rsidRPr="00B738E0">
              <w:t>MS</w:t>
            </w:r>
          </w:p>
        </w:tc>
        <w:tc>
          <w:tcPr>
            <w:tcW w:w="1618" w:type="dxa"/>
            <w:tcBorders>
              <w:top w:val="single" w:sz="4" w:space="0" w:color="auto"/>
              <w:bottom w:val="single" w:sz="4" w:space="0" w:color="auto"/>
            </w:tcBorders>
            <w:noWrap/>
            <w:vAlign w:val="bottom"/>
          </w:tcPr>
          <w:p w14:paraId="126E21A1" w14:textId="59BE46BD" w:rsidR="00AB42E8" w:rsidRPr="00B738E0" w:rsidRDefault="00AB42E8" w:rsidP="00D73CD7">
            <w:pPr>
              <w:pStyle w:val="Style1"/>
            </w:pPr>
            <w:r w:rsidRPr="00B738E0">
              <w:t>Est. Var. (%)</w:t>
            </w:r>
          </w:p>
        </w:tc>
        <w:tc>
          <w:tcPr>
            <w:tcW w:w="1443" w:type="dxa"/>
            <w:tcBorders>
              <w:top w:val="single" w:sz="4" w:space="0" w:color="auto"/>
              <w:bottom w:val="single" w:sz="4" w:space="0" w:color="auto"/>
            </w:tcBorders>
            <w:vAlign w:val="bottom"/>
          </w:tcPr>
          <w:p w14:paraId="5D5A1155" w14:textId="60032DA4" w:rsidR="00AB42E8" w:rsidRPr="00B738E0" w:rsidRDefault="00AB42E8" w:rsidP="00D73CD7">
            <w:pPr>
              <w:pStyle w:val="Style1"/>
            </w:pPr>
            <w:r w:rsidRPr="00B738E0">
              <w:t>F-statistic</w:t>
            </w:r>
          </w:p>
        </w:tc>
      </w:tr>
      <w:tr w:rsidR="00AB42E8" w:rsidRPr="00B738E0" w14:paraId="25539665" w14:textId="77777777" w:rsidTr="00AB42E8">
        <w:trPr>
          <w:trHeight w:val="320"/>
        </w:trPr>
        <w:tc>
          <w:tcPr>
            <w:tcW w:w="2896" w:type="dxa"/>
            <w:tcBorders>
              <w:top w:val="single" w:sz="4" w:space="0" w:color="auto"/>
            </w:tcBorders>
            <w:noWrap/>
            <w:vAlign w:val="bottom"/>
            <w:hideMark/>
          </w:tcPr>
          <w:p w14:paraId="47905B81" w14:textId="6F114192" w:rsidR="00AB42E8" w:rsidRPr="00B738E0" w:rsidRDefault="00AB42E8" w:rsidP="00D73CD7">
            <w:pPr>
              <w:pStyle w:val="Style1"/>
            </w:pPr>
            <w:r w:rsidRPr="00B738E0">
              <w:t>Among Regions</w:t>
            </w:r>
          </w:p>
        </w:tc>
        <w:tc>
          <w:tcPr>
            <w:tcW w:w="682" w:type="dxa"/>
            <w:tcBorders>
              <w:top w:val="single" w:sz="4" w:space="0" w:color="auto"/>
            </w:tcBorders>
            <w:noWrap/>
            <w:vAlign w:val="bottom"/>
            <w:hideMark/>
          </w:tcPr>
          <w:p w14:paraId="081331CB" w14:textId="040D6931" w:rsidR="00AB42E8" w:rsidRPr="00B738E0" w:rsidRDefault="00AB42E8" w:rsidP="00D73CD7">
            <w:pPr>
              <w:pStyle w:val="Style1"/>
            </w:pPr>
            <w:r w:rsidRPr="00B738E0">
              <w:t>3</w:t>
            </w:r>
          </w:p>
        </w:tc>
        <w:tc>
          <w:tcPr>
            <w:tcW w:w="1122" w:type="dxa"/>
            <w:tcBorders>
              <w:top w:val="single" w:sz="4" w:space="0" w:color="auto"/>
            </w:tcBorders>
            <w:noWrap/>
            <w:vAlign w:val="bottom"/>
            <w:hideMark/>
          </w:tcPr>
          <w:p w14:paraId="6369E8A0" w14:textId="118926B0" w:rsidR="00AB42E8" w:rsidRPr="00B738E0" w:rsidRDefault="00AB42E8" w:rsidP="00D73CD7">
            <w:pPr>
              <w:pStyle w:val="Style1"/>
            </w:pPr>
            <w:r w:rsidRPr="00B738E0">
              <w:t>640.363</w:t>
            </w:r>
          </w:p>
        </w:tc>
        <w:tc>
          <w:tcPr>
            <w:tcW w:w="1080" w:type="dxa"/>
            <w:tcBorders>
              <w:top w:val="single" w:sz="4" w:space="0" w:color="auto"/>
            </w:tcBorders>
            <w:noWrap/>
            <w:vAlign w:val="bottom"/>
            <w:hideMark/>
          </w:tcPr>
          <w:p w14:paraId="710E1E95" w14:textId="559DF604" w:rsidR="00AB42E8" w:rsidRPr="00B738E0" w:rsidRDefault="00AB42E8" w:rsidP="00D73CD7">
            <w:pPr>
              <w:pStyle w:val="Style1"/>
            </w:pPr>
            <w:r w:rsidRPr="00B738E0">
              <w:t>213.454</w:t>
            </w:r>
          </w:p>
        </w:tc>
        <w:tc>
          <w:tcPr>
            <w:tcW w:w="1618" w:type="dxa"/>
            <w:tcBorders>
              <w:top w:val="single" w:sz="4" w:space="0" w:color="auto"/>
            </w:tcBorders>
            <w:noWrap/>
            <w:vAlign w:val="bottom"/>
            <w:hideMark/>
          </w:tcPr>
          <w:p w14:paraId="45B83FE0" w14:textId="7CDB1211" w:rsidR="00AB42E8" w:rsidRPr="00B738E0" w:rsidRDefault="00AB42E8" w:rsidP="00D73CD7">
            <w:pPr>
              <w:pStyle w:val="Style1"/>
            </w:pPr>
            <w:r w:rsidRPr="00B738E0">
              <w:t>1.084 (15%)</w:t>
            </w:r>
          </w:p>
        </w:tc>
        <w:tc>
          <w:tcPr>
            <w:tcW w:w="1443" w:type="dxa"/>
            <w:tcBorders>
              <w:top w:val="single" w:sz="4" w:space="0" w:color="auto"/>
            </w:tcBorders>
          </w:tcPr>
          <w:p w14:paraId="3A0A6F5C" w14:textId="53EF8B08" w:rsidR="00AB42E8" w:rsidRPr="00B738E0" w:rsidRDefault="00AB42E8" w:rsidP="00D73CD7">
            <w:pPr>
              <w:pStyle w:val="Style1"/>
            </w:pPr>
            <w:r w:rsidRPr="00B738E0">
              <w:t>F</w:t>
            </w:r>
            <w:r w:rsidRPr="00E52FDF">
              <w:rPr>
                <w:vertAlign w:val="subscript"/>
              </w:rPr>
              <w:t>RT</w:t>
            </w:r>
            <w:r w:rsidRPr="00B738E0">
              <w:t>=0.145</w:t>
            </w:r>
          </w:p>
        </w:tc>
      </w:tr>
      <w:tr w:rsidR="00AB42E8" w:rsidRPr="00B738E0" w14:paraId="40024929" w14:textId="77777777" w:rsidTr="00AB42E8">
        <w:trPr>
          <w:trHeight w:val="320"/>
        </w:trPr>
        <w:tc>
          <w:tcPr>
            <w:tcW w:w="2896" w:type="dxa"/>
            <w:noWrap/>
            <w:vAlign w:val="bottom"/>
            <w:hideMark/>
          </w:tcPr>
          <w:p w14:paraId="12BD6029" w14:textId="7CF256B5" w:rsidR="00AB42E8" w:rsidRPr="00B738E0" w:rsidRDefault="00AB42E8" w:rsidP="00D73CD7">
            <w:pPr>
              <w:pStyle w:val="Style1"/>
            </w:pPr>
            <w:r w:rsidRPr="00B738E0">
              <w:t>Among pops within regions</w:t>
            </w:r>
          </w:p>
        </w:tc>
        <w:tc>
          <w:tcPr>
            <w:tcW w:w="682" w:type="dxa"/>
            <w:noWrap/>
            <w:vAlign w:val="bottom"/>
            <w:hideMark/>
          </w:tcPr>
          <w:p w14:paraId="061EB29B" w14:textId="1AC09626" w:rsidR="00AB42E8" w:rsidRPr="00B738E0" w:rsidRDefault="00AB42E8" w:rsidP="00D73CD7">
            <w:pPr>
              <w:pStyle w:val="Style1"/>
            </w:pPr>
            <w:r w:rsidRPr="00B738E0">
              <w:t>10</w:t>
            </w:r>
          </w:p>
        </w:tc>
        <w:tc>
          <w:tcPr>
            <w:tcW w:w="1122" w:type="dxa"/>
            <w:noWrap/>
            <w:vAlign w:val="bottom"/>
            <w:hideMark/>
          </w:tcPr>
          <w:p w14:paraId="62B69024" w14:textId="4A751C41" w:rsidR="00AB42E8" w:rsidRPr="00B738E0" w:rsidRDefault="00AB42E8" w:rsidP="00D73CD7">
            <w:pPr>
              <w:pStyle w:val="Style1"/>
            </w:pPr>
            <w:r w:rsidRPr="00B738E0">
              <w:t>646.048</w:t>
            </w:r>
          </w:p>
        </w:tc>
        <w:tc>
          <w:tcPr>
            <w:tcW w:w="1080" w:type="dxa"/>
            <w:noWrap/>
            <w:vAlign w:val="bottom"/>
            <w:hideMark/>
          </w:tcPr>
          <w:p w14:paraId="10C498E3" w14:textId="1A622194" w:rsidR="00AB42E8" w:rsidRPr="00B738E0" w:rsidRDefault="00AB42E8" w:rsidP="00D73CD7">
            <w:pPr>
              <w:pStyle w:val="Style1"/>
            </w:pPr>
            <w:r w:rsidRPr="00B738E0">
              <w:t>64.605</w:t>
            </w:r>
          </w:p>
        </w:tc>
        <w:tc>
          <w:tcPr>
            <w:tcW w:w="1618" w:type="dxa"/>
            <w:noWrap/>
            <w:vAlign w:val="bottom"/>
            <w:hideMark/>
          </w:tcPr>
          <w:p w14:paraId="6129EDD7" w14:textId="7B510A29" w:rsidR="00AB42E8" w:rsidRPr="00B738E0" w:rsidRDefault="00AB42E8" w:rsidP="00D73CD7">
            <w:pPr>
              <w:pStyle w:val="Style1"/>
            </w:pPr>
            <w:r w:rsidRPr="00B738E0">
              <w:t>1.591 (21%)</w:t>
            </w:r>
          </w:p>
        </w:tc>
        <w:tc>
          <w:tcPr>
            <w:tcW w:w="1443" w:type="dxa"/>
          </w:tcPr>
          <w:p w14:paraId="7E794140" w14:textId="1F3917F0" w:rsidR="00AB42E8" w:rsidRPr="00B738E0" w:rsidRDefault="00AB42E8" w:rsidP="00D73CD7">
            <w:pPr>
              <w:pStyle w:val="Style1"/>
            </w:pPr>
            <w:r w:rsidRPr="00B738E0">
              <w:t>F</w:t>
            </w:r>
            <w:r w:rsidRPr="00E52FDF">
              <w:rPr>
                <w:vertAlign w:val="subscript"/>
              </w:rPr>
              <w:t>SR</w:t>
            </w:r>
            <w:r w:rsidRPr="00B738E0">
              <w:t>=0.245</w:t>
            </w:r>
          </w:p>
        </w:tc>
      </w:tr>
      <w:tr w:rsidR="00AB42E8" w:rsidRPr="00B738E0" w14:paraId="756981CC" w14:textId="77777777" w:rsidTr="00AB42E8">
        <w:trPr>
          <w:trHeight w:val="320"/>
        </w:trPr>
        <w:tc>
          <w:tcPr>
            <w:tcW w:w="2896" w:type="dxa"/>
            <w:noWrap/>
            <w:vAlign w:val="bottom"/>
            <w:hideMark/>
          </w:tcPr>
          <w:p w14:paraId="32BD6DA1" w14:textId="0C4D8959" w:rsidR="00AB42E8" w:rsidRPr="00B738E0" w:rsidRDefault="00AB42E8" w:rsidP="00D73CD7">
            <w:pPr>
              <w:pStyle w:val="Style1"/>
            </w:pPr>
            <w:r w:rsidRPr="00B738E0">
              <w:t>Within populations</w:t>
            </w:r>
          </w:p>
        </w:tc>
        <w:tc>
          <w:tcPr>
            <w:tcW w:w="682" w:type="dxa"/>
            <w:noWrap/>
            <w:vAlign w:val="bottom"/>
            <w:hideMark/>
          </w:tcPr>
          <w:p w14:paraId="28239B1F" w14:textId="7232C7E2" w:rsidR="00AB42E8" w:rsidRPr="00B738E0" w:rsidRDefault="00AB42E8" w:rsidP="00D73CD7">
            <w:pPr>
              <w:pStyle w:val="Style1"/>
            </w:pPr>
            <w:r w:rsidRPr="00B738E0">
              <w:t>540</w:t>
            </w:r>
          </w:p>
        </w:tc>
        <w:tc>
          <w:tcPr>
            <w:tcW w:w="1122" w:type="dxa"/>
            <w:noWrap/>
            <w:vAlign w:val="bottom"/>
            <w:hideMark/>
          </w:tcPr>
          <w:p w14:paraId="7902C1BC" w14:textId="0BA397B6" w:rsidR="00AB42E8" w:rsidRPr="00B738E0" w:rsidRDefault="00AB42E8" w:rsidP="00D73CD7">
            <w:pPr>
              <w:pStyle w:val="Style1"/>
            </w:pPr>
            <w:r w:rsidRPr="00B738E0">
              <w:t>2584.181</w:t>
            </w:r>
          </w:p>
        </w:tc>
        <w:tc>
          <w:tcPr>
            <w:tcW w:w="1080" w:type="dxa"/>
            <w:noWrap/>
            <w:vAlign w:val="bottom"/>
            <w:hideMark/>
          </w:tcPr>
          <w:p w14:paraId="79CF4274" w14:textId="7DC497C5" w:rsidR="00AB42E8" w:rsidRPr="00B738E0" w:rsidRDefault="00AB42E8" w:rsidP="00D73CD7">
            <w:pPr>
              <w:pStyle w:val="Style1"/>
            </w:pPr>
            <w:r w:rsidRPr="00B738E0">
              <w:t>4.786</w:t>
            </w:r>
          </w:p>
        </w:tc>
        <w:tc>
          <w:tcPr>
            <w:tcW w:w="1618" w:type="dxa"/>
            <w:noWrap/>
            <w:vAlign w:val="bottom"/>
            <w:hideMark/>
          </w:tcPr>
          <w:p w14:paraId="1F355168" w14:textId="7C9D4263" w:rsidR="00AB42E8" w:rsidRPr="00B738E0" w:rsidRDefault="00AB42E8" w:rsidP="00D73CD7">
            <w:pPr>
              <w:pStyle w:val="Style1"/>
            </w:pPr>
            <w:r w:rsidRPr="00B738E0">
              <w:t>0.825 (64%)</w:t>
            </w:r>
          </w:p>
        </w:tc>
        <w:tc>
          <w:tcPr>
            <w:tcW w:w="1443" w:type="dxa"/>
          </w:tcPr>
          <w:p w14:paraId="1DF3D7A2" w14:textId="454B47BE" w:rsidR="00AB42E8" w:rsidRPr="00B738E0" w:rsidRDefault="00AB42E8" w:rsidP="00D73CD7">
            <w:pPr>
              <w:pStyle w:val="Style1"/>
            </w:pPr>
            <w:r w:rsidRPr="00B738E0">
              <w:t>F</w:t>
            </w:r>
            <w:r w:rsidRPr="00E52FDF">
              <w:rPr>
                <w:vertAlign w:val="subscript"/>
              </w:rPr>
              <w:t>ST</w:t>
            </w:r>
            <w:r w:rsidRPr="00B738E0">
              <w:t>=0.358</w:t>
            </w:r>
          </w:p>
        </w:tc>
      </w:tr>
      <w:tr w:rsidR="00AB42E8" w:rsidRPr="00B738E0" w14:paraId="5FD20E4E" w14:textId="77777777" w:rsidTr="00AB42E8">
        <w:trPr>
          <w:trHeight w:val="320"/>
        </w:trPr>
        <w:tc>
          <w:tcPr>
            <w:tcW w:w="2896" w:type="dxa"/>
            <w:tcBorders>
              <w:bottom w:val="single" w:sz="4" w:space="0" w:color="auto"/>
            </w:tcBorders>
            <w:noWrap/>
            <w:vAlign w:val="bottom"/>
            <w:hideMark/>
          </w:tcPr>
          <w:p w14:paraId="6BA5759A" w14:textId="1066B303" w:rsidR="00AB42E8" w:rsidRPr="00B738E0" w:rsidRDefault="00AB42E8" w:rsidP="00D73CD7">
            <w:pPr>
              <w:pStyle w:val="Style1"/>
            </w:pPr>
            <w:r w:rsidRPr="00B738E0">
              <w:t>Total</w:t>
            </w:r>
          </w:p>
        </w:tc>
        <w:tc>
          <w:tcPr>
            <w:tcW w:w="682" w:type="dxa"/>
            <w:tcBorders>
              <w:bottom w:val="single" w:sz="4" w:space="0" w:color="auto"/>
            </w:tcBorders>
            <w:noWrap/>
            <w:vAlign w:val="bottom"/>
            <w:hideMark/>
          </w:tcPr>
          <w:p w14:paraId="459D96F2" w14:textId="229BE23F" w:rsidR="00AB42E8" w:rsidRPr="00B738E0" w:rsidRDefault="00AB42E8" w:rsidP="00D73CD7">
            <w:pPr>
              <w:pStyle w:val="Style1"/>
            </w:pPr>
            <w:r w:rsidRPr="00B738E0">
              <w:t>553</w:t>
            </w:r>
          </w:p>
        </w:tc>
        <w:tc>
          <w:tcPr>
            <w:tcW w:w="1122" w:type="dxa"/>
            <w:tcBorders>
              <w:bottom w:val="single" w:sz="4" w:space="0" w:color="auto"/>
            </w:tcBorders>
            <w:noWrap/>
            <w:vAlign w:val="bottom"/>
            <w:hideMark/>
          </w:tcPr>
          <w:p w14:paraId="49B4A173" w14:textId="1E17EC4D" w:rsidR="00AB42E8" w:rsidRPr="00B738E0" w:rsidRDefault="00AB42E8" w:rsidP="00D73CD7">
            <w:pPr>
              <w:pStyle w:val="Style1"/>
            </w:pPr>
            <w:r w:rsidRPr="00B738E0">
              <w:t>3870.592</w:t>
            </w:r>
          </w:p>
        </w:tc>
        <w:tc>
          <w:tcPr>
            <w:tcW w:w="1080" w:type="dxa"/>
            <w:tcBorders>
              <w:bottom w:val="single" w:sz="4" w:space="0" w:color="auto"/>
            </w:tcBorders>
            <w:noWrap/>
            <w:vAlign w:val="bottom"/>
            <w:hideMark/>
          </w:tcPr>
          <w:p w14:paraId="31A282F5" w14:textId="16D109EF" w:rsidR="00AB42E8" w:rsidRPr="00B738E0" w:rsidRDefault="00AB42E8" w:rsidP="00D73CD7">
            <w:pPr>
              <w:pStyle w:val="Style1"/>
            </w:pPr>
          </w:p>
        </w:tc>
        <w:tc>
          <w:tcPr>
            <w:tcW w:w="1618" w:type="dxa"/>
            <w:tcBorders>
              <w:bottom w:val="single" w:sz="4" w:space="0" w:color="auto"/>
            </w:tcBorders>
            <w:noWrap/>
            <w:vAlign w:val="bottom"/>
            <w:hideMark/>
          </w:tcPr>
          <w:p w14:paraId="4286C419" w14:textId="4341094D" w:rsidR="00AB42E8" w:rsidRPr="00B738E0" w:rsidRDefault="00AB42E8" w:rsidP="00D73CD7">
            <w:pPr>
              <w:pStyle w:val="Style1"/>
            </w:pPr>
            <w:r w:rsidRPr="00B738E0">
              <w:t>7.459 (100%)</w:t>
            </w:r>
          </w:p>
        </w:tc>
        <w:tc>
          <w:tcPr>
            <w:tcW w:w="1443" w:type="dxa"/>
            <w:tcBorders>
              <w:bottom w:val="single" w:sz="4" w:space="0" w:color="auto"/>
            </w:tcBorders>
          </w:tcPr>
          <w:p w14:paraId="6790EC29" w14:textId="5E81DF87" w:rsidR="00AB42E8" w:rsidRPr="00B738E0" w:rsidRDefault="00AB42E8" w:rsidP="00D73CD7">
            <w:pPr>
              <w:pStyle w:val="Style1"/>
            </w:pPr>
          </w:p>
        </w:tc>
      </w:tr>
    </w:tbl>
    <w:p w14:paraId="67C7B947" w14:textId="77777777" w:rsidR="00C75E3B" w:rsidRPr="00E938E0" w:rsidRDefault="00C75E3B" w:rsidP="0082036B"/>
    <w:p w14:paraId="40CE9AFB" w14:textId="020367A0" w:rsidR="00512259" w:rsidRDefault="00FA19CD" w:rsidP="00385590">
      <w:pPr>
        <w:ind w:firstLine="0"/>
      </w:pPr>
      <w:r>
        <w:br w:type="page"/>
      </w:r>
    </w:p>
    <w:p w14:paraId="1B4D0CDE" w14:textId="75CF2C6F" w:rsidR="0040712C" w:rsidRPr="0040712C" w:rsidRDefault="00512259" w:rsidP="0040712C">
      <w:pPr>
        <w:pStyle w:val="Heading3"/>
        <w:spacing w:line="480" w:lineRule="auto"/>
      </w:pPr>
      <w:r>
        <w:lastRenderedPageBreak/>
        <w:t xml:space="preserve">Table 3. </w:t>
      </w:r>
      <w:r w:rsidR="0040712C">
        <w:t>G</w:t>
      </w:r>
      <w:r w:rsidR="0040712C" w:rsidRPr="0040712C">
        <w:t xml:space="preserve">enetic diversity metrics for </w:t>
      </w:r>
      <w:r w:rsidR="0040712C" w:rsidRPr="0040712C">
        <w:rPr>
          <w:i/>
          <w:iCs/>
        </w:rPr>
        <w:t>Physaria globosa</w:t>
      </w:r>
      <w:r w:rsidR="0040712C" w:rsidRPr="0040712C">
        <w:t xml:space="preserve"> and related species.</w:t>
      </w:r>
    </w:p>
    <w:tbl>
      <w:tblPr>
        <w:tblW w:w="5000" w:type="pct"/>
        <w:tblBorders>
          <w:top w:val="single" w:sz="4" w:space="0" w:color="auto"/>
          <w:bottom w:val="single" w:sz="4" w:space="0" w:color="auto"/>
        </w:tblBorders>
        <w:tblLook w:val="04A0" w:firstRow="1" w:lastRow="0" w:firstColumn="1" w:lastColumn="0" w:noHBand="0" w:noVBand="1"/>
      </w:tblPr>
      <w:tblGrid>
        <w:gridCol w:w="1055"/>
        <w:gridCol w:w="832"/>
        <w:gridCol w:w="832"/>
        <w:gridCol w:w="832"/>
        <w:gridCol w:w="832"/>
        <w:gridCol w:w="831"/>
        <w:gridCol w:w="831"/>
        <w:gridCol w:w="831"/>
        <w:gridCol w:w="831"/>
        <w:gridCol w:w="831"/>
        <w:gridCol w:w="822"/>
      </w:tblGrid>
      <w:tr w:rsidR="00D73CD7" w:rsidRPr="00D73CD7" w14:paraId="3F023F06" w14:textId="77777777" w:rsidTr="0040712C">
        <w:trPr>
          <w:trHeight w:val="288"/>
        </w:trPr>
        <w:tc>
          <w:tcPr>
            <w:tcW w:w="563" w:type="pct"/>
            <w:tcBorders>
              <w:top w:val="single" w:sz="4" w:space="0" w:color="auto"/>
              <w:bottom w:val="single" w:sz="4" w:space="0" w:color="auto"/>
            </w:tcBorders>
            <w:noWrap/>
            <w:vAlign w:val="center"/>
            <w:hideMark/>
          </w:tcPr>
          <w:p w14:paraId="323BEBCE" w14:textId="77777777" w:rsidR="00A70078" w:rsidRPr="00D73CD7" w:rsidRDefault="00A70078" w:rsidP="00D73CD7">
            <w:pPr>
              <w:pStyle w:val="Style1"/>
            </w:pPr>
            <w:r w:rsidRPr="00D73CD7">
              <w:t>Population</w:t>
            </w:r>
          </w:p>
        </w:tc>
        <w:tc>
          <w:tcPr>
            <w:tcW w:w="444" w:type="pct"/>
            <w:tcBorders>
              <w:top w:val="single" w:sz="4" w:space="0" w:color="auto"/>
              <w:bottom w:val="single" w:sz="4" w:space="0" w:color="auto"/>
            </w:tcBorders>
            <w:noWrap/>
            <w:vAlign w:val="center"/>
            <w:hideMark/>
          </w:tcPr>
          <w:p w14:paraId="3FD20B50" w14:textId="77777777" w:rsidR="00A70078" w:rsidRPr="00D73CD7" w:rsidRDefault="00A70078" w:rsidP="00D73CD7">
            <w:pPr>
              <w:pStyle w:val="Style1"/>
            </w:pPr>
            <w:r w:rsidRPr="00D73CD7">
              <w:t>Region</w:t>
            </w:r>
          </w:p>
        </w:tc>
        <w:tc>
          <w:tcPr>
            <w:tcW w:w="444" w:type="pct"/>
            <w:tcBorders>
              <w:top w:val="single" w:sz="4" w:space="0" w:color="auto"/>
              <w:bottom w:val="single" w:sz="4" w:space="0" w:color="auto"/>
            </w:tcBorders>
            <w:noWrap/>
            <w:vAlign w:val="center"/>
            <w:hideMark/>
          </w:tcPr>
          <w:p w14:paraId="7808DA5B" w14:textId="77777777" w:rsidR="00A70078" w:rsidRPr="00D73CD7" w:rsidRDefault="00A70078" w:rsidP="00D73CD7">
            <w:pPr>
              <w:pStyle w:val="Style1"/>
            </w:pPr>
            <w:r w:rsidRPr="00D73CD7">
              <w:t>n</w:t>
            </w:r>
          </w:p>
        </w:tc>
        <w:tc>
          <w:tcPr>
            <w:tcW w:w="444" w:type="pct"/>
            <w:tcBorders>
              <w:top w:val="single" w:sz="4" w:space="0" w:color="auto"/>
              <w:bottom w:val="single" w:sz="4" w:space="0" w:color="auto"/>
            </w:tcBorders>
            <w:noWrap/>
            <w:vAlign w:val="center"/>
            <w:hideMark/>
          </w:tcPr>
          <w:p w14:paraId="06ADD8F0" w14:textId="77777777" w:rsidR="00A70078" w:rsidRPr="00D73CD7" w:rsidRDefault="00A70078" w:rsidP="00D73CD7">
            <w:pPr>
              <w:pStyle w:val="Style1"/>
            </w:pPr>
            <w:r w:rsidRPr="00D73CD7">
              <w:t>A</w:t>
            </w:r>
          </w:p>
        </w:tc>
        <w:tc>
          <w:tcPr>
            <w:tcW w:w="444" w:type="pct"/>
            <w:tcBorders>
              <w:top w:val="single" w:sz="4" w:space="0" w:color="auto"/>
              <w:bottom w:val="single" w:sz="4" w:space="0" w:color="auto"/>
            </w:tcBorders>
            <w:noWrap/>
            <w:vAlign w:val="center"/>
            <w:hideMark/>
          </w:tcPr>
          <w:p w14:paraId="566816AC" w14:textId="77777777" w:rsidR="00A70078" w:rsidRPr="00D73CD7" w:rsidRDefault="00A70078" w:rsidP="00D73CD7">
            <w:pPr>
              <w:pStyle w:val="Style1"/>
            </w:pPr>
            <w:r w:rsidRPr="00D73CD7">
              <w:t>A</w:t>
            </w:r>
            <w:r w:rsidRPr="00D73CD7">
              <w:rPr>
                <w:vertAlign w:val="subscript"/>
              </w:rPr>
              <w:t>R</w:t>
            </w:r>
          </w:p>
        </w:tc>
        <w:tc>
          <w:tcPr>
            <w:tcW w:w="444" w:type="pct"/>
            <w:tcBorders>
              <w:top w:val="single" w:sz="4" w:space="0" w:color="auto"/>
              <w:bottom w:val="single" w:sz="4" w:space="0" w:color="auto"/>
            </w:tcBorders>
            <w:noWrap/>
            <w:vAlign w:val="center"/>
            <w:hideMark/>
          </w:tcPr>
          <w:p w14:paraId="723ABA1E" w14:textId="77777777" w:rsidR="00A70078" w:rsidRPr="00D73CD7" w:rsidRDefault="00A70078" w:rsidP="00D73CD7">
            <w:pPr>
              <w:pStyle w:val="Style1"/>
            </w:pPr>
            <w:r w:rsidRPr="00D73CD7">
              <w:t>A</w:t>
            </w:r>
            <w:r w:rsidRPr="00D73CD7">
              <w:rPr>
                <w:vertAlign w:val="subscript"/>
              </w:rPr>
              <w:t>P</w:t>
            </w:r>
          </w:p>
        </w:tc>
        <w:tc>
          <w:tcPr>
            <w:tcW w:w="444" w:type="pct"/>
            <w:tcBorders>
              <w:top w:val="single" w:sz="4" w:space="0" w:color="auto"/>
              <w:bottom w:val="single" w:sz="4" w:space="0" w:color="auto"/>
            </w:tcBorders>
            <w:noWrap/>
            <w:vAlign w:val="center"/>
            <w:hideMark/>
          </w:tcPr>
          <w:p w14:paraId="520317D8" w14:textId="77777777" w:rsidR="00A70078" w:rsidRPr="00D73CD7" w:rsidRDefault="00A70078" w:rsidP="00D73CD7">
            <w:pPr>
              <w:pStyle w:val="Style1"/>
            </w:pPr>
            <w:r w:rsidRPr="00D73CD7">
              <w:t>Ho</w:t>
            </w:r>
          </w:p>
        </w:tc>
        <w:tc>
          <w:tcPr>
            <w:tcW w:w="444" w:type="pct"/>
            <w:tcBorders>
              <w:top w:val="single" w:sz="4" w:space="0" w:color="auto"/>
              <w:bottom w:val="single" w:sz="4" w:space="0" w:color="auto"/>
            </w:tcBorders>
            <w:noWrap/>
            <w:vAlign w:val="center"/>
            <w:hideMark/>
          </w:tcPr>
          <w:p w14:paraId="5BB6988D" w14:textId="77777777" w:rsidR="00A70078" w:rsidRPr="00D73CD7" w:rsidRDefault="00A70078" w:rsidP="00D73CD7">
            <w:pPr>
              <w:pStyle w:val="Style1"/>
            </w:pPr>
            <w:r w:rsidRPr="00D73CD7">
              <w:t>He</w:t>
            </w:r>
          </w:p>
        </w:tc>
        <w:tc>
          <w:tcPr>
            <w:tcW w:w="444" w:type="pct"/>
            <w:tcBorders>
              <w:top w:val="single" w:sz="4" w:space="0" w:color="auto"/>
              <w:bottom w:val="single" w:sz="4" w:space="0" w:color="auto"/>
            </w:tcBorders>
            <w:noWrap/>
            <w:vAlign w:val="center"/>
            <w:hideMark/>
          </w:tcPr>
          <w:p w14:paraId="07074652" w14:textId="2545F010" w:rsidR="00A70078" w:rsidRPr="00D73CD7" w:rsidRDefault="00A70078" w:rsidP="00D73CD7">
            <w:pPr>
              <w:pStyle w:val="Style1"/>
            </w:pPr>
            <w:r w:rsidRPr="00D73CD7">
              <w:t>F</w:t>
            </w:r>
            <w:r w:rsidR="003B0B7E" w:rsidRPr="003B0B7E">
              <w:rPr>
                <w:vertAlign w:val="subscript"/>
              </w:rPr>
              <w:t>IS</w:t>
            </w:r>
          </w:p>
        </w:tc>
        <w:tc>
          <w:tcPr>
            <w:tcW w:w="444" w:type="pct"/>
            <w:tcBorders>
              <w:top w:val="single" w:sz="4" w:space="0" w:color="auto"/>
              <w:bottom w:val="single" w:sz="4" w:space="0" w:color="auto"/>
            </w:tcBorders>
            <w:noWrap/>
            <w:vAlign w:val="center"/>
            <w:hideMark/>
          </w:tcPr>
          <w:p w14:paraId="3D217D40" w14:textId="77777777" w:rsidR="00A70078" w:rsidRPr="00D73CD7" w:rsidRDefault="00A70078" w:rsidP="00D73CD7">
            <w:pPr>
              <w:pStyle w:val="Style1"/>
            </w:pPr>
            <w:r w:rsidRPr="00D73CD7">
              <w:t>% null</w:t>
            </w:r>
          </w:p>
        </w:tc>
        <w:tc>
          <w:tcPr>
            <w:tcW w:w="439" w:type="pct"/>
            <w:tcBorders>
              <w:top w:val="single" w:sz="4" w:space="0" w:color="auto"/>
              <w:bottom w:val="single" w:sz="4" w:space="0" w:color="auto"/>
            </w:tcBorders>
            <w:noWrap/>
            <w:vAlign w:val="center"/>
            <w:hideMark/>
          </w:tcPr>
          <w:p w14:paraId="48CEC256" w14:textId="77777777" w:rsidR="00A70078" w:rsidRPr="00D73CD7" w:rsidRDefault="00A70078" w:rsidP="00D73CD7">
            <w:pPr>
              <w:pStyle w:val="Style1"/>
            </w:pPr>
            <w:r w:rsidRPr="00D73CD7">
              <w:t>F</w:t>
            </w:r>
            <w:r w:rsidRPr="003B0B7E">
              <w:rPr>
                <w:vertAlign w:val="superscript"/>
              </w:rPr>
              <w:t>B</w:t>
            </w:r>
          </w:p>
        </w:tc>
      </w:tr>
      <w:tr w:rsidR="00D73CD7" w:rsidRPr="00D73CD7" w14:paraId="4B3D3D9B" w14:textId="77777777" w:rsidTr="0040712C">
        <w:trPr>
          <w:trHeight w:val="288"/>
        </w:trPr>
        <w:tc>
          <w:tcPr>
            <w:tcW w:w="563" w:type="pct"/>
            <w:tcBorders>
              <w:top w:val="single" w:sz="4" w:space="0" w:color="auto"/>
              <w:bottom w:val="nil"/>
            </w:tcBorders>
            <w:noWrap/>
            <w:vAlign w:val="center"/>
            <w:hideMark/>
          </w:tcPr>
          <w:p w14:paraId="5438A497"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1C0F25C6"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0C28EC82"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1905E6F5"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127A1388"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704C09AB"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301BC6FB"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34AD4734"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76915C52"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418FAC1A" w14:textId="77777777" w:rsidR="00A70078" w:rsidRPr="00D73CD7" w:rsidRDefault="00A70078" w:rsidP="00D73CD7">
            <w:pPr>
              <w:pStyle w:val="Style1"/>
            </w:pPr>
          </w:p>
        </w:tc>
        <w:tc>
          <w:tcPr>
            <w:tcW w:w="439" w:type="pct"/>
            <w:tcBorders>
              <w:top w:val="single" w:sz="4" w:space="0" w:color="auto"/>
              <w:bottom w:val="nil"/>
            </w:tcBorders>
            <w:noWrap/>
            <w:vAlign w:val="center"/>
            <w:hideMark/>
          </w:tcPr>
          <w:p w14:paraId="3FCA3417" w14:textId="77777777" w:rsidR="00A70078" w:rsidRPr="00D73CD7" w:rsidRDefault="00A70078" w:rsidP="00D73CD7">
            <w:pPr>
              <w:pStyle w:val="Style1"/>
            </w:pPr>
          </w:p>
        </w:tc>
      </w:tr>
      <w:tr w:rsidR="00D73CD7" w:rsidRPr="00D73CD7" w14:paraId="6C4586B3" w14:textId="77777777" w:rsidTr="0040712C">
        <w:trPr>
          <w:trHeight w:val="288"/>
        </w:trPr>
        <w:tc>
          <w:tcPr>
            <w:tcW w:w="563" w:type="pct"/>
            <w:tcBorders>
              <w:top w:val="nil"/>
              <w:bottom w:val="single" w:sz="4" w:space="0" w:color="auto"/>
            </w:tcBorders>
            <w:noWrap/>
            <w:vAlign w:val="center"/>
            <w:hideMark/>
          </w:tcPr>
          <w:p w14:paraId="077148B1" w14:textId="77777777" w:rsidR="00A70078" w:rsidRPr="0040712C" w:rsidRDefault="00A70078" w:rsidP="00D73CD7">
            <w:pPr>
              <w:pStyle w:val="Style1"/>
              <w:rPr>
                <w:i/>
                <w:iCs/>
              </w:rPr>
            </w:pPr>
            <w:r w:rsidRPr="0040712C">
              <w:rPr>
                <w:i/>
                <w:iCs/>
              </w:rPr>
              <w:t>P. globosa</w:t>
            </w:r>
          </w:p>
        </w:tc>
        <w:tc>
          <w:tcPr>
            <w:tcW w:w="444" w:type="pct"/>
            <w:tcBorders>
              <w:top w:val="nil"/>
              <w:bottom w:val="single" w:sz="4" w:space="0" w:color="auto"/>
            </w:tcBorders>
            <w:noWrap/>
            <w:vAlign w:val="center"/>
            <w:hideMark/>
          </w:tcPr>
          <w:p w14:paraId="1FFE5890"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7B9850DE"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1D635C92"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07E3138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2D71B8C7"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7ECA78B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886F1AF"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2BF28631"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1212C172" w14:textId="77777777" w:rsidR="00A70078" w:rsidRPr="00D73CD7" w:rsidRDefault="00A70078" w:rsidP="00D73CD7">
            <w:pPr>
              <w:pStyle w:val="Style1"/>
            </w:pPr>
          </w:p>
        </w:tc>
        <w:tc>
          <w:tcPr>
            <w:tcW w:w="439" w:type="pct"/>
            <w:tcBorders>
              <w:top w:val="nil"/>
              <w:bottom w:val="single" w:sz="4" w:space="0" w:color="auto"/>
            </w:tcBorders>
            <w:noWrap/>
            <w:vAlign w:val="center"/>
            <w:hideMark/>
          </w:tcPr>
          <w:p w14:paraId="7493FC5E" w14:textId="77777777" w:rsidR="00A70078" w:rsidRPr="00D73CD7" w:rsidRDefault="00A70078" w:rsidP="00D73CD7">
            <w:pPr>
              <w:pStyle w:val="Style1"/>
            </w:pPr>
          </w:p>
        </w:tc>
      </w:tr>
      <w:tr w:rsidR="00D73CD7" w:rsidRPr="00D73CD7" w14:paraId="26B6A318" w14:textId="77777777" w:rsidTr="0040712C">
        <w:trPr>
          <w:trHeight w:val="288"/>
        </w:trPr>
        <w:tc>
          <w:tcPr>
            <w:tcW w:w="563" w:type="pct"/>
            <w:tcBorders>
              <w:top w:val="single" w:sz="4" w:space="0" w:color="auto"/>
            </w:tcBorders>
            <w:noWrap/>
            <w:vAlign w:val="center"/>
            <w:hideMark/>
          </w:tcPr>
          <w:p w14:paraId="424D7817" w14:textId="77777777" w:rsidR="00A70078" w:rsidRPr="00D73CD7" w:rsidRDefault="00A70078" w:rsidP="00D73CD7">
            <w:pPr>
              <w:pStyle w:val="Style1"/>
            </w:pPr>
            <w:r w:rsidRPr="00D73CD7">
              <w:t>EX_01</w:t>
            </w:r>
          </w:p>
        </w:tc>
        <w:tc>
          <w:tcPr>
            <w:tcW w:w="444" w:type="pct"/>
            <w:tcBorders>
              <w:top w:val="single" w:sz="4" w:space="0" w:color="auto"/>
            </w:tcBorders>
            <w:noWrap/>
            <w:vAlign w:val="center"/>
            <w:hideMark/>
          </w:tcPr>
          <w:p w14:paraId="3104D5F6" w14:textId="77777777" w:rsidR="00A70078" w:rsidRPr="00D73CD7" w:rsidRDefault="00A70078" w:rsidP="00D73CD7">
            <w:pPr>
              <w:pStyle w:val="Style1"/>
            </w:pPr>
            <w:r w:rsidRPr="00D73CD7">
              <w:t>EX</w:t>
            </w:r>
          </w:p>
        </w:tc>
        <w:tc>
          <w:tcPr>
            <w:tcW w:w="444" w:type="pct"/>
            <w:tcBorders>
              <w:top w:val="single" w:sz="4" w:space="0" w:color="auto"/>
            </w:tcBorders>
            <w:noWrap/>
            <w:vAlign w:val="center"/>
            <w:hideMark/>
          </w:tcPr>
          <w:p w14:paraId="2190FC69" w14:textId="77777777" w:rsidR="00A70078" w:rsidRPr="00D73CD7" w:rsidRDefault="00A70078" w:rsidP="00D73CD7">
            <w:pPr>
              <w:pStyle w:val="Style1"/>
            </w:pPr>
            <w:r w:rsidRPr="00D73CD7">
              <w:t>24</w:t>
            </w:r>
          </w:p>
        </w:tc>
        <w:tc>
          <w:tcPr>
            <w:tcW w:w="444" w:type="pct"/>
            <w:tcBorders>
              <w:top w:val="single" w:sz="4" w:space="0" w:color="auto"/>
            </w:tcBorders>
            <w:noWrap/>
            <w:vAlign w:val="center"/>
            <w:hideMark/>
          </w:tcPr>
          <w:p w14:paraId="52300AE8" w14:textId="77777777" w:rsidR="00A70078" w:rsidRPr="00D73CD7" w:rsidRDefault="00A70078" w:rsidP="00D73CD7">
            <w:pPr>
              <w:pStyle w:val="Style1"/>
            </w:pPr>
            <w:r w:rsidRPr="00D73CD7">
              <w:t>4.72</w:t>
            </w:r>
          </w:p>
        </w:tc>
        <w:tc>
          <w:tcPr>
            <w:tcW w:w="444" w:type="pct"/>
            <w:tcBorders>
              <w:top w:val="single" w:sz="4" w:space="0" w:color="auto"/>
            </w:tcBorders>
            <w:noWrap/>
            <w:vAlign w:val="center"/>
            <w:hideMark/>
          </w:tcPr>
          <w:p w14:paraId="181F3A0E" w14:textId="77777777" w:rsidR="00A70078" w:rsidRPr="00D73CD7" w:rsidRDefault="00A70078" w:rsidP="00D73CD7">
            <w:pPr>
              <w:pStyle w:val="Style1"/>
            </w:pPr>
            <w:r w:rsidRPr="00D73CD7">
              <w:t>3.73</w:t>
            </w:r>
          </w:p>
        </w:tc>
        <w:tc>
          <w:tcPr>
            <w:tcW w:w="444" w:type="pct"/>
            <w:tcBorders>
              <w:top w:val="single" w:sz="4" w:space="0" w:color="auto"/>
            </w:tcBorders>
            <w:noWrap/>
            <w:vAlign w:val="center"/>
            <w:hideMark/>
          </w:tcPr>
          <w:p w14:paraId="0102E16A" w14:textId="77777777" w:rsidR="00A70078" w:rsidRPr="00D73CD7" w:rsidRDefault="00A70078" w:rsidP="00D73CD7">
            <w:pPr>
              <w:pStyle w:val="Style1"/>
            </w:pPr>
            <w:r w:rsidRPr="00D73CD7">
              <w:t>1</w:t>
            </w:r>
          </w:p>
        </w:tc>
        <w:tc>
          <w:tcPr>
            <w:tcW w:w="444" w:type="pct"/>
            <w:tcBorders>
              <w:top w:val="single" w:sz="4" w:space="0" w:color="auto"/>
            </w:tcBorders>
            <w:noWrap/>
            <w:vAlign w:val="center"/>
            <w:hideMark/>
          </w:tcPr>
          <w:p w14:paraId="668E4711" w14:textId="77777777" w:rsidR="00A70078" w:rsidRPr="00D73CD7" w:rsidRDefault="00A70078" w:rsidP="00D73CD7">
            <w:pPr>
              <w:pStyle w:val="Style1"/>
            </w:pPr>
            <w:r w:rsidRPr="00D73CD7">
              <w:t>0.48</w:t>
            </w:r>
          </w:p>
        </w:tc>
        <w:tc>
          <w:tcPr>
            <w:tcW w:w="444" w:type="pct"/>
            <w:tcBorders>
              <w:top w:val="single" w:sz="4" w:space="0" w:color="auto"/>
            </w:tcBorders>
            <w:noWrap/>
            <w:vAlign w:val="center"/>
            <w:hideMark/>
          </w:tcPr>
          <w:p w14:paraId="7B4953C8" w14:textId="77777777" w:rsidR="00A70078" w:rsidRPr="00D73CD7" w:rsidRDefault="00A70078" w:rsidP="00D73CD7">
            <w:pPr>
              <w:pStyle w:val="Style1"/>
            </w:pPr>
            <w:r w:rsidRPr="00D73CD7">
              <w:t>0.53</w:t>
            </w:r>
          </w:p>
        </w:tc>
        <w:tc>
          <w:tcPr>
            <w:tcW w:w="444" w:type="pct"/>
            <w:tcBorders>
              <w:top w:val="single" w:sz="4" w:space="0" w:color="auto"/>
            </w:tcBorders>
            <w:noWrap/>
            <w:vAlign w:val="center"/>
            <w:hideMark/>
          </w:tcPr>
          <w:p w14:paraId="47200795" w14:textId="77777777" w:rsidR="00A70078" w:rsidRPr="00D73CD7" w:rsidRDefault="00A70078" w:rsidP="00D73CD7">
            <w:pPr>
              <w:pStyle w:val="Style1"/>
            </w:pPr>
            <w:r w:rsidRPr="00D73CD7">
              <w:t>0.08</w:t>
            </w:r>
          </w:p>
        </w:tc>
        <w:tc>
          <w:tcPr>
            <w:tcW w:w="444" w:type="pct"/>
            <w:tcBorders>
              <w:top w:val="single" w:sz="4" w:space="0" w:color="auto"/>
            </w:tcBorders>
            <w:noWrap/>
            <w:vAlign w:val="center"/>
            <w:hideMark/>
          </w:tcPr>
          <w:p w14:paraId="32CFB692" w14:textId="77777777" w:rsidR="00A70078" w:rsidRPr="00D73CD7" w:rsidRDefault="00A70078" w:rsidP="00D73CD7">
            <w:pPr>
              <w:pStyle w:val="Style1"/>
            </w:pPr>
            <w:r w:rsidRPr="00D73CD7">
              <w:t>0.46</w:t>
            </w:r>
          </w:p>
        </w:tc>
        <w:tc>
          <w:tcPr>
            <w:tcW w:w="439" w:type="pct"/>
            <w:tcBorders>
              <w:top w:val="single" w:sz="4" w:space="0" w:color="auto"/>
            </w:tcBorders>
            <w:noWrap/>
            <w:vAlign w:val="center"/>
            <w:hideMark/>
          </w:tcPr>
          <w:p w14:paraId="659BD7E7" w14:textId="77777777" w:rsidR="00A70078" w:rsidRPr="00D73CD7" w:rsidRDefault="00A70078" w:rsidP="00D73CD7">
            <w:pPr>
              <w:pStyle w:val="Style1"/>
            </w:pPr>
            <w:r w:rsidRPr="00D73CD7">
              <w:t>0.06</w:t>
            </w:r>
          </w:p>
        </w:tc>
      </w:tr>
      <w:tr w:rsidR="00D73CD7" w:rsidRPr="00D73CD7" w14:paraId="15CA4D5C" w14:textId="77777777" w:rsidTr="0040712C">
        <w:trPr>
          <w:trHeight w:val="288"/>
        </w:trPr>
        <w:tc>
          <w:tcPr>
            <w:tcW w:w="563" w:type="pct"/>
            <w:noWrap/>
            <w:vAlign w:val="center"/>
            <w:hideMark/>
          </w:tcPr>
          <w:p w14:paraId="479B91F5" w14:textId="77777777" w:rsidR="00A70078" w:rsidRPr="00D73CD7" w:rsidRDefault="00A70078" w:rsidP="00D73CD7">
            <w:pPr>
              <w:pStyle w:val="Style1"/>
            </w:pPr>
            <w:r w:rsidRPr="00D73CD7">
              <w:t>EX_02</w:t>
            </w:r>
          </w:p>
        </w:tc>
        <w:tc>
          <w:tcPr>
            <w:tcW w:w="444" w:type="pct"/>
            <w:noWrap/>
            <w:vAlign w:val="center"/>
            <w:hideMark/>
          </w:tcPr>
          <w:p w14:paraId="363B2D5C" w14:textId="77777777" w:rsidR="00A70078" w:rsidRPr="00D73CD7" w:rsidRDefault="00A70078" w:rsidP="00D73CD7">
            <w:pPr>
              <w:pStyle w:val="Style1"/>
            </w:pPr>
            <w:r w:rsidRPr="00D73CD7">
              <w:t>EX</w:t>
            </w:r>
          </w:p>
        </w:tc>
        <w:tc>
          <w:tcPr>
            <w:tcW w:w="444" w:type="pct"/>
            <w:noWrap/>
            <w:vAlign w:val="center"/>
            <w:hideMark/>
          </w:tcPr>
          <w:p w14:paraId="1747F598" w14:textId="77777777" w:rsidR="00A70078" w:rsidRPr="00D73CD7" w:rsidRDefault="00A70078" w:rsidP="00D73CD7">
            <w:pPr>
              <w:pStyle w:val="Style1"/>
            </w:pPr>
            <w:r w:rsidRPr="00D73CD7">
              <w:t>24</w:t>
            </w:r>
          </w:p>
        </w:tc>
        <w:tc>
          <w:tcPr>
            <w:tcW w:w="444" w:type="pct"/>
            <w:noWrap/>
            <w:vAlign w:val="center"/>
            <w:hideMark/>
          </w:tcPr>
          <w:p w14:paraId="3EA59386" w14:textId="77777777" w:rsidR="00A70078" w:rsidRPr="00D73CD7" w:rsidRDefault="00A70078" w:rsidP="00D73CD7">
            <w:pPr>
              <w:pStyle w:val="Style1"/>
            </w:pPr>
            <w:r w:rsidRPr="00D73CD7">
              <w:t>4.39</w:t>
            </w:r>
          </w:p>
        </w:tc>
        <w:tc>
          <w:tcPr>
            <w:tcW w:w="444" w:type="pct"/>
            <w:noWrap/>
            <w:vAlign w:val="center"/>
            <w:hideMark/>
          </w:tcPr>
          <w:p w14:paraId="71194435" w14:textId="77777777" w:rsidR="00A70078" w:rsidRPr="00D73CD7" w:rsidRDefault="00A70078" w:rsidP="00D73CD7">
            <w:pPr>
              <w:pStyle w:val="Style1"/>
            </w:pPr>
            <w:r w:rsidRPr="00D73CD7">
              <w:t>3.54</w:t>
            </w:r>
          </w:p>
        </w:tc>
        <w:tc>
          <w:tcPr>
            <w:tcW w:w="444" w:type="pct"/>
            <w:noWrap/>
            <w:vAlign w:val="center"/>
            <w:hideMark/>
          </w:tcPr>
          <w:p w14:paraId="715A9EDC" w14:textId="77777777" w:rsidR="00A70078" w:rsidRPr="00D73CD7" w:rsidRDefault="00A70078" w:rsidP="00D73CD7">
            <w:pPr>
              <w:pStyle w:val="Style1"/>
            </w:pPr>
            <w:r w:rsidRPr="00D73CD7">
              <w:t>1</w:t>
            </w:r>
          </w:p>
        </w:tc>
        <w:tc>
          <w:tcPr>
            <w:tcW w:w="444" w:type="pct"/>
            <w:noWrap/>
            <w:vAlign w:val="center"/>
            <w:hideMark/>
          </w:tcPr>
          <w:p w14:paraId="3C8D56A2" w14:textId="77777777" w:rsidR="00A70078" w:rsidRPr="00D73CD7" w:rsidRDefault="00A70078" w:rsidP="00D73CD7">
            <w:pPr>
              <w:pStyle w:val="Style1"/>
            </w:pPr>
            <w:r w:rsidRPr="00D73CD7">
              <w:t>0.55</w:t>
            </w:r>
          </w:p>
        </w:tc>
        <w:tc>
          <w:tcPr>
            <w:tcW w:w="444" w:type="pct"/>
            <w:noWrap/>
            <w:vAlign w:val="center"/>
            <w:hideMark/>
          </w:tcPr>
          <w:p w14:paraId="1541504F" w14:textId="77777777" w:rsidR="00A70078" w:rsidRPr="00D73CD7" w:rsidRDefault="00A70078" w:rsidP="00D73CD7">
            <w:pPr>
              <w:pStyle w:val="Style1"/>
            </w:pPr>
            <w:r w:rsidRPr="00D73CD7">
              <w:t>0.62</w:t>
            </w:r>
          </w:p>
        </w:tc>
        <w:tc>
          <w:tcPr>
            <w:tcW w:w="444" w:type="pct"/>
            <w:noWrap/>
            <w:vAlign w:val="center"/>
            <w:hideMark/>
          </w:tcPr>
          <w:p w14:paraId="05B296CF" w14:textId="77777777" w:rsidR="00A70078" w:rsidRPr="00D73CD7" w:rsidRDefault="00A70078" w:rsidP="00D73CD7">
            <w:pPr>
              <w:pStyle w:val="Style1"/>
            </w:pPr>
            <w:r w:rsidRPr="00D73CD7">
              <w:t>0.09</w:t>
            </w:r>
          </w:p>
        </w:tc>
        <w:tc>
          <w:tcPr>
            <w:tcW w:w="444" w:type="pct"/>
            <w:noWrap/>
            <w:vAlign w:val="center"/>
            <w:hideMark/>
          </w:tcPr>
          <w:p w14:paraId="2F5027D7" w14:textId="77777777" w:rsidR="00A70078" w:rsidRPr="00D73CD7" w:rsidRDefault="00A70078" w:rsidP="00D73CD7">
            <w:pPr>
              <w:pStyle w:val="Style1"/>
            </w:pPr>
            <w:r w:rsidRPr="00D73CD7">
              <w:t>0.18</w:t>
            </w:r>
          </w:p>
        </w:tc>
        <w:tc>
          <w:tcPr>
            <w:tcW w:w="439" w:type="pct"/>
            <w:noWrap/>
            <w:vAlign w:val="center"/>
            <w:hideMark/>
          </w:tcPr>
          <w:p w14:paraId="31153621" w14:textId="77777777" w:rsidR="00A70078" w:rsidRPr="00D73CD7" w:rsidRDefault="00A70078" w:rsidP="00D73CD7">
            <w:pPr>
              <w:pStyle w:val="Style1"/>
            </w:pPr>
            <w:r w:rsidRPr="00D73CD7">
              <w:t>0.07</w:t>
            </w:r>
          </w:p>
        </w:tc>
      </w:tr>
      <w:tr w:rsidR="00D73CD7" w:rsidRPr="00D73CD7" w14:paraId="7D04FA7A" w14:textId="77777777" w:rsidTr="0040712C">
        <w:trPr>
          <w:trHeight w:val="288"/>
        </w:trPr>
        <w:tc>
          <w:tcPr>
            <w:tcW w:w="563" w:type="pct"/>
            <w:noWrap/>
            <w:vAlign w:val="center"/>
            <w:hideMark/>
          </w:tcPr>
          <w:p w14:paraId="0D066CD6" w14:textId="77777777" w:rsidR="00A70078" w:rsidRPr="00D73CD7" w:rsidRDefault="00A70078" w:rsidP="00D73CD7">
            <w:pPr>
              <w:pStyle w:val="Style1"/>
            </w:pPr>
            <w:r w:rsidRPr="00D73CD7">
              <w:t>EX_03</w:t>
            </w:r>
          </w:p>
        </w:tc>
        <w:tc>
          <w:tcPr>
            <w:tcW w:w="444" w:type="pct"/>
            <w:noWrap/>
            <w:vAlign w:val="center"/>
            <w:hideMark/>
          </w:tcPr>
          <w:p w14:paraId="4A89F9E0" w14:textId="77777777" w:rsidR="00A70078" w:rsidRPr="00D73CD7" w:rsidRDefault="00A70078" w:rsidP="00D73CD7">
            <w:pPr>
              <w:pStyle w:val="Style1"/>
            </w:pPr>
            <w:r w:rsidRPr="00D73CD7">
              <w:t>EX</w:t>
            </w:r>
          </w:p>
        </w:tc>
        <w:tc>
          <w:tcPr>
            <w:tcW w:w="444" w:type="pct"/>
            <w:noWrap/>
            <w:vAlign w:val="center"/>
            <w:hideMark/>
          </w:tcPr>
          <w:p w14:paraId="2A43DFB1" w14:textId="77777777" w:rsidR="00A70078" w:rsidRPr="00D73CD7" w:rsidRDefault="00A70078" w:rsidP="00D73CD7">
            <w:pPr>
              <w:pStyle w:val="Style1"/>
            </w:pPr>
            <w:r w:rsidRPr="00D73CD7">
              <w:t>24</w:t>
            </w:r>
          </w:p>
        </w:tc>
        <w:tc>
          <w:tcPr>
            <w:tcW w:w="444" w:type="pct"/>
            <w:noWrap/>
            <w:vAlign w:val="center"/>
            <w:hideMark/>
          </w:tcPr>
          <w:p w14:paraId="08E95090" w14:textId="77777777" w:rsidR="00A70078" w:rsidRPr="00D73CD7" w:rsidRDefault="00A70078" w:rsidP="00D73CD7">
            <w:pPr>
              <w:pStyle w:val="Style1"/>
            </w:pPr>
            <w:r w:rsidRPr="00D73CD7">
              <w:t>5.11</w:t>
            </w:r>
          </w:p>
        </w:tc>
        <w:tc>
          <w:tcPr>
            <w:tcW w:w="444" w:type="pct"/>
            <w:noWrap/>
            <w:vAlign w:val="center"/>
            <w:hideMark/>
          </w:tcPr>
          <w:p w14:paraId="79C44DD2" w14:textId="77777777" w:rsidR="00A70078" w:rsidRPr="00D73CD7" w:rsidRDefault="00A70078" w:rsidP="00D73CD7">
            <w:pPr>
              <w:pStyle w:val="Style1"/>
            </w:pPr>
            <w:r w:rsidRPr="00D73CD7">
              <w:t>3.64</w:t>
            </w:r>
          </w:p>
        </w:tc>
        <w:tc>
          <w:tcPr>
            <w:tcW w:w="444" w:type="pct"/>
            <w:noWrap/>
            <w:vAlign w:val="center"/>
            <w:hideMark/>
          </w:tcPr>
          <w:p w14:paraId="7AEA6340" w14:textId="77777777" w:rsidR="00A70078" w:rsidRPr="00D73CD7" w:rsidRDefault="00A70078" w:rsidP="00D73CD7">
            <w:pPr>
              <w:pStyle w:val="Style1"/>
            </w:pPr>
            <w:r w:rsidRPr="00D73CD7">
              <w:t>3</w:t>
            </w:r>
          </w:p>
        </w:tc>
        <w:tc>
          <w:tcPr>
            <w:tcW w:w="444" w:type="pct"/>
            <w:noWrap/>
            <w:vAlign w:val="center"/>
            <w:hideMark/>
          </w:tcPr>
          <w:p w14:paraId="0CEE9918" w14:textId="77777777" w:rsidR="00A70078" w:rsidRPr="00D73CD7" w:rsidRDefault="00A70078" w:rsidP="00D73CD7">
            <w:pPr>
              <w:pStyle w:val="Style1"/>
            </w:pPr>
            <w:r w:rsidRPr="00D73CD7">
              <w:t>0.44</w:t>
            </w:r>
          </w:p>
        </w:tc>
        <w:tc>
          <w:tcPr>
            <w:tcW w:w="444" w:type="pct"/>
            <w:noWrap/>
            <w:vAlign w:val="center"/>
            <w:hideMark/>
          </w:tcPr>
          <w:p w14:paraId="3873F786" w14:textId="77777777" w:rsidR="00A70078" w:rsidRPr="00D73CD7" w:rsidRDefault="00A70078" w:rsidP="00D73CD7">
            <w:pPr>
              <w:pStyle w:val="Style1"/>
            </w:pPr>
            <w:r w:rsidRPr="00D73CD7">
              <w:t>0.53</w:t>
            </w:r>
          </w:p>
        </w:tc>
        <w:tc>
          <w:tcPr>
            <w:tcW w:w="444" w:type="pct"/>
            <w:noWrap/>
            <w:vAlign w:val="center"/>
            <w:hideMark/>
          </w:tcPr>
          <w:p w14:paraId="53EBA64C" w14:textId="77777777" w:rsidR="00A70078" w:rsidRPr="00D73CD7" w:rsidRDefault="00A70078" w:rsidP="00D73CD7">
            <w:pPr>
              <w:pStyle w:val="Style1"/>
            </w:pPr>
            <w:r w:rsidRPr="00D73CD7">
              <w:t>0.21</w:t>
            </w:r>
          </w:p>
        </w:tc>
        <w:tc>
          <w:tcPr>
            <w:tcW w:w="444" w:type="pct"/>
            <w:noWrap/>
            <w:vAlign w:val="center"/>
            <w:hideMark/>
          </w:tcPr>
          <w:p w14:paraId="12578A8D" w14:textId="77777777" w:rsidR="00A70078" w:rsidRPr="00D73CD7" w:rsidRDefault="00A70078" w:rsidP="00D73CD7">
            <w:pPr>
              <w:pStyle w:val="Style1"/>
            </w:pPr>
            <w:r w:rsidRPr="00D73CD7">
              <w:t>0.41</w:t>
            </w:r>
          </w:p>
        </w:tc>
        <w:tc>
          <w:tcPr>
            <w:tcW w:w="439" w:type="pct"/>
            <w:noWrap/>
            <w:vAlign w:val="center"/>
            <w:hideMark/>
          </w:tcPr>
          <w:p w14:paraId="436B0E00" w14:textId="77777777" w:rsidR="00A70078" w:rsidRPr="00D73CD7" w:rsidRDefault="00A70078" w:rsidP="00D73CD7">
            <w:pPr>
              <w:pStyle w:val="Style1"/>
            </w:pPr>
            <w:r w:rsidRPr="00D73CD7">
              <w:t>0.05</w:t>
            </w:r>
          </w:p>
        </w:tc>
      </w:tr>
      <w:tr w:rsidR="00D73CD7" w:rsidRPr="00D73CD7" w14:paraId="6DBD7269" w14:textId="77777777" w:rsidTr="0040712C">
        <w:trPr>
          <w:trHeight w:val="288"/>
        </w:trPr>
        <w:tc>
          <w:tcPr>
            <w:tcW w:w="563" w:type="pct"/>
            <w:noWrap/>
            <w:vAlign w:val="center"/>
            <w:hideMark/>
          </w:tcPr>
          <w:p w14:paraId="430A0A6A" w14:textId="77777777" w:rsidR="00A70078" w:rsidRPr="00D73CD7" w:rsidRDefault="00A70078" w:rsidP="00D73CD7">
            <w:pPr>
              <w:pStyle w:val="Style1"/>
            </w:pPr>
            <w:r w:rsidRPr="00D73CD7">
              <w:t>IN_01</w:t>
            </w:r>
          </w:p>
        </w:tc>
        <w:tc>
          <w:tcPr>
            <w:tcW w:w="444" w:type="pct"/>
            <w:noWrap/>
            <w:vAlign w:val="center"/>
            <w:hideMark/>
          </w:tcPr>
          <w:p w14:paraId="733E5427" w14:textId="77777777" w:rsidR="00A70078" w:rsidRPr="00D73CD7" w:rsidRDefault="00A70078" w:rsidP="00D73CD7">
            <w:pPr>
              <w:pStyle w:val="Style1"/>
            </w:pPr>
            <w:r w:rsidRPr="00D73CD7">
              <w:t>IN</w:t>
            </w:r>
          </w:p>
        </w:tc>
        <w:tc>
          <w:tcPr>
            <w:tcW w:w="444" w:type="pct"/>
            <w:noWrap/>
            <w:vAlign w:val="center"/>
            <w:hideMark/>
          </w:tcPr>
          <w:p w14:paraId="392F5F98" w14:textId="77777777" w:rsidR="00A70078" w:rsidRPr="00D73CD7" w:rsidRDefault="00A70078" w:rsidP="00D73CD7">
            <w:pPr>
              <w:pStyle w:val="Style1"/>
            </w:pPr>
            <w:r w:rsidRPr="00D73CD7">
              <w:t>24</w:t>
            </w:r>
          </w:p>
        </w:tc>
        <w:tc>
          <w:tcPr>
            <w:tcW w:w="444" w:type="pct"/>
            <w:noWrap/>
            <w:vAlign w:val="center"/>
            <w:hideMark/>
          </w:tcPr>
          <w:p w14:paraId="6973149F" w14:textId="77777777" w:rsidR="00A70078" w:rsidRPr="00D73CD7" w:rsidRDefault="00A70078" w:rsidP="00D73CD7">
            <w:pPr>
              <w:pStyle w:val="Style1"/>
            </w:pPr>
            <w:r w:rsidRPr="00D73CD7">
              <w:t>3.28</w:t>
            </w:r>
          </w:p>
        </w:tc>
        <w:tc>
          <w:tcPr>
            <w:tcW w:w="444" w:type="pct"/>
            <w:noWrap/>
            <w:vAlign w:val="center"/>
            <w:hideMark/>
          </w:tcPr>
          <w:p w14:paraId="7EEAFFC2" w14:textId="77777777" w:rsidR="00A70078" w:rsidRPr="00D73CD7" w:rsidRDefault="00A70078" w:rsidP="00D73CD7">
            <w:pPr>
              <w:pStyle w:val="Style1"/>
            </w:pPr>
            <w:r w:rsidRPr="00D73CD7">
              <w:t>2.82</w:t>
            </w:r>
          </w:p>
        </w:tc>
        <w:tc>
          <w:tcPr>
            <w:tcW w:w="444" w:type="pct"/>
            <w:noWrap/>
            <w:vAlign w:val="center"/>
            <w:hideMark/>
          </w:tcPr>
          <w:p w14:paraId="1862BA2D" w14:textId="77777777" w:rsidR="00A70078" w:rsidRPr="00D73CD7" w:rsidRDefault="00A70078" w:rsidP="00D73CD7">
            <w:pPr>
              <w:pStyle w:val="Style1"/>
            </w:pPr>
            <w:r w:rsidRPr="00D73CD7">
              <w:t>2</w:t>
            </w:r>
          </w:p>
        </w:tc>
        <w:tc>
          <w:tcPr>
            <w:tcW w:w="444" w:type="pct"/>
            <w:noWrap/>
            <w:vAlign w:val="center"/>
            <w:hideMark/>
          </w:tcPr>
          <w:p w14:paraId="1E8D1E33" w14:textId="77777777" w:rsidR="00A70078" w:rsidRPr="00D73CD7" w:rsidRDefault="00A70078" w:rsidP="00D73CD7">
            <w:pPr>
              <w:pStyle w:val="Style1"/>
            </w:pPr>
            <w:r w:rsidRPr="00D73CD7">
              <w:t>0.4</w:t>
            </w:r>
          </w:p>
        </w:tc>
        <w:tc>
          <w:tcPr>
            <w:tcW w:w="444" w:type="pct"/>
            <w:noWrap/>
            <w:vAlign w:val="center"/>
            <w:hideMark/>
          </w:tcPr>
          <w:p w14:paraId="26CC59CE" w14:textId="77777777" w:rsidR="00A70078" w:rsidRPr="00D73CD7" w:rsidRDefault="00A70078" w:rsidP="00D73CD7">
            <w:pPr>
              <w:pStyle w:val="Style1"/>
            </w:pPr>
            <w:r w:rsidRPr="00D73CD7">
              <w:t>0.45</w:t>
            </w:r>
          </w:p>
        </w:tc>
        <w:tc>
          <w:tcPr>
            <w:tcW w:w="444" w:type="pct"/>
            <w:noWrap/>
            <w:vAlign w:val="center"/>
            <w:hideMark/>
          </w:tcPr>
          <w:p w14:paraId="089DEE0F" w14:textId="77777777" w:rsidR="00A70078" w:rsidRPr="00D73CD7" w:rsidRDefault="00A70078" w:rsidP="00D73CD7">
            <w:pPr>
              <w:pStyle w:val="Style1"/>
            </w:pPr>
            <w:r w:rsidRPr="00D73CD7">
              <w:t>0.08</w:t>
            </w:r>
          </w:p>
        </w:tc>
        <w:tc>
          <w:tcPr>
            <w:tcW w:w="444" w:type="pct"/>
            <w:noWrap/>
            <w:vAlign w:val="center"/>
            <w:hideMark/>
          </w:tcPr>
          <w:p w14:paraId="2DC26E19" w14:textId="77777777" w:rsidR="00A70078" w:rsidRPr="00D73CD7" w:rsidRDefault="00A70078" w:rsidP="00D73CD7">
            <w:pPr>
              <w:pStyle w:val="Style1"/>
            </w:pPr>
            <w:r w:rsidRPr="00D73CD7">
              <w:t>0.16</w:t>
            </w:r>
          </w:p>
        </w:tc>
        <w:tc>
          <w:tcPr>
            <w:tcW w:w="439" w:type="pct"/>
            <w:noWrap/>
            <w:vAlign w:val="center"/>
            <w:hideMark/>
          </w:tcPr>
          <w:p w14:paraId="170674D9" w14:textId="77777777" w:rsidR="00A70078" w:rsidRPr="00D73CD7" w:rsidRDefault="00A70078" w:rsidP="00D73CD7">
            <w:pPr>
              <w:pStyle w:val="Style1"/>
            </w:pPr>
            <w:r w:rsidRPr="00D73CD7">
              <w:t>0</w:t>
            </w:r>
          </w:p>
        </w:tc>
      </w:tr>
      <w:tr w:rsidR="00D73CD7" w:rsidRPr="00D73CD7" w14:paraId="61A78178" w14:textId="77777777" w:rsidTr="0040712C">
        <w:trPr>
          <w:trHeight w:val="288"/>
        </w:trPr>
        <w:tc>
          <w:tcPr>
            <w:tcW w:w="563" w:type="pct"/>
            <w:noWrap/>
            <w:vAlign w:val="center"/>
            <w:hideMark/>
          </w:tcPr>
          <w:p w14:paraId="17DB0E39" w14:textId="77777777" w:rsidR="00A70078" w:rsidRPr="00D73CD7" w:rsidRDefault="00A70078" w:rsidP="00D73CD7">
            <w:pPr>
              <w:pStyle w:val="Style1"/>
            </w:pPr>
            <w:r w:rsidRPr="00D73CD7">
              <w:t>KY_01</w:t>
            </w:r>
          </w:p>
        </w:tc>
        <w:tc>
          <w:tcPr>
            <w:tcW w:w="444" w:type="pct"/>
            <w:noWrap/>
            <w:vAlign w:val="center"/>
            <w:hideMark/>
          </w:tcPr>
          <w:p w14:paraId="49BD5FB9" w14:textId="77777777" w:rsidR="00A70078" w:rsidRPr="00D73CD7" w:rsidRDefault="00A70078" w:rsidP="00D73CD7">
            <w:pPr>
              <w:pStyle w:val="Style1"/>
            </w:pPr>
            <w:r w:rsidRPr="00D73CD7">
              <w:t>KY</w:t>
            </w:r>
          </w:p>
        </w:tc>
        <w:tc>
          <w:tcPr>
            <w:tcW w:w="444" w:type="pct"/>
            <w:noWrap/>
            <w:vAlign w:val="center"/>
            <w:hideMark/>
          </w:tcPr>
          <w:p w14:paraId="010E0CD6" w14:textId="77777777" w:rsidR="00A70078" w:rsidRPr="00D73CD7" w:rsidRDefault="00A70078" w:rsidP="00D73CD7">
            <w:pPr>
              <w:pStyle w:val="Style1"/>
            </w:pPr>
            <w:r w:rsidRPr="00D73CD7">
              <w:t>22</w:t>
            </w:r>
          </w:p>
        </w:tc>
        <w:tc>
          <w:tcPr>
            <w:tcW w:w="444" w:type="pct"/>
            <w:noWrap/>
            <w:vAlign w:val="center"/>
            <w:hideMark/>
          </w:tcPr>
          <w:p w14:paraId="130F0BF1" w14:textId="77777777" w:rsidR="00A70078" w:rsidRPr="00D73CD7" w:rsidRDefault="00A70078" w:rsidP="00D73CD7">
            <w:pPr>
              <w:pStyle w:val="Style1"/>
            </w:pPr>
            <w:r w:rsidRPr="00D73CD7">
              <w:t>4.11</w:t>
            </w:r>
          </w:p>
        </w:tc>
        <w:tc>
          <w:tcPr>
            <w:tcW w:w="444" w:type="pct"/>
            <w:noWrap/>
            <w:vAlign w:val="center"/>
            <w:hideMark/>
          </w:tcPr>
          <w:p w14:paraId="4349D7BF" w14:textId="77777777" w:rsidR="00A70078" w:rsidRPr="00D73CD7" w:rsidRDefault="00A70078" w:rsidP="00D73CD7">
            <w:pPr>
              <w:pStyle w:val="Style1"/>
            </w:pPr>
            <w:r w:rsidRPr="00D73CD7">
              <w:t>3.43</w:t>
            </w:r>
          </w:p>
        </w:tc>
        <w:tc>
          <w:tcPr>
            <w:tcW w:w="444" w:type="pct"/>
            <w:noWrap/>
            <w:vAlign w:val="center"/>
            <w:hideMark/>
          </w:tcPr>
          <w:p w14:paraId="02E68C66" w14:textId="77777777" w:rsidR="00A70078" w:rsidRPr="00D73CD7" w:rsidRDefault="00A70078" w:rsidP="00D73CD7">
            <w:pPr>
              <w:pStyle w:val="Style1"/>
            </w:pPr>
            <w:r w:rsidRPr="00D73CD7">
              <w:t>7</w:t>
            </w:r>
          </w:p>
        </w:tc>
        <w:tc>
          <w:tcPr>
            <w:tcW w:w="444" w:type="pct"/>
            <w:noWrap/>
            <w:vAlign w:val="center"/>
            <w:hideMark/>
          </w:tcPr>
          <w:p w14:paraId="61A4E44B" w14:textId="77777777" w:rsidR="00A70078" w:rsidRPr="00D73CD7" w:rsidRDefault="00A70078" w:rsidP="00D73CD7">
            <w:pPr>
              <w:pStyle w:val="Style1"/>
            </w:pPr>
            <w:r w:rsidRPr="00D73CD7">
              <w:t>0.55</w:t>
            </w:r>
          </w:p>
        </w:tc>
        <w:tc>
          <w:tcPr>
            <w:tcW w:w="444" w:type="pct"/>
            <w:noWrap/>
            <w:vAlign w:val="center"/>
            <w:hideMark/>
          </w:tcPr>
          <w:p w14:paraId="0DD6F6C8" w14:textId="77777777" w:rsidR="00A70078" w:rsidRPr="00D73CD7" w:rsidRDefault="00A70078" w:rsidP="00D73CD7">
            <w:pPr>
              <w:pStyle w:val="Style1"/>
            </w:pPr>
            <w:r w:rsidRPr="00D73CD7">
              <w:t>0.56</w:t>
            </w:r>
          </w:p>
        </w:tc>
        <w:tc>
          <w:tcPr>
            <w:tcW w:w="444" w:type="pct"/>
            <w:noWrap/>
            <w:vAlign w:val="center"/>
            <w:hideMark/>
          </w:tcPr>
          <w:p w14:paraId="0AC5FF7F" w14:textId="77777777" w:rsidR="00A70078" w:rsidRPr="00D73CD7" w:rsidRDefault="00A70078" w:rsidP="00D73CD7">
            <w:pPr>
              <w:pStyle w:val="Style1"/>
            </w:pPr>
            <w:r w:rsidRPr="00D73CD7">
              <w:t>0</w:t>
            </w:r>
          </w:p>
        </w:tc>
        <w:tc>
          <w:tcPr>
            <w:tcW w:w="444" w:type="pct"/>
            <w:noWrap/>
            <w:vAlign w:val="center"/>
            <w:hideMark/>
          </w:tcPr>
          <w:p w14:paraId="68E75E63" w14:textId="77777777" w:rsidR="00A70078" w:rsidRPr="00D73CD7" w:rsidRDefault="00A70078" w:rsidP="00D73CD7">
            <w:pPr>
              <w:pStyle w:val="Style1"/>
            </w:pPr>
            <w:r w:rsidRPr="00D73CD7">
              <w:t>0.22</w:t>
            </w:r>
          </w:p>
        </w:tc>
        <w:tc>
          <w:tcPr>
            <w:tcW w:w="439" w:type="pct"/>
            <w:noWrap/>
            <w:vAlign w:val="center"/>
            <w:hideMark/>
          </w:tcPr>
          <w:p w14:paraId="0F1CDF19" w14:textId="77777777" w:rsidR="00A70078" w:rsidRPr="00D73CD7" w:rsidRDefault="00A70078" w:rsidP="00D73CD7">
            <w:pPr>
              <w:pStyle w:val="Style1"/>
            </w:pPr>
            <w:r w:rsidRPr="00D73CD7">
              <w:t>0</w:t>
            </w:r>
          </w:p>
        </w:tc>
      </w:tr>
      <w:tr w:rsidR="00D73CD7" w:rsidRPr="00D73CD7" w14:paraId="237676CB" w14:textId="77777777" w:rsidTr="0040712C">
        <w:trPr>
          <w:trHeight w:val="288"/>
        </w:trPr>
        <w:tc>
          <w:tcPr>
            <w:tcW w:w="563" w:type="pct"/>
            <w:noWrap/>
            <w:vAlign w:val="center"/>
            <w:hideMark/>
          </w:tcPr>
          <w:p w14:paraId="721ECC0E" w14:textId="77777777" w:rsidR="00A70078" w:rsidRPr="00D73CD7" w:rsidRDefault="00A70078" w:rsidP="00D73CD7">
            <w:pPr>
              <w:pStyle w:val="Style1"/>
            </w:pPr>
            <w:r w:rsidRPr="00D73CD7">
              <w:t>KY_02</w:t>
            </w:r>
          </w:p>
        </w:tc>
        <w:tc>
          <w:tcPr>
            <w:tcW w:w="444" w:type="pct"/>
            <w:noWrap/>
            <w:vAlign w:val="center"/>
            <w:hideMark/>
          </w:tcPr>
          <w:p w14:paraId="228731C5" w14:textId="77777777" w:rsidR="00A70078" w:rsidRPr="00D73CD7" w:rsidRDefault="00A70078" w:rsidP="00D73CD7">
            <w:pPr>
              <w:pStyle w:val="Style1"/>
            </w:pPr>
            <w:r w:rsidRPr="00D73CD7">
              <w:t>KY</w:t>
            </w:r>
          </w:p>
        </w:tc>
        <w:tc>
          <w:tcPr>
            <w:tcW w:w="444" w:type="pct"/>
            <w:noWrap/>
            <w:vAlign w:val="center"/>
            <w:hideMark/>
          </w:tcPr>
          <w:p w14:paraId="378D0FA2" w14:textId="77777777" w:rsidR="00A70078" w:rsidRPr="00D73CD7" w:rsidRDefault="00A70078" w:rsidP="00D73CD7">
            <w:pPr>
              <w:pStyle w:val="Style1"/>
            </w:pPr>
            <w:r w:rsidRPr="00D73CD7">
              <w:t>10</w:t>
            </w:r>
          </w:p>
        </w:tc>
        <w:tc>
          <w:tcPr>
            <w:tcW w:w="444" w:type="pct"/>
            <w:noWrap/>
            <w:vAlign w:val="center"/>
            <w:hideMark/>
          </w:tcPr>
          <w:p w14:paraId="399D951D" w14:textId="77777777" w:rsidR="00A70078" w:rsidRPr="00D73CD7" w:rsidRDefault="00A70078" w:rsidP="00D73CD7">
            <w:pPr>
              <w:pStyle w:val="Style1"/>
            </w:pPr>
            <w:r w:rsidRPr="00D73CD7">
              <w:t>4</w:t>
            </w:r>
          </w:p>
        </w:tc>
        <w:tc>
          <w:tcPr>
            <w:tcW w:w="444" w:type="pct"/>
            <w:noWrap/>
            <w:vAlign w:val="center"/>
            <w:hideMark/>
          </w:tcPr>
          <w:p w14:paraId="6D6E5C83" w14:textId="77777777" w:rsidR="00A70078" w:rsidRPr="00D73CD7" w:rsidRDefault="00A70078" w:rsidP="00D73CD7">
            <w:pPr>
              <w:pStyle w:val="Style1"/>
            </w:pPr>
            <w:r w:rsidRPr="00D73CD7">
              <w:t>3.74</w:t>
            </w:r>
          </w:p>
        </w:tc>
        <w:tc>
          <w:tcPr>
            <w:tcW w:w="444" w:type="pct"/>
            <w:noWrap/>
            <w:vAlign w:val="center"/>
            <w:hideMark/>
          </w:tcPr>
          <w:p w14:paraId="3DE00BC5" w14:textId="77777777" w:rsidR="00A70078" w:rsidRPr="00D73CD7" w:rsidRDefault="00A70078" w:rsidP="00D73CD7">
            <w:pPr>
              <w:pStyle w:val="Style1"/>
            </w:pPr>
            <w:r w:rsidRPr="00D73CD7">
              <w:t>1</w:t>
            </w:r>
          </w:p>
        </w:tc>
        <w:tc>
          <w:tcPr>
            <w:tcW w:w="444" w:type="pct"/>
            <w:noWrap/>
            <w:vAlign w:val="center"/>
            <w:hideMark/>
          </w:tcPr>
          <w:p w14:paraId="573059E9" w14:textId="77777777" w:rsidR="00A70078" w:rsidRPr="00D73CD7" w:rsidRDefault="00A70078" w:rsidP="00D73CD7">
            <w:pPr>
              <w:pStyle w:val="Style1"/>
            </w:pPr>
            <w:r w:rsidRPr="00D73CD7">
              <w:t>0.5</w:t>
            </w:r>
          </w:p>
        </w:tc>
        <w:tc>
          <w:tcPr>
            <w:tcW w:w="444" w:type="pct"/>
            <w:noWrap/>
            <w:vAlign w:val="center"/>
            <w:hideMark/>
          </w:tcPr>
          <w:p w14:paraId="74F61536" w14:textId="77777777" w:rsidR="00A70078" w:rsidRPr="00D73CD7" w:rsidRDefault="00A70078" w:rsidP="00D73CD7">
            <w:pPr>
              <w:pStyle w:val="Style1"/>
            </w:pPr>
            <w:r w:rsidRPr="00D73CD7">
              <w:t>0.51</w:t>
            </w:r>
          </w:p>
        </w:tc>
        <w:tc>
          <w:tcPr>
            <w:tcW w:w="444" w:type="pct"/>
            <w:noWrap/>
            <w:vAlign w:val="center"/>
            <w:hideMark/>
          </w:tcPr>
          <w:p w14:paraId="1F98A318" w14:textId="77777777" w:rsidR="00A70078" w:rsidRPr="00D73CD7" w:rsidRDefault="00A70078" w:rsidP="00D73CD7">
            <w:pPr>
              <w:pStyle w:val="Style1"/>
            </w:pPr>
            <w:r w:rsidRPr="00D73CD7">
              <w:t>0.05</w:t>
            </w:r>
          </w:p>
        </w:tc>
        <w:tc>
          <w:tcPr>
            <w:tcW w:w="444" w:type="pct"/>
            <w:noWrap/>
            <w:vAlign w:val="center"/>
            <w:hideMark/>
          </w:tcPr>
          <w:p w14:paraId="3DB5878A" w14:textId="77777777" w:rsidR="00A70078" w:rsidRPr="00D73CD7" w:rsidRDefault="00A70078" w:rsidP="00D73CD7">
            <w:pPr>
              <w:pStyle w:val="Style1"/>
            </w:pPr>
            <w:r w:rsidRPr="00D73CD7">
              <w:t>0.18</w:t>
            </w:r>
          </w:p>
        </w:tc>
        <w:tc>
          <w:tcPr>
            <w:tcW w:w="439" w:type="pct"/>
            <w:noWrap/>
            <w:vAlign w:val="center"/>
            <w:hideMark/>
          </w:tcPr>
          <w:p w14:paraId="781D9F55" w14:textId="77777777" w:rsidR="00A70078" w:rsidRPr="00D73CD7" w:rsidRDefault="00A70078" w:rsidP="00D73CD7">
            <w:pPr>
              <w:pStyle w:val="Style1"/>
            </w:pPr>
            <w:r w:rsidRPr="00D73CD7">
              <w:t>0</w:t>
            </w:r>
          </w:p>
        </w:tc>
      </w:tr>
      <w:tr w:rsidR="00D73CD7" w:rsidRPr="00D73CD7" w14:paraId="79614ABC" w14:textId="77777777" w:rsidTr="0040712C">
        <w:trPr>
          <w:trHeight w:val="288"/>
        </w:trPr>
        <w:tc>
          <w:tcPr>
            <w:tcW w:w="563" w:type="pct"/>
            <w:noWrap/>
            <w:vAlign w:val="center"/>
            <w:hideMark/>
          </w:tcPr>
          <w:p w14:paraId="12B8076A" w14:textId="77777777" w:rsidR="00A70078" w:rsidRPr="00D73CD7" w:rsidRDefault="00A70078" w:rsidP="00D73CD7">
            <w:pPr>
              <w:pStyle w:val="Style1"/>
            </w:pPr>
            <w:r w:rsidRPr="00D73CD7">
              <w:t>KY_03</w:t>
            </w:r>
          </w:p>
        </w:tc>
        <w:tc>
          <w:tcPr>
            <w:tcW w:w="444" w:type="pct"/>
            <w:noWrap/>
            <w:vAlign w:val="center"/>
            <w:hideMark/>
          </w:tcPr>
          <w:p w14:paraId="390133CB" w14:textId="77777777" w:rsidR="00A70078" w:rsidRPr="00D73CD7" w:rsidRDefault="00A70078" w:rsidP="00D73CD7">
            <w:pPr>
              <w:pStyle w:val="Style1"/>
            </w:pPr>
            <w:r w:rsidRPr="00D73CD7">
              <w:t>KY</w:t>
            </w:r>
          </w:p>
        </w:tc>
        <w:tc>
          <w:tcPr>
            <w:tcW w:w="444" w:type="pct"/>
            <w:noWrap/>
            <w:vAlign w:val="center"/>
            <w:hideMark/>
          </w:tcPr>
          <w:p w14:paraId="7E2CB4C1" w14:textId="77777777" w:rsidR="00A70078" w:rsidRPr="00D73CD7" w:rsidRDefault="00A70078" w:rsidP="00D73CD7">
            <w:pPr>
              <w:pStyle w:val="Style1"/>
            </w:pPr>
            <w:r w:rsidRPr="00D73CD7">
              <w:t>20</w:t>
            </w:r>
          </w:p>
        </w:tc>
        <w:tc>
          <w:tcPr>
            <w:tcW w:w="444" w:type="pct"/>
            <w:noWrap/>
            <w:vAlign w:val="center"/>
            <w:hideMark/>
          </w:tcPr>
          <w:p w14:paraId="141F514B" w14:textId="77777777" w:rsidR="00A70078" w:rsidRPr="00D73CD7" w:rsidRDefault="00A70078" w:rsidP="00D73CD7">
            <w:pPr>
              <w:pStyle w:val="Style1"/>
            </w:pPr>
            <w:r w:rsidRPr="00D73CD7">
              <w:t>5.33</w:t>
            </w:r>
          </w:p>
        </w:tc>
        <w:tc>
          <w:tcPr>
            <w:tcW w:w="444" w:type="pct"/>
            <w:noWrap/>
            <w:vAlign w:val="center"/>
            <w:hideMark/>
          </w:tcPr>
          <w:p w14:paraId="107E636B" w14:textId="77777777" w:rsidR="00A70078" w:rsidRPr="00D73CD7" w:rsidRDefault="00A70078" w:rsidP="00D73CD7">
            <w:pPr>
              <w:pStyle w:val="Style1"/>
            </w:pPr>
            <w:r w:rsidRPr="00D73CD7">
              <w:t>4.1</w:t>
            </w:r>
          </w:p>
        </w:tc>
        <w:tc>
          <w:tcPr>
            <w:tcW w:w="444" w:type="pct"/>
            <w:noWrap/>
            <w:vAlign w:val="center"/>
            <w:hideMark/>
          </w:tcPr>
          <w:p w14:paraId="5BB8CA0C" w14:textId="77777777" w:rsidR="00A70078" w:rsidRPr="00D73CD7" w:rsidRDefault="00A70078" w:rsidP="00D73CD7">
            <w:pPr>
              <w:pStyle w:val="Style1"/>
            </w:pPr>
            <w:r w:rsidRPr="00D73CD7">
              <w:t>4</w:t>
            </w:r>
          </w:p>
        </w:tc>
        <w:tc>
          <w:tcPr>
            <w:tcW w:w="444" w:type="pct"/>
            <w:noWrap/>
            <w:vAlign w:val="center"/>
            <w:hideMark/>
          </w:tcPr>
          <w:p w14:paraId="5B2C27D1" w14:textId="77777777" w:rsidR="00A70078" w:rsidRPr="00D73CD7" w:rsidRDefault="00A70078" w:rsidP="00D73CD7">
            <w:pPr>
              <w:pStyle w:val="Style1"/>
            </w:pPr>
            <w:r w:rsidRPr="00D73CD7">
              <w:t>0.56</w:t>
            </w:r>
          </w:p>
        </w:tc>
        <w:tc>
          <w:tcPr>
            <w:tcW w:w="444" w:type="pct"/>
            <w:noWrap/>
            <w:vAlign w:val="center"/>
            <w:hideMark/>
          </w:tcPr>
          <w:p w14:paraId="480067A0" w14:textId="77777777" w:rsidR="00A70078" w:rsidRPr="00D73CD7" w:rsidRDefault="00A70078" w:rsidP="00D73CD7">
            <w:pPr>
              <w:pStyle w:val="Style1"/>
            </w:pPr>
            <w:r w:rsidRPr="00D73CD7">
              <w:t>0.6</w:t>
            </w:r>
          </w:p>
        </w:tc>
        <w:tc>
          <w:tcPr>
            <w:tcW w:w="444" w:type="pct"/>
            <w:noWrap/>
            <w:vAlign w:val="center"/>
            <w:hideMark/>
          </w:tcPr>
          <w:p w14:paraId="529431C7" w14:textId="77777777" w:rsidR="00A70078" w:rsidRPr="00D73CD7" w:rsidRDefault="00A70078" w:rsidP="00D73CD7">
            <w:pPr>
              <w:pStyle w:val="Style1"/>
            </w:pPr>
            <w:r w:rsidRPr="00D73CD7">
              <w:t>0.07</w:t>
            </w:r>
          </w:p>
        </w:tc>
        <w:tc>
          <w:tcPr>
            <w:tcW w:w="444" w:type="pct"/>
            <w:noWrap/>
            <w:vAlign w:val="center"/>
            <w:hideMark/>
          </w:tcPr>
          <w:p w14:paraId="1A46722B" w14:textId="77777777" w:rsidR="00A70078" w:rsidRPr="00D73CD7" w:rsidRDefault="00A70078" w:rsidP="00D73CD7">
            <w:pPr>
              <w:pStyle w:val="Style1"/>
            </w:pPr>
            <w:r w:rsidRPr="00D73CD7">
              <w:t>0.3</w:t>
            </w:r>
          </w:p>
        </w:tc>
        <w:tc>
          <w:tcPr>
            <w:tcW w:w="439" w:type="pct"/>
            <w:noWrap/>
            <w:vAlign w:val="center"/>
            <w:hideMark/>
          </w:tcPr>
          <w:p w14:paraId="1B968B0E" w14:textId="77777777" w:rsidR="00A70078" w:rsidRPr="00D73CD7" w:rsidRDefault="00A70078" w:rsidP="00D73CD7">
            <w:pPr>
              <w:pStyle w:val="Style1"/>
            </w:pPr>
            <w:r w:rsidRPr="00D73CD7">
              <w:t>0</w:t>
            </w:r>
          </w:p>
        </w:tc>
      </w:tr>
      <w:tr w:rsidR="00D73CD7" w:rsidRPr="00D73CD7" w14:paraId="407DA41E" w14:textId="77777777" w:rsidTr="0040712C">
        <w:trPr>
          <w:trHeight w:val="288"/>
        </w:trPr>
        <w:tc>
          <w:tcPr>
            <w:tcW w:w="563" w:type="pct"/>
            <w:noWrap/>
            <w:vAlign w:val="center"/>
            <w:hideMark/>
          </w:tcPr>
          <w:p w14:paraId="247D0669" w14:textId="77777777" w:rsidR="00A70078" w:rsidRPr="00D73CD7" w:rsidRDefault="00A70078" w:rsidP="00D73CD7">
            <w:pPr>
              <w:pStyle w:val="Style1"/>
            </w:pPr>
            <w:r w:rsidRPr="00D73CD7">
              <w:t>KY_04</w:t>
            </w:r>
          </w:p>
        </w:tc>
        <w:tc>
          <w:tcPr>
            <w:tcW w:w="444" w:type="pct"/>
            <w:noWrap/>
            <w:vAlign w:val="center"/>
            <w:hideMark/>
          </w:tcPr>
          <w:p w14:paraId="6B6BA436" w14:textId="77777777" w:rsidR="00A70078" w:rsidRPr="00D73CD7" w:rsidRDefault="00A70078" w:rsidP="00D73CD7">
            <w:pPr>
              <w:pStyle w:val="Style1"/>
            </w:pPr>
            <w:r w:rsidRPr="00D73CD7">
              <w:t>KY</w:t>
            </w:r>
          </w:p>
        </w:tc>
        <w:tc>
          <w:tcPr>
            <w:tcW w:w="444" w:type="pct"/>
            <w:noWrap/>
            <w:vAlign w:val="center"/>
            <w:hideMark/>
          </w:tcPr>
          <w:p w14:paraId="1B87A30E" w14:textId="77777777" w:rsidR="00A70078" w:rsidRPr="00D73CD7" w:rsidRDefault="00A70078" w:rsidP="00D73CD7">
            <w:pPr>
              <w:pStyle w:val="Style1"/>
            </w:pPr>
            <w:r w:rsidRPr="00D73CD7">
              <w:t>24</w:t>
            </w:r>
          </w:p>
        </w:tc>
        <w:tc>
          <w:tcPr>
            <w:tcW w:w="444" w:type="pct"/>
            <w:noWrap/>
            <w:vAlign w:val="center"/>
            <w:hideMark/>
          </w:tcPr>
          <w:p w14:paraId="3D871818" w14:textId="77777777" w:rsidR="00A70078" w:rsidRPr="00D73CD7" w:rsidRDefault="00A70078" w:rsidP="00D73CD7">
            <w:pPr>
              <w:pStyle w:val="Style1"/>
            </w:pPr>
            <w:r w:rsidRPr="00D73CD7">
              <w:t>6.5</w:t>
            </w:r>
          </w:p>
        </w:tc>
        <w:tc>
          <w:tcPr>
            <w:tcW w:w="444" w:type="pct"/>
            <w:noWrap/>
            <w:vAlign w:val="center"/>
            <w:hideMark/>
          </w:tcPr>
          <w:p w14:paraId="02B4198E" w14:textId="77777777" w:rsidR="00A70078" w:rsidRPr="00D73CD7" w:rsidRDefault="00A70078" w:rsidP="00D73CD7">
            <w:pPr>
              <w:pStyle w:val="Style1"/>
            </w:pPr>
            <w:r w:rsidRPr="00D73CD7">
              <w:t>4.52</w:t>
            </w:r>
          </w:p>
        </w:tc>
        <w:tc>
          <w:tcPr>
            <w:tcW w:w="444" w:type="pct"/>
            <w:noWrap/>
            <w:vAlign w:val="center"/>
            <w:hideMark/>
          </w:tcPr>
          <w:p w14:paraId="5244FEFA" w14:textId="77777777" w:rsidR="00A70078" w:rsidRPr="00D73CD7" w:rsidRDefault="00A70078" w:rsidP="00D73CD7">
            <w:pPr>
              <w:pStyle w:val="Style1"/>
            </w:pPr>
            <w:r w:rsidRPr="00D73CD7">
              <w:t>12</w:t>
            </w:r>
          </w:p>
        </w:tc>
        <w:tc>
          <w:tcPr>
            <w:tcW w:w="444" w:type="pct"/>
            <w:noWrap/>
            <w:vAlign w:val="center"/>
            <w:hideMark/>
          </w:tcPr>
          <w:p w14:paraId="3BF6A4F9" w14:textId="77777777" w:rsidR="00A70078" w:rsidRPr="00D73CD7" w:rsidRDefault="00A70078" w:rsidP="00D73CD7">
            <w:pPr>
              <w:pStyle w:val="Style1"/>
            </w:pPr>
            <w:r w:rsidRPr="00D73CD7">
              <w:t>0.6</w:t>
            </w:r>
          </w:p>
        </w:tc>
        <w:tc>
          <w:tcPr>
            <w:tcW w:w="444" w:type="pct"/>
            <w:noWrap/>
            <w:vAlign w:val="center"/>
            <w:hideMark/>
          </w:tcPr>
          <w:p w14:paraId="0023C15F" w14:textId="77777777" w:rsidR="00A70078" w:rsidRPr="00D73CD7" w:rsidRDefault="00A70078" w:rsidP="00D73CD7">
            <w:pPr>
              <w:pStyle w:val="Style1"/>
            </w:pPr>
            <w:r w:rsidRPr="00D73CD7">
              <w:t>0.62</w:t>
            </w:r>
          </w:p>
        </w:tc>
        <w:tc>
          <w:tcPr>
            <w:tcW w:w="444" w:type="pct"/>
            <w:noWrap/>
            <w:vAlign w:val="center"/>
            <w:hideMark/>
          </w:tcPr>
          <w:p w14:paraId="76BE15FA" w14:textId="77777777" w:rsidR="00A70078" w:rsidRPr="00D73CD7" w:rsidRDefault="00A70078" w:rsidP="00D73CD7">
            <w:pPr>
              <w:pStyle w:val="Style1"/>
            </w:pPr>
            <w:r w:rsidRPr="00D73CD7">
              <w:t>0.03</w:t>
            </w:r>
          </w:p>
        </w:tc>
        <w:tc>
          <w:tcPr>
            <w:tcW w:w="444" w:type="pct"/>
            <w:noWrap/>
            <w:vAlign w:val="center"/>
            <w:hideMark/>
          </w:tcPr>
          <w:p w14:paraId="755E0810" w14:textId="77777777" w:rsidR="00A70078" w:rsidRPr="00D73CD7" w:rsidRDefault="00A70078" w:rsidP="00D73CD7">
            <w:pPr>
              <w:pStyle w:val="Style1"/>
            </w:pPr>
            <w:r w:rsidRPr="00D73CD7">
              <w:t>0.26</w:t>
            </w:r>
          </w:p>
        </w:tc>
        <w:tc>
          <w:tcPr>
            <w:tcW w:w="439" w:type="pct"/>
            <w:noWrap/>
            <w:vAlign w:val="center"/>
            <w:hideMark/>
          </w:tcPr>
          <w:p w14:paraId="336839C9" w14:textId="77777777" w:rsidR="00A70078" w:rsidRPr="00D73CD7" w:rsidRDefault="00A70078" w:rsidP="00D73CD7">
            <w:pPr>
              <w:pStyle w:val="Style1"/>
            </w:pPr>
            <w:r w:rsidRPr="00D73CD7">
              <w:t>0</w:t>
            </w:r>
          </w:p>
        </w:tc>
      </w:tr>
      <w:tr w:rsidR="00D73CD7" w:rsidRPr="00D73CD7" w14:paraId="2C02171C" w14:textId="77777777" w:rsidTr="0040712C">
        <w:trPr>
          <w:trHeight w:val="288"/>
        </w:trPr>
        <w:tc>
          <w:tcPr>
            <w:tcW w:w="563" w:type="pct"/>
            <w:noWrap/>
            <w:vAlign w:val="center"/>
            <w:hideMark/>
          </w:tcPr>
          <w:p w14:paraId="2F0DF368" w14:textId="77777777" w:rsidR="00A70078" w:rsidRPr="00D73CD7" w:rsidRDefault="00A70078" w:rsidP="00D73CD7">
            <w:pPr>
              <w:pStyle w:val="Style1"/>
            </w:pPr>
            <w:r w:rsidRPr="00D73CD7">
              <w:t>KY_05</w:t>
            </w:r>
          </w:p>
        </w:tc>
        <w:tc>
          <w:tcPr>
            <w:tcW w:w="444" w:type="pct"/>
            <w:noWrap/>
            <w:vAlign w:val="center"/>
            <w:hideMark/>
          </w:tcPr>
          <w:p w14:paraId="453FB4D2" w14:textId="77777777" w:rsidR="00A70078" w:rsidRPr="00D73CD7" w:rsidRDefault="00A70078" w:rsidP="00D73CD7">
            <w:pPr>
              <w:pStyle w:val="Style1"/>
            </w:pPr>
            <w:r w:rsidRPr="00D73CD7">
              <w:t>KY</w:t>
            </w:r>
          </w:p>
        </w:tc>
        <w:tc>
          <w:tcPr>
            <w:tcW w:w="444" w:type="pct"/>
            <w:noWrap/>
            <w:vAlign w:val="center"/>
            <w:hideMark/>
          </w:tcPr>
          <w:p w14:paraId="3808C68A" w14:textId="77777777" w:rsidR="00A70078" w:rsidRPr="00D73CD7" w:rsidRDefault="00A70078" w:rsidP="00D73CD7">
            <w:pPr>
              <w:pStyle w:val="Style1"/>
            </w:pPr>
            <w:r w:rsidRPr="00D73CD7">
              <w:t>24</w:t>
            </w:r>
          </w:p>
        </w:tc>
        <w:tc>
          <w:tcPr>
            <w:tcW w:w="444" w:type="pct"/>
            <w:noWrap/>
            <w:vAlign w:val="center"/>
            <w:hideMark/>
          </w:tcPr>
          <w:p w14:paraId="43B56556" w14:textId="77777777" w:rsidR="00A70078" w:rsidRPr="00D73CD7" w:rsidRDefault="00A70078" w:rsidP="00D73CD7">
            <w:pPr>
              <w:pStyle w:val="Style1"/>
            </w:pPr>
            <w:r w:rsidRPr="00D73CD7">
              <w:t>3.94</w:t>
            </w:r>
          </w:p>
        </w:tc>
        <w:tc>
          <w:tcPr>
            <w:tcW w:w="444" w:type="pct"/>
            <w:noWrap/>
            <w:vAlign w:val="center"/>
            <w:hideMark/>
          </w:tcPr>
          <w:p w14:paraId="20FD7FD7" w14:textId="77777777" w:rsidR="00A70078" w:rsidRPr="00D73CD7" w:rsidRDefault="00A70078" w:rsidP="00D73CD7">
            <w:pPr>
              <w:pStyle w:val="Style1"/>
            </w:pPr>
            <w:r w:rsidRPr="00D73CD7">
              <w:t>3.32</w:t>
            </w:r>
          </w:p>
        </w:tc>
        <w:tc>
          <w:tcPr>
            <w:tcW w:w="444" w:type="pct"/>
            <w:noWrap/>
            <w:vAlign w:val="center"/>
            <w:hideMark/>
          </w:tcPr>
          <w:p w14:paraId="381E2EA7" w14:textId="77777777" w:rsidR="00A70078" w:rsidRPr="00D73CD7" w:rsidRDefault="00A70078" w:rsidP="00D73CD7">
            <w:pPr>
              <w:pStyle w:val="Style1"/>
            </w:pPr>
            <w:r w:rsidRPr="00D73CD7">
              <w:t>1</w:t>
            </w:r>
          </w:p>
        </w:tc>
        <w:tc>
          <w:tcPr>
            <w:tcW w:w="444" w:type="pct"/>
            <w:noWrap/>
            <w:vAlign w:val="center"/>
            <w:hideMark/>
          </w:tcPr>
          <w:p w14:paraId="78F08472" w14:textId="77777777" w:rsidR="00A70078" w:rsidRPr="00D73CD7" w:rsidRDefault="00A70078" w:rsidP="00D73CD7">
            <w:pPr>
              <w:pStyle w:val="Style1"/>
            </w:pPr>
            <w:r w:rsidRPr="00D73CD7">
              <w:t>0.51</w:t>
            </w:r>
          </w:p>
        </w:tc>
        <w:tc>
          <w:tcPr>
            <w:tcW w:w="444" w:type="pct"/>
            <w:noWrap/>
            <w:vAlign w:val="center"/>
            <w:hideMark/>
          </w:tcPr>
          <w:p w14:paraId="3E160A11" w14:textId="77777777" w:rsidR="00A70078" w:rsidRPr="00D73CD7" w:rsidRDefault="00A70078" w:rsidP="00D73CD7">
            <w:pPr>
              <w:pStyle w:val="Style1"/>
            </w:pPr>
            <w:r w:rsidRPr="00D73CD7">
              <w:t>0.53</w:t>
            </w:r>
          </w:p>
        </w:tc>
        <w:tc>
          <w:tcPr>
            <w:tcW w:w="444" w:type="pct"/>
            <w:noWrap/>
            <w:vAlign w:val="center"/>
            <w:hideMark/>
          </w:tcPr>
          <w:p w14:paraId="6E8D035E" w14:textId="77777777" w:rsidR="00A70078" w:rsidRPr="00D73CD7" w:rsidRDefault="00A70078" w:rsidP="00D73CD7">
            <w:pPr>
              <w:pStyle w:val="Style1"/>
            </w:pPr>
            <w:r w:rsidRPr="00D73CD7">
              <w:t>0.03</w:t>
            </w:r>
          </w:p>
        </w:tc>
        <w:tc>
          <w:tcPr>
            <w:tcW w:w="444" w:type="pct"/>
            <w:noWrap/>
            <w:vAlign w:val="center"/>
            <w:hideMark/>
          </w:tcPr>
          <w:p w14:paraId="32C71B25" w14:textId="77777777" w:rsidR="00A70078" w:rsidRPr="00D73CD7" w:rsidRDefault="00A70078" w:rsidP="00D73CD7">
            <w:pPr>
              <w:pStyle w:val="Style1"/>
            </w:pPr>
            <w:r w:rsidRPr="00D73CD7">
              <w:t>0.18</w:t>
            </w:r>
          </w:p>
        </w:tc>
        <w:tc>
          <w:tcPr>
            <w:tcW w:w="439" w:type="pct"/>
            <w:noWrap/>
            <w:vAlign w:val="center"/>
            <w:hideMark/>
          </w:tcPr>
          <w:p w14:paraId="1B6926CC" w14:textId="77777777" w:rsidR="00A70078" w:rsidRPr="00D73CD7" w:rsidRDefault="00A70078" w:rsidP="00D73CD7">
            <w:pPr>
              <w:pStyle w:val="Style1"/>
            </w:pPr>
            <w:r w:rsidRPr="00D73CD7">
              <w:t>0.05</w:t>
            </w:r>
          </w:p>
        </w:tc>
      </w:tr>
      <w:tr w:rsidR="00D73CD7" w:rsidRPr="00D73CD7" w14:paraId="78D02F60" w14:textId="77777777" w:rsidTr="0040712C">
        <w:trPr>
          <w:trHeight w:val="288"/>
        </w:trPr>
        <w:tc>
          <w:tcPr>
            <w:tcW w:w="563" w:type="pct"/>
            <w:noWrap/>
            <w:vAlign w:val="center"/>
            <w:hideMark/>
          </w:tcPr>
          <w:p w14:paraId="673D4D15" w14:textId="77777777" w:rsidR="00A70078" w:rsidRPr="00D73CD7" w:rsidRDefault="00A70078" w:rsidP="00D73CD7">
            <w:pPr>
              <w:pStyle w:val="Style1"/>
            </w:pPr>
            <w:r w:rsidRPr="00D73CD7">
              <w:t>KY_06</w:t>
            </w:r>
          </w:p>
        </w:tc>
        <w:tc>
          <w:tcPr>
            <w:tcW w:w="444" w:type="pct"/>
            <w:noWrap/>
            <w:vAlign w:val="center"/>
            <w:hideMark/>
          </w:tcPr>
          <w:p w14:paraId="35C31C82" w14:textId="77777777" w:rsidR="00A70078" w:rsidRPr="00D73CD7" w:rsidRDefault="00A70078" w:rsidP="00D73CD7">
            <w:pPr>
              <w:pStyle w:val="Style1"/>
            </w:pPr>
            <w:r w:rsidRPr="00D73CD7">
              <w:t>KY</w:t>
            </w:r>
          </w:p>
        </w:tc>
        <w:tc>
          <w:tcPr>
            <w:tcW w:w="444" w:type="pct"/>
            <w:noWrap/>
            <w:vAlign w:val="center"/>
            <w:hideMark/>
          </w:tcPr>
          <w:p w14:paraId="19298710" w14:textId="77777777" w:rsidR="00A70078" w:rsidRPr="00D73CD7" w:rsidRDefault="00A70078" w:rsidP="00D73CD7">
            <w:pPr>
              <w:pStyle w:val="Style1"/>
            </w:pPr>
            <w:r w:rsidRPr="00D73CD7">
              <w:t>11</w:t>
            </w:r>
          </w:p>
        </w:tc>
        <w:tc>
          <w:tcPr>
            <w:tcW w:w="444" w:type="pct"/>
            <w:noWrap/>
            <w:vAlign w:val="center"/>
            <w:hideMark/>
          </w:tcPr>
          <w:p w14:paraId="692F3080" w14:textId="77777777" w:rsidR="00A70078" w:rsidRPr="00D73CD7" w:rsidRDefault="00A70078" w:rsidP="00D73CD7">
            <w:pPr>
              <w:pStyle w:val="Style1"/>
            </w:pPr>
            <w:r w:rsidRPr="00D73CD7">
              <w:t>4.06</w:t>
            </w:r>
          </w:p>
        </w:tc>
        <w:tc>
          <w:tcPr>
            <w:tcW w:w="444" w:type="pct"/>
            <w:noWrap/>
            <w:vAlign w:val="center"/>
            <w:hideMark/>
          </w:tcPr>
          <w:p w14:paraId="52648779" w14:textId="77777777" w:rsidR="00A70078" w:rsidRPr="00D73CD7" w:rsidRDefault="00A70078" w:rsidP="00D73CD7">
            <w:pPr>
              <w:pStyle w:val="Style1"/>
            </w:pPr>
            <w:r w:rsidRPr="00D73CD7">
              <w:t>3.7</w:t>
            </w:r>
          </w:p>
        </w:tc>
        <w:tc>
          <w:tcPr>
            <w:tcW w:w="444" w:type="pct"/>
            <w:noWrap/>
            <w:vAlign w:val="center"/>
            <w:hideMark/>
          </w:tcPr>
          <w:p w14:paraId="75AE1927" w14:textId="77777777" w:rsidR="00A70078" w:rsidRPr="00D73CD7" w:rsidRDefault="00A70078" w:rsidP="00D73CD7">
            <w:pPr>
              <w:pStyle w:val="Style1"/>
            </w:pPr>
            <w:r w:rsidRPr="00D73CD7">
              <w:t>4</w:t>
            </w:r>
          </w:p>
        </w:tc>
        <w:tc>
          <w:tcPr>
            <w:tcW w:w="444" w:type="pct"/>
            <w:noWrap/>
            <w:vAlign w:val="center"/>
            <w:hideMark/>
          </w:tcPr>
          <w:p w14:paraId="3307D219" w14:textId="77777777" w:rsidR="00A70078" w:rsidRPr="00D73CD7" w:rsidRDefault="00A70078" w:rsidP="00D73CD7">
            <w:pPr>
              <w:pStyle w:val="Style1"/>
            </w:pPr>
            <w:r w:rsidRPr="00D73CD7">
              <w:t>0.53</w:t>
            </w:r>
          </w:p>
        </w:tc>
        <w:tc>
          <w:tcPr>
            <w:tcW w:w="444" w:type="pct"/>
            <w:noWrap/>
            <w:vAlign w:val="center"/>
            <w:hideMark/>
          </w:tcPr>
          <w:p w14:paraId="4E13D655" w14:textId="77777777" w:rsidR="00A70078" w:rsidRPr="00D73CD7" w:rsidRDefault="00A70078" w:rsidP="00D73CD7">
            <w:pPr>
              <w:pStyle w:val="Style1"/>
            </w:pPr>
            <w:r w:rsidRPr="00D73CD7">
              <w:t>0.55</w:t>
            </w:r>
          </w:p>
        </w:tc>
        <w:tc>
          <w:tcPr>
            <w:tcW w:w="444" w:type="pct"/>
            <w:noWrap/>
            <w:vAlign w:val="center"/>
            <w:hideMark/>
          </w:tcPr>
          <w:p w14:paraId="6A125F21" w14:textId="77777777" w:rsidR="00A70078" w:rsidRPr="00D73CD7" w:rsidRDefault="00A70078" w:rsidP="00D73CD7">
            <w:pPr>
              <w:pStyle w:val="Style1"/>
            </w:pPr>
            <w:r w:rsidRPr="00D73CD7">
              <w:t>0.06</w:t>
            </w:r>
          </w:p>
        </w:tc>
        <w:tc>
          <w:tcPr>
            <w:tcW w:w="444" w:type="pct"/>
            <w:noWrap/>
            <w:vAlign w:val="center"/>
            <w:hideMark/>
          </w:tcPr>
          <w:p w14:paraId="5DD8768A" w14:textId="77777777" w:rsidR="00A70078" w:rsidRPr="00D73CD7" w:rsidRDefault="00A70078" w:rsidP="00D73CD7">
            <w:pPr>
              <w:pStyle w:val="Style1"/>
            </w:pPr>
            <w:r w:rsidRPr="00D73CD7">
              <w:t>0.28</w:t>
            </w:r>
          </w:p>
        </w:tc>
        <w:tc>
          <w:tcPr>
            <w:tcW w:w="439" w:type="pct"/>
            <w:noWrap/>
            <w:vAlign w:val="center"/>
            <w:hideMark/>
          </w:tcPr>
          <w:p w14:paraId="54486825" w14:textId="77777777" w:rsidR="00A70078" w:rsidRPr="00D73CD7" w:rsidRDefault="00A70078" w:rsidP="00D73CD7">
            <w:pPr>
              <w:pStyle w:val="Style1"/>
            </w:pPr>
            <w:r w:rsidRPr="00D73CD7">
              <w:t>0</w:t>
            </w:r>
          </w:p>
        </w:tc>
      </w:tr>
      <w:tr w:rsidR="00D73CD7" w:rsidRPr="00D73CD7" w14:paraId="53E23A9E" w14:textId="77777777" w:rsidTr="0040712C">
        <w:trPr>
          <w:trHeight w:val="288"/>
        </w:trPr>
        <w:tc>
          <w:tcPr>
            <w:tcW w:w="563" w:type="pct"/>
            <w:noWrap/>
            <w:vAlign w:val="center"/>
            <w:hideMark/>
          </w:tcPr>
          <w:p w14:paraId="65B67134" w14:textId="77777777" w:rsidR="00A70078" w:rsidRPr="00D73CD7" w:rsidRDefault="00A70078" w:rsidP="00D73CD7">
            <w:pPr>
              <w:pStyle w:val="Style1"/>
            </w:pPr>
            <w:r w:rsidRPr="00D73CD7">
              <w:t>TNE_01</w:t>
            </w:r>
          </w:p>
        </w:tc>
        <w:tc>
          <w:tcPr>
            <w:tcW w:w="444" w:type="pct"/>
            <w:noWrap/>
            <w:vAlign w:val="center"/>
            <w:hideMark/>
          </w:tcPr>
          <w:p w14:paraId="2321D759" w14:textId="77777777" w:rsidR="00A70078" w:rsidRPr="00D73CD7" w:rsidRDefault="00A70078" w:rsidP="00D73CD7">
            <w:pPr>
              <w:pStyle w:val="Style1"/>
            </w:pPr>
            <w:r w:rsidRPr="00D73CD7">
              <w:t>TNE</w:t>
            </w:r>
          </w:p>
        </w:tc>
        <w:tc>
          <w:tcPr>
            <w:tcW w:w="444" w:type="pct"/>
            <w:noWrap/>
            <w:vAlign w:val="center"/>
            <w:hideMark/>
          </w:tcPr>
          <w:p w14:paraId="644F23AF" w14:textId="77777777" w:rsidR="00A70078" w:rsidRPr="00D73CD7" w:rsidRDefault="00A70078" w:rsidP="00D73CD7">
            <w:pPr>
              <w:pStyle w:val="Style1"/>
            </w:pPr>
            <w:r w:rsidRPr="00D73CD7">
              <w:t>23</w:t>
            </w:r>
          </w:p>
        </w:tc>
        <w:tc>
          <w:tcPr>
            <w:tcW w:w="444" w:type="pct"/>
            <w:noWrap/>
            <w:vAlign w:val="center"/>
            <w:hideMark/>
          </w:tcPr>
          <w:p w14:paraId="4B18CCD0" w14:textId="77777777" w:rsidR="00A70078" w:rsidRPr="00D73CD7" w:rsidRDefault="00A70078" w:rsidP="00D73CD7">
            <w:pPr>
              <w:pStyle w:val="Style1"/>
            </w:pPr>
            <w:r w:rsidRPr="00D73CD7">
              <w:t>3.22</w:t>
            </w:r>
          </w:p>
        </w:tc>
        <w:tc>
          <w:tcPr>
            <w:tcW w:w="444" w:type="pct"/>
            <w:noWrap/>
            <w:vAlign w:val="center"/>
            <w:hideMark/>
          </w:tcPr>
          <w:p w14:paraId="1176120B" w14:textId="77777777" w:rsidR="00A70078" w:rsidRPr="00D73CD7" w:rsidRDefault="00A70078" w:rsidP="00D73CD7">
            <w:pPr>
              <w:pStyle w:val="Style1"/>
            </w:pPr>
            <w:r w:rsidRPr="00D73CD7">
              <w:t>2.64</w:t>
            </w:r>
          </w:p>
        </w:tc>
        <w:tc>
          <w:tcPr>
            <w:tcW w:w="444" w:type="pct"/>
            <w:noWrap/>
            <w:vAlign w:val="center"/>
            <w:hideMark/>
          </w:tcPr>
          <w:p w14:paraId="799EF899" w14:textId="77777777" w:rsidR="00A70078" w:rsidRPr="00D73CD7" w:rsidRDefault="00A70078" w:rsidP="00D73CD7">
            <w:pPr>
              <w:pStyle w:val="Style1"/>
            </w:pPr>
            <w:r w:rsidRPr="00D73CD7">
              <w:t>10</w:t>
            </w:r>
          </w:p>
        </w:tc>
        <w:tc>
          <w:tcPr>
            <w:tcW w:w="444" w:type="pct"/>
            <w:noWrap/>
            <w:vAlign w:val="center"/>
            <w:hideMark/>
          </w:tcPr>
          <w:p w14:paraId="62B40628" w14:textId="77777777" w:rsidR="00A70078" w:rsidRPr="00D73CD7" w:rsidRDefault="00A70078" w:rsidP="00D73CD7">
            <w:pPr>
              <w:pStyle w:val="Style1"/>
            </w:pPr>
            <w:r w:rsidRPr="00D73CD7">
              <w:t>0.38</w:t>
            </w:r>
          </w:p>
        </w:tc>
        <w:tc>
          <w:tcPr>
            <w:tcW w:w="444" w:type="pct"/>
            <w:noWrap/>
            <w:vAlign w:val="center"/>
            <w:hideMark/>
          </w:tcPr>
          <w:p w14:paraId="2F5D210C" w14:textId="77777777" w:rsidR="00A70078" w:rsidRPr="00D73CD7" w:rsidRDefault="00A70078" w:rsidP="00D73CD7">
            <w:pPr>
              <w:pStyle w:val="Style1"/>
            </w:pPr>
            <w:r w:rsidRPr="00D73CD7">
              <w:t>0.41</w:t>
            </w:r>
          </w:p>
        </w:tc>
        <w:tc>
          <w:tcPr>
            <w:tcW w:w="444" w:type="pct"/>
            <w:noWrap/>
            <w:vAlign w:val="center"/>
            <w:hideMark/>
          </w:tcPr>
          <w:p w14:paraId="22C98E25" w14:textId="77777777" w:rsidR="00A70078" w:rsidRPr="00D73CD7" w:rsidRDefault="00A70078" w:rsidP="00D73CD7">
            <w:pPr>
              <w:pStyle w:val="Style1"/>
            </w:pPr>
            <w:r w:rsidRPr="00D73CD7">
              <w:t>0.11</w:t>
            </w:r>
          </w:p>
        </w:tc>
        <w:tc>
          <w:tcPr>
            <w:tcW w:w="444" w:type="pct"/>
            <w:noWrap/>
            <w:vAlign w:val="center"/>
            <w:hideMark/>
          </w:tcPr>
          <w:p w14:paraId="295EF18B" w14:textId="77777777" w:rsidR="00A70078" w:rsidRPr="00D73CD7" w:rsidRDefault="00A70078" w:rsidP="00D73CD7">
            <w:pPr>
              <w:pStyle w:val="Style1"/>
            </w:pPr>
            <w:r w:rsidRPr="00D73CD7">
              <w:t>0.15</w:t>
            </w:r>
          </w:p>
        </w:tc>
        <w:tc>
          <w:tcPr>
            <w:tcW w:w="439" w:type="pct"/>
            <w:noWrap/>
            <w:vAlign w:val="center"/>
            <w:hideMark/>
          </w:tcPr>
          <w:p w14:paraId="3A651BA4" w14:textId="77777777" w:rsidR="00A70078" w:rsidRPr="00D73CD7" w:rsidRDefault="00A70078" w:rsidP="00D73CD7">
            <w:pPr>
              <w:pStyle w:val="Style1"/>
            </w:pPr>
            <w:r w:rsidRPr="00D73CD7">
              <w:t>0</w:t>
            </w:r>
          </w:p>
        </w:tc>
      </w:tr>
      <w:tr w:rsidR="00D73CD7" w:rsidRPr="00D73CD7" w14:paraId="04DD00A7" w14:textId="77777777" w:rsidTr="0040712C">
        <w:trPr>
          <w:trHeight w:val="288"/>
        </w:trPr>
        <w:tc>
          <w:tcPr>
            <w:tcW w:w="563" w:type="pct"/>
            <w:noWrap/>
            <w:vAlign w:val="center"/>
            <w:hideMark/>
          </w:tcPr>
          <w:p w14:paraId="28EFA9A6" w14:textId="77777777" w:rsidR="00A70078" w:rsidRPr="00D73CD7" w:rsidRDefault="00A70078" w:rsidP="00D73CD7">
            <w:pPr>
              <w:pStyle w:val="Style1"/>
            </w:pPr>
            <w:r w:rsidRPr="00D73CD7">
              <w:t>TNE_02</w:t>
            </w:r>
          </w:p>
        </w:tc>
        <w:tc>
          <w:tcPr>
            <w:tcW w:w="444" w:type="pct"/>
            <w:noWrap/>
            <w:vAlign w:val="center"/>
            <w:hideMark/>
          </w:tcPr>
          <w:p w14:paraId="0D4C0E83" w14:textId="77777777" w:rsidR="00A70078" w:rsidRPr="00D73CD7" w:rsidRDefault="00A70078" w:rsidP="00D73CD7">
            <w:pPr>
              <w:pStyle w:val="Style1"/>
            </w:pPr>
            <w:r w:rsidRPr="00D73CD7">
              <w:t>TNE</w:t>
            </w:r>
          </w:p>
        </w:tc>
        <w:tc>
          <w:tcPr>
            <w:tcW w:w="444" w:type="pct"/>
            <w:noWrap/>
            <w:vAlign w:val="center"/>
            <w:hideMark/>
          </w:tcPr>
          <w:p w14:paraId="39D57CD3" w14:textId="77777777" w:rsidR="00A70078" w:rsidRPr="00D73CD7" w:rsidRDefault="00A70078" w:rsidP="00D73CD7">
            <w:pPr>
              <w:pStyle w:val="Style1"/>
            </w:pPr>
            <w:r w:rsidRPr="00D73CD7">
              <w:t>24</w:t>
            </w:r>
          </w:p>
        </w:tc>
        <w:tc>
          <w:tcPr>
            <w:tcW w:w="444" w:type="pct"/>
            <w:noWrap/>
            <w:vAlign w:val="center"/>
            <w:hideMark/>
          </w:tcPr>
          <w:p w14:paraId="4E227E32" w14:textId="77777777" w:rsidR="00A70078" w:rsidRPr="00D73CD7" w:rsidRDefault="00A70078" w:rsidP="00D73CD7">
            <w:pPr>
              <w:pStyle w:val="Style1"/>
            </w:pPr>
            <w:r w:rsidRPr="00D73CD7">
              <w:t>4.17</w:t>
            </w:r>
          </w:p>
        </w:tc>
        <w:tc>
          <w:tcPr>
            <w:tcW w:w="444" w:type="pct"/>
            <w:noWrap/>
            <w:vAlign w:val="center"/>
            <w:hideMark/>
          </w:tcPr>
          <w:p w14:paraId="1C503250" w14:textId="77777777" w:rsidR="00A70078" w:rsidRPr="00D73CD7" w:rsidRDefault="00A70078" w:rsidP="00D73CD7">
            <w:pPr>
              <w:pStyle w:val="Style1"/>
            </w:pPr>
            <w:r w:rsidRPr="00D73CD7">
              <w:t>3.23</w:t>
            </w:r>
          </w:p>
        </w:tc>
        <w:tc>
          <w:tcPr>
            <w:tcW w:w="444" w:type="pct"/>
            <w:noWrap/>
            <w:vAlign w:val="center"/>
            <w:hideMark/>
          </w:tcPr>
          <w:p w14:paraId="4BA6DAFD" w14:textId="77777777" w:rsidR="00A70078" w:rsidRPr="00D73CD7" w:rsidRDefault="00A70078" w:rsidP="00D73CD7">
            <w:pPr>
              <w:pStyle w:val="Style1"/>
            </w:pPr>
            <w:r w:rsidRPr="00D73CD7">
              <w:t>9</w:t>
            </w:r>
          </w:p>
        </w:tc>
        <w:tc>
          <w:tcPr>
            <w:tcW w:w="444" w:type="pct"/>
            <w:noWrap/>
            <w:vAlign w:val="center"/>
            <w:hideMark/>
          </w:tcPr>
          <w:p w14:paraId="5B2BF107" w14:textId="77777777" w:rsidR="00A70078" w:rsidRPr="00D73CD7" w:rsidRDefault="00A70078" w:rsidP="00D73CD7">
            <w:pPr>
              <w:pStyle w:val="Style1"/>
            </w:pPr>
            <w:r w:rsidRPr="00D73CD7">
              <w:t>0.41</w:t>
            </w:r>
          </w:p>
        </w:tc>
        <w:tc>
          <w:tcPr>
            <w:tcW w:w="444" w:type="pct"/>
            <w:noWrap/>
            <w:vAlign w:val="center"/>
            <w:hideMark/>
          </w:tcPr>
          <w:p w14:paraId="3FCA8092" w14:textId="77777777" w:rsidR="00A70078" w:rsidRPr="00D73CD7" w:rsidRDefault="00A70078" w:rsidP="00D73CD7">
            <w:pPr>
              <w:pStyle w:val="Style1"/>
            </w:pPr>
            <w:r w:rsidRPr="00D73CD7">
              <w:t>0.43</w:t>
            </w:r>
          </w:p>
        </w:tc>
        <w:tc>
          <w:tcPr>
            <w:tcW w:w="444" w:type="pct"/>
            <w:noWrap/>
            <w:vAlign w:val="center"/>
            <w:hideMark/>
          </w:tcPr>
          <w:p w14:paraId="56B33183" w14:textId="77777777" w:rsidR="00A70078" w:rsidRPr="00D73CD7" w:rsidRDefault="00A70078" w:rsidP="00D73CD7">
            <w:pPr>
              <w:pStyle w:val="Style1"/>
            </w:pPr>
            <w:r w:rsidRPr="00D73CD7">
              <w:t>0.02</w:t>
            </w:r>
          </w:p>
        </w:tc>
        <w:tc>
          <w:tcPr>
            <w:tcW w:w="444" w:type="pct"/>
            <w:noWrap/>
            <w:vAlign w:val="center"/>
            <w:hideMark/>
          </w:tcPr>
          <w:p w14:paraId="337F4B94" w14:textId="77777777" w:rsidR="00A70078" w:rsidRPr="00D73CD7" w:rsidRDefault="00A70078" w:rsidP="00D73CD7">
            <w:pPr>
              <w:pStyle w:val="Style1"/>
            </w:pPr>
            <w:r w:rsidRPr="00D73CD7">
              <w:t>0.33</w:t>
            </w:r>
          </w:p>
        </w:tc>
        <w:tc>
          <w:tcPr>
            <w:tcW w:w="439" w:type="pct"/>
            <w:noWrap/>
            <w:vAlign w:val="center"/>
            <w:hideMark/>
          </w:tcPr>
          <w:p w14:paraId="35833034" w14:textId="77777777" w:rsidR="00A70078" w:rsidRPr="00D73CD7" w:rsidRDefault="00A70078" w:rsidP="00D73CD7">
            <w:pPr>
              <w:pStyle w:val="Style1"/>
            </w:pPr>
            <w:r w:rsidRPr="00D73CD7">
              <w:t>0</w:t>
            </w:r>
          </w:p>
        </w:tc>
      </w:tr>
      <w:tr w:rsidR="00D73CD7" w:rsidRPr="00D73CD7" w14:paraId="749FE8FE" w14:textId="77777777" w:rsidTr="0040712C">
        <w:trPr>
          <w:trHeight w:val="288"/>
        </w:trPr>
        <w:tc>
          <w:tcPr>
            <w:tcW w:w="563" w:type="pct"/>
            <w:noWrap/>
            <w:vAlign w:val="center"/>
            <w:hideMark/>
          </w:tcPr>
          <w:p w14:paraId="2D6EBE44" w14:textId="77777777" w:rsidR="00A70078" w:rsidRPr="00D73CD7" w:rsidRDefault="00A70078" w:rsidP="00D73CD7">
            <w:pPr>
              <w:pStyle w:val="Style1"/>
            </w:pPr>
            <w:r w:rsidRPr="00D73CD7">
              <w:t>TNW_01</w:t>
            </w:r>
          </w:p>
        </w:tc>
        <w:tc>
          <w:tcPr>
            <w:tcW w:w="444" w:type="pct"/>
            <w:noWrap/>
            <w:vAlign w:val="center"/>
            <w:hideMark/>
          </w:tcPr>
          <w:p w14:paraId="0C860801" w14:textId="77777777" w:rsidR="00A70078" w:rsidRPr="00D73CD7" w:rsidRDefault="00A70078" w:rsidP="00D73CD7">
            <w:pPr>
              <w:pStyle w:val="Style1"/>
            </w:pPr>
            <w:r w:rsidRPr="00D73CD7">
              <w:t>TNW</w:t>
            </w:r>
          </w:p>
        </w:tc>
        <w:tc>
          <w:tcPr>
            <w:tcW w:w="444" w:type="pct"/>
            <w:noWrap/>
            <w:vAlign w:val="center"/>
            <w:hideMark/>
          </w:tcPr>
          <w:p w14:paraId="0CEDC4EA" w14:textId="77777777" w:rsidR="00A70078" w:rsidRPr="00D73CD7" w:rsidRDefault="00A70078" w:rsidP="00D73CD7">
            <w:pPr>
              <w:pStyle w:val="Style1"/>
            </w:pPr>
            <w:r w:rsidRPr="00D73CD7">
              <w:t>14</w:t>
            </w:r>
          </w:p>
        </w:tc>
        <w:tc>
          <w:tcPr>
            <w:tcW w:w="444" w:type="pct"/>
            <w:noWrap/>
            <w:vAlign w:val="center"/>
            <w:hideMark/>
          </w:tcPr>
          <w:p w14:paraId="18A8017A" w14:textId="77777777" w:rsidR="00A70078" w:rsidRPr="00D73CD7" w:rsidRDefault="00A70078" w:rsidP="00D73CD7">
            <w:pPr>
              <w:pStyle w:val="Style1"/>
            </w:pPr>
            <w:r w:rsidRPr="00D73CD7">
              <w:t>2.28</w:t>
            </w:r>
          </w:p>
        </w:tc>
        <w:tc>
          <w:tcPr>
            <w:tcW w:w="444" w:type="pct"/>
            <w:noWrap/>
            <w:vAlign w:val="center"/>
            <w:hideMark/>
          </w:tcPr>
          <w:p w14:paraId="004D6F34" w14:textId="77777777" w:rsidR="00A70078" w:rsidRPr="00D73CD7" w:rsidRDefault="00A70078" w:rsidP="00D73CD7">
            <w:pPr>
              <w:pStyle w:val="Style1"/>
            </w:pPr>
            <w:r w:rsidRPr="00D73CD7">
              <w:t>2.14</w:t>
            </w:r>
          </w:p>
        </w:tc>
        <w:tc>
          <w:tcPr>
            <w:tcW w:w="444" w:type="pct"/>
            <w:noWrap/>
            <w:vAlign w:val="center"/>
            <w:hideMark/>
          </w:tcPr>
          <w:p w14:paraId="35AFD51D" w14:textId="77777777" w:rsidR="00A70078" w:rsidRPr="00D73CD7" w:rsidRDefault="00A70078" w:rsidP="00D73CD7">
            <w:pPr>
              <w:pStyle w:val="Style1"/>
            </w:pPr>
            <w:r w:rsidRPr="00D73CD7">
              <w:t>1</w:t>
            </w:r>
          </w:p>
        </w:tc>
        <w:tc>
          <w:tcPr>
            <w:tcW w:w="444" w:type="pct"/>
            <w:noWrap/>
            <w:vAlign w:val="center"/>
            <w:hideMark/>
          </w:tcPr>
          <w:p w14:paraId="358F8E5B" w14:textId="77777777" w:rsidR="00A70078" w:rsidRPr="00D73CD7" w:rsidRDefault="00A70078" w:rsidP="00D73CD7">
            <w:pPr>
              <w:pStyle w:val="Style1"/>
            </w:pPr>
            <w:r w:rsidRPr="00D73CD7">
              <w:t>0.32</w:t>
            </w:r>
          </w:p>
        </w:tc>
        <w:tc>
          <w:tcPr>
            <w:tcW w:w="444" w:type="pct"/>
            <w:noWrap/>
            <w:vAlign w:val="center"/>
            <w:hideMark/>
          </w:tcPr>
          <w:p w14:paraId="5F551299" w14:textId="77777777" w:rsidR="00A70078" w:rsidRPr="00D73CD7" w:rsidRDefault="00A70078" w:rsidP="00D73CD7">
            <w:pPr>
              <w:pStyle w:val="Style1"/>
            </w:pPr>
            <w:r w:rsidRPr="00D73CD7">
              <w:t>0.32</w:t>
            </w:r>
          </w:p>
        </w:tc>
        <w:tc>
          <w:tcPr>
            <w:tcW w:w="444" w:type="pct"/>
            <w:noWrap/>
            <w:vAlign w:val="center"/>
            <w:hideMark/>
          </w:tcPr>
          <w:p w14:paraId="5DB753BE" w14:textId="77777777" w:rsidR="00A70078" w:rsidRPr="00D73CD7" w:rsidRDefault="00A70078" w:rsidP="00D73CD7">
            <w:pPr>
              <w:pStyle w:val="Style1"/>
            </w:pPr>
            <w:r w:rsidRPr="00D73CD7">
              <w:t>0.03</w:t>
            </w:r>
          </w:p>
        </w:tc>
        <w:tc>
          <w:tcPr>
            <w:tcW w:w="444" w:type="pct"/>
            <w:noWrap/>
            <w:vAlign w:val="center"/>
            <w:hideMark/>
          </w:tcPr>
          <w:p w14:paraId="5D1489E5" w14:textId="77777777" w:rsidR="00A70078" w:rsidRPr="00D73CD7" w:rsidRDefault="00A70078" w:rsidP="00D73CD7">
            <w:pPr>
              <w:pStyle w:val="Style1"/>
            </w:pPr>
            <w:r w:rsidRPr="00D73CD7">
              <w:t>0.08</w:t>
            </w:r>
          </w:p>
        </w:tc>
        <w:tc>
          <w:tcPr>
            <w:tcW w:w="439" w:type="pct"/>
            <w:noWrap/>
            <w:vAlign w:val="center"/>
            <w:hideMark/>
          </w:tcPr>
          <w:p w14:paraId="77FB0947" w14:textId="77777777" w:rsidR="00A70078" w:rsidRPr="00D73CD7" w:rsidRDefault="00A70078" w:rsidP="00D73CD7">
            <w:pPr>
              <w:pStyle w:val="Style1"/>
            </w:pPr>
            <w:r w:rsidRPr="00D73CD7">
              <w:t>0.14</w:t>
            </w:r>
          </w:p>
        </w:tc>
      </w:tr>
      <w:tr w:rsidR="00D73CD7" w:rsidRPr="00D73CD7" w14:paraId="5810C2A6" w14:textId="77777777" w:rsidTr="0040712C">
        <w:trPr>
          <w:trHeight w:val="288"/>
        </w:trPr>
        <w:tc>
          <w:tcPr>
            <w:tcW w:w="563" w:type="pct"/>
            <w:noWrap/>
            <w:vAlign w:val="center"/>
            <w:hideMark/>
          </w:tcPr>
          <w:p w14:paraId="35BA5062" w14:textId="77777777" w:rsidR="00A70078" w:rsidRPr="00D73CD7" w:rsidRDefault="00A70078" w:rsidP="00D73CD7">
            <w:pPr>
              <w:pStyle w:val="Style1"/>
            </w:pPr>
            <w:r w:rsidRPr="00D73CD7">
              <w:t>TNW_02</w:t>
            </w:r>
          </w:p>
        </w:tc>
        <w:tc>
          <w:tcPr>
            <w:tcW w:w="444" w:type="pct"/>
            <w:noWrap/>
            <w:vAlign w:val="center"/>
            <w:hideMark/>
          </w:tcPr>
          <w:p w14:paraId="47AAA009" w14:textId="77777777" w:rsidR="00A70078" w:rsidRPr="00D73CD7" w:rsidRDefault="00A70078" w:rsidP="00D73CD7">
            <w:pPr>
              <w:pStyle w:val="Style1"/>
            </w:pPr>
            <w:r w:rsidRPr="00D73CD7">
              <w:t>TNW</w:t>
            </w:r>
          </w:p>
        </w:tc>
        <w:tc>
          <w:tcPr>
            <w:tcW w:w="444" w:type="pct"/>
            <w:noWrap/>
            <w:vAlign w:val="center"/>
            <w:hideMark/>
          </w:tcPr>
          <w:p w14:paraId="77CA4A57" w14:textId="77777777" w:rsidR="00A70078" w:rsidRPr="00D73CD7" w:rsidRDefault="00A70078" w:rsidP="00D73CD7">
            <w:pPr>
              <w:pStyle w:val="Style1"/>
            </w:pPr>
            <w:r w:rsidRPr="00D73CD7">
              <w:t>9</w:t>
            </w:r>
          </w:p>
        </w:tc>
        <w:tc>
          <w:tcPr>
            <w:tcW w:w="444" w:type="pct"/>
            <w:noWrap/>
            <w:vAlign w:val="center"/>
            <w:hideMark/>
          </w:tcPr>
          <w:p w14:paraId="2692D9FA" w14:textId="77777777" w:rsidR="00A70078" w:rsidRPr="00D73CD7" w:rsidRDefault="00A70078" w:rsidP="00D73CD7">
            <w:pPr>
              <w:pStyle w:val="Style1"/>
            </w:pPr>
            <w:r w:rsidRPr="00D73CD7">
              <w:t>2.78</w:t>
            </w:r>
          </w:p>
        </w:tc>
        <w:tc>
          <w:tcPr>
            <w:tcW w:w="444" w:type="pct"/>
            <w:noWrap/>
            <w:vAlign w:val="center"/>
            <w:hideMark/>
          </w:tcPr>
          <w:p w14:paraId="6AC114B9" w14:textId="77777777" w:rsidR="00A70078" w:rsidRPr="00D73CD7" w:rsidRDefault="00A70078" w:rsidP="00D73CD7">
            <w:pPr>
              <w:pStyle w:val="Style1"/>
            </w:pPr>
            <w:r w:rsidRPr="00D73CD7">
              <w:t>2.69</w:t>
            </w:r>
          </w:p>
        </w:tc>
        <w:tc>
          <w:tcPr>
            <w:tcW w:w="444" w:type="pct"/>
            <w:noWrap/>
            <w:vAlign w:val="center"/>
            <w:hideMark/>
          </w:tcPr>
          <w:p w14:paraId="0C44F34C" w14:textId="77777777" w:rsidR="00A70078" w:rsidRPr="00D73CD7" w:rsidRDefault="00A70078" w:rsidP="00D73CD7">
            <w:pPr>
              <w:pStyle w:val="Style1"/>
            </w:pPr>
            <w:r w:rsidRPr="00D73CD7">
              <w:t>1</w:t>
            </w:r>
          </w:p>
        </w:tc>
        <w:tc>
          <w:tcPr>
            <w:tcW w:w="444" w:type="pct"/>
            <w:noWrap/>
            <w:vAlign w:val="center"/>
            <w:hideMark/>
          </w:tcPr>
          <w:p w14:paraId="4C366846" w14:textId="77777777" w:rsidR="00A70078" w:rsidRPr="00D73CD7" w:rsidRDefault="00A70078" w:rsidP="00D73CD7">
            <w:pPr>
              <w:pStyle w:val="Style1"/>
            </w:pPr>
            <w:r w:rsidRPr="00D73CD7">
              <w:t>0.48</w:t>
            </w:r>
          </w:p>
        </w:tc>
        <w:tc>
          <w:tcPr>
            <w:tcW w:w="444" w:type="pct"/>
            <w:noWrap/>
            <w:vAlign w:val="center"/>
            <w:hideMark/>
          </w:tcPr>
          <w:p w14:paraId="5E4B3213" w14:textId="77777777" w:rsidR="00A70078" w:rsidRPr="00D73CD7" w:rsidRDefault="00A70078" w:rsidP="00D73CD7">
            <w:pPr>
              <w:pStyle w:val="Style1"/>
            </w:pPr>
            <w:r w:rsidRPr="00D73CD7">
              <w:t>0.46</w:t>
            </w:r>
          </w:p>
        </w:tc>
        <w:tc>
          <w:tcPr>
            <w:tcW w:w="444" w:type="pct"/>
            <w:noWrap/>
            <w:vAlign w:val="center"/>
            <w:hideMark/>
          </w:tcPr>
          <w:p w14:paraId="05CCEB48" w14:textId="77777777" w:rsidR="00A70078" w:rsidRPr="00D73CD7" w:rsidRDefault="00A70078" w:rsidP="00D73CD7">
            <w:pPr>
              <w:pStyle w:val="Style1"/>
            </w:pPr>
            <w:r w:rsidRPr="00D73CD7">
              <w:t>-0.04</w:t>
            </w:r>
          </w:p>
        </w:tc>
        <w:tc>
          <w:tcPr>
            <w:tcW w:w="444" w:type="pct"/>
            <w:noWrap/>
            <w:vAlign w:val="center"/>
            <w:hideMark/>
          </w:tcPr>
          <w:p w14:paraId="216ADD9C" w14:textId="77777777" w:rsidR="00A70078" w:rsidRPr="00D73CD7" w:rsidRDefault="00A70078" w:rsidP="00D73CD7">
            <w:pPr>
              <w:pStyle w:val="Style1"/>
            </w:pPr>
            <w:r w:rsidRPr="00D73CD7">
              <w:t>0.17</w:t>
            </w:r>
          </w:p>
        </w:tc>
        <w:tc>
          <w:tcPr>
            <w:tcW w:w="439" w:type="pct"/>
            <w:noWrap/>
            <w:vAlign w:val="center"/>
            <w:hideMark/>
          </w:tcPr>
          <w:p w14:paraId="1BC462D8" w14:textId="77777777" w:rsidR="00A70078" w:rsidRPr="00D73CD7" w:rsidRDefault="00A70078" w:rsidP="00D73CD7">
            <w:pPr>
              <w:pStyle w:val="Style1"/>
            </w:pPr>
            <w:r w:rsidRPr="00D73CD7">
              <w:t>0</w:t>
            </w:r>
          </w:p>
        </w:tc>
      </w:tr>
      <w:tr w:rsidR="00D73CD7" w:rsidRPr="00D73CD7" w14:paraId="211BB525" w14:textId="77777777" w:rsidTr="0040712C">
        <w:trPr>
          <w:trHeight w:val="288"/>
        </w:trPr>
        <w:tc>
          <w:tcPr>
            <w:tcW w:w="563" w:type="pct"/>
            <w:noWrap/>
            <w:vAlign w:val="center"/>
            <w:hideMark/>
          </w:tcPr>
          <w:p w14:paraId="16082D67" w14:textId="77777777" w:rsidR="00A70078" w:rsidRPr="00D73CD7" w:rsidRDefault="00A70078" w:rsidP="00D73CD7">
            <w:pPr>
              <w:pStyle w:val="Style1"/>
            </w:pPr>
            <w:r w:rsidRPr="00D73CD7">
              <w:t>TNW_03</w:t>
            </w:r>
          </w:p>
        </w:tc>
        <w:tc>
          <w:tcPr>
            <w:tcW w:w="444" w:type="pct"/>
            <w:noWrap/>
            <w:vAlign w:val="center"/>
            <w:hideMark/>
          </w:tcPr>
          <w:p w14:paraId="52C28CC0" w14:textId="77777777" w:rsidR="00A70078" w:rsidRPr="00D73CD7" w:rsidRDefault="00A70078" w:rsidP="00D73CD7">
            <w:pPr>
              <w:pStyle w:val="Style1"/>
            </w:pPr>
            <w:r w:rsidRPr="00D73CD7">
              <w:t>TNW</w:t>
            </w:r>
          </w:p>
        </w:tc>
        <w:tc>
          <w:tcPr>
            <w:tcW w:w="444" w:type="pct"/>
            <w:noWrap/>
            <w:vAlign w:val="center"/>
            <w:hideMark/>
          </w:tcPr>
          <w:p w14:paraId="0C9E94C5" w14:textId="77777777" w:rsidR="00A70078" w:rsidRPr="00D73CD7" w:rsidRDefault="00A70078" w:rsidP="00D73CD7">
            <w:pPr>
              <w:pStyle w:val="Style1"/>
            </w:pPr>
            <w:r w:rsidRPr="00D73CD7">
              <w:t>24</w:t>
            </w:r>
          </w:p>
        </w:tc>
        <w:tc>
          <w:tcPr>
            <w:tcW w:w="444" w:type="pct"/>
            <w:noWrap/>
            <w:vAlign w:val="center"/>
            <w:hideMark/>
          </w:tcPr>
          <w:p w14:paraId="3ABDF613" w14:textId="77777777" w:rsidR="00A70078" w:rsidRPr="00D73CD7" w:rsidRDefault="00A70078" w:rsidP="00D73CD7">
            <w:pPr>
              <w:pStyle w:val="Style1"/>
            </w:pPr>
            <w:r w:rsidRPr="00D73CD7">
              <w:t>3.28</w:t>
            </w:r>
          </w:p>
        </w:tc>
        <w:tc>
          <w:tcPr>
            <w:tcW w:w="444" w:type="pct"/>
            <w:noWrap/>
            <w:vAlign w:val="center"/>
            <w:hideMark/>
          </w:tcPr>
          <w:p w14:paraId="24960CB2" w14:textId="77777777" w:rsidR="00A70078" w:rsidRPr="00D73CD7" w:rsidRDefault="00A70078" w:rsidP="00D73CD7">
            <w:pPr>
              <w:pStyle w:val="Style1"/>
            </w:pPr>
            <w:r w:rsidRPr="00D73CD7">
              <w:t>2.69</w:t>
            </w:r>
          </w:p>
        </w:tc>
        <w:tc>
          <w:tcPr>
            <w:tcW w:w="444" w:type="pct"/>
            <w:noWrap/>
            <w:vAlign w:val="center"/>
            <w:hideMark/>
          </w:tcPr>
          <w:p w14:paraId="2B71E1AE" w14:textId="77777777" w:rsidR="00A70078" w:rsidRPr="00D73CD7" w:rsidRDefault="00A70078" w:rsidP="00D73CD7">
            <w:pPr>
              <w:pStyle w:val="Style1"/>
            </w:pPr>
            <w:r w:rsidRPr="00D73CD7">
              <w:t>3</w:t>
            </w:r>
          </w:p>
        </w:tc>
        <w:tc>
          <w:tcPr>
            <w:tcW w:w="444" w:type="pct"/>
            <w:noWrap/>
            <w:vAlign w:val="center"/>
            <w:hideMark/>
          </w:tcPr>
          <w:p w14:paraId="4AEBA1F5" w14:textId="77777777" w:rsidR="00A70078" w:rsidRPr="00D73CD7" w:rsidRDefault="00A70078" w:rsidP="00D73CD7">
            <w:pPr>
              <w:pStyle w:val="Style1"/>
            </w:pPr>
            <w:r w:rsidRPr="00D73CD7">
              <w:t>0.37</w:t>
            </w:r>
          </w:p>
        </w:tc>
        <w:tc>
          <w:tcPr>
            <w:tcW w:w="444" w:type="pct"/>
            <w:noWrap/>
            <w:vAlign w:val="center"/>
            <w:hideMark/>
          </w:tcPr>
          <w:p w14:paraId="4CB1145C" w14:textId="77777777" w:rsidR="00A70078" w:rsidRPr="00D73CD7" w:rsidRDefault="00A70078" w:rsidP="00D73CD7">
            <w:pPr>
              <w:pStyle w:val="Style1"/>
            </w:pPr>
            <w:r w:rsidRPr="00D73CD7">
              <w:t>0.44</w:t>
            </w:r>
          </w:p>
        </w:tc>
        <w:tc>
          <w:tcPr>
            <w:tcW w:w="444" w:type="pct"/>
            <w:noWrap/>
            <w:vAlign w:val="center"/>
            <w:hideMark/>
          </w:tcPr>
          <w:p w14:paraId="4066FDE4" w14:textId="77777777" w:rsidR="00A70078" w:rsidRPr="00D73CD7" w:rsidRDefault="00A70078" w:rsidP="00D73CD7">
            <w:pPr>
              <w:pStyle w:val="Style1"/>
            </w:pPr>
            <w:r w:rsidRPr="00D73CD7">
              <w:t>0.23</w:t>
            </w:r>
          </w:p>
        </w:tc>
        <w:tc>
          <w:tcPr>
            <w:tcW w:w="444" w:type="pct"/>
            <w:noWrap/>
            <w:vAlign w:val="center"/>
            <w:hideMark/>
          </w:tcPr>
          <w:p w14:paraId="4A26DFF4" w14:textId="77777777" w:rsidR="00A70078" w:rsidRPr="00D73CD7" w:rsidRDefault="00A70078" w:rsidP="00D73CD7">
            <w:pPr>
              <w:pStyle w:val="Style1"/>
            </w:pPr>
            <w:r w:rsidRPr="00D73CD7">
              <w:t>0.47</w:t>
            </w:r>
          </w:p>
        </w:tc>
        <w:tc>
          <w:tcPr>
            <w:tcW w:w="439" w:type="pct"/>
            <w:noWrap/>
            <w:vAlign w:val="center"/>
            <w:hideMark/>
          </w:tcPr>
          <w:p w14:paraId="506A8275" w14:textId="77777777" w:rsidR="00A70078" w:rsidRPr="00D73CD7" w:rsidRDefault="00A70078" w:rsidP="00D73CD7">
            <w:pPr>
              <w:pStyle w:val="Style1"/>
            </w:pPr>
            <w:r w:rsidRPr="00D73CD7">
              <w:t>0.11</w:t>
            </w:r>
          </w:p>
        </w:tc>
      </w:tr>
      <w:tr w:rsidR="00D73CD7" w:rsidRPr="00D73CD7" w14:paraId="2F3A5D72" w14:textId="77777777" w:rsidTr="0040712C">
        <w:trPr>
          <w:trHeight w:val="288"/>
        </w:trPr>
        <w:tc>
          <w:tcPr>
            <w:tcW w:w="563" w:type="pct"/>
            <w:tcBorders>
              <w:bottom w:val="nil"/>
            </w:tcBorders>
            <w:noWrap/>
            <w:vAlign w:val="center"/>
            <w:hideMark/>
          </w:tcPr>
          <w:p w14:paraId="3F0122D6" w14:textId="77777777" w:rsidR="00A70078" w:rsidRPr="00D73CD7" w:rsidRDefault="00A70078" w:rsidP="00D73CD7">
            <w:pPr>
              <w:pStyle w:val="Style1"/>
            </w:pPr>
            <w:r w:rsidRPr="00D73CD7">
              <w:t>TNW_04</w:t>
            </w:r>
          </w:p>
        </w:tc>
        <w:tc>
          <w:tcPr>
            <w:tcW w:w="444" w:type="pct"/>
            <w:tcBorders>
              <w:bottom w:val="nil"/>
            </w:tcBorders>
            <w:noWrap/>
            <w:vAlign w:val="center"/>
            <w:hideMark/>
          </w:tcPr>
          <w:p w14:paraId="29A22FC7" w14:textId="77777777" w:rsidR="00A70078" w:rsidRPr="00D73CD7" w:rsidRDefault="00A70078" w:rsidP="00D73CD7">
            <w:pPr>
              <w:pStyle w:val="Style1"/>
            </w:pPr>
            <w:r w:rsidRPr="00D73CD7">
              <w:t>TNW</w:t>
            </w:r>
          </w:p>
        </w:tc>
        <w:tc>
          <w:tcPr>
            <w:tcW w:w="444" w:type="pct"/>
            <w:tcBorders>
              <w:bottom w:val="nil"/>
            </w:tcBorders>
            <w:noWrap/>
            <w:vAlign w:val="center"/>
            <w:hideMark/>
          </w:tcPr>
          <w:p w14:paraId="4E0FBC6F" w14:textId="77777777" w:rsidR="00A70078" w:rsidRPr="00D73CD7" w:rsidRDefault="00A70078" w:rsidP="00D73CD7">
            <w:pPr>
              <w:pStyle w:val="Style1"/>
            </w:pPr>
            <w:r w:rsidRPr="00D73CD7">
              <w:t>24</w:t>
            </w:r>
          </w:p>
        </w:tc>
        <w:tc>
          <w:tcPr>
            <w:tcW w:w="444" w:type="pct"/>
            <w:tcBorders>
              <w:bottom w:val="nil"/>
            </w:tcBorders>
            <w:noWrap/>
            <w:vAlign w:val="center"/>
            <w:hideMark/>
          </w:tcPr>
          <w:p w14:paraId="4CBCD1AE" w14:textId="77777777" w:rsidR="00A70078" w:rsidRPr="00D73CD7" w:rsidRDefault="00A70078" w:rsidP="00D73CD7">
            <w:pPr>
              <w:pStyle w:val="Style1"/>
            </w:pPr>
            <w:r w:rsidRPr="00D73CD7">
              <w:t>4.72</w:t>
            </w:r>
          </w:p>
        </w:tc>
        <w:tc>
          <w:tcPr>
            <w:tcW w:w="444" w:type="pct"/>
            <w:tcBorders>
              <w:bottom w:val="nil"/>
            </w:tcBorders>
            <w:noWrap/>
            <w:vAlign w:val="center"/>
            <w:hideMark/>
          </w:tcPr>
          <w:p w14:paraId="02C4D482" w14:textId="77777777" w:rsidR="00A70078" w:rsidRPr="00D73CD7" w:rsidRDefault="00A70078" w:rsidP="00D73CD7">
            <w:pPr>
              <w:pStyle w:val="Style1"/>
            </w:pPr>
            <w:r w:rsidRPr="00D73CD7">
              <w:t>3.62</w:t>
            </w:r>
          </w:p>
        </w:tc>
        <w:tc>
          <w:tcPr>
            <w:tcW w:w="444" w:type="pct"/>
            <w:tcBorders>
              <w:bottom w:val="nil"/>
            </w:tcBorders>
            <w:noWrap/>
            <w:vAlign w:val="center"/>
            <w:hideMark/>
          </w:tcPr>
          <w:p w14:paraId="54193FF7" w14:textId="77777777" w:rsidR="00A70078" w:rsidRPr="00D73CD7" w:rsidRDefault="00A70078" w:rsidP="00D73CD7">
            <w:pPr>
              <w:pStyle w:val="Style1"/>
            </w:pPr>
            <w:r w:rsidRPr="00D73CD7">
              <w:t>6</w:t>
            </w:r>
          </w:p>
        </w:tc>
        <w:tc>
          <w:tcPr>
            <w:tcW w:w="444" w:type="pct"/>
            <w:tcBorders>
              <w:bottom w:val="nil"/>
            </w:tcBorders>
            <w:noWrap/>
            <w:vAlign w:val="center"/>
            <w:hideMark/>
          </w:tcPr>
          <w:p w14:paraId="67B7BE2C" w14:textId="77777777" w:rsidR="00A70078" w:rsidRPr="00D73CD7" w:rsidRDefault="00A70078" w:rsidP="00D73CD7">
            <w:pPr>
              <w:pStyle w:val="Style1"/>
            </w:pPr>
            <w:r w:rsidRPr="00D73CD7">
              <w:t>0.4</w:t>
            </w:r>
          </w:p>
        </w:tc>
        <w:tc>
          <w:tcPr>
            <w:tcW w:w="444" w:type="pct"/>
            <w:tcBorders>
              <w:bottom w:val="nil"/>
            </w:tcBorders>
            <w:noWrap/>
            <w:vAlign w:val="center"/>
            <w:hideMark/>
          </w:tcPr>
          <w:p w14:paraId="0F078DDB" w14:textId="77777777" w:rsidR="00A70078" w:rsidRPr="00D73CD7" w:rsidRDefault="00A70078" w:rsidP="00D73CD7">
            <w:pPr>
              <w:pStyle w:val="Style1"/>
            </w:pPr>
            <w:r w:rsidRPr="00D73CD7">
              <w:t>0.5</w:t>
            </w:r>
          </w:p>
        </w:tc>
        <w:tc>
          <w:tcPr>
            <w:tcW w:w="444" w:type="pct"/>
            <w:tcBorders>
              <w:bottom w:val="nil"/>
            </w:tcBorders>
            <w:noWrap/>
            <w:vAlign w:val="center"/>
            <w:hideMark/>
          </w:tcPr>
          <w:p w14:paraId="2FD9C54E" w14:textId="77777777" w:rsidR="00A70078" w:rsidRPr="00D73CD7" w:rsidRDefault="00A70078" w:rsidP="00D73CD7">
            <w:pPr>
              <w:pStyle w:val="Style1"/>
            </w:pPr>
            <w:r w:rsidRPr="00D73CD7">
              <w:t>0.16</w:t>
            </w:r>
          </w:p>
        </w:tc>
        <w:tc>
          <w:tcPr>
            <w:tcW w:w="444" w:type="pct"/>
            <w:tcBorders>
              <w:bottom w:val="nil"/>
            </w:tcBorders>
            <w:noWrap/>
            <w:vAlign w:val="center"/>
            <w:hideMark/>
          </w:tcPr>
          <w:p w14:paraId="50730465" w14:textId="77777777" w:rsidR="00A70078" w:rsidRPr="00D73CD7" w:rsidRDefault="00A70078" w:rsidP="00D73CD7">
            <w:pPr>
              <w:pStyle w:val="Style1"/>
            </w:pPr>
            <w:r w:rsidRPr="00D73CD7">
              <w:t>0.33</w:t>
            </w:r>
          </w:p>
        </w:tc>
        <w:tc>
          <w:tcPr>
            <w:tcW w:w="439" w:type="pct"/>
            <w:tcBorders>
              <w:bottom w:val="nil"/>
            </w:tcBorders>
            <w:noWrap/>
            <w:vAlign w:val="center"/>
            <w:hideMark/>
          </w:tcPr>
          <w:p w14:paraId="677C8655" w14:textId="77777777" w:rsidR="00A70078" w:rsidRPr="00D73CD7" w:rsidRDefault="00A70078" w:rsidP="00D73CD7">
            <w:pPr>
              <w:pStyle w:val="Style1"/>
            </w:pPr>
            <w:r w:rsidRPr="00D73CD7">
              <w:t>0.15</w:t>
            </w:r>
          </w:p>
        </w:tc>
      </w:tr>
      <w:tr w:rsidR="00D73CD7" w:rsidRPr="00D73CD7" w14:paraId="775602EA" w14:textId="77777777" w:rsidTr="0040712C">
        <w:trPr>
          <w:trHeight w:val="288"/>
        </w:trPr>
        <w:tc>
          <w:tcPr>
            <w:tcW w:w="563" w:type="pct"/>
            <w:tcBorders>
              <w:top w:val="nil"/>
              <w:bottom w:val="single" w:sz="4" w:space="0" w:color="auto"/>
            </w:tcBorders>
            <w:noWrap/>
            <w:vAlign w:val="center"/>
            <w:hideMark/>
          </w:tcPr>
          <w:p w14:paraId="6D1FADD6" w14:textId="77777777" w:rsidR="00A70078" w:rsidRPr="00D73CD7" w:rsidRDefault="00A70078" w:rsidP="00D73CD7">
            <w:pPr>
              <w:pStyle w:val="Style1"/>
            </w:pPr>
            <w:r w:rsidRPr="00D73CD7">
              <w:t>TNW_05</w:t>
            </w:r>
          </w:p>
        </w:tc>
        <w:tc>
          <w:tcPr>
            <w:tcW w:w="444" w:type="pct"/>
            <w:tcBorders>
              <w:top w:val="nil"/>
              <w:bottom w:val="single" w:sz="4" w:space="0" w:color="auto"/>
            </w:tcBorders>
            <w:noWrap/>
            <w:vAlign w:val="center"/>
            <w:hideMark/>
          </w:tcPr>
          <w:p w14:paraId="735CD942" w14:textId="77777777" w:rsidR="00A70078" w:rsidRPr="00D73CD7" w:rsidRDefault="00A70078" w:rsidP="00D73CD7">
            <w:pPr>
              <w:pStyle w:val="Style1"/>
            </w:pPr>
            <w:r w:rsidRPr="00D73CD7">
              <w:t>TNW</w:t>
            </w:r>
          </w:p>
        </w:tc>
        <w:tc>
          <w:tcPr>
            <w:tcW w:w="444" w:type="pct"/>
            <w:tcBorders>
              <w:top w:val="nil"/>
              <w:bottom w:val="single" w:sz="4" w:space="0" w:color="auto"/>
            </w:tcBorders>
            <w:noWrap/>
            <w:vAlign w:val="center"/>
            <w:hideMark/>
          </w:tcPr>
          <w:p w14:paraId="4C07B62E" w14:textId="77777777" w:rsidR="00A70078" w:rsidRPr="00D73CD7" w:rsidRDefault="00A70078" w:rsidP="00D73CD7">
            <w:pPr>
              <w:pStyle w:val="Style1"/>
            </w:pPr>
            <w:r w:rsidRPr="00D73CD7">
              <w:t>24</w:t>
            </w:r>
          </w:p>
        </w:tc>
        <w:tc>
          <w:tcPr>
            <w:tcW w:w="444" w:type="pct"/>
            <w:tcBorders>
              <w:top w:val="nil"/>
              <w:bottom w:val="single" w:sz="4" w:space="0" w:color="auto"/>
            </w:tcBorders>
            <w:noWrap/>
            <w:vAlign w:val="center"/>
            <w:hideMark/>
          </w:tcPr>
          <w:p w14:paraId="5EE4F0A1" w14:textId="77777777" w:rsidR="00A70078" w:rsidRPr="00D73CD7" w:rsidRDefault="00A70078" w:rsidP="00D73CD7">
            <w:pPr>
              <w:pStyle w:val="Style1"/>
            </w:pPr>
            <w:r w:rsidRPr="00D73CD7">
              <w:t>5.44</w:t>
            </w:r>
          </w:p>
        </w:tc>
        <w:tc>
          <w:tcPr>
            <w:tcW w:w="444" w:type="pct"/>
            <w:tcBorders>
              <w:top w:val="nil"/>
              <w:bottom w:val="single" w:sz="4" w:space="0" w:color="auto"/>
            </w:tcBorders>
            <w:noWrap/>
            <w:vAlign w:val="center"/>
            <w:hideMark/>
          </w:tcPr>
          <w:p w14:paraId="0FF03C3D" w14:textId="77777777" w:rsidR="00A70078" w:rsidRPr="00D73CD7" w:rsidRDefault="00A70078" w:rsidP="00D73CD7">
            <w:pPr>
              <w:pStyle w:val="Style1"/>
            </w:pPr>
            <w:r w:rsidRPr="00D73CD7">
              <w:t>3.87</w:t>
            </w:r>
          </w:p>
        </w:tc>
        <w:tc>
          <w:tcPr>
            <w:tcW w:w="444" w:type="pct"/>
            <w:tcBorders>
              <w:top w:val="nil"/>
              <w:bottom w:val="single" w:sz="4" w:space="0" w:color="auto"/>
            </w:tcBorders>
            <w:noWrap/>
            <w:vAlign w:val="center"/>
            <w:hideMark/>
          </w:tcPr>
          <w:p w14:paraId="0E43AB48" w14:textId="77777777" w:rsidR="00A70078" w:rsidRPr="00D73CD7" w:rsidRDefault="00A70078" w:rsidP="00D73CD7">
            <w:pPr>
              <w:pStyle w:val="Style1"/>
            </w:pPr>
            <w:r w:rsidRPr="00D73CD7">
              <w:t>6</w:t>
            </w:r>
          </w:p>
        </w:tc>
        <w:tc>
          <w:tcPr>
            <w:tcW w:w="444" w:type="pct"/>
            <w:tcBorders>
              <w:top w:val="nil"/>
              <w:bottom w:val="single" w:sz="4" w:space="0" w:color="auto"/>
            </w:tcBorders>
            <w:noWrap/>
            <w:vAlign w:val="center"/>
            <w:hideMark/>
          </w:tcPr>
          <w:p w14:paraId="550EA8B2" w14:textId="77777777" w:rsidR="00A70078" w:rsidRPr="00D73CD7" w:rsidRDefault="00A70078" w:rsidP="00D73CD7">
            <w:pPr>
              <w:pStyle w:val="Style1"/>
            </w:pPr>
            <w:r w:rsidRPr="00D73CD7">
              <w:t>0.48</w:t>
            </w:r>
          </w:p>
        </w:tc>
        <w:tc>
          <w:tcPr>
            <w:tcW w:w="444" w:type="pct"/>
            <w:tcBorders>
              <w:top w:val="nil"/>
              <w:bottom w:val="single" w:sz="4" w:space="0" w:color="auto"/>
            </w:tcBorders>
            <w:noWrap/>
            <w:vAlign w:val="center"/>
            <w:hideMark/>
          </w:tcPr>
          <w:p w14:paraId="2E6A8FB4" w14:textId="77777777" w:rsidR="00A70078" w:rsidRPr="00D73CD7" w:rsidRDefault="00A70078" w:rsidP="00D73CD7">
            <w:pPr>
              <w:pStyle w:val="Style1"/>
            </w:pPr>
            <w:r w:rsidRPr="00D73CD7">
              <w:t>0.55</w:t>
            </w:r>
          </w:p>
        </w:tc>
        <w:tc>
          <w:tcPr>
            <w:tcW w:w="444" w:type="pct"/>
            <w:tcBorders>
              <w:top w:val="nil"/>
              <w:bottom w:val="single" w:sz="4" w:space="0" w:color="auto"/>
            </w:tcBorders>
            <w:noWrap/>
            <w:vAlign w:val="center"/>
            <w:hideMark/>
          </w:tcPr>
          <w:p w14:paraId="4917BA77" w14:textId="77777777" w:rsidR="00A70078" w:rsidRPr="00D73CD7" w:rsidRDefault="00A70078" w:rsidP="00D73CD7">
            <w:pPr>
              <w:pStyle w:val="Style1"/>
            </w:pPr>
            <w:r w:rsidRPr="00D73CD7">
              <w:t>0.11</w:t>
            </w:r>
          </w:p>
        </w:tc>
        <w:tc>
          <w:tcPr>
            <w:tcW w:w="444" w:type="pct"/>
            <w:tcBorders>
              <w:top w:val="nil"/>
              <w:bottom w:val="single" w:sz="4" w:space="0" w:color="auto"/>
            </w:tcBorders>
            <w:noWrap/>
            <w:vAlign w:val="center"/>
            <w:hideMark/>
          </w:tcPr>
          <w:p w14:paraId="2E594B69" w14:textId="77777777" w:rsidR="00A70078" w:rsidRPr="00D73CD7" w:rsidRDefault="00A70078" w:rsidP="00D73CD7">
            <w:pPr>
              <w:pStyle w:val="Style1"/>
            </w:pPr>
            <w:r w:rsidRPr="00D73CD7">
              <w:t>0.36</w:t>
            </w:r>
          </w:p>
        </w:tc>
        <w:tc>
          <w:tcPr>
            <w:tcW w:w="439" w:type="pct"/>
            <w:tcBorders>
              <w:top w:val="nil"/>
              <w:bottom w:val="single" w:sz="4" w:space="0" w:color="auto"/>
            </w:tcBorders>
            <w:noWrap/>
            <w:vAlign w:val="center"/>
            <w:hideMark/>
          </w:tcPr>
          <w:p w14:paraId="32AECF5D" w14:textId="77777777" w:rsidR="00A70078" w:rsidRPr="00D73CD7" w:rsidRDefault="00A70078" w:rsidP="00D73CD7">
            <w:pPr>
              <w:pStyle w:val="Style1"/>
            </w:pPr>
            <w:r w:rsidRPr="00D73CD7">
              <w:t>0.07</w:t>
            </w:r>
          </w:p>
        </w:tc>
      </w:tr>
      <w:tr w:rsidR="00D73CD7" w:rsidRPr="00D73CD7" w14:paraId="298CFCFB" w14:textId="77777777" w:rsidTr="0040712C">
        <w:trPr>
          <w:trHeight w:val="288"/>
        </w:trPr>
        <w:tc>
          <w:tcPr>
            <w:tcW w:w="1451" w:type="pct"/>
            <w:gridSpan w:val="3"/>
            <w:tcBorders>
              <w:top w:val="single" w:sz="4" w:space="0" w:color="auto"/>
            </w:tcBorders>
            <w:noWrap/>
            <w:vAlign w:val="center"/>
            <w:hideMark/>
          </w:tcPr>
          <w:p w14:paraId="39BACCEF" w14:textId="77777777" w:rsidR="00A70078" w:rsidRPr="00D73CD7" w:rsidRDefault="00A70078" w:rsidP="00D73CD7">
            <w:pPr>
              <w:pStyle w:val="Style1"/>
            </w:pPr>
            <w:r w:rsidRPr="00D73CD7">
              <w:t xml:space="preserve">Average across </w:t>
            </w:r>
            <w:r w:rsidRPr="00D73CD7">
              <w:rPr>
                <w:i/>
                <w:iCs/>
              </w:rPr>
              <w:t>P. globosa</w:t>
            </w:r>
          </w:p>
        </w:tc>
        <w:tc>
          <w:tcPr>
            <w:tcW w:w="444" w:type="pct"/>
            <w:tcBorders>
              <w:top w:val="single" w:sz="4" w:space="0" w:color="auto"/>
            </w:tcBorders>
            <w:noWrap/>
            <w:vAlign w:val="center"/>
            <w:hideMark/>
          </w:tcPr>
          <w:p w14:paraId="4E54C550" w14:textId="77777777" w:rsidR="00A70078" w:rsidRPr="00D73CD7" w:rsidRDefault="00A70078" w:rsidP="00D73CD7">
            <w:pPr>
              <w:pStyle w:val="Style1"/>
            </w:pPr>
            <w:r w:rsidRPr="00D73CD7">
              <w:t>4.2</w:t>
            </w:r>
          </w:p>
        </w:tc>
        <w:tc>
          <w:tcPr>
            <w:tcW w:w="444" w:type="pct"/>
            <w:tcBorders>
              <w:top w:val="single" w:sz="4" w:space="0" w:color="auto"/>
            </w:tcBorders>
            <w:noWrap/>
            <w:vAlign w:val="center"/>
            <w:hideMark/>
          </w:tcPr>
          <w:p w14:paraId="25227BC2" w14:textId="77777777" w:rsidR="00A70078" w:rsidRPr="00D73CD7" w:rsidRDefault="00A70078" w:rsidP="00D73CD7">
            <w:pPr>
              <w:pStyle w:val="Style1"/>
            </w:pPr>
            <w:r w:rsidRPr="00D73CD7">
              <w:t>3.38</w:t>
            </w:r>
          </w:p>
        </w:tc>
        <w:tc>
          <w:tcPr>
            <w:tcW w:w="444" w:type="pct"/>
            <w:tcBorders>
              <w:top w:val="single" w:sz="4" w:space="0" w:color="auto"/>
            </w:tcBorders>
            <w:noWrap/>
            <w:vAlign w:val="center"/>
            <w:hideMark/>
          </w:tcPr>
          <w:p w14:paraId="36F29852" w14:textId="77777777" w:rsidR="00A70078" w:rsidRPr="00D73CD7" w:rsidRDefault="00A70078" w:rsidP="00D73CD7">
            <w:pPr>
              <w:pStyle w:val="Style1"/>
            </w:pPr>
            <w:r w:rsidRPr="00D73CD7">
              <w:t>4.24</w:t>
            </w:r>
          </w:p>
        </w:tc>
        <w:tc>
          <w:tcPr>
            <w:tcW w:w="444" w:type="pct"/>
            <w:tcBorders>
              <w:top w:val="single" w:sz="4" w:space="0" w:color="auto"/>
            </w:tcBorders>
            <w:noWrap/>
            <w:vAlign w:val="center"/>
            <w:hideMark/>
          </w:tcPr>
          <w:p w14:paraId="13CA4946" w14:textId="77777777" w:rsidR="00A70078" w:rsidRPr="00D73CD7" w:rsidRDefault="00A70078" w:rsidP="00D73CD7">
            <w:pPr>
              <w:pStyle w:val="Style1"/>
            </w:pPr>
            <w:r w:rsidRPr="00D73CD7">
              <w:t>0.47</w:t>
            </w:r>
          </w:p>
        </w:tc>
        <w:tc>
          <w:tcPr>
            <w:tcW w:w="444" w:type="pct"/>
            <w:tcBorders>
              <w:top w:val="single" w:sz="4" w:space="0" w:color="auto"/>
            </w:tcBorders>
            <w:noWrap/>
            <w:vAlign w:val="center"/>
            <w:hideMark/>
          </w:tcPr>
          <w:p w14:paraId="5269C0D8" w14:textId="77777777" w:rsidR="00A70078" w:rsidRPr="00D73CD7" w:rsidRDefault="00A70078" w:rsidP="00D73CD7">
            <w:pPr>
              <w:pStyle w:val="Style1"/>
            </w:pPr>
            <w:r w:rsidRPr="00D73CD7">
              <w:t>0.51</w:t>
            </w:r>
          </w:p>
        </w:tc>
        <w:tc>
          <w:tcPr>
            <w:tcW w:w="444" w:type="pct"/>
            <w:tcBorders>
              <w:top w:val="single" w:sz="4" w:space="0" w:color="auto"/>
            </w:tcBorders>
            <w:noWrap/>
            <w:vAlign w:val="center"/>
            <w:hideMark/>
          </w:tcPr>
          <w:p w14:paraId="3E180412" w14:textId="77777777" w:rsidR="00A70078" w:rsidRPr="00D73CD7" w:rsidRDefault="00A70078" w:rsidP="00D73CD7">
            <w:pPr>
              <w:pStyle w:val="Style1"/>
            </w:pPr>
            <w:r w:rsidRPr="00D73CD7">
              <w:t>0.08</w:t>
            </w:r>
          </w:p>
        </w:tc>
        <w:tc>
          <w:tcPr>
            <w:tcW w:w="444" w:type="pct"/>
            <w:tcBorders>
              <w:top w:val="single" w:sz="4" w:space="0" w:color="auto"/>
            </w:tcBorders>
            <w:noWrap/>
            <w:vAlign w:val="center"/>
            <w:hideMark/>
          </w:tcPr>
          <w:p w14:paraId="3A610C11" w14:textId="77777777" w:rsidR="00A70078" w:rsidRPr="00D73CD7" w:rsidRDefault="00A70078" w:rsidP="00D73CD7">
            <w:pPr>
              <w:pStyle w:val="Style1"/>
            </w:pPr>
            <w:r w:rsidRPr="00D73CD7">
              <w:t>0.26</w:t>
            </w:r>
          </w:p>
        </w:tc>
        <w:tc>
          <w:tcPr>
            <w:tcW w:w="439" w:type="pct"/>
            <w:tcBorders>
              <w:top w:val="single" w:sz="4" w:space="0" w:color="auto"/>
            </w:tcBorders>
            <w:noWrap/>
            <w:vAlign w:val="center"/>
            <w:hideMark/>
          </w:tcPr>
          <w:p w14:paraId="3818C6BC" w14:textId="77777777" w:rsidR="00A70078" w:rsidRPr="00D73CD7" w:rsidRDefault="00A70078" w:rsidP="00D73CD7">
            <w:pPr>
              <w:pStyle w:val="Style1"/>
            </w:pPr>
            <w:r w:rsidRPr="00D73CD7">
              <w:t>0.04</w:t>
            </w:r>
          </w:p>
        </w:tc>
      </w:tr>
      <w:tr w:rsidR="00D73CD7" w:rsidRPr="00D73CD7" w14:paraId="74B4D7A0" w14:textId="77777777" w:rsidTr="0040712C">
        <w:trPr>
          <w:trHeight w:val="288"/>
        </w:trPr>
        <w:tc>
          <w:tcPr>
            <w:tcW w:w="563" w:type="pct"/>
            <w:tcBorders>
              <w:bottom w:val="nil"/>
            </w:tcBorders>
            <w:noWrap/>
            <w:vAlign w:val="center"/>
            <w:hideMark/>
          </w:tcPr>
          <w:p w14:paraId="20D1E521" w14:textId="77777777" w:rsidR="00A70078" w:rsidRPr="00D73CD7" w:rsidRDefault="00A70078" w:rsidP="00D73CD7">
            <w:pPr>
              <w:pStyle w:val="Style1"/>
            </w:pPr>
          </w:p>
        </w:tc>
        <w:tc>
          <w:tcPr>
            <w:tcW w:w="444" w:type="pct"/>
            <w:tcBorders>
              <w:bottom w:val="nil"/>
            </w:tcBorders>
            <w:noWrap/>
            <w:vAlign w:val="center"/>
            <w:hideMark/>
          </w:tcPr>
          <w:p w14:paraId="2F4FE274" w14:textId="77777777" w:rsidR="00A70078" w:rsidRPr="00D73CD7" w:rsidRDefault="00A70078" w:rsidP="00D73CD7">
            <w:pPr>
              <w:pStyle w:val="Style1"/>
            </w:pPr>
          </w:p>
        </w:tc>
        <w:tc>
          <w:tcPr>
            <w:tcW w:w="444" w:type="pct"/>
            <w:tcBorders>
              <w:bottom w:val="nil"/>
            </w:tcBorders>
            <w:noWrap/>
            <w:vAlign w:val="center"/>
            <w:hideMark/>
          </w:tcPr>
          <w:p w14:paraId="26AF5036" w14:textId="77777777" w:rsidR="00A70078" w:rsidRPr="00D73CD7" w:rsidRDefault="00A70078" w:rsidP="00D73CD7">
            <w:pPr>
              <w:pStyle w:val="Style1"/>
            </w:pPr>
          </w:p>
        </w:tc>
        <w:tc>
          <w:tcPr>
            <w:tcW w:w="444" w:type="pct"/>
            <w:tcBorders>
              <w:bottom w:val="nil"/>
            </w:tcBorders>
            <w:noWrap/>
            <w:vAlign w:val="center"/>
            <w:hideMark/>
          </w:tcPr>
          <w:p w14:paraId="2EA4F9D1" w14:textId="77777777" w:rsidR="00A70078" w:rsidRPr="00D73CD7" w:rsidRDefault="00A70078" w:rsidP="00D73CD7">
            <w:pPr>
              <w:pStyle w:val="Style1"/>
            </w:pPr>
          </w:p>
        </w:tc>
        <w:tc>
          <w:tcPr>
            <w:tcW w:w="444" w:type="pct"/>
            <w:tcBorders>
              <w:bottom w:val="nil"/>
            </w:tcBorders>
            <w:noWrap/>
            <w:vAlign w:val="center"/>
            <w:hideMark/>
          </w:tcPr>
          <w:p w14:paraId="0A10845F" w14:textId="77777777" w:rsidR="00A70078" w:rsidRPr="00D73CD7" w:rsidRDefault="00A70078" w:rsidP="00D73CD7">
            <w:pPr>
              <w:pStyle w:val="Style1"/>
            </w:pPr>
          </w:p>
        </w:tc>
        <w:tc>
          <w:tcPr>
            <w:tcW w:w="444" w:type="pct"/>
            <w:tcBorders>
              <w:bottom w:val="nil"/>
            </w:tcBorders>
            <w:noWrap/>
            <w:vAlign w:val="center"/>
            <w:hideMark/>
          </w:tcPr>
          <w:p w14:paraId="36B2E1E4" w14:textId="77777777" w:rsidR="00A70078" w:rsidRPr="00D73CD7" w:rsidRDefault="00A70078" w:rsidP="00D73CD7">
            <w:pPr>
              <w:pStyle w:val="Style1"/>
            </w:pPr>
          </w:p>
        </w:tc>
        <w:tc>
          <w:tcPr>
            <w:tcW w:w="444" w:type="pct"/>
            <w:tcBorders>
              <w:bottom w:val="nil"/>
            </w:tcBorders>
            <w:noWrap/>
            <w:vAlign w:val="center"/>
            <w:hideMark/>
          </w:tcPr>
          <w:p w14:paraId="0790B635" w14:textId="77777777" w:rsidR="00A70078" w:rsidRPr="00D73CD7" w:rsidRDefault="00A70078" w:rsidP="00D73CD7">
            <w:pPr>
              <w:pStyle w:val="Style1"/>
            </w:pPr>
          </w:p>
        </w:tc>
        <w:tc>
          <w:tcPr>
            <w:tcW w:w="444" w:type="pct"/>
            <w:tcBorders>
              <w:bottom w:val="nil"/>
            </w:tcBorders>
            <w:noWrap/>
            <w:vAlign w:val="center"/>
            <w:hideMark/>
          </w:tcPr>
          <w:p w14:paraId="55AAC294" w14:textId="77777777" w:rsidR="00A70078" w:rsidRPr="00D73CD7" w:rsidRDefault="00A70078" w:rsidP="00D73CD7">
            <w:pPr>
              <w:pStyle w:val="Style1"/>
            </w:pPr>
          </w:p>
        </w:tc>
        <w:tc>
          <w:tcPr>
            <w:tcW w:w="444" w:type="pct"/>
            <w:tcBorders>
              <w:bottom w:val="nil"/>
            </w:tcBorders>
            <w:noWrap/>
            <w:vAlign w:val="center"/>
            <w:hideMark/>
          </w:tcPr>
          <w:p w14:paraId="12F791DE" w14:textId="77777777" w:rsidR="00A70078" w:rsidRPr="00D73CD7" w:rsidRDefault="00A70078" w:rsidP="00D73CD7">
            <w:pPr>
              <w:pStyle w:val="Style1"/>
            </w:pPr>
          </w:p>
        </w:tc>
        <w:tc>
          <w:tcPr>
            <w:tcW w:w="444" w:type="pct"/>
            <w:tcBorders>
              <w:bottom w:val="nil"/>
            </w:tcBorders>
            <w:noWrap/>
            <w:vAlign w:val="center"/>
            <w:hideMark/>
          </w:tcPr>
          <w:p w14:paraId="3EA3ACEB" w14:textId="77777777" w:rsidR="00A70078" w:rsidRPr="00D73CD7" w:rsidRDefault="00A70078" w:rsidP="00D73CD7">
            <w:pPr>
              <w:pStyle w:val="Style1"/>
            </w:pPr>
          </w:p>
        </w:tc>
        <w:tc>
          <w:tcPr>
            <w:tcW w:w="439" w:type="pct"/>
            <w:tcBorders>
              <w:bottom w:val="nil"/>
            </w:tcBorders>
            <w:noWrap/>
            <w:vAlign w:val="center"/>
            <w:hideMark/>
          </w:tcPr>
          <w:p w14:paraId="282D80D9" w14:textId="77777777" w:rsidR="00A70078" w:rsidRPr="00D73CD7" w:rsidRDefault="00A70078" w:rsidP="00D73CD7">
            <w:pPr>
              <w:pStyle w:val="Style1"/>
            </w:pPr>
          </w:p>
        </w:tc>
      </w:tr>
      <w:tr w:rsidR="0082036B" w:rsidRPr="00D73CD7" w14:paraId="4DDE8205" w14:textId="77777777" w:rsidTr="0040712C">
        <w:trPr>
          <w:trHeight w:val="288"/>
        </w:trPr>
        <w:tc>
          <w:tcPr>
            <w:tcW w:w="1007" w:type="pct"/>
            <w:gridSpan w:val="2"/>
            <w:tcBorders>
              <w:top w:val="nil"/>
              <w:bottom w:val="single" w:sz="4" w:space="0" w:color="auto"/>
            </w:tcBorders>
            <w:noWrap/>
            <w:vAlign w:val="center"/>
            <w:hideMark/>
          </w:tcPr>
          <w:p w14:paraId="58C10A50" w14:textId="77777777" w:rsidR="00A70078" w:rsidRPr="0040712C" w:rsidRDefault="00A70078" w:rsidP="00D73CD7">
            <w:pPr>
              <w:pStyle w:val="Style1"/>
              <w:rPr>
                <w:i/>
                <w:iCs/>
              </w:rPr>
            </w:pPr>
            <w:r w:rsidRPr="0040712C">
              <w:rPr>
                <w:i/>
                <w:iCs/>
              </w:rPr>
              <w:t>P. ouachitensis</w:t>
            </w:r>
          </w:p>
        </w:tc>
        <w:tc>
          <w:tcPr>
            <w:tcW w:w="444" w:type="pct"/>
            <w:tcBorders>
              <w:top w:val="nil"/>
              <w:bottom w:val="single" w:sz="4" w:space="0" w:color="auto"/>
            </w:tcBorders>
            <w:noWrap/>
            <w:vAlign w:val="center"/>
            <w:hideMark/>
          </w:tcPr>
          <w:p w14:paraId="00B57C34"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4D6A81E6"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0A063870"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2BAFE480"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15DDC4B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77D15003"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3F77CA0"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874D16E" w14:textId="77777777" w:rsidR="00A70078" w:rsidRPr="00D73CD7" w:rsidRDefault="00A70078" w:rsidP="00D73CD7">
            <w:pPr>
              <w:pStyle w:val="Style1"/>
            </w:pPr>
          </w:p>
        </w:tc>
        <w:tc>
          <w:tcPr>
            <w:tcW w:w="439" w:type="pct"/>
            <w:tcBorders>
              <w:top w:val="nil"/>
              <w:bottom w:val="single" w:sz="4" w:space="0" w:color="auto"/>
            </w:tcBorders>
            <w:noWrap/>
            <w:vAlign w:val="center"/>
            <w:hideMark/>
          </w:tcPr>
          <w:p w14:paraId="7493317D" w14:textId="77777777" w:rsidR="00A70078" w:rsidRPr="00D73CD7" w:rsidRDefault="00A70078" w:rsidP="00D73CD7">
            <w:pPr>
              <w:pStyle w:val="Style1"/>
            </w:pPr>
          </w:p>
        </w:tc>
      </w:tr>
      <w:tr w:rsidR="00D73CD7" w:rsidRPr="00D73CD7" w14:paraId="02FD9EE9" w14:textId="77777777" w:rsidTr="0040712C">
        <w:trPr>
          <w:trHeight w:val="288"/>
        </w:trPr>
        <w:tc>
          <w:tcPr>
            <w:tcW w:w="563" w:type="pct"/>
            <w:tcBorders>
              <w:top w:val="single" w:sz="4" w:space="0" w:color="auto"/>
            </w:tcBorders>
            <w:noWrap/>
            <w:vAlign w:val="center"/>
            <w:hideMark/>
          </w:tcPr>
          <w:p w14:paraId="6C2ECC29" w14:textId="77777777" w:rsidR="00A70078" w:rsidRPr="00D73CD7" w:rsidRDefault="00A70078" w:rsidP="00D73CD7">
            <w:pPr>
              <w:pStyle w:val="Style1"/>
            </w:pPr>
            <w:r w:rsidRPr="00D73CD7">
              <w:t>AR_01</w:t>
            </w:r>
          </w:p>
        </w:tc>
        <w:tc>
          <w:tcPr>
            <w:tcW w:w="444" w:type="pct"/>
            <w:tcBorders>
              <w:top w:val="single" w:sz="4" w:space="0" w:color="auto"/>
            </w:tcBorders>
            <w:noWrap/>
            <w:vAlign w:val="center"/>
            <w:hideMark/>
          </w:tcPr>
          <w:p w14:paraId="5A5B32A2" w14:textId="77777777" w:rsidR="00A70078" w:rsidRPr="00D73CD7" w:rsidRDefault="00A70078" w:rsidP="00D73CD7">
            <w:pPr>
              <w:pStyle w:val="Style1"/>
            </w:pPr>
            <w:r w:rsidRPr="00D73CD7">
              <w:t>AR</w:t>
            </w:r>
          </w:p>
        </w:tc>
        <w:tc>
          <w:tcPr>
            <w:tcW w:w="444" w:type="pct"/>
            <w:tcBorders>
              <w:top w:val="single" w:sz="4" w:space="0" w:color="auto"/>
            </w:tcBorders>
            <w:noWrap/>
            <w:vAlign w:val="center"/>
            <w:hideMark/>
          </w:tcPr>
          <w:p w14:paraId="77B266B6" w14:textId="77777777" w:rsidR="00A70078" w:rsidRPr="00D73CD7" w:rsidRDefault="00A70078" w:rsidP="00D73CD7">
            <w:pPr>
              <w:pStyle w:val="Style1"/>
            </w:pPr>
            <w:r w:rsidRPr="00D73CD7">
              <w:t>5</w:t>
            </w:r>
          </w:p>
        </w:tc>
        <w:tc>
          <w:tcPr>
            <w:tcW w:w="444" w:type="pct"/>
            <w:tcBorders>
              <w:top w:val="single" w:sz="4" w:space="0" w:color="auto"/>
            </w:tcBorders>
            <w:noWrap/>
            <w:vAlign w:val="center"/>
            <w:hideMark/>
          </w:tcPr>
          <w:p w14:paraId="121B499C" w14:textId="77777777" w:rsidR="00A70078" w:rsidRPr="00D73CD7" w:rsidRDefault="00A70078" w:rsidP="00D73CD7">
            <w:pPr>
              <w:pStyle w:val="Style1"/>
            </w:pPr>
            <w:r w:rsidRPr="00D73CD7">
              <w:t>1.79</w:t>
            </w:r>
          </w:p>
        </w:tc>
        <w:tc>
          <w:tcPr>
            <w:tcW w:w="444" w:type="pct"/>
            <w:tcBorders>
              <w:top w:val="single" w:sz="4" w:space="0" w:color="auto"/>
            </w:tcBorders>
            <w:noWrap/>
            <w:vAlign w:val="center"/>
            <w:hideMark/>
          </w:tcPr>
          <w:p w14:paraId="3BE391F4" w14:textId="77777777" w:rsidR="00A70078" w:rsidRPr="00D73CD7" w:rsidRDefault="00A70078" w:rsidP="00D73CD7">
            <w:pPr>
              <w:pStyle w:val="Style1"/>
            </w:pPr>
            <w:r w:rsidRPr="00D73CD7">
              <w:t>7.14</w:t>
            </w:r>
          </w:p>
        </w:tc>
        <w:tc>
          <w:tcPr>
            <w:tcW w:w="444" w:type="pct"/>
            <w:tcBorders>
              <w:top w:val="single" w:sz="4" w:space="0" w:color="auto"/>
            </w:tcBorders>
            <w:noWrap/>
            <w:vAlign w:val="center"/>
            <w:hideMark/>
          </w:tcPr>
          <w:p w14:paraId="246324E5" w14:textId="77777777" w:rsidR="00A70078" w:rsidRPr="00D73CD7" w:rsidRDefault="00A70078" w:rsidP="00D73CD7">
            <w:pPr>
              <w:pStyle w:val="Style1"/>
            </w:pPr>
            <w:r w:rsidRPr="00D73CD7">
              <w:t>3</w:t>
            </w:r>
          </w:p>
        </w:tc>
        <w:tc>
          <w:tcPr>
            <w:tcW w:w="444" w:type="pct"/>
            <w:tcBorders>
              <w:top w:val="single" w:sz="4" w:space="0" w:color="auto"/>
            </w:tcBorders>
            <w:noWrap/>
            <w:vAlign w:val="center"/>
            <w:hideMark/>
          </w:tcPr>
          <w:p w14:paraId="0A8B2436" w14:textId="77777777" w:rsidR="00A70078" w:rsidRPr="00D73CD7" w:rsidRDefault="00A70078" w:rsidP="00D73CD7">
            <w:pPr>
              <w:pStyle w:val="Style1"/>
            </w:pPr>
            <w:r w:rsidRPr="00D73CD7">
              <w:t>0.17</w:t>
            </w:r>
          </w:p>
        </w:tc>
        <w:tc>
          <w:tcPr>
            <w:tcW w:w="444" w:type="pct"/>
            <w:tcBorders>
              <w:top w:val="single" w:sz="4" w:space="0" w:color="auto"/>
            </w:tcBorders>
            <w:noWrap/>
            <w:vAlign w:val="center"/>
            <w:hideMark/>
          </w:tcPr>
          <w:p w14:paraId="16F8D5E1" w14:textId="77777777" w:rsidR="00A70078" w:rsidRPr="00D73CD7" w:rsidRDefault="00A70078" w:rsidP="00D73CD7">
            <w:pPr>
              <w:pStyle w:val="Style1"/>
            </w:pPr>
            <w:r w:rsidRPr="00D73CD7">
              <w:t>0.27</w:t>
            </w:r>
          </w:p>
        </w:tc>
        <w:tc>
          <w:tcPr>
            <w:tcW w:w="444" w:type="pct"/>
            <w:tcBorders>
              <w:top w:val="single" w:sz="4" w:space="0" w:color="auto"/>
            </w:tcBorders>
            <w:noWrap/>
            <w:vAlign w:val="center"/>
            <w:hideMark/>
          </w:tcPr>
          <w:p w14:paraId="6331DD4C" w14:textId="77777777" w:rsidR="00A70078" w:rsidRPr="00D73CD7" w:rsidRDefault="00A70078" w:rsidP="00D73CD7">
            <w:pPr>
              <w:pStyle w:val="Style1"/>
            </w:pPr>
            <w:r w:rsidRPr="00D73CD7">
              <w:t>0.37</w:t>
            </w:r>
          </w:p>
        </w:tc>
        <w:tc>
          <w:tcPr>
            <w:tcW w:w="444" w:type="pct"/>
            <w:tcBorders>
              <w:top w:val="single" w:sz="4" w:space="0" w:color="auto"/>
            </w:tcBorders>
            <w:noWrap/>
            <w:vAlign w:val="center"/>
            <w:hideMark/>
          </w:tcPr>
          <w:p w14:paraId="0B038E2B" w14:textId="77777777" w:rsidR="00A70078" w:rsidRPr="00D73CD7" w:rsidRDefault="00A70078" w:rsidP="00D73CD7">
            <w:pPr>
              <w:pStyle w:val="Style1"/>
            </w:pPr>
            <w:r w:rsidRPr="00D73CD7">
              <w:t>0.45</w:t>
            </w:r>
          </w:p>
        </w:tc>
        <w:tc>
          <w:tcPr>
            <w:tcW w:w="439" w:type="pct"/>
            <w:tcBorders>
              <w:top w:val="single" w:sz="4" w:space="0" w:color="auto"/>
            </w:tcBorders>
            <w:noWrap/>
            <w:vAlign w:val="center"/>
            <w:hideMark/>
          </w:tcPr>
          <w:p w14:paraId="2271CE21" w14:textId="77777777" w:rsidR="00A70078" w:rsidRPr="00D73CD7" w:rsidRDefault="00A70078" w:rsidP="00D73CD7">
            <w:pPr>
              <w:pStyle w:val="Style1"/>
            </w:pPr>
            <w:r w:rsidRPr="00D73CD7">
              <w:t>0</w:t>
            </w:r>
          </w:p>
        </w:tc>
      </w:tr>
      <w:tr w:rsidR="00D73CD7" w:rsidRPr="00D73CD7" w14:paraId="3921F977" w14:textId="77777777" w:rsidTr="0040712C">
        <w:trPr>
          <w:trHeight w:val="288"/>
        </w:trPr>
        <w:tc>
          <w:tcPr>
            <w:tcW w:w="563" w:type="pct"/>
            <w:tcBorders>
              <w:bottom w:val="nil"/>
            </w:tcBorders>
            <w:noWrap/>
            <w:vAlign w:val="center"/>
            <w:hideMark/>
          </w:tcPr>
          <w:p w14:paraId="56C5F8BB" w14:textId="77777777" w:rsidR="00A70078" w:rsidRPr="00D73CD7" w:rsidRDefault="00A70078" w:rsidP="00D73CD7">
            <w:pPr>
              <w:pStyle w:val="Style1"/>
            </w:pPr>
            <w:r w:rsidRPr="00D73CD7">
              <w:t>AR_02</w:t>
            </w:r>
          </w:p>
        </w:tc>
        <w:tc>
          <w:tcPr>
            <w:tcW w:w="444" w:type="pct"/>
            <w:tcBorders>
              <w:bottom w:val="nil"/>
            </w:tcBorders>
            <w:noWrap/>
            <w:vAlign w:val="center"/>
            <w:hideMark/>
          </w:tcPr>
          <w:p w14:paraId="03E3FE99" w14:textId="77777777" w:rsidR="00A70078" w:rsidRPr="00D73CD7" w:rsidRDefault="00A70078" w:rsidP="00D73CD7">
            <w:pPr>
              <w:pStyle w:val="Style1"/>
            </w:pPr>
            <w:r w:rsidRPr="00D73CD7">
              <w:t>AR</w:t>
            </w:r>
          </w:p>
        </w:tc>
        <w:tc>
          <w:tcPr>
            <w:tcW w:w="444" w:type="pct"/>
            <w:tcBorders>
              <w:bottom w:val="nil"/>
            </w:tcBorders>
            <w:noWrap/>
            <w:vAlign w:val="center"/>
            <w:hideMark/>
          </w:tcPr>
          <w:p w14:paraId="5CAAE3D6" w14:textId="77777777" w:rsidR="00A70078" w:rsidRPr="00D73CD7" w:rsidRDefault="00A70078" w:rsidP="00D73CD7">
            <w:pPr>
              <w:pStyle w:val="Style1"/>
            </w:pPr>
            <w:r w:rsidRPr="00D73CD7">
              <w:t>9</w:t>
            </w:r>
          </w:p>
        </w:tc>
        <w:tc>
          <w:tcPr>
            <w:tcW w:w="444" w:type="pct"/>
            <w:tcBorders>
              <w:bottom w:val="nil"/>
            </w:tcBorders>
            <w:noWrap/>
            <w:vAlign w:val="center"/>
            <w:hideMark/>
          </w:tcPr>
          <w:p w14:paraId="22F361AF" w14:textId="77777777" w:rsidR="00A70078" w:rsidRPr="00D73CD7" w:rsidRDefault="00A70078" w:rsidP="00D73CD7">
            <w:pPr>
              <w:pStyle w:val="Style1"/>
            </w:pPr>
            <w:r w:rsidRPr="00D73CD7">
              <w:t>2.4</w:t>
            </w:r>
          </w:p>
        </w:tc>
        <w:tc>
          <w:tcPr>
            <w:tcW w:w="444" w:type="pct"/>
            <w:tcBorders>
              <w:bottom w:val="nil"/>
            </w:tcBorders>
            <w:noWrap/>
            <w:vAlign w:val="center"/>
            <w:hideMark/>
          </w:tcPr>
          <w:p w14:paraId="6DF7415A" w14:textId="77777777" w:rsidR="00A70078" w:rsidRPr="00D73CD7" w:rsidRDefault="00A70078" w:rsidP="00D73CD7">
            <w:pPr>
              <w:pStyle w:val="Style1"/>
            </w:pPr>
            <w:r w:rsidRPr="00D73CD7">
              <w:t>5.52</w:t>
            </w:r>
          </w:p>
        </w:tc>
        <w:tc>
          <w:tcPr>
            <w:tcW w:w="444" w:type="pct"/>
            <w:tcBorders>
              <w:bottom w:val="nil"/>
            </w:tcBorders>
            <w:noWrap/>
            <w:vAlign w:val="center"/>
            <w:hideMark/>
          </w:tcPr>
          <w:p w14:paraId="4192FE2D" w14:textId="77777777" w:rsidR="00A70078" w:rsidRPr="00D73CD7" w:rsidRDefault="00A70078" w:rsidP="00D73CD7">
            <w:pPr>
              <w:pStyle w:val="Style1"/>
            </w:pPr>
            <w:r w:rsidRPr="00D73CD7">
              <w:t>2</w:t>
            </w:r>
          </w:p>
        </w:tc>
        <w:tc>
          <w:tcPr>
            <w:tcW w:w="444" w:type="pct"/>
            <w:tcBorders>
              <w:bottom w:val="nil"/>
            </w:tcBorders>
            <w:noWrap/>
            <w:vAlign w:val="center"/>
            <w:hideMark/>
          </w:tcPr>
          <w:p w14:paraId="3F2DCE27" w14:textId="77777777" w:rsidR="00A70078" w:rsidRPr="00D73CD7" w:rsidRDefault="00A70078" w:rsidP="00D73CD7">
            <w:pPr>
              <w:pStyle w:val="Style1"/>
            </w:pPr>
            <w:r w:rsidRPr="00D73CD7">
              <w:t>0.16</w:t>
            </w:r>
          </w:p>
        </w:tc>
        <w:tc>
          <w:tcPr>
            <w:tcW w:w="444" w:type="pct"/>
            <w:tcBorders>
              <w:bottom w:val="nil"/>
            </w:tcBorders>
            <w:noWrap/>
            <w:vAlign w:val="center"/>
            <w:hideMark/>
          </w:tcPr>
          <w:p w14:paraId="5B4A84C9" w14:textId="77777777" w:rsidR="00A70078" w:rsidRPr="00D73CD7" w:rsidRDefault="00A70078" w:rsidP="00D73CD7">
            <w:pPr>
              <w:pStyle w:val="Style1"/>
            </w:pPr>
            <w:r w:rsidRPr="00D73CD7">
              <w:t>0.3</w:t>
            </w:r>
          </w:p>
        </w:tc>
        <w:tc>
          <w:tcPr>
            <w:tcW w:w="444" w:type="pct"/>
            <w:tcBorders>
              <w:bottom w:val="nil"/>
            </w:tcBorders>
            <w:noWrap/>
            <w:vAlign w:val="center"/>
            <w:hideMark/>
          </w:tcPr>
          <w:p w14:paraId="54D4EBF5" w14:textId="77777777" w:rsidR="00A70078" w:rsidRPr="00D73CD7" w:rsidRDefault="00A70078" w:rsidP="00D73CD7">
            <w:pPr>
              <w:pStyle w:val="Style1"/>
            </w:pPr>
            <w:r w:rsidRPr="00D73CD7">
              <w:t>0.46</w:t>
            </w:r>
          </w:p>
        </w:tc>
        <w:tc>
          <w:tcPr>
            <w:tcW w:w="444" w:type="pct"/>
            <w:tcBorders>
              <w:bottom w:val="nil"/>
            </w:tcBorders>
            <w:noWrap/>
            <w:vAlign w:val="center"/>
            <w:hideMark/>
          </w:tcPr>
          <w:p w14:paraId="076D0726" w14:textId="77777777" w:rsidR="00A70078" w:rsidRPr="00D73CD7" w:rsidRDefault="00A70078" w:rsidP="00D73CD7">
            <w:pPr>
              <w:pStyle w:val="Style1"/>
            </w:pPr>
            <w:r w:rsidRPr="00D73CD7">
              <w:t>0.53</w:t>
            </w:r>
          </w:p>
        </w:tc>
        <w:tc>
          <w:tcPr>
            <w:tcW w:w="439" w:type="pct"/>
            <w:tcBorders>
              <w:bottom w:val="nil"/>
            </w:tcBorders>
            <w:noWrap/>
            <w:vAlign w:val="center"/>
            <w:hideMark/>
          </w:tcPr>
          <w:p w14:paraId="7CB7FAEB" w14:textId="77777777" w:rsidR="00A70078" w:rsidRPr="00D73CD7" w:rsidRDefault="00A70078" w:rsidP="00D73CD7">
            <w:pPr>
              <w:pStyle w:val="Style1"/>
            </w:pPr>
            <w:r w:rsidRPr="00D73CD7">
              <w:t>0.38</w:t>
            </w:r>
          </w:p>
        </w:tc>
      </w:tr>
      <w:tr w:rsidR="00D73CD7" w:rsidRPr="00D73CD7" w14:paraId="21570CE2" w14:textId="77777777" w:rsidTr="0040712C">
        <w:trPr>
          <w:trHeight w:val="288"/>
        </w:trPr>
        <w:tc>
          <w:tcPr>
            <w:tcW w:w="563" w:type="pct"/>
            <w:tcBorders>
              <w:top w:val="nil"/>
              <w:bottom w:val="single" w:sz="4" w:space="0" w:color="auto"/>
            </w:tcBorders>
            <w:noWrap/>
            <w:vAlign w:val="center"/>
            <w:hideMark/>
          </w:tcPr>
          <w:p w14:paraId="676C19E1" w14:textId="77777777" w:rsidR="00A70078" w:rsidRPr="00D73CD7" w:rsidRDefault="00A70078" w:rsidP="00D73CD7">
            <w:pPr>
              <w:pStyle w:val="Style1"/>
            </w:pPr>
            <w:r w:rsidRPr="00D73CD7">
              <w:t>AR_03</w:t>
            </w:r>
          </w:p>
        </w:tc>
        <w:tc>
          <w:tcPr>
            <w:tcW w:w="444" w:type="pct"/>
            <w:tcBorders>
              <w:top w:val="nil"/>
              <w:bottom w:val="single" w:sz="4" w:space="0" w:color="auto"/>
            </w:tcBorders>
            <w:noWrap/>
            <w:vAlign w:val="center"/>
            <w:hideMark/>
          </w:tcPr>
          <w:p w14:paraId="3929A9CD" w14:textId="77777777" w:rsidR="00A70078" w:rsidRPr="00D73CD7" w:rsidRDefault="00A70078" w:rsidP="00D73CD7">
            <w:pPr>
              <w:pStyle w:val="Style1"/>
            </w:pPr>
            <w:r w:rsidRPr="00D73CD7">
              <w:t>AR</w:t>
            </w:r>
          </w:p>
        </w:tc>
        <w:tc>
          <w:tcPr>
            <w:tcW w:w="444" w:type="pct"/>
            <w:tcBorders>
              <w:top w:val="nil"/>
              <w:bottom w:val="single" w:sz="4" w:space="0" w:color="auto"/>
            </w:tcBorders>
            <w:noWrap/>
            <w:vAlign w:val="center"/>
            <w:hideMark/>
          </w:tcPr>
          <w:p w14:paraId="0E63E7E1" w14:textId="77777777" w:rsidR="00A70078" w:rsidRPr="00D73CD7" w:rsidRDefault="00A70078" w:rsidP="00D73CD7">
            <w:pPr>
              <w:pStyle w:val="Style1"/>
            </w:pPr>
            <w:r w:rsidRPr="00D73CD7">
              <w:t>4</w:t>
            </w:r>
          </w:p>
        </w:tc>
        <w:tc>
          <w:tcPr>
            <w:tcW w:w="444" w:type="pct"/>
            <w:tcBorders>
              <w:top w:val="nil"/>
              <w:bottom w:val="single" w:sz="4" w:space="0" w:color="auto"/>
            </w:tcBorders>
            <w:noWrap/>
            <w:vAlign w:val="center"/>
            <w:hideMark/>
          </w:tcPr>
          <w:p w14:paraId="29C36461" w14:textId="77777777" w:rsidR="00A70078" w:rsidRPr="00D73CD7" w:rsidRDefault="00A70078" w:rsidP="00D73CD7">
            <w:pPr>
              <w:pStyle w:val="Style1"/>
            </w:pPr>
            <w:r w:rsidRPr="00D73CD7">
              <w:t>1.85</w:t>
            </w:r>
          </w:p>
        </w:tc>
        <w:tc>
          <w:tcPr>
            <w:tcW w:w="444" w:type="pct"/>
            <w:tcBorders>
              <w:top w:val="nil"/>
              <w:bottom w:val="single" w:sz="4" w:space="0" w:color="auto"/>
            </w:tcBorders>
            <w:noWrap/>
            <w:vAlign w:val="center"/>
            <w:hideMark/>
          </w:tcPr>
          <w:p w14:paraId="47EE9536" w14:textId="77777777" w:rsidR="00A70078" w:rsidRPr="00D73CD7" w:rsidRDefault="00A70078" w:rsidP="00D73CD7">
            <w:pPr>
              <w:pStyle w:val="Style1"/>
            </w:pPr>
            <w:r w:rsidRPr="00D73CD7">
              <w:t>6.37</w:t>
            </w:r>
          </w:p>
        </w:tc>
        <w:tc>
          <w:tcPr>
            <w:tcW w:w="444" w:type="pct"/>
            <w:tcBorders>
              <w:top w:val="nil"/>
              <w:bottom w:val="single" w:sz="4" w:space="0" w:color="auto"/>
            </w:tcBorders>
            <w:noWrap/>
            <w:vAlign w:val="center"/>
            <w:hideMark/>
          </w:tcPr>
          <w:p w14:paraId="26DF0665" w14:textId="77777777" w:rsidR="00A70078" w:rsidRPr="00D73CD7" w:rsidRDefault="00A70078" w:rsidP="00D73CD7">
            <w:pPr>
              <w:pStyle w:val="Style1"/>
            </w:pPr>
            <w:r w:rsidRPr="00D73CD7">
              <w:t>2</w:t>
            </w:r>
          </w:p>
        </w:tc>
        <w:tc>
          <w:tcPr>
            <w:tcW w:w="444" w:type="pct"/>
            <w:tcBorders>
              <w:top w:val="nil"/>
              <w:bottom w:val="single" w:sz="4" w:space="0" w:color="auto"/>
            </w:tcBorders>
            <w:noWrap/>
            <w:vAlign w:val="center"/>
            <w:hideMark/>
          </w:tcPr>
          <w:p w14:paraId="550518FF" w14:textId="77777777" w:rsidR="00A70078" w:rsidRPr="00D73CD7" w:rsidRDefault="00A70078" w:rsidP="00D73CD7">
            <w:pPr>
              <w:pStyle w:val="Style1"/>
            </w:pPr>
            <w:r w:rsidRPr="00D73CD7">
              <w:t>0.15</w:t>
            </w:r>
          </w:p>
        </w:tc>
        <w:tc>
          <w:tcPr>
            <w:tcW w:w="444" w:type="pct"/>
            <w:tcBorders>
              <w:top w:val="nil"/>
              <w:bottom w:val="single" w:sz="4" w:space="0" w:color="auto"/>
            </w:tcBorders>
            <w:noWrap/>
            <w:vAlign w:val="center"/>
            <w:hideMark/>
          </w:tcPr>
          <w:p w14:paraId="3F9CD357" w14:textId="77777777" w:rsidR="00A70078" w:rsidRPr="00D73CD7" w:rsidRDefault="00A70078" w:rsidP="00D73CD7">
            <w:pPr>
              <w:pStyle w:val="Style1"/>
            </w:pPr>
            <w:r w:rsidRPr="00D73CD7">
              <w:t>0.4</w:t>
            </w:r>
          </w:p>
        </w:tc>
        <w:tc>
          <w:tcPr>
            <w:tcW w:w="444" w:type="pct"/>
            <w:tcBorders>
              <w:top w:val="nil"/>
              <w:bottom w:val="single" w:sz="4" w:space="0" w:color="auto"/>
            </w:tcBorders>
            <w:noWrap/>
            <w:vAlign w:val="center"/>
            <w:hideMark/>
          </w:tcPr>
          <w:p w14:paraId="7E648F3D" w14:textId="77777777" w:rsidR="00A70078" w:rsidRPr="00D73CD7" w:rsidRDefault="00A70078" w:rsidP="00D73CD7">
            <w:pPr>
              <w:pStyle w:val="Style1"/>
            </w:pPr>
            <w:r w:rsidRPr="00D73CD7">
              <w:t>0.61</w:t>
            </w:r>
          </w:p>
        </w:tc>
        <w:tc>
          <w:tcPr>
            <w:tcW w:w="444" w:type="pct"/>
            <w:tcBorders>
              <w:top w:val="nil"/>
              <w:bottom w:val="single" w:sz="4" w:space="0" w:color="auto"/>
            </w:tcBorders>
            <w:noWrap/>
            <w:vAlign w:val="center"/>
            <w:hideMark/>
          </w:tcPr>
          <w:p w14:paraId="72D800CE" w14:textId="77777777" w:rsidR="00A70078" w:rsidRPr="00D73CD7" w:rsidRDefault="00A70078" w:rsidP="00D73CD7">
            <w:pPr>
              <w:pStyle w:val="Style1"/>
            </w:pPr>
            <w:r w:rsidRPr="00D73CD7">
              <w:t>0.57</w:t>
            </w:r>
          </w:p>
        </w:tc>
        <w:tc>
          <w:tcPr>
            <w:tcW w:w="439" w:type="pct"/>
            <w:tcBorders>
              <w:top w:val="nil"/>
              <w:bottom w:val="single" w:sz="4" w:space="0" w:color="auto"/>
            </w:tcBorders>
            <w:noWrap/>
            <w:vAlign w:val="center"/>
            <w:hideMark/>
          </w:tcPr>
          <w:p w14:paraId="63A3E362" w14:textId="77777777" w:rsidR="00A70078" w:rsidRPr="00D73CD7" w:rsidRDefault="00A70078" w:rsidP="00D73CD7">
            <w:pPr>
              <w:pStyle w:val="Style1"/>
            </w:pPr>
            <w:r w:rsidRPr="00D73CD7">
              <w:t>0</w:t>
            </w:r>
          </w:p>
        </w:tc>
      </w:tr>
      <w:tr w:rsidR="00D73CD7" w:rsidRPr="00D73CD7" w14:paraId="14245327" w14:textId="77777777" w:rsidTr="0040712C">
        <w:trPr>
          <w:trHeight w:val="288"/>
        </w:trPr>
        <w:tc>
          <w:tcPr>
            <w:tcW w:w="1451" w:type="pct"/>
            <w:gridSpan w:val="3"/>
            <w:tcBorders>
              <w:top w:val="single" w:sz="4" w:space="0" w:color="auto"/>
            </w:tcBorders>
            <w:noWrap/>
            <w:vAlign w:val="center"/>
            <w:hideMark/>
          </w:tcPr>
          <w:p w14:paraId="2395EB42" w14:textId="77777777" w:rsidR="00A70078" w:rsidRPr="00D73CD7" w:rsidRDefault="00A70078" w:rsidP="00D73CD7">
            <w:pPr>
              <w:pStyle w:val="Style1"/>
            </w:pPr>
            <w:r w:rsidRPr="00D73CD7">
              <w:t xml:space="preserve">Average across </w:t>
            </w:r>
            <w:r w:rsidRPr="00D73CD7">
              <w:rPr>
                <w:i/>
                <w:iCs/>
              </w:rPr>
              <w:t>P. ouachitensis</w:t>
            </w:r>
          </w:p>
        </w:tc>
        <w:tc>
          <w:tcPr>
            <w:tcW w:w="444" w:type="pct"/>
            <w:tcBorders>
              <w:top w:val="single" w:sz="4" w:space="0" w:color="auto"/>
            </w:tcBorders>
            <w:noWrap/>
            <w:vAlign w:val="center"/>
            <w:hideMark/>
          </w:tcPr>
          <w:p w14:paraId="496EFC72" w14:textId="77777777" w:rsidR="00A70078" w:rsidRPr="00D73CD7" w:rsidRDefault="00A70078" w:rsidP="00D73CD7">
            <w:pPr>
              <w:pStyle w:val="Style1"/>
            </w:pPr>
            <w:r w:rsidRPr="00D73CD7">
              <w:t>2.01</w:t>
            </w:r>
          </w:p>
        </w:tc>
        <w:tc>
          <w:tcPr>
            <w:tcW w:w="444" w:type="pct"/>
            <w:tcBorders>
              <w:top w:val="single" w:sz="4" w:space="0" w:color="auto"/>
            </w:tcBorders>
            <w:noWrap/>
            <w:vAlign w:val="center"/>
            <w:hideMark/>
          </w:tcPr>
          <w:p w14:paraId="41D78777" w14:textId="77777777" w:rsidR="00A70078" w:rsidRPr="00D73CD7" w:rsidRDefault="00A70078" w:rsidP="00D73CD7">
            <w:pPr>
              <w:pStyle w:val="Style1"/>
            </w:pPr>
            <w:r w:rsidRPr="00D73CD7">
              <w:t>6.34</w:t>
            </w:r>
          </w:p>
        </w:tc>
        <w:tc>
          <w:tcPr>
            <w:tcW w:w="444" w:type="pct"/>
            <w:tcBorders>
              <w:top w:val="single" w:sz="4" w:space="0" w:color="auto"/>
            </w:tcBorders>
            <w:noWrap/>
            <w:vAlign w:val="center"/>
            <w:hideMark/>
          </w:tcPr>
          <w:p w14:paraId="0474C935" w14:textId="77777777" w:rsidR="00A70078" w:rsidRPr="00D73CD7" w:rsidRDefault="00A70078" w:rsidP="00D73CD7">
            <w:pPr>
              <w:pStyle w:val="Style1"/>
            </w:pPr>
            <w:r w:rsidRPr="00D73CD7">
              <w:t>2.33</w:t>
            </w:r>
          </w:p>
        </w:tc>
        <w:tc>
          <w:tcPr>
            <w:tcW w:w="444" w:type="pct"/>
            <w:tcBorders>
              <w:top w:val="single" w:sz="4" w:space="0" w:color="auto"/>
            </w:tcBorders>
            <w:noWrap/>
            <w:vAlign w:val="center"/>
            <w:hideMark/>
          </w:tcPr>
          <w:p w14:paraId="0F57BC17" w14:textId="77777777" w:rsidR="00A70078" w:rsidRPr="00D73CD7" w:rsidRDefault="00A70078" w:rsidP="00D73CD7">
            <w:pPr>
              <w:pStyle w:val="Style1"/>
            </w:pPr>
            <w:r w:rsidRPr="00D73CD7">
              <w:t>0.16</w:t>
            </w:r>
          </w:p>
        </w:tc>
        <w:tc>
          <w:tcPr>
            <w:tcW w:w="444" w:type="pct"/>
            <w:tcBorders>
              <w:top w:val="single" w:sz="4" w:space="0" w:color="auto"/>
            </w:tcBorders>
            <w:noWrap/>
            <w:vAlign w:val="center"/>
            <w:hideMark/>
          </w:tcPr>
          <w:p w14:paraId="33D77CEC" w14:textId="77777777" w:rsidR="00A70078" w:rsidRPr="00D73CD7" w:rsidRDefault="00A70078" w:rsidP="00D73CD7">
            <w:pPr>
              <w:pStyle w:val="Style1"/>
            </w:pPr>
            <w:r w:rsidRPr="00D73CD7">
              <w:t>0.32</w:t>
            </w:r>
          </w:p>
        </w:tc>
        <w:tc>
          <w:tcPr>
            <w:tcW w:w="444" w:type="pct"/>
            <w:tcBorders>
              <w:top w:val="single" w:sz="4" w:space="0" w:color="auto"/>
            </w:tcBorders>
            <w:noWrap/>
            <w:vAlign w:val="center"/>
            <w:hideMark/>
          </w:tcPr>
          <w:p w14:paraId="6CE036E8" w14:textId="77777777" w:rsidR="00A70078" w:rsidRPr="00D73CD7" w:rsidRDefault="00A70078" w:rsidP="00D73CD7">
            <w:pPr>
              <w:pStyle w:val="Style1"/>
            </w:pPr>
            <w:r w:rsidRPr="00D73CD7">
              <w:t>0.48</w:t>
            </w:r>
          </w:p>
        </w:tc>
        <w:tc>
          <w:tcPr>
            <w:tcW w:w="444" w:type="pct"/>
            <w:tcBorders>
              <w:top w:val="single" w:sz="4" w:space="0" w:color="auto"/>
            </w:tcBorders>
            <w:noWrap/>
            <w:vAlign w:val="center"/>
            <w:hideMark/>
          </w:tcPr>
          <w:p w14:paraId="70A765ED" w14:textId="77777777" w:rsidR="00A70078" w:rsidRPr="00D73CD7" w:rsidRDefault="00A70078" w:rsidP="00D73CD7">
            <w:pPr>
              <w:pStyle w:val="Style1"/>
            </w:pPr>
            <w:r w:rsidRPr="00D73CD7">
              <w:t>0.52</w:t>
            </w:r>
          </w:p>
        </w:tc>
        <w:tc>
          <w:tcPr>
            <w:tcW w:w="439" w:type="pct"/>
            <w:tcBorders>
              <w:top w:val="single" w:sz="4" w:space="0" w:color="auto"/>
            </w:tcBorders>
            <w:noWrap/>
            <w:vAlign w:val="center"/>
            <w:hideMark/>
          </w:tcPr>
          <w:p w14:paraId="60FE3AD8" w14:textId="77777777" w:rsidR="00A70078" w:rsidRPr="00D73CD7" w:rsidRDefault="00A70078" w:rsidP="00D73CD7">
            <w:pPr>
              <w:pStyle w:val="Style1"/>
            </w:pPr>
            <w:r w:rsidRPr="00D73CD7">
              <w:t>0.13</w:t>
            </w:r>
          </w:p>
        </w:tc>
      </w:tr>
      <w:tr w:rsidR="00D73CD7" w:rsidRPr="00D73CD7" w14:paraId="5BE1B90C" w14:textId="77777777" w:rsidTr="0040712C">
        <w:trPr>
          <w:trHeight w:val="288"/>
        </w:trPr>
        <w:tc>
          <w:tcPr>
            <w:tcW w:w="563" w:type="pct"/>
            <w:tcBorders>
              <w:bottom w:val="nil"/>
            </w:tcBorders>
            <w:noWrap/>
            <w:vAlign w:val="center"/>
            <w:hideMark/>
          </w:tcPr>
          <w:p w14:paraId="5096BB1C" w14:textId="77777777" w:rsidR="00A70078" w:rsidRPr="00D73CD7" w:rsidRDefault="00A70078" w:rsidP="00D73CD7">
            <w:pPr>
              <w:pStyle w:val="Style1"/>
            </w:pPr>
          </w:p>
        </w:tc>
        <w:tc>
          <w:tcPr>
            <w:tcW w:w="444" w:type="pct"/>
            <w:tcBorders>
              <w:bottom w:val="nil"/>
            </w:tcBorders>
            <w:noWrap/>
            <w:vAlign w:val="center"/>
            <w:hideMark/>
          </w:tcPr>
          <w:p w14:paraId="41950700" w14:textId="77777777" w:rsidR="00A70078" w:rsidRPr="00D73CD7" w:rsidRDefault="00A70078" w:rsidP="00D73CD7">
            <w:pPr>
              <w:pStyle w:val="Style1"/>
            </w:pPr>
          </w:p>
        </w:tc>
        <w:tc>
          <w:tcPr>
            <w:tcW w:w="444" w:type="pct"/>
            <w:tcBorders>
              <w:bottom w:val="nil"/>
            </w:tcBorders>
            <w:noWrap/>
            <w:vAlign w:val="center"/>
            <w:hideMark/>
          </w:tcPr>
          <w:p w14:paraId="0D3A5F13" w14:textId="77777777" w:rsidR="00A70078" w:rsidRPr="00D73CD7" w:rsidRDefault="00A70078" w:rsidP="00D73CD7">
            <w:pPr>
              <w:pStyle w:val="Style1"/>
            </w:pPr>
          </w:p>
        </w:tc>
        <w:tc>
          <w:tcPr>
            <w:tcW w:w="444" w:type="pct"/>
            <w:tcBorders>
              <w:bottom w:val="nil"/>
            </w:tcBorders>
            <w:noWrap/>
            <w:vAlign w:val="center"/>
            <w:hideMark/>
          </w:tcPr>
          <w:p w14:paraId="135E07BD" w14:textId="77777777" w:rsidR="00A70078" w:rsidRPr="00D73CD7" w:rsidRDefault="00A70078" w:rsidP="00D73CD7">
            <w:pPr>
              <w:pStyle w:val="Style1"/>
            </w:pPr>
          </w:p>
        </w:tc>
        <w:tc>
          <w:tcPr>
            <w:tcW w:w="444" w:type="pct"/>
            <w:tcBorders>
              <w:bottom w:val="nil"/>
            </w:tcBorders>
            <w:noWrap/>
            <w:vAlign w:val="center"/>
            <w:hideMark/>
          </w:tcPr>
          <w:p w14:paraId="195B9B1B" w14:textId="77777777" w:rsidR="00A70078" w:rsidRPr="00D73CD7" w:rsidRDefault="00A70078" w:rsidP="00D73CD7">
            <w:pPr>
              <w:pStyle w:val="Style1"/>
            </w:pPr>
          </w:p>
        </w:tc>
        <w:tc>
          <w:tcPr>
            <w:tcW w:w="444" w:type="pct"/>
            <w:tcBorders>
              <w:bottom w:val="nil"/>
            </w:tcBorders>
            <w:noWrap/>
            <w:vAlign w:val="center"/>
            <w:hideMark/>
          </w:tcPr>
          <w:p w14:paraId="6A5A0C2F" w14:textId="77777777" w:rsidR="00A70078" w:rsidRPr="00D73CD7" w:rsidRDefault="00A70078" w:rsidP="00D73CD7">
            <w:pPr>
              <w:pStyle w:val="Style1"/>
            </w:pPr>
          </w:p>
        </w:tc>
        <w:tc>
          <w:tcPr>
            <w:tcW w:w="444" w:type="pct"/>
            <w:tcBorders>
              <w:bottom w:val="nil"/>
            </w:tcBorders>
            <w:noWrap/>
            <w:vAlign w:val="center"/>
            <w:hideMark/>
          </w:tcPr>
          <w:p w14:paraId="1B925BD1" w14:textId="77777777" w:rsidR="00A70078" w:rsidRPr="00D73CD7" w:rsidRDefault="00A70078" w:rsidP="00D73CD7">
            <w:pPr>
              <w:pStyle w:val="Style1"/>
            </w:pPr>
          </w:p>
        </w:tc>
        <w:tc>
          <w:tcPr>
            <w:tcW w:w="444" w:type="pct"/>
            <w:tcBorders>
              <w:bottom w:val="nil"/>
            </w:tcBorders>
            <w:noWrap/>
            <w:vAlign w:val="center"/>
            <w:hideMark/>
          </w:tcPr>
          <w:p w14:paraId="58D91440" w14:textId="77777777" w:rsidR="00A70078" w:rsidRPr="00D73CD7" w:rsidRDefault="00A70078" w:rsidP="00D73CD7">
            <w:pPr>
              <w:pStyle w:val="Style1"/>
            </w:pPr>
          </w:p>
        </w:tc>
        <w:tc>
          <w:tcPr>
            <w:tcW w:w="444" w:type="pct"/>
            <w:tcBorders>
              <w:bottom w:val="nil"/>
            </w:tcBorders>
            <w:noWrap/>
            <w:vAlign w:val="center"/>
            <w:hideMark/>
          </w:tcPr>
          <w:p w14:paraId="1AEAC55A" w14:textId="77777777" w:rsidR="00A70078" w:rsidRPr="00D73CD7" w:rsidRDefault="00A70078" w:rsidP="00D73CD7">
            <w:pPr>
              <w:pStyle w:val="Style1"/>
            </w:pPr>
          </w:p>
        </w:tc>
        <w:tc>
          <w:tcPr>
            <w:tcW w:w="444" w:type="pct"/>
            <w:tcBorders>
              <w:bottom w:val="nil"/>
            </w:tcBorders>
            <w:noWrap/>
            <w:vAlign w:val="center"/>
            <w:hideMark/>
          </w:tcPr>
          <w:p w14:paraId="3BA1C8F7" w14:textId="77777777" w:rsidR="00A70078" w:rsidRPr="00D73CD7" w:rsidRDefault="00A70078" w:rsidP="00D73CD7">
            <w:pPr>
              <w:pStyle w:val="Style1"/>
            </w:pPr>
          </w:p>
        </w:tc>
        <w:tc>
          <w:tcPr>
            <w:tcW w:w="439" w:type="pct"/>
            <w:tcBorders>
              <w:bottom w:val="nil"/>
            </w:tcBorders>
            <w:noWrap/>
            <w:vAlign w:val="center"/>
            <w:hideMark/>
          </w:tcPr>
          <w:p w14:paraId="48A77935" w14:textId="77777777" w:rsidR="00A70078" w:rsidRPr="00D73CD7" w:rsidRDefault="00A70078" w:rsidP="00D73CD7">
            <w:pPr>
              <w:pStyle w:val="Style1"/>
            </w:pPr>
          </w:p>
        </w:tc>
      </w:tr>
      <w:tr w:rsidR="00D73CD7" w:rsidRPr="00D73CD7" w14:paraId="15234E14" w14:textId="77777777" w:rsidTr="0040712C">
        <w:trPr>
          <w:trHeight w:val="288"/>
        </w:trPr>
        <w:tc>
          <w:tcPr>
            <w:tcW w:w="563" w:type="pct"/>
            <w:tcBorders>
              <w:top w:val="nil"/>
              <w:bottom w:val="single" w:sz="4" w:space="0" w:color="auto"/>
            </w:tcBorders>
            <w:noWrap/>
            <w:vAlign w:val="center"/>
            <w:hideMark/>
          </w:tcPr>
          <w:p w14:paraId="7D84F68B" w14:textId="77777777" w:rsidR="00A70078" w:rsidRPr="0040712C" w:rsidRDefault="00A70078" w:rsidP="00D73CD7">
            <w:pPr>
              <w:pStyle w:val="Style1"/>
              <w:rPr>
                <w:i/>
                <w:iCs/>
              </w:rPr>
            </w:pPr>
            <w:r w:rsidRPr="0040712C">
              <w:rPr>
                <w:i/>
                <w:iCs/>
              </w:rPr>
              <w:t>P. filiformis</w:t>
            </w:r>
          </w:p>
        </w:tc>
        <w:tc>
          <w:tcPr>
            <w:tcW w:w="444" w:type="pct"/>
            <w:tcBorders>
              <w:top w:val="nil"/>
              <w:bottom w:val="single" w:sz="4" w:space="0" w:color="auto"/>
            </w:tcBorders>
            <w:noWrap/>
            <w:vAlign w:val="center"/>
            <w:hideMark/>
          </w:tcPr>
          <w:p w14:paraId="70F335FE"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D6B4916"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57DF958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77923C8"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D5E762A"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6BE8002C"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E5B8CCC"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59354ED7"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6D1E7B0C" w14:textId="77777777" w:rsidR="00A70078" w:rsidRPr="00D73CD7" w:rsidRDefault="00A70078" w:rsidP="00D73CD7">
            <w:pPr>
              <w:pStyle w:val="Style1"/>
            </w:pPr>
          </w:p>
        </w:tc>
        <w:tc>
          <w:tcPr>
            <w:tcW w:w="439" w:type="pct"/>
            <w:tcBorders>
              <w:top w:val="nil"/>
              <w:bottom w:val="single" w:sz="4" w:space="0" w:color="auto"/>
            </w:tcBorders>
            <w:noWrap/>
            <w:vAlign w:val="center"/>
            <w:hideMark/>
          </w:tcPr>
          <w:p w14:paraId="45637F9C" w14:textId="77777777" w:rsidR="00A70078" w:rsidRPr="00D73CD7" w:rsidRDefault="00A70078" w:rsidP="00D73CD7">
            <w:pPr>
              <w:pStyle w:val="Style1"/>
            </w:pPr>
          </w:p>
        </w:tc>
      </w:tr>
      <w:tr w:rsidR="00D73CD7" w:rsidRPr="00D73CD7" w14:paraId="040D865F" w14:textId="77777777" w:rsidTr="0040712C">
        <w:trPr>
          <w:trHeight w:val="288"/>
        </w:trPr>
        <w:tc>
          <w:tcPr>
            <w:tcW w:w="563" w:type="pct"/>
            <w:tcBorders>
              <w:top w:val="single" w:sz="4" w:space="0" w:color="auto"/>
            </w:tcBorders>
            <w:noWrap/>
            <w:vAlign w:val="center"/>
            <w:hideMark/>
          </w:tcPr>
          <w:p w14:paraId="067716E8" w14:textId="77777777" w:rsidR="00A70078" w:rsidRPr="00D73CD7" w:rsidRDefault="00A70078" w:rsidP="00D73CD7">
            <w:pPr>
              <w:pStyle w:val="Style1"/>
            </w:pPr>
            <w:r w:rsidRPr="00D73CD7">
              <w:t>MO_06</w:t>
            </w:r>
          </w:p>
        </w:tc>
        <w:tc>
          <w:tcPr>
            <w:tcW w:w="444" w:type="pct"/>
            <w:tcBorders>
              <w:top w:val="single" w:sz="4" w:space="0" w:color="auto"/>
            </w:tcBorders>
            <w:noWrap/>
            <w:vAlign w:val="center"/>
            <w:hideMark/>
          </w:tcPr>
          <w:p w14:paraId="21B67A41" w14:textId="77777777" w:rsidR="00A70078" w:rsidRPr="00D73CD7" w:rsidRDefault="00A70078" w:rsidP="00D73CD7">
            <w:pPr>
              <w:pStyle w:val="Style1"/>
            </w:pPr>
            <w:r w:rsidRPr="00D73CD7">
              <w:t>MO</w:t>
            </w:r>
          </w:p>
        </w:tc>
        <w:tc>
          <w:tcPr>
            <w:tcW w:w="444" w:type="pct"/>
            <w:tcBorders>
              <w:top w:val="single" w:sz="4" w:space="0" w:color="auto"/>
            </w:tcBorders>
            <w:noWrap/>
            <w:vAlign w:val="center"/>
            <w:hideMark/>
          </w:tcPr>
          <w:p w14:paraId="707CDD63" w14:textId="77777777" w:rsidR="00A70078" w:rsidRPr="00D73CD7" w:rsidRDefault="00A70078" w:rsidP="00D73CD7">
            <w:pPr>
              <w:pStyle w:val="Style1"/>
            </w:pPr>
            <w:r w:rsidRPr="00D73CD7">
              <w:t>4</w:t>
            </w:r>
          </w:p>
        </w:tc>
        <w:tc>
          <w:tcPr>
            <w:tcW w:w="444" w:type="pct"/>
            <w:tcBorders>
              <w:top w:val="single" w:sz="4" w:space="0" w:color="auto"/>
            </w:tcBorders>
            <w:noWrap/>
            <w:vAlign w:val="center"/>
            <w:hideMark/>
          </w:tcPr>
          <w:p w14:paraId="01460DA3" w14:textId="77777777" w:rsidR="00A70078" w:rsidRPr="00D73CD7" w:rsidRDefault="00A70078" w:rsidP="00D73CD7">
            <w:pPr>
              <w:pStyle w:val="Style1"/>
            </w:pPr>
            <w:r w:rsidRPr="00D73CD7">
              <w:t>2.53</w:t>
            </w:r>
          </w:p>
        </w:tc>
        <w:tc>
          <w:tcPr>
            <w:tcW w:w="444" w:type="pct"/>
            <w:tcBorders>
              <w:top w:val="single" w:sz="4" w:space="0" w:color="auto"/>
            </w:tcBorders>
            <w:noWrap/>
            <w:vAlign w:val="center"/>
            <w:hideMark/>
          </w:tcPr>
          <w:p w14:paraId="7785E4A1" w14:textId="77777777" w:rsidR="00A70078" w:rsidRPr="00D73CD7" w:rsidRDefault="00A70078" w:rsidP="00D73CD7">
            <w:pPr>
              <w:pStyle w:val="Style1"/>
            </w:pPr>
            <w:r w:rsidRPr="00D73CD7">
              <w:t>5.95</w:t>
            </w:r>
          </w:p>
        </w:tc>
        <w:tc>
          <w:tcPr>
            <w:tcW w:w="444" w:type="pct"/>
            <w:tcBorders>
              <w:top w:val="single" w:sz="4" w:space="0" w:color="auto"/>
            </w:tcBorders>
            <w:noWrap/>
            <w:vAlign w:val="center"/>
            <w:hideMark/>
          </w:tcPr>
          <w:p w14:paraId="66A0DA17" w14:textId="77777777" w:rsidR="00A70078" w:rsidRPr="00D73CD7" w:rsidRDefault="00A70078" w:rsidP="00D73CD7">
            <w:pPr>
              <w:pStyle w:val="Style1"/>
            </w:pPr>
            <w:r w:rsidRPr="00D73CD7">
              <w:t>4</w:t>
            </w:r>
          </w:p>
        </w:tc>
        <w:tc>
          <w:tcPr>
            <w:tcW w:w="444" w:type="pct"/>
            <w:tcBorders>
              <w:top w:val="single" w:sz="4" w:space="0" w:color="auto"/>
            </w:tcBorders>
            <w:noWrap/>
            <w:vAlign w:val="center"/>
            <w:hideMark/>
          </w:tcPr>
          <w:p w14:paraId="43DB956C" w14:textId="77777777" w:rsidR="00A70078" w:rsidRPr="00D73CD7" w:rsidRDefault="00A70078" w:rsidP="00D73CD7">
            <w:pPr>
              <w:pStyle w:val="Style1"/>
            </w:pPr>
            <w:r w:rsidRPr="00D73CD7">
              <w:t>0.45</w:t>
            </w:r>
          </w:p>
        </w:tc>
        <w:tc>
          <w:tcPr>
            <w:tcW w:w="444" w:type="pct"/>
            <w:tcBorders>
              <w:top w:val="single" w:sz="4" w:space="0" w:color="auto"/>
            </w:tcBorders>
            <w:noWrap/>
            <w:vAlign w:val="center"/>
            <w:hideMark/>
          </w:tcPr>
          <w:p w14:paraId="5A002DBE" w14:textId="77777777" w:rsidR="00A70078" w:rsidRPr="00D73CD7" w:rsidRDefault="00A70078" w:rsidP="00D73CD7">
            <w:pPr>
              <w:pStyle w:val="Style1"/>
            </w:pPr>
            <w:r w:rsidRPr="00D73CD7">
              <w:t>0.49</w:t>
            </w:r>
          </w:p>
        </w:tc>
        <w:tc>
          <w:tcPr>
            <w:tcW w:w="444" w:type="pct"/>
            <w:tcBorders>
              <w:top w:val="single" w:sz="4" w:space="0" w:color="auto"/>
            </w:tcBorders>
            <w:noWrap/>
            <w:vAlign w:val="center"/>
            <w:hideMark/>
          </w:tcPr>
          <w:p w14:paraId="53E7C63C" w14:textId="77777777" w:rsidR="00A70078" w:rsidRPr="00D73CD7" w:rsidRDefault="00A70078" w:rsidP="00D73CD7">
            <w:pPr>
              <w:pStyle w:val="Style1"/>
            </w:pPr>
            <w:r w:rsidRPr="00D73CD7">
              <w:t>0.08</w:t>
            </w:r>
          </w:p>
        </w:tc>
        <w:tc>
          <w:tcPr>
            <w:tcW w:w="444" w:type="pct"/>
            <w:tcBorders>
              <w:top w:val="single" w:sz="4" w:space="0" w:color="auto"/>
            </w:tcBorders>
            <w:noWrap/>
            <w:vAlign w:val="center"/>
            <w:hideMark/>
          </w:tcPr>
          <w:p w14:paraId="7DACE16E" w14:textId="77777777" w:rsidR="00A70078" w:rsidRPr="00D73CD7" w:rsidRDefault="00A70078" w:rsidP="00D73CD7">
            <w:pPr>
              <w:pStyle w:val="Style1"/>
            </w:pPr>
            <w:r w:rsidRPr="00D73CD7">
              <w:t>0.24</w:t>
            </w:r>
          </w:p>
        </w:tc>
        <w:tc>
          <w:tcPr>
            <w:tcW w:w="439" w:type="pct"/>
            <w:tcBorders>
              <w:top w:val="single" w:sz="4" w:space="0" w:color="auto"/>
            </w:tcBorders>
            <w:noWrap/>
            <w:vAlign w:val="center"/>
            <w:hideMark/>
          </w:tcPr>
          <w:p w14:paraId="6C513FE8" w14:textId="77777777" w:rsidR="00A70078" w:rsidRPr="00D73CD7" w:rsidRDefault="00A70078" w:rsidP="00D73CD7">
            <w:pPr>
              <w:pStyle w:val="Style1"/>
            </w:pPr>
            <w:r w:rsidRPr="00D73CD7">
              <w:t>0</w:t>
            </w:r>
          </w:p>
        </w:tc>
      </w:tr>
      <w:tr w:rsidR="00D73CD7" w:rsidRPr="00D73CD7" w14:paraId="564DDB38" w14:textId="77777777" w:rsidTr="0040712C">
        <w:trPr>
          <w:trHeight w:val="288"/>
        </w:trPr>
        <w:tc>
          <w:tcPr>
            <w:tcW w:w="563" w:type="pct"/>
            <w:tcBorders>
              <w:bottom w:val="nil"/>
            </w:tcBorders>
            <w:noWrap/>
            <w:vAlign w:val="center"/>
            <w:hideMark/>
          </w:tcPr>
          <w:p w14:paraId="15E88AF5" w14:textId="77777777" w:rsidR="00A70078" w:rsidRPr="00D73CD7" w:rsidRDefault="00A70078" w:rsidP="00D73CD7">
            <w:pPr>
              <w:pStyle w:val="Style1"/>
            </w:pPr>
            <w:r w:rsidRPr="00D73CD7">
              <w:t>MO_10</w:t>
            </w:r>
          </w:p>
        </w:tc>
        <w:tc>
          <w:tcPr>
            <w:tcW w:w="444" w:type="pct"/>
            <w:tcBorders>
              <w:bottom w:val="nil"/>
            </w:tcBorders>
            <w:noWrap/>
            <w:vAlign w:val="center"/>
            <w:hideMark/>
          </w:tcPr>
          <w:p w14:paraId="1527A56F" w14:textId="77777777" w:rsidR="00A70078" w:rsidRPr="00D73CD7" w:rsidRDefault="00A70078" w:rsidP="00D73CD7">
            <w:pPr>
              <w:pStyle w:val="Style1"/>
            </w:pPr>
            <w:r w:rsidRPr="00D73CD7">
              <w:t>MO</w:t>
            </w:r>
          </w:p>
        </w:tc>
        <w:tc>
          <w:tcPr>
            <w:tcW w:w="444" w:type="pct"/>
            <w:tcBorders>
              <w:bottom w:val="nil"/>
            </w:tcBorders>
            <w:noWrap/>
            <w:vAlign w:val="center"/>
            <w:hideMark/>
          </w:tcPr>
          <w:p w14:paraId="2D02514B" w14:textId="77777777" w:rsidR="00A70078" w:rsidRPr="00D73CD7" w:rsidRDefault="00A70078" w:rsidP="00D73CD7">
            <w:pPr>
              <w:pStyle w:val="Style1"/>
            </w:pPr>
            <w:r w:rsidRPr="00D73CD7">
              <w:t>6</w:t>
            </w:r>
          </w:p>
        </w:tc>
        <w:tc>
          <w:tcPr>
            <w:tcW w:w="444" w:type="pct"/>
            <w:tcBorders>
              <w:bottom w:val="nil"/>
            </w:tcBorders>
            <w:noWrap/>
            <w:vAlign w:val="center"/>
            <w:hideMark/>
          </w:tcPr>
          <w:p w14:paraId="4CF5660A" w14:textId="77777777" w:rsidR="00A70078" w:rsidRPr="00D73CD7" w:rsidRDefault="00A70078" w:rsidP="00D73CD7">
            <w:pPr>
              <w:pStyle w:val="Style1"/>
            </w:pPr>
            <w:r w:rsidRPr="00D73CD7">
              <w:t>3.18</w:t>
            </w:r>
          </w:p>
        </w:tc>
        <w:tc>
          <w:tcPr>
            <w:tcW w:w="444" w:type="pct"/>
            <w:tcBorders>
              <w:bottom w:val="nil"/>
            </w:tcBorders>
            <w:noWrap/>
            <w:vAlign w:val="center"/>
            <w:hideMark/>
          </w:tcPr>
          <w:p w14:paraId="7D586585" w14:textId="77777777" w:rsidR="00A70078" w:rsidRPr="00D73CD7" w:rsidRDefault="00A70078" w:rsidP="00D73CD7">
            <w:pPr>
              <w:pStyle w:val="Style1"/>
            </w:pPr>
            <w:r w:rsidRPr="00D73CD7">
              <w:t>4.38</w:t>
            </w:r>
          </w:p>
        </w:tc>
        <w:tc>
          <w:tcPr>
            <w:tcW w:w="444" w:type="pct"/>
            <w:tcBorders>
              <w:bottom w:val="nil"/>
            </w:tcBorders>
            <w:noWrap/>
            <w:vAlign w:val="center"/>
            <w:hideMark/>
          </w:tcPr>
          <w:p w14:paraId="433BA1FE" w14:textId="77777777" w:rsidR="00A70078" w:rsidRPr="00D73CD7" w:rsidRDefault="00A70078" w:rsidP="00D73CD7">
            <w:pPr>
              <w:pStyle w:val="Style1"/>
            </w:pPr>
            <w:r w:rsidRPr="00D73CD7">
              <w:t>8</w:t>
            </w:r>
          </w:p>
        </w:tc>
        <w:tc>
          <w:tcPr>
            <w:tcW w:w="444" w:type="pct"/>
            <w:tcBorders>
              <w:bottom w:val="nil"/>
            </w:tcBorders>
            <w:noWrap/>
            <w:vAlign w:val="center"/>
            <w:hideMark/>
          </w:tcPr>
          <w:p w14:paraId="61C25EB8" w14:textId="77777777" w:rsidR="00A70078" w:rsidRPr="00D73CD7" w:rsidRDefault="00A70078" w:rsidP="00D73CD7">
            <w:pPr>
              <w:pStyle w:val="Style1"/>
            </w:pPr>
            <w:r w:rsidRPr="00D73CD7">
              <w:t>0.42</w:t>
            </w:r>
          </w:p>
        </w:tc>
        <w:tc>
          <w:tcPr>
            <w:tcW w:w="444" w:type="pct"/>
            <w:tcBorders>
              <w:bottom w:val="nil"/>
            </w:tcBorders>
            <w:noWrap/>
            <w:vAlign w:val="center"/>
            <w:hideMark/>
          </w:tcPr>
          <w:p w14:paraId="78B8A3B0" w14:textId="77777777" w:rsidR="00A70078" w:rsidRPr="00D73CD7" w:rsidRDefault="00A70078" w:rsidP="00D73CD7">
            <w:pPr>
              <w:pStyle w:val="Style1"/>
            </w:pPr>
            <w:r w:rsidRPr="00D73CD7">
              <w:t>0.61</w:t>
            </w:r>
          </w:p>
        </w:tc>
        <w:tc>
          <w:tcPr>
            <w:tcW w:w="444" w:type="pct"/>
            <w:tcBorders>
              <w:bottom w:val="nil"/>
            </w:tcBorders>
            <w:noWrap/>
            <w:vAlign w:val="center"/>
            <w:hideMark/>
          </w:tcPr>
          <w:p w14:paraId="5E6C97E3" w14:textId="77777777" w:rsidR="00A70078" w:rsidRPr="00D73CD7" w:rsidRDefault="00A70078" w:rsidP="00D73CD7">
            <w:pPr>
              <w:pStyle w:val="Style1"/>
            </w:pPr>
            <w:r w:rsidRPr="00D73CD7">
              <w:t>0.32</w:t>
            </w:r>
          </w:p>
        </w:tc>
        <w:tc>
          <w:tcPr>
            <w:tcW w:w="444" w:type="pct"/>
            <w:tcBorders>
              <w:bottom w:val="nil"/>
            </w:tcBorders>
            <w:noWrap/>
            <w:vAlign w:val="center"/>
            <w:hideMark/>
          </w:tcPr>
          <w:p w14:paraId="070BD089" w14:textId="77777777" w:rsidR="00A70078" w:rsidRPr="00D73CD7" w:rsidRDefault="00A70078" w:rsidP="00D73CD7">
            <w:pPr>
              <w:pStyle w:val="Style1"/>
            </w:pPr>
            <w:r w:rsidRPr="00D73CD7">
              <w:t>0.54</w:t>
            </w:r>
          </w:p>
        </w:tc>
        <w:tc>
          <w:tcPr>
            <w:tcW w:w="439" w:type="pct"/>
            <w:tcBorders>
              <w:bottom w:val="nil"/>
            </w:tcBorders>
            <w:noWrap/>
            <w:vAlign w:val="center"/>
            <w:hideMark/>
          </w:tcPr>
          <w:p w14:paraId="6B4BCEEA" w14:textId="77777777" w:rsidR="00A70078" w:rsidRPr="00D73CD7" w:rsidRDefault="00A70078" w:rsidP="00D73CD7">
            <w:pPr>
              <w:pStyle w:val="Style1"/>
            </w:pPr>
            <w:r w:rsidRPr="00D73CD7">
              <w:t>0</w:t>
            </w:r>
          </w:p>
        </w:tc>
      </w:tr>
      <w:tr w:rsidR="00D73CD7" w:rsidRPr="00D73CD7" w14:paraId="73269C0E" w14:textId="77777777" w:rsidTr="0040712C">
        <w:trPr>
          <w:trHeight w:val="288"/>
        </w:trPr>
        <w:tc>
          <w:tcPr>
            <w:tcW w:w="563" w:type="pct"/>
            <w:tcBorders>
              <w:top w:val="nil"/>
              <w:bottom w:val="single" w:sz="4" w:space="0" w:color="auto"/>
            </w:tcBorders>
            <w:noWrap/>
            <w:vAlign w:val="center"/>
            <w:hideMark/>
          </w:tcPr>
          <w:p w14:paraId="03DFE90F" w14:textId="77777777" w:rsidR="00A70078" w:rsidRPr="00D73CD7" w:rsidRDefault="00A70078" w:rsidP="00D73CD7">
            <w:pPr>
              <w:pStyle w:val="Style1"/>
            </w:pPr>
            <w:r w:rsidRPr="00D73CD7">
              <w:t>MO_11</w:t>
            </w:r>
          </w:p>
        </w:tc>
        <w:tc>
          <w:tcPr>
            <w:tcW w:w="444" w:type="pct"/>
            <w:tcBorders>
              <w:top w:val="nil"/>
              <w:bottom w:val="single" w:sz="4" w:space="0" w:color="auto"/>
            </w:tcBorders>
            <w:noWrap/>
            <w:vAlign w:val="center"/>
            <w:hideMark/>
          </w:tcPr>
          <w:p w14:paraId="3FFCA5A3" w14:textId="77777777" w:rsidR="00A70078" w:rsidRPr="00D73CD7" w:rsidRDefault="00A70078" w:rsidP="00D73CD7">
            <w:pPr>
              <w:pStyle w:val="Style1"/>
            </w:pPr>
            <w:r w:rsidRPr="00D73CD7">
              <w:t>MO</w:t>
            </w:r>
          </w:p>
        </w:tc>
        <w:tc>
          <w:tcPr>
            <w:tcW w:w="444" w:type="pct"/>
            <w:tcBorders>
              <w:top w:val="nil"/>
              <w:bottom w:val="single" w:sz="4" w:space="0" w:color="auto"/>
            </w:tcBorders>
            <w:noWrap/>
            <w:vAlign w:val="center"/>
            <w:hideMark/>
          </w:tcPr>
          <w:p w14:paraId="5A6B391A" w14:textId="77777777" w:rsidR="00A70078" w:rsidRPr="00D73CD7" w:rsidRDefault="00A70078" w:rsidP="00D73CD7">
            <w:pPr>
              <w:pStyle w:val="Style1"/>
            </w:pPr>
            <w:r w:rsidRPr="00D73CD7">
              <w:t>7</w:t>
            </w:r>
          </w:p>
        </w:tc>
        <w:tc>
          <w:tcPr>
            <w:tcW w:w="444" w:type="pct"/>
            <w:tcBorders>
              <w:top w:val="nil"/>
              <w:bottom w:val="single" w:sz="4" w:space="0" w:color="auto"/>
            </w:tcBorders>
            <w:noWrap/>
            <w:vAlign w:val="center"/>
            <w:hideMark/>
          </w:tcPr>
          <w:p w14:paraId="5E7A80F2" w14:textId="77777777" w:rsidR="00A70078" w:rsidRPr="00D73CD7" w:rsidRDefault="00A70078" w:rsidP="00D73CD7">
            <w:pPr>
              <w:pStyle w:val="Style1"/>
            </w:pPr>
            <w:r w:rsidRPr="00D73CD7">
              <w:t>2.81</w:t>
            </w:r>
          </w:p>
        </w:tc>
        <w:tc>
          <w:tcPr>
            <w:tcW w:w="444" w:type="pct"/>
            <w:tcBorders>
              <w:top w:val="nil"/>
              <w:bottom w:val="single" w:sz="4" w:space="0" w:color="auto"/>
            </w:tcBorders>
            <w:noWrap/>
            <w:vAlign w:val="center"/>
            <w:hideMark/>
          </w:tcPr>
          <w:p w14:paraId="1CB1B056" w14:textId="77777777" w:rsidR="00A70078" w:rsidRPr="00D73CD7" w:rsidRDefault="00A70078" w:rsidP="00D73CD7">
            <w:pPr>
              <w:pStyle w:val="Style1"/>
            </w:pPr>
            <w:r w:rsidRPr="00D73CD7">
              <w:t>4.25</w:t>
            </w:r>
          </w:p>
        </w:tc>
        <w:tc>
          <w:tcPr>
            <w:tcW w:w="444" w:type="pct"/>
            <w:tcBorders>
              <w:top w:val="nil"/>
              <w:bottom w:val="single" w:sz="4" w:space="0" w:color="auto"/>
            </w:tcBorders>
            <w:noWrap/>
            <w:vAlign w:val="center"/>
            <w:hideMark/>
          </w:tcPr>
          <w:p w14:paraId="67C6A6B6" w14:textId="77777777" w:rsidR="00A70078" w:rsidRPr="00D73CD7" w:rsidRDefault="00A70078" w:rsidP="00D73CD7">
            <w:pPr>
              <w:pStyle w:val="Style1"/>
            </w:pPr>
            <w:r w:rsidRPr="00D73CD7">
              <w:t>5</w:t>
            </w:r>
          </w:p>
        </w:tc>
        <w:tc>
          <w:tcPr>
            <w:tcW w:w="444" w:type="pct"/>
            <w:tcBorders>
              <w:top w:val="nil"/>
              <w:bottom w:val="single" w:sz="4" w:space="0" w:color="auto"/>
            </w:tcBorders>
            <w:noWrap/>
            <w:vAlign w:val="center"/>
            <w:hideMark/>
          </w:tcPr>
          <w:p w14:paraId="4AF67B4B" w14:textId="77777777" w:rsidR="00A70078" w:rsidRPr="00D73CD7" w:rsidRDefault="00A70078" w:rsidP="00D73CD7">
            <w:pPr>
              <w:pStyle w:val="Style1"/>
            </w:pPr>
            <w:r w:rsidRPr="00D73CD7">
              <w:t>0.35</w:t>
            </w:r>
          </w:p>
        </w:tc>
        <w:tc>
          <w:tcPr>
            <w:tcW w:w="444" w:type="pct"/>
            <w:tcBorders>
              <w:top w:val="nil"/>
              <w:bottom w:val="single" w:sz="4" w:space="0" w:color="auto"/>
            </w:tcBorders>
            <w:noWrap/>
            <w:vAlign w:val="center"/>
            <w:hideMark/>
          </w:tcPr>
          <w:p w14:paraId="6CE4CAA7" w14:textId="77777777" w:rsidR="00A70078" w:rsidRPr="00D73CD7" w:rsidRDefault="00A70078" w:rsidP="00D73CD7">
            <w:pPr>
              <w:pStyle w:val="Style1"/>
            </w:pPr>
            <w:r w:rsidRPr="00D73CD7">
              <w:t>0.48</w:t>
            </w:r>
          </w:p>
        </w:tc>
        <w:tc>
          <w:tcPr>
            <w:tcW w:w="444" w:type="pct"/>
            <w:tcBorders>
              <w:top w:val="nil"/>
              <w:bottom w:val="single" w:sz="4" w:space="0" w:color="auto"/>
            </w:tcBorders>
            <w:noWrap/>
            <w:vAlign w:val="center"/>
            <w:hideMark/>
          </w:tcPr>
          <w:p w14:paraId="203F63C7" w14:textId="77777777" w:rsidR="00A70078" w:rsidRPr="00D73CD7" w:rsidRDefault="00A70078" w:rsidP="00D73CD7">
            <w:pPr>
              <w:pStyle w:val="Style1"/>
            </w:pPr>
            <w:r w:rsidRPr="00D73CD7">
              <w:t>0.29</w:t>
            </w:r>
          </w:p>
        </w:tc>
        <w:tc>
          <w:tcPr>
            <w:tcW w:w="444" w:type="pct"/>
            <w:tcBorders>
              <w:top w:val="nil"/>
              <w:bottom w:val="single" w:sz="4" w:space="0" w:color="auto"/>
            </w:tcBorders>
            <w:noWrap/>
            <w:vAlign w:val="center"/>
            <w:hideMark/>
          </w:tcPr>
          <w:p w14:paraId="3AE38D8E" w14:textId="77777777" w:rsidR="00A70078" w:rsidRPr="00D73CD7" w:rsidRDefault="00A70078" w:rsidP="00D73CD7">
            <w:pPr>
              <w:pStyle w:val="Style1"/>
            </w:pPr>
            <w:r w:rsidRPr="00D73CD7">
              <w:t>0.42</w:t>
            </w:r>
          </w:p>
        </w:tc>
        <w:tc>
          <w:tcPr>
            <w:tcW w:w="439" w:type="pct"/>
            <w:tcBorders>
              <w:top w:val="nil"/>
              <w:bottom w:val="single" w:sz="4" w:space="0" w:color="auto"/>
            </w:tcBorders>
            <w:noWrap/>
            <w:vAlign w:val="center"/>
            <w:hideMark/>
          </w:tcPr>
          <w:p w14:paraId="46BA4645" w14:textId="77777777" w:rsidR="00A70078" w:rsidRPr="00D73CD7" w:rsidRDefault="00A70078" w:rsidP="00D73CD7">
            <w:pPr>
              <w:pStyle w:val="Style1"/>
            </w:pPr>
            <w:r w:rsidRPr="00D73CD7">
              <w:t>0</w:t>
            </w:r>
          </w:p>
        </w:tc>
      </w:tr>
      <w:tr w:rsidR="00D73CD7" w:rsidRPr="00D73CD7" w14:paraId="120433DB" w14:textId="77777777" w:rsidTr="0040712C">
        <w:trPr>
          <w:trHeight w:val="288"/>
        </w:trPr>
        <w:tc>
          <w:tcPr>
            <w:tcW w:w="1451" w:type="pct"/>
            <w:gridSpan w:val="3"/>
            <w:tcBorders>
              <w:top w:val="single" w:sz="4" w:space="0" w:color="auto"/>
            </w:tcBorders>
            <w:noWrap/>
            <w:vAlign w:val="center"/>
            <w:hideMark/>
          </w:tcPr>
          <w:p w14:paraId="2B3DC0DE" w14:textId="77777777" w:rsidR="00A70078" w:rsidRPr="00D73CD7" w:rsidRDefault="00A70078" w:rsidP="00D73CD7">
            <w:pPr>
              <w:pStyle w:val="Style1"/>
            </w:pPr>
            <w:r w:rsidRPr="00D73CD7">
              <w:t xml:space="preserve">Average across </w:t>
            </w:r>
            <w:r w:rsidRPr="00D73CD7">
              <w:rPr>
                <w:i/>
                <w:iCs/>
              </w:rPr>
              <w:t>P. filiformis</w:t>
            </w:r>
          </w:p>
        </w:tc>
        <w:tc>
          <w:tcPr>
            <w:tcW w:w="444" w:type="pct"/>
            <w:tcBorders>
              <w:top w:val="single" w:sz="4" w:space="0" w:color="auto"/>
            </w:tcBorders>
            <w:noWrap/>
            <w:vAlign w:val="center"/>
            <w:hideMark/>
          </w:tcPr>
          <w:p w14:paraId="7B1CE12E" w14:textId="77777777" w:rsidR="00A70078" w:rsidRPr="00D73CD7" w:rsidRDefault="00A70078" w:rsidP="00D73CD7">
            <w:pPr>
              <w:pStyle w:val="Style1"/>
            </w:pPr>
            <w:r w:rsidRPr="00D73CD7">
              <w:t>2.84</w:t>
            </w:r>
          </w:p>
        </w:tc>
        <w:tc>
          <w:tcPr>
            <w:tcW w:w="444" w:type="pct"/>
            <w:tcBorders>
              <w:top w:val="single" w:sz="4" w:space="0" w:color="auto"/>
            </w:tcBorders>
            <w:noWrap/>
            <w:vAlign w:val="center"/>
            <w:hideMark/>
          </w:tcPr>
          <w:p w14:paraId="1DF7AE6E" w14:textId="77777777" w:rsidR="00A70078" w:rsidRPr="00D73CD7" w:rsidRDefault="00A70078" w:rsidP="00D73CD7">
            <w:pPr>
              <w:pStyle w:val="Style1"/>
            </w:pPr>
            <w:r w:rsidRPr="00D73CD7">
              <w:t>4.86</w:t>
            </w:r>
          </w:p>
        </w:tc>
        <w:tc>
          <w:tcPr>
            <w:tcW w:w="444" w:type="pct"/>
            <w:tcBorders>
              <w:top w:val="single" w:sz="4" w:space="0" w:color="auto"/>
            </w:tcBorders>
            <w:noWrap/>
            <w:vAlign w:val="center"/>
            <w:hideMark/>
          </w:tcPr>
          <w:p w14:paraId="41EB6A15" w14:textId="77777777" w:rsidR="00A70078" w:rsidRPr="00D73CD7" w:rsidRDefault="00A70078" w:rsidP="00D73CD7">
            <w:pPr>
              <w:pStyle w:val="Style1"/>
            </w:pPr>
            <w:r w:rsidRPr="00D73CD7">
              <w:t>5.67</w:t>
            </w:r>
          </w:p>
        </w:tc>
        <w:tc>
          <w:tcPr>
            <w:tcW w:w="444" w:type="pct"/>
            <w:tcBorders>
              <w:top w:val="single" w:sz="4" w:space="0" w:color="auto"/>
            </w:tcBorders>
            <w:noWrap/>
            <w:vAlign w:val="center"/>
            <w:hideMark/>
          </w:tcPr>
          <w:p w14:paraId="7F518356" w14:textId="77777777" w:rsidR="00A70078" w:rsidRPr="00D73CD7" w:rsidRDefault="00A70078" w:rsidP="00D73CD7">
            <w:pPr>
              <w:pStyle w:val="Style1"/>
            </w:pPr>
            <w:r w:rsidRPr="00D73CD7">
              <w:t>0.4</w:t>
            </w:r>
          </w:p>
        </w:tc>
        <w:tc>
          <w:tcPr>
            <w:tcW w:w="444" w:type="pct"/>
            <w:tcBorders>
              <w:top w:val="single" w:sz="4" w:space="0" w:color="auto"/>
            </w:tcBorders>
            <w:noWrap/>
            <w:vAlign w:val="center"/>
            <w:hideMark/>
          </w:tcPr>
          <w:p w14:paraId="75288708" w14:textId="77777777" w:rsidR="00A70078" w:rsidRPr="00D73CD7" w:rsidRDefault="00A70078" w:rsidP="00D73CD7">
            <w:pPr>
              <w:pStyle w:val="Style1"/>
            </w:pPr>
            <w:r w:rsidRPr="00D73CD7">
              <w:t>0.53</w:t>
            </w:r>
          </w:p>
        </w:tc>
        <w:tc>
          <w:tcPr>
            <w:tcW w:w="444" w:type="pct"/>
            <w:tcBorders>
              <w:top w:val="single" w:sz="4" w:space="0" w:color="auto"/>
            </w:tcBorders>
            <w:noWrap/>
            <w:vAlign w:val="center"/>
            <w:hideMark/>
          </w:tcPr>
          <w:p w14:paraId="2ED1236F" w14:textId="77777777" w:rsidR="00A70078" w:rsidRPr="00D73CD7" w:rsidRDefault="00A70078" w:rsidP="00D73CD7">
            <w:pPr>
              <w:pStyle w:val="Style1"/>
            </w:pPr>
            <w:r w:rsidRPr="00D73CD7">
              <w:t>0.23</w:t>
            </w:r>
          </w:p>
        </w:tc>
        <w:tc>
          <w:tcPr>
            <w:tcW w:w="444" w:type="pct"/>
            <w:tcBorders>
              <w:top w:val="single" w:sz="4" w:space="0" w:color="auto"/>
            </w:tcBorders>
            <w:noWrap/>
            <w:vAlign w:val="center"/>
            <w:hideMark/>
          </w:tcPr>
          <w:p w14:paraId="284937F6" w14:textId="77777777" w:rsidR="00A70078" w:rsidRPr="00D73CD7" w:rsidRDefault="00A70078" w:rsidP="00D73CD7">
            <w:pPr>
              <w:pStyle w:val="Style1"/>
            </w:pPr>
            <w:r w:rsidRPr="00D73CD7">
              <w:t>0.4</w:t>
            </w:r>
          </w:p>
        </w:tc>
        <w:tc>
          <w:tcPr>
            <w:tcW w:w="439" w:type="pct"/>
            <w:tcBorders>
              <w:top w:val="single" w:sz="4" w:space="0" w:color="auto"/>
            </w:tcBorders>
            <w:noWrap/>
            <w:vAlign w:val="center"/>
            <w:hideMark/>
          </w:tcPr>
          <w:p w14:paraId="1BF49BA8" w14:textId="77777777" w:rsidR="00A70078" w:rsidRPr="00D73CD7" w:rsidRDefault="00A70078" w:rsidP="00D73CD7">
            <w:pPr>
              <w:pStyle w:val="Style1"/>
            </w:pPr>
            <w:r w:rsidRPr="00D73CD7">
              <w:t>0</w:t>
            </w:r>
          </w:p>
        </w:tc>
      </w:tr>
      <w:tr w:rsidR="00D73CD7" w:rsidRPr="00D73CD7" w14:paraId="1A7FD94C" w14:textId="77777777" w:rsidTr="0040712C">
        <w:trPr>
          <w:trHeight w:val="288"/>
        </w:trPr>
        <w:tc>
          <w:tcPr>
            <w:tcW w:w="563" w:type="pct"/>
            <w:tcBorders>
              <w:bottom w:val="nil"/>
            </w:tcBorders>
            <w:noWrap/>
            <w:vAlign w:val="center"/>
            <w:hideMark/>
          </w:tcPr>
          <w:p w14:paraId="46461866" w14:textId="77777777" w:rsidR="00A70078" w:rsidRPr="00D73CD7" w:rsidRDefault="00A70078" w:rsidP="00D73CD7">
            <w:pPr>
              <w:pStyle w:val="Style1"/>
            </w:pPr>
          </w:p>
        </w:tc>
        <w:tc>
          <w:tcPr>
            <w:tcW w:w="444" w:type="pct"/>
            <w:tcBorders>
              <w:bottom w:val="nil"/>
            </w:tcBorders>
            <w:noWrap/>
            <w:vAlign w:val="center"/>
            <w:hideMark/>
          </w:tcPr>
          <w:p w14:paraId="0A22D19B" w14:textId="77777777" w:rsidR="00A70078" w:rsidRPr="00D73CD7" w:rsidRDefault="00A70078" w:rsidP="00D73CD7">
            <w:pPr>
              <w:pStyle w:val="Style1"/>
            </w:pPr>
          </w:p>
        </w:tc>
        <w:tc>
          <w:tcPr>
            <w:tcW w:w="444" w:type="pct"/>
            <w:tcBorders>
              <w:bottom w:val="nil"/>
            </w:tcBorders>
            <w:noWrap/>
            <w:vAlign w:val="center"/>
            <w:hideMark/>
          </w:tcPr>
          <w:p w14:paraId="74CFE4E6" w14:textId="77777777" w:rsidR="00A70078" w:rsidRPr="00D73CD7" w:rsidRDefault="00A70078" w:rsidP="00D73CD7">
            <w:pPr>
              <w:pStyle w:val="Style1"/>
            </w:pPr>
          </w:p>
        </w:tc>
        <w:tc>
          <w:tcPr>
            <w:tcW w:w="444" w:type="pct"/>
            <w:tcBorders>
              <w:bottom w:val="nil"/>
            </w:tcBorders>
            <w:noWrap/>
            <w:vAlign w:val="center"/>
            <w:hideMark/>
          </w:tcPr>
          <w:p w14:paraId="668D313B" w14:textId="77777777" w:rsidR="00A70078" w:rsidRPr="00D73CD7" w:rsidRDefault="00A70078" w:rsidP="00D73CD7">
            <w:pPr>
              <w:pStyle w:val="Style1"/>
            </w:pPr>
          </w:p>
        </w:tc>
        <w:tc>
          <w:tcPr>
            <w:tcW w:w="444" w:type="pct"/>
            <w:tcBorders>
              <w:bottom w:val="nil"/>
            </w:tcBorders>
            <w:noWrap/>
            <w:vAlign w:val="center"/>
            <w:hideMark/>
          </w:tcPr>
          <w:p w14:paraId="51A69101" w14:textId="77777777" w:rsidR="00A70078" w:rsidRPr="00D73CD7" w:rsidRDefault="00A70078" w:rsidP="00D73CD7">
            <w:pPr>
              <w:pStyle w:val="Style1"/>
            </w:pPr>
          </w:p>
        </w:tc>
        <w:tc>
          <w:tcPr>
            <w:tcW w:w="444" w:type="pct"/>
            <w:tcBorders>
              <w:bottom w:val="nil"/>
            </w:tcBorders>
            <w:noWrap/>
            <w:vAlign w:val="center"/>
            <w:hideMark/>
          </w:tcPr>
          <w:p w14:paraId="7E15B4C4" w14:textId="77777777" w:rsidR="00A70078" w:rsidRPr="00D73CD7" w:rsidRDefault="00A70078" w:rsidP="00D73CD7">
            <w:pPr>
              <w:pStyle w:val="Style1"/>
            </w:pPr>
          </w:p>
        </w:tc>
        <w:tc>
          <w:tcPr>
            <w:tcW w:w="444" w:type="pct"/>
            <w:tcBorders>
              <w:bottom w:val="nil"/>
            </w:tcBorders>
            <w:noWrap/>
            <w:vAlign w:val="center"/>
            <w:hideMark/>
          </w:tcPr>
          <w:p w14:paraId="21C4C881" w14:textId="77777777" w:rsidR="00A70078" w:rsidRPr="00D73CD7" w:rsidRDefault="00A70078" w:rsidP="00D73CD7">
            <w:pPr>
              <w:pStyle w:val="Style1"/>
            </w:pPr>
          </w:p>
        </w:tc>
        <w:tc>
          <w:tcPr>
            <w:tcW w:w="444" w:type="pct"/>
            <w:tcBorders>
              <w:bottom w:val="nil"/>
            </w:tcBorders>
            <w:noWrap/>
            <w:vAlign w:val="center"/>
            <w:hideMark/>
          </w:tcPr>
          <w:p w14:paraId="154CB5BD" w14:textId="77777777" w:rsidR="00A70078" w:rsidRPr="00D73CD7" w:rsidRDefault="00A70078" w:rsidP="00D73CD7">
            <w:pPr>
              <w:pStyle w:val="Style1"/>
            </w:pPr>
          </w:p>
        </w:tc>
        <w:tc>
          <w:tcPr>
            <w:tcW w:w="444" w:type="pct"/>
            <w:tcBorders>
              <w:bottom w:val="nil"/>
            </w:tcBorders>
            <w:noWrap/>
            <w:vAlign w:val="center"/>
            <w:hideMark/>
          </w:tcPr>
          <w:p w14:paraId="3AE4C1F7" w14:textId="77777777" w:rsidR="00A70078" w:rsidRPr="00D73CD7" w:rsidRDefault="00A70078" w:rsidP="00D73CD7">
            <w:pPr>
              <w:pStyle w:val="Style1"/>
            </w:pPr>
          </w:p>
        </w:tc>
        <w:tc>
          <w:tcPr>
            <w:tcW w:w="444" w:type="pct"/>
            <w:tcBorders>
              <w:bottom w:val="nil"/>
            </w:tcBorders>
            <w:noWrap/>
            <w:vAlign w:val="center"/>
            <w:hideMark/>
          </w:tcPr>
          <w:p w14:paraId="74F2044F" w14:textId="77777777" w:rsidR="00A70078" w:rsidRPr="00D73CD7" w:rsidRDefault="00A70078" w:rsidP="00D73CD7">
            <w:pPr>
              <w:pStyle w:val="Style1"/>
            </w:pPr>
          </w:p>
        </w:tc>
        <w:tc>
          <w:tcPr>
            <w:tcW w:w="439" w:type="pct"/>
            <w:tcBorders>
              <w:bottom w:val="nil"/>
            </w:tcBorders>
            <w:noWrap/>
            <w:vAlign w:val="center"/>
            <w:hideMark/>
          </w:tcPr>
          <w:p w14:paraId="039C33E7" w14:textId="77777777" w:rsidR="00A70078" w:rsidRPr="00D73CD7" w:rsidRDefault="00A70078" w:rsidP="00D73CD7">
            <w:pPr>
              <w:pStyle w:val="Style1"/>
            </w:pPr>
          </w:p>
        </w:tc>
      </w:tr>
      <w:tr w:rsidR="00D73CD7" w:rsidRPr="00D73CD7" w14:paraId="0FA13B10" w14:textId="77777777" w:rsidTr="0040712C">
        <w:trPr>
          <w:trHeight w:val="288"/>
        </w:trPr>
        <w:tc>
          <w:tcPr>
            <w:tcW w:w="563" w:type="pct"/>
            <w:tcBorders>
              <w:top w:val="nil"/>
              <w:bottom w:val="single" w:sz="4" w:space="0" w:color="auto"/>
            </w:tcBorders>
            <w:noWrap/>
            <w:vAlign w:val="center"/>
            <w:hideMark/>
          </w:tcPr>
          <w:p w14:paraId="35BFEAD0" w14:textId="77777777" w:rsidR="00A70078" w:rsidRPr="0040712C" w:rsidRDefault="00A70078" w:rsidP="00D73CD7">
            <w:pPr>
              <w:pStyle w:val="Style1"/>
              <w:rPr>
                <w:i/>
                <w:iCs/>
              </w:rPr>
            </w:pPr>
            <w:r w:rsidRPr="0040712C">
              <w:rPr>
                <w:i/>
                <w:iCs/>
              </w:rPr>
              <w:t>P. gracilis</w:t>
            </w:r>
          </w:p>
        </w:tc>
        <w:tc>
          <w:tcPr>
            <w:tcW w:w="444" w:type="pct"/>
            <w:tcBorders>
              <w:top w:val="nil"/>
              <w:bottom w:val="single" w:sz="4" w:space="0" w:color="auto"/>
            </w:tcBorders>
            <w:noWrap/>
            <w:vAlign w:val="center"/>
            <w:hideMark/>
          </w:tcPr>
          <w:p w14:paraId="1E9FFBD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7A8E2001"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96EB495"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67129975"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4F961BD5"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4CB69DA9"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14CB29B9"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510C6311"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63415A3E" w14:textId="77777777" w:rsidR="00A70078" w:rsidRPr="00D73CD7" w:rsidRDefault="00A70078" w:rsidP="00D73CD7">
            <w:pPr>
              <w:pStyle w:val="Style1"/>
            </w:pPr>
          </w:p>
        </w:tc>
        <w:tc>
          <w:tcPr>
            <w:tcW w:w="439" w:type="pct"/>
            <w:tcBorders>
              <w:top w:val="nil"/>
              <w:bottom w:val="single" w:sz="4" w:space="0" w:color="auto"/>
            </w:tcBorders>
            <w:noWrap/>
            <w:vAlign w:val="center"/>
            <w:hideMark/>
          </w:tcPr>
          <w:p w14:paraId="5D2FD8E9" w14:textId="77777777" w:rsidR="00A70078" w:rsidRPr="00D73CD7" w:rsidRDefault="00A70078" w:rsidP="00D73CD7">
            <w:pPr>
              <w:pStyle w:val="Style1"/>
            </w:pPr>
          </w:p>
        </w:tc>
      </w:tr>
      <w:tr w:rsidR="00D73CD7" w:rsidRPr="00D73CD7" w14:paraId="4DC829DE" w14:textId="77777777" w:rsidTr="0040712C">
        <w:trPr>
          <w:trHeight w:val="288"/>
        </w:trPr>
        <w:tc>
          <w:tcPr>
            <w:tcW w:w="563" w:type="pct"/>
            <w:tcBorders>
              <w:top w:val="single" w:sz="4" w:space="0" w:color="auto"/>
            </w:tcBorders>
            <w:noWrap/>
            <w:vAlign w:val="center"/>
            <w:hideMark/>
          </w:tcPr>
          <w:p w14:paraId="3763952D" w14:textId="77777777" w:rsidR="00A70078" w:rsidRPr="00D73CD7" w:rsidRDefault="00A70078" w:rsidP="00D73CD7">
            <w:pPr>
              <w:pStyle w:val="Style1"/>
            </w:pPr>
            <w:r w:rsidRPr="00D73CD7">
              <w:t>TX_01</w:t>
            </w:r>
          </w:p>
        </w:tc>
        <w:tc>
          <w:tcPr>
            <w:tcW w:w="444" w:type="pct"/>
            <w:tcBorders>
              <w:top w:val="single" w:sz="4" w:space="0" w:color="auto"/>
            </w:tcBorders>
            <w:noWrap/>
            <w:vAlign w:val="center"/>
            <w:hideMark/>
          </w:tcPr>
          <w:p w14:paraId="025EBA51" w14:textId="77777777" w:rsidR="00A70078" w:rsidRPr="00D73CD7" w:rsidRDefault="00A70078" w:rsidP="00D73CD7">
            <w:pPr>
              <w:pStyle w:val="Style1"/>
            </w:pPr>
            <w:r w:rsidRPr="00D73CD7">
              <w:t>TX</w:t>
            </w:r>
          </w:p>
        </w:tc>
        <w:tc>
          <w:tcPr>
            <w:tcW w:w="444" w:type="pct"/>
            <w:tcBorders>
              <w:top w:val="single" w:sz="4" w:space="0" w:color="auto"/>
            </w:tcBorders>
            <w:noWrap/>
            <w:vAlign w:val="center"/>
            <w:hideMark/>
          </w:tcPr>
          <w:p w14:paraId="071E562C" w14:textId="77777777" w:rsidR="00A70078" w:rsidRPr="00D73CD7" w:rsidRDefault="00A70078" w:rsidP="00D73CD7">
            <w:pPr>
              <w:pStyle w:val="Style1"/>
            </w:pPr>
            <w:r w:rsidRPr="00D73CD7">
              <w:t>11</w:t>
            </w:r>
          </w:p>
        </w:tc>
        <w:tc>
          <w:tcPr>
            <w:tcW w:w="444" w:type="pct"/>
            <w:tcBorders>
              <w:top w:val="single" w:sz="4" w:space="0" w:color="auto"/>
            </w:tcBorders>
            <w:noWrap/>
            <w:vAlign w:val="center"/>
            <w:hideMark/>
          </w:tcPr>
          <w:p w14:paraId="31DC97ED" w14:textId="77777777" w:rsidR="00A70078" w:rsidRPr="00D73CD7" w:rsidRDefault="00A70078" w:rsidP="00D73CD7">
            <w:pPr>
              <w:pStyle w:val="Style1"/>
            </w:pPr>
            <w:r w:rsidRPr="00D73CD7">
              <w:t>5</w:t>
            </w:r>
          </w:p>
        </w:tc>
        <w:tc>
          <w:tcPr>
            <w:tcW w:w="444" w:type="pct"/>
            <w:tcBorders>
              <w:top w:val="single" w:sz="4" w:space="0" w:color="auto"/>
            </w:tcBorders>
            <w:noWrap/>
            <w:vAlign w:val="center"/>
            <w:hideMark/>
          </w:tcPr>
          <w:p w14:paraId="76BD2392" w14:textId="77777777" w:rsidR="00A70078" w:rsidRPr="00D73CD7" w:rsidRDefault="00A70078" w:rsidP="00D73CD7">
            <w:pPr>
              <w:pStyle w:val="Style1"/>
            </w:pPr>
            <w:r w:rsidRPr="00D73CD7">
              <w:t>8.42</w:t>
            </w:r>
          </w:p>
        </w:tc>
        <w:tc>
          <w:tcPr>
            <w:tcW w:w="444" w:type="pct"/>
            <w:tcBorders>
              <w:top w:val="single" w:sz="4" w:space="0" w:color="auto"/>
            </w:tcBorders>
            <w:noWrap/>
            <w:vAlign w:val="center"/>
            <w:hideMark/>
          </w:tcPr>
          <w:p w14:paraId="510A89BE" w14:textId="77777777" w:rsidR="00A70078" w:rsidRPr="00D73CD7" w:rsidRDefault="00A70078" w:rsidP="00D73CD7">
            <w:pPr>
              <w:pStyle w:val="Style1"/>
            </w:pPr>
            <w:r w:rsidRPr="00D73CD7">
              <w:t>42</w:t>
            </w:r>
          </w:p>
        </w:tc>
        <w:tc>
          <w:tcPr>
            <w:tcW w:w="444" w:type="pct"/>
            <w:tcBorders>
              <w:top w:val="single" w:sz="4" w:space="0" w:color="auto"/>
            </w:tcBorders>
            <w:noWrap/>
            <w:vAlign w:val="center"/>
            <w:hideMark/>
          </w:tcPr>
          <w:p w14:paraId="1C531D43" w14:textId="77777777" w:rsidR="00A70078" w:rsidRPr="00D73CD7" w:rsidRDefault="00A70078" w:rsidP="00D73CD7">
            <w:pPr>
              <w:pStyle w:val="Style1"/>
            </w:pPr>
            <w:r w:rsidRPr="00D73CD7">
              <w:t>0.534</w:t>
            </w:r>
          </w:p>
        </w:tc>
        <w:tc>
          <w:tcPr>
            <w:tcW w:w="444" w:type="pct"/>
            <w:tcBorders>
              <w:top w:val="single" w:sz="4" w:space="0" w:color="auto"/>
            </w:tcBorders>
            <w:noWrap/>
            <w:vAlign w:val="center"/>
            <w:hideMark/>
          </w:tcPr>
          <w:p w14:paraId="3B9641A5" w14:textId="77777777" w:rsidR="00A70078" w:rsidRPr="00D73CD7" w:rsidRDefault="00A70078" w:rsidP="00D73CD7">
            <w:pPr>
              <w:pStyle w:val="Style1"/>
            </w:pPr>
            <w:r w:rsidRPr="00D73CD7">
              <w:t>0.711</w:t>
            </w:r>
          </w:p>
        </w:tc>
        <w:tc>
          <w:tcPr>
            <w:tcW w:w="444" w:type="pct"/>
            <w:tcBorders>
              <w:top w:val="single" w:sz="4" w:space="0" w:color="auto"/>
            </w:tcBorders>
            <w:noWrap/>
            <w:vAlign w:val="center"/>
            <w:hideMark/>
          </w:tcPr>
          <w:p w14:paraId="0E613A86" w14:textId="77777777" w:rsidR="00A70078" w:rsidRPr="00D73CD7" w:rsidRDefault="00A70078" w:rsidP="00D73CD7">
            <w:pPr>
              <w:pStyle w:val="Style1"/>
            </w:pPr>
            <w:r w:rsidRPr="00D73CD7">
              <w:t>0.249</w:t>
            </w:r>
          </w:p>
        </w:tc>
        <w:tc>
          <w:tcPr>
            <w:tcW w:w="444" w:type="pct"/>
            <w:tcBorders>
              <w:top w:val="single" w:sz="4" w:space="0" w:color="auto"/>
            </w:tcBorders>
            <w:noWrap/>
            <w:vAlign w:val="center"/>
            <w:hideMark/>
          </w:tcPr>
          <w:p w14:paraId="430EE984" w14:textId="77777777" w:rsidR="00A70078" w:rsidRPr="00D73CD7" w:rsidRDefault="00A70078" w:rsidP="00D73CD7">
            <w:pPr>
              <w:pStyle w:val="Style1"/>
            </w:pPr>
            <w:r w:rsidRPr="00D73CD7">
              <w:t>0.77</w:t>
            </w:r>
          </w:p>
        </w:tc>
        <w:tc>
          <w:tcPr>
            <w:tcW w:w="439" w:type="pct"/>
            <w:tcBorders>
              <w:top w:val="single" w:sz="4" w:space="0" w:color="auto"/>
            </w:tcBorders>
            <w:noWrap/>
            <w:vAlign w:val="center"/>
            <w:hideMark/>
          </w:tcPr>
          <w:p w14:paraId="2E2147B1" w14:textId="77777777" w:rsidR="00A70078" w:rsidRPr="00D73CD7" w:rsidRDefault="00A70078" w:rsidP="00D73CD7">
            <w:pPr>
              <w:pStyle w:val="Style1"/>
            </w:pPr>
            <w:r w:rsidRPr="00D73CD7">
              <w:t>0</w:t>
            </w:r>
          </w:p>
        </w:tc>
      </w:tr>
    </w:tbl>
    <w:p w14:paraId="7B18221D" w14:textId="77777777" w:rsidR="005E4838" w:rsidRDefault="00126AF9" w:rsidP="00D73CD7">
      <w:pPr>
        <w:pStyle w:val="Style1"/>
      </w:pPr>
      <w:r w:rsidRPr="00126AF9">
        <w:t>Column definitions: n=number of individuals; A=average alleles per locus; A</w:t>
      </w:r>
      <w:r w:rsidRPr="00126AF9">
        <w:rPr>
          <w:vertAlign w:val="subscript"/>
        </w:rPr>
        <w:t>R</w:t>
      </w:r>
      <w:r w:rsidRPr="00126AF9">
        <w:t>=allelic richness; A</w:t>
      </w:r>
      <w:r w:rsidRPr="00126AF9">
        <w:rPr>
          <w:vertAlign w:val="subscript"/>
        </w:rPr>
        <w:t>P</w:t>
      </w:r>
      <w:r w:rsidRPr="00126AF9">
        <w:t>=private alleles per</w:t>
      </w:r>
      <w:r w:rsidR="00D072D1">
        <w:t xml:space="preserve"> population; </w:t>
      </w:r>
      <w:r w:rsidR="00D072D1" w:rsidRPr="00D072D1">
        <w:t>H</w:t>
      </w:r>
      <w:r w:rsidR="00D072D1" w:rsidRPr="00D072D1">
        <w:rPr>
          <w:vertAlign w:val="subscript"/>
        </w:rPr>
        <w:t>O</w:t>
      </w:r>
      <w:r w:rsidR="00D072D1" w:rsidRPr="00D072D1">
        <w:t>=observed heterozygosity; H</w:t>
      </w:r>
      <w:r w:rsidR="00D072D1" w:rsidRPr="00D072D1">
        <w:rPr>
          <w:vertAlign w:val="subscript"/>
        </w:rPr>
        <w:t>E</w:t>
      </w:r>
      <w:r w:rsidR="00D072D1" w:rsidRPr="00D072D1">
        <w:t>=expected heterozygosity; F=fixation index; % null=percentage of null alleles; F</w:t>
      </w:r>
      <w:r w:rsidR="00D072D1" w:rsidRPr="00D072D1">
        <w:rPr>
          <w:vertAlign w:val="subscript"/>
        </w:rPr>
        <w:t>B</w:t>
      </w:r>
      <w:r w:rsidR="00D072D1" w:rsidRPr="00D072D1">
        <w:t>=fixation index adjusted for null alleles</w:t>
      </w:r>
      <w:r w:rsidR="00D072D1">
        <w:t>.</w:t>
      </w:r>
    </w:p>
    <w:p w14:paraId="58DAAB19" w14:textId="77777777" w:rsidR="005E4838" w:rsidRDefault="005E4838" w:rsidP="00D73CD7">
      <w:pPr>
        <w:pStyle w:val="Style1"/>
      </w:pPr>
    </w:p>
    <w:p w14:paraId="5010F10D" w14:textId="31A42C33" w:rsidR="00512259" w:rsidRDefault="005E4838" w:rsidP="005E4838">
      <w:pPr>
        <w:pStyle w:val="Heading1"/>
      </w:pPr>
      <w:r>
        <w:t>Figures</w:t>
      </w:r>
      <w:r w:rsidR="00512259">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5"/>
        <w:gridCol w:w="2970"/>
        <w:gridCol w:w="3415"/>
      </w:tblGrid>
      <w:tr w:rsidR="00BD54B7" w14:paraId="50408894" w14:textId="77777777" w:rsidTr="003F16C8">
        <w:tc>
          <w:tcPr>
            <w:tcW w:w="2965" w:type="dxa"/>
            <w:tcMar>
              <w:left w:w="0" w:type="dxa"/>
              <w:right w:w="0" w:type="dxa"/>
            </w:tcMar>
          </w:tcPr>
          <w:p w14:paraId="483480F6" w14:textId="77777777" w:rsidR="00BD54B7" w:rsidRDefault="00BD54B7" w:rsidP="003F16C8">
            <w:pPr>
              <w:spacing w:line="240" w:lineRule="auto"/>
              <w:ind w:firstLine="0"/>
            </w:pPr>
            <w:r>
              <w:lastRenderedPageBreak/>
              <w:t>A</w:t>
            </w:r>
          </w:p>
          <w:p w14:paraId="21443ACE" w14:textId="77777777" w:rsidR="00BD54B7" w:rsidRDefault="00BD54B7" w:rsidP="003F16C8">
            <w:pPr>
              <w:spacing w:line="240" w:lineRule="auto"/>
              <w:ind w:firstLine="0"/>
            </w:pPr>
            <w:r>
              <w:rPr>
                <w:noProof/>
              </w:rPr>
              <w:drawing>
                <wp:inline distT="0" distB="0" distL="0" distR="0" wp14:anchorId="461DEEDF" wp14:editId="0561AC3E">
                  <wp:extent cx="2637772" cy="1828799"/>
                  <wp:effectExtent l="0" t="1905" r="2540" b="2540"/>
                  <wp:docPr id="5428090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09052" name="Picture 542809052"/>
                          <pic:cNvPicPr/>
                        </pic:nvPicPr>
                        <pic:blipFill rotWithShape="1">
                          <a:blip r:embed="rId20"/>
                          <a:srcRect r="5849" b="12965"/>
                          <a:stretch>
                            <a:fillRect/>
                          </a:stretch>
                        </pic:blipFill>
                        <pic:spPr bwMode="auto">
                          <a:xfrm rot="5400000">
                            <a:off x="0" y="0"/>
                            <a:ext cx="2637774" cy="1828800"/>
                          </a:xfrm>
                          <a:prstGeom prst="rect">
                            <a:avLst/>
                          </a:prstGeom>
                          <a:ln>
                            <a:noFill/>
                          </a:ln>
                          <a:extLst>
                            <a:ext uri="{53640926-AAD7-44D8-BBD7-CCE9431645EC}">
                              <a14:shadowObscured xmlns:a14="http://schemas.microsoft.com/office/drawing/2010/main"/>
                            </a:ext>
                          </a:extLst>
                        </pic:spPr>
                      </pic:pic>
                    </a:graphicData>
                  </a:graphic>
                </wp:inline>
              </w:drawing>
            </w:r>
          </w:p>
        </w:tc>
        <w:tc>
          <w:tcPr>
            <w:tcW w:w="2970" w:type="dxa"/>
            <w:tcMar>
              <w:left w:w="0" w:type="dxa"/>
              <w:right w:w="0" w:type="dxa"/>
            </w:tcMar>
          </w:tcPr>
          <w:p w14:paraId="5190B7B8" w14:textId="77777777" w:rsidR="00BD54B7" w:rsidRDefault="00BD54B7" w:rsidP="003F16C8">
            <w:pPr>
              <w:spacing w:line="240" w:lineRule="auto"/>
              <w:ind w:firstLine="0"/>
            </w:pPr>
            <w:r>
              <w:t>B</w:t>
            </w:r>
          </w:p>
          <w:p w14:paraId="37E4E13D" w14:textId="77777777" w:rsidR="00BD54B7" w:rsidRDefault="00BD54B7" w:rsidP="003F16C8">
            <w:pPr>
              <w:spacing w:line="240" w:lineRule="auto"/>
              <w:ind w:firstLine="0"/>
            </w:pPr>
            <w:r>
              <w:rPr>
                <w:noProof/>
              </w:rPr>
              <w:drawing>
                <wp:inline distT="0" distB="0" distL="0" distR="0" wp14:anchorId="0F198817" wp14:editId="61868B5B">
                  <wp:extent cx="2651918" cy="1828800"/>
                  <wp:effectExtent l="5080" t="0" r="0" b="0"/>
                  <wp:docPr id="772039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39459" name="Picture 772039459"/>
                          <pic:cNvPicPr/>
                        </pic:nvPicPr>
                        <pic:blipFill rotWithShape="1">
                          <a:blip r:embed="rId21"/>
                          <a:srcRect t="8051"/>
                          <a:stretch>
                            <a:fillRect/>
                          </a:stretch>
                        </pic:blipFill>
                        <pic:spPr bwMode="auto">
                          <a:xfrm rot="5400000">
                            <a:off x="0" y="0"/>
                            <a:ext cx="2651918" cy="1828800"/>
                          </a:xfrm>
                          <a:prstGeom prst="rect">
                            <a:avLst/>
                          </a:prstGeom>
                          <a:ln>
                            <a:noFill/>
                          </a:ln>
                          <a:extLst>
                            <a:ext uri="{53640926-AAD7-44D8-BBD7-CCE9431645EC}">
                              <a14:shadowObscured xmlns:a14="http://schemas.microsoft.com/office/drawing/2010/main"/>
                            </a:ext>
                          </a:extLst>
                        </pic:spPr>
                      </pic:pic>
                    </a:graphicData>
                  </a:graphic>
                </wp:inline>
              </w:drawing>
            </w:r>
          </w:p>
        </w:tc>
        <w:tc>
          <w:tcPr>
            <w:tcW w:w="3415" w:type="dxa"/>
            <w:tcMar>
              <w:left w:w="0" w:type="dxa"/>
              <w:right w:w="0" w:type="dxa"/>
            </w:tcMar>
          </w:tcPr>
          <w:p w14:paraId="62A1C15E" w14:textId="77777777" w:rsidR="00BD54B7" w:rsidRDefault="00BD54B7" w:rsidP="003F16C8">
            <w:pPr>
              <w:spacing w:line="240" w:lineRule="auto"/>
              <w:ind w:firstLine="0"/>
            </w:pPr>
            <w:r>
              <w:t>C</w:t>
            </w:r>
          </w:p>
          <w:p w14:paraId="728415AD" w14:textId="77777777" w:rsidR="00BD54B7" w:rsidRDefault="00BD54B7" w:rsidP="003F16C8">
            <w:pPr>
              <w:spacing w:line="240" w:lineRule="auto"/>
              <w:ind w:firstLine="0"/>
            </w:pPr>
            <w:r>
              <w:rPr>
                <w:noProof/>
              </w:rPr>
              <w:drawing>
                <wp:inline distT="0" distB="0" distL="0" distR="0" wp14:anchorId="019D1A53" wp14:editId="0044ABDC">
                  <wp:extent cx="2658239" cy="2094972"/>
                  <wp:effectExtent l="2222" t="0" r="0" b="0"/>
                  <wp:docPr id="1684546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46155" name="Picture 1684546155"/>
                          <pic:cNvPicPr/>
                        </pic:nvPicPr>
                        <pic:blipFill rotWithShape="1">
                          <a:blip r:embed="rId22"/>
                          <a:srcRect r="19700" b="15854"/>
                          <a:stretch>
                            <a:fillRect/>
                          </a:stretch>
                        </pic:blipFill>
                        <pic:spPr bwMode="auto">
                          <a:xfrm rot="16200000">
                            <a:off x="0" y="0"/>
                            <a:ext cx="2768131" cy="2181578"/>
                          </a:xfrm>
                          <a:prstGeom prst="rect">
                            <a:avLst/>
                          </a:prstGeom>
                          <a:ln>
                            <a:noFill/>
                          </a:ln>
                          <a:extLst>
                            <a:ext uri="{53640926-AAD7-44D8-BBD7-CCE9431645EC}">
                              <a14:shadowObscured xmlns:a14="http://schemas.microsoft.com/office/drawing/2010/main"/>
                            </a:ext>
                          </a:extLst>
                        </pic:spPr>
                      </pic:pic>
                    </a:graphicData>
                  </a:graphic>
                </wp:inline>
              </w:drawing>
            </w:r>
          </w:p>
        </w:tc>
      </w:tr>
    </w:tbl>
    <w:p w14:paraId="56C483D6" w14:textId="316B453D" w:rsidR="00BD54B7" w:rsidRDefault="00BD54B7" w:rsidP="00FA74E8">
      <w:pPr>
        <w:pStyle w:val="Heading3"/>
        <w:spacing w:after="240"/>
      </w:pPr>
      <w:r w:rsidRPr="00970ADE">
        <w:t xml:space="preserve">Figure </w:t>
      </w:r>
      <w:r>
        <w:t>1</w:t>
      </w:r>
      <w:r w:rsidRPr="00970ADE">
        <w:t xml:space="preserve">. </w:t>
      </w:r>
      <w:r>
        <w:t xml:space="preserve">Photos of </w:t>
      </w:r>
      <w:r w:rsidRPr="00BD54B7">
        <w:rPr>
          <w:i/>
          <w:iCs/>
        </w:rPr>
        <w:t>Physaria globosa</w:t>
      </w:r>
      <w:r>
        <w:t xml:space="preserve"> and g</w:t>
      </w:r>
      <w:r w:rsidRPr="00970ADE">
        <w:t>enetic distance tree</w:t>
      </w:r>
      <w:r>
        <w:t>.</w:t>
      </w:r>
    </w:p>
    <w:p w14:paraId="165E4B0E" w14:textId="407E7090" w:rsidR="00BD54B7" w:rsidRDefault="00BD54B7" w:rsidP="00FA74E8">
      <w:pPr>
        <w:spacing w:line="240" w:lineRule="auto"/>
        <w:ind w:firstLine="0"/>
      </w:pPr>
      <w:r>
        <w:t>(</w:t>
      </w:r>
      <w:r w:rsidRPr="00AF760E">
        <w:rPr>
          <w:b/>
          <w:bCs/>
          <w:color w:val="4472C4" w:themeColor="accent1"/>
        </w:rPr>
        <w:t>A</w:t>
      </w:r>
      <w:r>
        <w:t>), Native habitat. (</w:t>
      </w:r>
      <w:r w:rsidRPr="00AF760E">
        <w:rPr>
          <w:b/>
          <w:bCs/>
          <w:color w:val="4472C4" w:themeColor="accent1"/>
        </w:rPr>
        <w:t>B</w:t>
      </w:r>
      <w:r>
        <w:t xml:space="preserve">), </w:t>
      </w:r>
      <w:r w:rsidRPr="00845618">
        <w:rPr>
          <w:i/>
          <w:iCs/>
        </w:rPr>
        <w:t>Ex situ</w:t>
      </w:r>
      <w:r>
        <w:t xml:space="preserve"> site </w:t>
      </w:r>
      <w:r w:rsidR="00AF59A6">
        <w:t>(EX_03).</w:t>
      </w:r>
      <w:r>
        <w:t xml:space="preserve"> (</w:t>
      </w:r>
      <w:r w:rsidRPr="00AF760E">
        <w:rPr>
          <w:b/>
          <w:bCs/>
          <w:color w:val="4472C4" w:themeColor="accent1"/>
        </w:rPr>
        <w:t>C</w:t>
      </w:r>
      <w:r>
        <w:t xml:space="preserve">), </w:t>
      </w:r>
      <w:r w:rsidR="00845618">
        <w:t>Neighbor-Joining</w:t>
      </w:r>
      <w:r w:rsidR="00DB2E08">
        <w:t xml:space="preserve"> tree</w:t>
      </w:r>
      <w:r w:rsidRPr="00970ADE">
        <w:t xml:space="preserve"> based on Nei’s genetic distances.</w:t>
      </w:r>
      <w:r w:rsidR="00AF760E">
        <w:t xml:space="preserve"> The tree was rooted at </w:t>
      </w:r>
      <w:r w:rsidR="00AF760E" w:rsidRPr="009022E2">
        <w:rPr>
          <w:i/>
          <w:iCs/>
        </w:rPr>
        <w:t>P. gra</w:t>
      </w:r>
      <w:r w:rsidR="009022E2" w:rsidRPr="009022E2">
        <w:rPr>
          <w:i/>
          <w:iCs/>
        </w:rPr>
        <w:t>cilis</w:t>
      </w:r>
      <w:r w:rsidR="009022E2">
        <w:t>.</w:t>
      </w:r>
    </w:p>
    <w:p w14:paraId="3FA2875E" w14:textId="77777777" w:rsidR="005E4838" w:rsidRDefault="005E4838" w:rsidP="0082036B"/>
    <w:p w14:paraId="2C8FD446" w14:textId="6AD22970" w:rsidR="00BD54B7" w:rsidRDefault="00BD54B7" w:rsidP="005E4838">
      <w:pPr>
        <w:pStyle w:val="Heading1"/>
        <w:rPr>
          <w:sz w:val="12"/>
          <w:szCs w:val="12"/>
        </w:rPr>
      </w:pPr>
      <w:r>
        <w:br w:type="page"/>
      </w:r>
    </w:p>
    <w:p w14:paraId="6B43C199" w14:textId="24CF4B63" w:rsidR="00C75E3B" w:rsidRPr="00E938E0" w:rsidRDefault="007E7C4D" w:rsidP="00B4720B">
      <w:pPr>
        <w:ind w:firstLine="0"/>
      </w:pPr>
      <w:r>
        <w:rPr>
          <w:noProof/>
        </w:rPr>
        <w:lastRenderedPageBreak/>
        <w:drawing>
          <wp:inline distT="0" distB="0" distL="0" distR="0" wp14:anchorId="20FB7F2D" wp14:editId="390FBC18">
            <wp:extent cx="5943600" cy="4754880"/>
            <wp:effectExtent l="0" t="0" r="0" b="0"/>
            <wp:docPr id="10352081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08118" name="Picture 4"/>
                    <pic:cNvPicPr/>
                  </pic:nvPicPr>
                  <pic:blipFill>
                    <a:blip r:embed="rId23"/>
                    <a:stretch>
                      <a:fillRect/>
                    </a:stretch>
                  </pic:blipFill>
                  <pic:spPr>
                    <a:xfrm>
                      <a:off x="0" y="0"/>
                      <a:ext cx="5943600" cy="4754880"/>
                    </a:xfrm>
                    <a:prstGeom prst="rect">
                      <a:avLst/>
                    </a:prstGeom>
                  </pic:spPr>
                </pic:pic>
              </a:graphicData>
            </a:graphic>
          </wp:inline>
        </w:drawing>
      </w:r>
    </w:p>
    <w:p w14:paraId="5FC8B7EB" w14:textId="346106E1" w:rsidR="00DB2E08" w:rsidRDefault="00C75E3B" w:rsidP="00FA74E8">
      <w:pPr>
        <w:pStyle w:val="Heading3"/>
        <w:spacing w:after="240"/>
      </w:pPr>
      <w:r w:rsidRPr="00970ADE">
        <w:t xml:space="preserve">Figure </w:t>
      </w:r>
      <w:r w:rsidR="00BD54B7">
        <w:t>2</w:t>
      </w:r>
      <w:r w:rsidRPr="00970ADE">
        <w:t xml:space="preserve">. Map of </w:t>
      </w:r>
      <w:r w:rsidRPr="00970ADE">
        <w:rPr>
          <w:i/>
          <w:iCs/>
        </w:rPr>
        <w:t>P. globosa</w:t>
      </w:r>
      <w:r w:rsidRPr="00970ADE">
        <w:t xml:space="preserve"> collection localities</w:t>
      </w:r>
      <w:r w:rsidR="009807C4" w:rsidRPr="00970ADE">
        <w:t xml:space="preserve">, with </w:t>
      </w:r>
      <w:r w:rsidR="00BF62E1">
        <w:t>population structure K = 3 shown in pie charts</w:t>
      </w:r>
      <w:r w:rsidR="009807C4" w:rsidRPr="00970ADE">
        <w:t xml:space="preserve">.  </w:t>
      </w:r>
    </w:p>
    <w:p w14:paraId="19964C9E" w14:textId="254D3816" w:rsidR="00845618" w:rsidRPr="00BF62E1" w:rsidRDefault="005C7636" w:rsidP="00FA74E8">
      <w:pPr>
        <w:spacing w:line="240" w:lineRule="auto"/>
        <w:ind w:firstLine="0"/>
      </w:pPr>
      <w:r>
        <w:t xml:space="preserve">The size of the pie chart reflects the sampling size per population. </w:t>
      </w:r>
      <w:r w:rsidR="00845618">
        <w:t xml:space="preserve">See </w:t>
      </w:r>
      <w:r w:rsidR="00845618" w:rsidRPr="00845618">
        <w:rPr>
          <w:b/>
          <w:bCs/>
          <w:color w:val="4472C4" w:themeColor="accent1"/>
        </w:rPr>
        <w:t>Table 1</w:t>
      </w:r>
      <w:r w:rsidR="00845618" w:rsidRPr="00845618">
        <w:rPr>
          <w:color w:val="4472C4" w:themeColor="accent1"/>
        </w:rPr>
        <w:t xml:space="preserve"> </w:t>
      </w:r>
      <w:r w:rsidR="00845618">
        <w:t xml:space="preserve">for </w:t>
      </w:r>
      <w:r w:rsidR="00B4720B">
        <w:t>detailed information</w:t>
      </w:r>
      <w:r w:rsidR="00845618">
        <w:t>.</w:t>
      </w:r>
    </w:p>
    <w:p w14:paraId="09718EA2" w14:textId="77777777" w:rsidR="00C75E3B" w:rsidRPr="00970ADE" w:rsidRDefault="00C75E3B" w:rsidP="0082036B">
      <w:r w:rsidRPr="00970ADE">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6"/>
        <w:gridCol w:w="4804"/>
      </w:tblGrid>
      <w:tr w:rsidR="003C5668" w14:paraId="64AA4C8E" w14:textId="77777777" w:rsidTr="00B4720B">
        <w:tc>
          <w:tcPr>
            <w:tcW w:w="9360" w:type="dxa"/>
            <w:gridSpan w:val="2"/>
          </w:tcPr>
          <w:p w14:paraId="0A943911" w14:textId="77777777" w:rsidR="003C5668" w:rsidRDefault="003C5668" w:rsidP="00B4720B">
            <w:pPr>
              <w:pStyle w:val="Style1"/>
            </w:pPr>
            <w:r>
              <w:lastRenderedPageBreak/>
              <w:t>A</w:t>
            </w:r>
          </w:p>
          <w:p w14:paraId="51C3EEBB" w14:textId="6EE91E8C" w:rsidR="003C5668" w:rsidRDefault="001516C3" w:rsidP="00B4720B">
            <w:pPr>
              <w:pStyle w:val="Style1"/>
            </w:pPr>
            <w:r>
              <w:rPr>
                <w:noProof/>
              </w:rPr>
              <w:drawing>
                <wp:inline distT="0" distB="0" distL="0" distR="0" wp14:anchorId="0045DCDF" wp14:editId="548005BA">
                  <wp:extent cx="5869047" cy="3238094"/>
                  <wp:effectExtent l="0" t="0" r="0" b="635"/>
                  <wp:docPr id="3957830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83090" name="Picture 3"/>
                          <pic:cNvPicPr/>
                        </pic:nvPicPr>
                        <pic:blipFill>
                          <a:blip r:embed="rId24"/>
                          <a:stretch>
                            <a:fillRect/>
                          </a:stretch>
                        </pic:blipFill>
                        <pic:spPr>
                          <a:xfrm>
                            <a:off x="0" y="0"/>
                            <a:ext cx="5869047" cy="3238094"/>
                          </a:xfrm>
                          <a:prstGeom prst="rect">
                            <a:avLst/>
                          </a:prstGeom>
                        </pic:spPr>
                      </pic:pic>
                    </a:graphicData>
                  </a:graphic>
                </wp:inline>
              </w:drawing>
            </w:r>
          </w:p>
        </w:tc>
      </w:tr>
      <w:tr w:rsidR="003C5668" w14:paraId="450B0F87" w14:textId="77777777" w:rsidTr="00B4720B">
        <w:tc>
          <w:tcPr>
            <w:tcW w:w="4556" w:type="dxa"/>
          </w:tcPr>
          <w:p w14:paraId="6D0BE2B7" w14:textId="77777777" w:rsidR="003C5668" w:rsidRDefault="0047071C" w:rsidP="00B4720B">
            <w:pPr>
              <w:pStyle w:val="Style1"/>
            </w:pPr>
            <w:r>
              <w:t>B</w:t>
            </w:r>
          </w:p>
          <w:p w14:paraId="7447CE81" w14:textId="33B52518" w:rsidR="00A16B1D" w:rsidRDefault="001A5991" w:rsidP="00B4720B">
            <w:pPr>
              <w:pStyle w:val="Style1"/>
            </w:pPr>
            <w:r>
              <w:rPr>
                <w:noProof/>
              </w:rPr>
              <w:drawing>
                <wp:inline distT="0" distB="0" distL="0" distR="0" wp14:anchorId="475CC72A" wp14:editId="18535AF8">
                  <wp:extent cx="2834640" cy="2834640"/>
                  <wp:effectExtent l="0" t="0" r="0" b="0"/>
                  <wp:docPr id="5423303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30331" name="Picture 542330331"/>
                          <pic:cNvPicPr/>
                        </pic:nvPicPr>
                        <pic:blipFill>
                          <a:blip r:embed="rId25"/>
                          <a:stretch>
                            <a:fillRect/>
                          </a:stretch>
                        </pic:blipFill>
                        <pic:spPr>
                          <a:xfrm>
                            <a:off x="0" y="0"/>
                            <a:ext cx="2834640" cy="2834640"/>
                          </a:xfrm>
                          <a:prstGeom prst="rect">
                            <a:avLst/>
                          </a:prstGeom>
                        </pic:spPr>
                      </pic:pic>
                    </a:graphicData>
                  </a:graphic>
                </wp:inline>
              </w:drawing>
            </w:r>
          </w:p>
        </w:tc>
        <w:tc>
          <w:tcPr>
            <w:tcW w:w="4804" w:type="dxa"/>
          </w:tcPr>
          <w:p w14:paraId="78D0B2FB" w14:textId="77777777" w:rsidR="003C5668" w:rsidRDefault="0047071C" w:rsidP="00B4720B">
            <w:pPr>
              <w:pStyle w:val="Style1"/>
            </w:pPr>
            <w:r>
              <w:t>C</w:t>
            </w:r>
          </w:p>
          <w:p w14:paraId="01CA32CA" w14:textId="66C90EF0" w:rsidR="00A16B1D" w:rsidRDefault="00A4309E" w:rsidP="00B4720B">
            <w:pPr>
              <w:pStyle w:val="Style1"/>
            </w:pPr>
            <w:r>
              <w:rPr>
                <w:noProof/>
              </w:rPr>
              <w:drawing>
                <wp:inline distT="0" distB="0" distL="0" distR="0" wp14:anchorId="4A4F017A" wp14:editId="4C95DCE9">
                  <wp:extent cx="2992120" cy="2834640"/>
                  <wp:effectExtent l="0" t="0" r="5080" b="0"/>
                  <wp:docPr id="2474269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26945" name="Picture 247426945"/>
                          <pic:cNvPicPr/>
                        </pic:nvPicPr>
                        <pic:blipFill>
                          <a:blip r:embed="rId26"/>
                          <a:stretch>
                            <a:fillRect/>
                          </a:stretch>
                        </pic:blipFill>
                        <pic:spPr>
                          <a:xfrm>
                            <a:off x="0" y="0"/>
                            <a:ext cx="2998954" cy="2841114"/>
                          </a:xfrm>
                          <a:prstGeom prst="rect">
                            <a:avLst/>
                          </a:prstGeom>
                        </pic:spPr>
                      </pic:pic>
                    </a:graphicData>
                  </a:graphic>
                </wp:inline>
              </w:drawing>
            </w:r>
          </w:p>
        </w:tc>
      </w:tr>
    </w:tbl>
    <w:p w14:paraId="689BEDEF" w14:textId="715F71C7" w:rsidR="00BB42F2" w:rsidRDefault="00BB42F2" w:rsidP="000349BE">
      <w:pPr>
        <w:pStyle w:val="Heading3"/>
        <w:spacing w:after="240"/>
      </w:pPr>
      <w:r w:rsidRPr="00970ADE">
        <w:t xml:space="preserve">Figure 3. PCA of all wild </w:t>
      </w:r>
      <w:r w:rsidRPr="00970ADE">
        <w:rPr>
          <w:i/>
          <w:iCs/>
        </w:rPr>
        <w:t>P. globosa</w:t>
      </w:r>
      <w:r w:rsidRPr="00970ADE">
        <w:t xml:space="preserve"> populations, </w:t>
      </w:r>
      <w:r>
        <w:t xml:space="preserve">with location and species indicated. </w:t>
      </w:r>
      <w:r w:rsidR="00825E2B">
        <w:tab/>
      </w:r>
    </w:p>
    <w:p w14:paraId="2C921705" w14:textId="5B74C2CE" w:rsidR="00845618" w:rsidRPr="00BF62E1" w:rsidRDefault="008F1F62" w:rsidP="00FA74E8">
      <w:pPr>
        <w:spacing w:line="240" w:lineRule="auto"/>
        <w:ind w:firstLine="0"/>
      </w:pPr>
      <w:r>
        <w:t>(A) STURCTURE analysis result (K = 2-5)</w:t>
      </w:r>
      <w:r w:rsidR="004E41BA">
        <w:t xml:space="preserve">. (B) PCA plot. The </w:t>
      </w:r>
      <w:r w:rsidR="00BF151C">
        <w:t xml:space="preserve">big points </w:t>
      </w:r>
      <w:r w:rsidR="00DD0B2E">
        <w:t xml:space="preserve">with </w:t>
      </w:r>
      <w:r w:rsidR="00BF151C">
        <w:t xml:space="preserve">black stroke outline are </w:t>
      </w:r>
      <w:r w:rsidR="00D568B3">
        <w:t>population means. The small points</w:t>
      </w:r>
      <w:r w:rsidR="00DD0B2E">
        <w:t xml:space="preserve"> without </w:t>
      </w:r>
      <w:r w:rsidR="00F5136D">
        <w:t>black stroke outline are individuals from natural populations. The cross</w:t>
      </w:r>
      <w:r w:rsidR="000E3730">
        <w:t xml:space="preserve">es are individuals from </w:t>
      </w:r>
      <w:r w:rsidR="000E3730" w:rsidRPr="000E3730">
        <w:rPr>
          <w:i/>
          <w:iCs/>
        </w:rPr>
        <w:t>ex situ</w:t>
      </w:r>
      <w:r w:rsidR="000E3730">
        <w:t xml:space="preserve"> populations.</w:t>
      </w:r>
      <w:r w:rsidR="00A71C69">
        <w:t xml:space="preserve"> Points are colored by </w:t>
      </w:r>
      <w:r w:rsidR="00254B54">
        <w:t>regions and population codes are labeled. (C), hea</w:t>
      </w:r>
      <w:r w:rsidR="00176CFA">
        <w:t>tmap of F</w:t>
      </w:r>
      <w:r w:rsidR="00176CFA" w:rsidRPr="00176CFA">
        <w:rPr>
          <w:vertAlign w:val="subscript"/>
        </w:rPr>
        <w:t>ST</w:t>
      </w:r>
      <w:r w:rsidR="00176CFA">
        <w:t xml:space="preserve"> and G</w:t>
      </w:r>
      <w:r w:rsidR="00176CFA" w:rsidRPr="00176CFA">
        <w:rPr>
          <w:vertAlign w:val="subscript"/>
        </w:rPr>
        <w:t>ST</w:t>
      </w:r>
      <w:r w:rsidR="00176CFA">
        <w:t xml:space="preserve">. </w:t>
      </w:r>
      <w:r w:rsidR="00845618">
        <w:t xml:space="preserve">See </w:t>
      </w:r>
      <w:r w:rsidR="00845618" w:rsidRPr="00845618">
        <w:rPr>
          <w:b/>
          <w:bCs/>
          <w:color w:val="4472C4" w:themeColor="accent1"/>
        </w:rPr>
        <w:t>Table 1</w:t>
      </w:r>
      <w:r w:rsidR="00845618" w:rsidRPr="00845618">
        <w:rPr>
          <w:color w:val="4472C4" w:themeColor="accent1"/>
        </w:rPr>
        <w:t xml:space="preserve"> </w:t>
      </w:r>
      <w:r w:rsidR="00845618">
        <w:t>for the population codes.</w:t>
      </w:r>
    </w:p>
    <w:p w14:paraId="41E51041" w14:textId="78C87FF2" w:rsidR="00C75E3B" w:rsidRPr="003C5668" w:rsidRDefault="00E244C3" w:rsidP="003263CD">
      <w:pPr>
        <w:ind w:firstLine="0"/>
      </w:pPr>
      <w:r>
        <w:rPr>
          <w:noProof/>
        </w:rPr>
        <w:lastRenderedPageBreak/>
        <w:drawing>
          <wp:inline distT="0" distB="0" distL="0" distR="0" wp14:anchorId="3EE15C54" wp14:editId="1D41A89F">
            <wp:extent cx="5943600" cy="2971800"/>
            <wp:effectExtent l="0" t="0" r="0" b="0"/>
            <wp:docPr id="12356367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36790" name="Picture 1235636790"/>
                    <pic:cNvPicPr/>
                  </pic:nvPicPr>
                  <pic:blipFill>
                    <a:blip r:embed="rId27"/>
                    <a:stretch>
                      <a:fillRect/>
                    </a:stretch>
                  </pic:blipFill>
                  <pic:spPr>
                    <a:xfrm>
                      <a:off x="0" y="0"/>
                      <a:ext cx="5943600" cy="2971800"/>
                    </a:xfrm>
                    <a:prstGeom prst="rect">
                      <a:avLst/>
                    </a:prstGeom>
                  </pic:spPr>
                </pic:pic>
              </a:graphicData>
            </a:graphic>
          </wp:inline>
        </w:drawing>
      </w:r>
      <w:r>
        <w:rPr>
          <w:noProof/>
        </w:rPr>
        <w:drawing>
          <wp:inline distT="0" distB="0" distL="0" distR="0" wp14:anchorId="6097ED0C" wp14:editId="19AB3945">
            <wp:extent cx="5943600" cy="2971800"/>
            <wp:effectExtent l="0" t="0" r="0" b="0"/>
            <wp:docPr id="206644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49003" name="Picture 2066449003"/>
                    <pic:cNvPicPr/>
                  </pic:nvPicPr>
                  <pic:blipFill>
                    <a:blip r:embed="rId28"/>
                    <a:stretch>
                      <a:fillRect/>
                    </a:stretch>
                  </pic:blipFill>
                  <pic:spPr>
                    <a:xfrm>
                      <a:off x="0" y="0"/>
                      <a:ext cx="5943600" cy="2971800"/>
                    </a:xfrm>
                    <a:prstGeom prst="rect">
                      <a:avLst/>
                    </a:prstGeom>
                  </pic:spPr>
                </pic:pic>
              </a:graphicData>
            </a:graphic>
          </wp:inline>
        </w:drawing>
      </w:r>
    </w:p>
    <w:p w14:paraId="19D17D21" w14:textId="0A4F2581" w:rsidR="0003206C" w:rsidRDefault="00AD3EB0" w:rsidP="000349BE">
      <w:pPr>
        <w:pStyle w:val="Heading3"/>
        <w:spacing w:after="240"/>
      </w:pPr>
      <w:r w:rsidRPr="00970ADE">
        <w:t xml:space="preserve">Figure </w:t>
      </w:r>
      <w:r>
        <w:t>4</w:t>
      </w:r>
      <w:r w:rsidR="00BD54B7">
        <w:t>.</w:t>
      </w:r>
      <w:r w:rsidR="00BF62E1">
        <w:t xml:space="preserve"> Genetic diversity analyses plots.</w:t>
      </w:r>
    </w:p>
    <w:p w14:paraId="59D1BFB9" w14:textId="29FD5872" w:rsidR="00BF62E1" w:rsidRPr="00BF62E1" w:rsidRDefault="004F44DB" w:rsidP="000349BE">
      <w:pPr>
        <w:spacing w:line="240" w:lineRule="auto"/>
        <w:ind w:firstLine="0"/>
      </w:pPr>
      <w:r>
        <w:t>(</w:t>
      </w:r>
      <w:r w:rsidR="003A10EF" w:rsidRPr="00845618">
        <w:rPr>
          <w:b/>
          <w:bCs/>
          <w:color w:val="4472C4" w:themeColor="accent1"/>
        </w:rPr>
        <w:t>A-B</w:t>
      </w:r>
      <w:r>
        <w:rPr>
          <w:rFonts w:hint="eastAsia"/>
        </w:rPr>
        <w:t>)</w:t>
      </w:r>
      <w:r>
        <w:t>,</w:t>
      </w:r>
      <w:r w:rsidR="003A10EF">
        <w:t xml:space="preserve"> </w:t>
      </w:r>
      <w:r w:rsidR="00B705FC" w:rsidRPr="000B1D65">
        <w:rPr>
          <w:i/>
          <w:iCs/>
        </w:rPr>
        <w:t>Physaria globosa</w:t>
      </w:r>
      <w:r w:rsidR="00B705FC">
        <w:t xml:space="preserve"> and outgroup species. (</w:t>
      </w:r>
      <w:r w:rsidR="00B705FC" w:rsidRPr="00845618">
        <w:rPr>
          <w:b/>
          <w:bCs/>
          <w:color w:val="4472C4" w:themeColor="accent1"/>
        </w:rPr>
        <w:t>C-D</w:t>
      </w:r>
      <w:r w:rsidR="00B705FC">
        <w:t xml:space="preserve">), </w:t>
      </w:r>
      <w:r w:rsidR="00E21705" w:rsidRPr="000B1D65">
        <w:rPr>
          <w:i/>
          <w:iCs/>
        </w:rPr>
        <w:t>Physaria globosa</w:t>
      </w:r>
      <w:r w:rsidR="00E21705">
        <w:t xml:space="preserve"> with population</w:t>
      </w:r>
      <w:r w:rsidR="001A7F5E">
        <w:t xml:space="preserve"> labels. F</w:t>
      </w:r>
      <w:r w:rsidR="001A7F5E" w:rsidRPr="003263CD">
        <w:rPr>
          <w:vertAlign w:val="subscript"/>
        </w:rPr>
        <w:t>B</w:t>
      </w:r>
      <w:r w:rsidR="001A7F5E">
        <w:t>., inbreeding coefficient after correction for null alleles.</w:t>
      </w:r>
      <w:r w:rsidR="00AF59A6">
        <w:t xml:space="preserve"> </w:t>
      </w:r>
      <w:r w:rsidR="00E841E9">
        <w:t>The six population</w:t>
      </w:r>
      <w:r w:rsidR="003263CD">
        <w:t>s</w:t>
      </w:r>
      <w:r w:rsidR="00E841E9">
        <w:t xml:space="preserve"> with excessive heter</w:t>
      </w:r>
      <w:r w:rsidR="00071801">
        <w:t>ozygo</w:t>
      </w:r>
      <w:r w:rsidR="003263CD">
        <w:t>sity</w:t>
      </w:r>
      <w:r w:rsidR="00071801">
        <w:t xml:space="preserve"> are labeled in red in (</w:t>
      </w:r>
      <w:r w:rsidR="00071801" w:rsidRPr="003263CD">
        <w:rPr>
          <w:b/>
          <w:bCs/>
          <w:color w:val="0070C0"/>
        </w:rPr>
        <w:t>D</w:t>
      </w:r>
      <w:r w:rsidR="00071801">
        <w:t xml:space="preserve">). </w:t>
      </w:r>
      <w:r w:rsidR="00AF59A6">
        <w:t xml:space="preserve">See </w:t>
      </w:r>
      <w:r w:rsidR="00AF59A6" w:rsidRPr="00845618">
        <w:rPr>
          <w:b/>
          <w:bCs/>
          <w:color w:val="4472C4" w:themeColor="accent1"/>
        </w:rPr>
        <w:t>Table 1</w:t>
      </w:r>
      <w:r w:rsidR="00AF59A6" w:rsidRPr="00845618">
        <w:rPr>
          <w:color w:val="4472C4" w:themeColor="accent1"/>
        </w:rPr>
        <w:t xml:space="preserve"> </w:t>
      </w:r>
      <w:r w:rsidR="00AF59A6">
        <w:t>for the population codes.</w:t>
      </w:r>
    </w:p>
    <w:sectPr w:rsidR="00BF62E1" w:rsidRPr="00BF62E1" w:rsidSect="0035327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0" w:author="Matthew Albrecht" w:date="2026-05-16T20:00:00Z" w:initials="MA">
    <w:p w14:paraId="0E3CA9A6" w14:textId="01C736D5" w:rsidR="00000000" w:rsidRDefault="00000000">
      <w:pPr>
        <w:pStyle w:val="CommentText"/>
      </w:pPr>
      <w:r>
        <w:rPr>
          <w:rStyle w:val="CommentReference"/>
        </w:rPr>
        <w:annotationRef/>
      </w:r>
      <w:r w:rsidRPr="2A0AE689">
        <w:t>https://ecos.fws.gov/docs/recovery_plan/20210805_P.globosa_finalRP_signed.pdf</w:t>
      </w:r>
    </w:p>
  </w:comment>
  <w:comment w:id="98" w:author="Matthew Albrecht" w:date="2026-05-16T19:57:00Z" w:initials="MA">
    <w:p w14:paraId="3C3FC20A" w14:textId="4BAB98F9" w:rsidR="00000000" w:rsidRDefault="00000000">
      <w:pPr>
        <w:pStyle w:val="CommentText"/>
      </w:pPr>
      <w:r>
        <w:rPr>
          <w:rStyle w:val="CommentReference"/>
        </w:rPr>
        <w:annotationRef/>
      </w:r>
      <w:r w:rsidRPr="27B3A380">
        <w:t xml:space="preserve">The goal of this study is to test whether low genetic variation threatens the species so it seems premature to state this here. </w:t>
      </w:r>
    </w:p>
    <w:p w14:paraId="427E8AC9" w14:textId="08EA4508" w:rsidR="00000000" w:rsidRDefault="00000000">
      <w:pPr>
        <w:pStyle w:val="CommentText"/>
      </w:pPr>
    </w:p>
    <w:p w14:paraId="542B1A77" w14:textId="31659B29" w:rsidR="00000000" w:rsidRDefault="00000000">
      <w:pPr>
        <w:pStyle w:val="CommentText"/>
      </w:pPr>
      <w:r w:rsidRPr="2B40775D">
        <w:t>I suggest removing this statement and ending this paragraph with a statement justifying the need for this study is that we do not know how genetic variation is distributed across disjunct populations and whether population are at genetic risk.</w:t>
      </w:r>
    </w:p>
  </w:comment>
  <w:comment w:id="109" w:author="Matthew Albrecht" w:date="2026-05-17T10:05:00Z" w:initials="MA">
    <w:p w14:paraId="657F8973" w14:textId="7C49988B" w:rsidR="00000000" w:rsidRDefault="00000000">
      <w:pPr>
        <w:pStyle w:val="CommentText"/>
      </w:pPr>
      <w:r>
        <w:rPr>
          <w:rStyle w:val="CommentReference"/>
        </w:rPr>
        <w:annotationRef/>
      </w:r>
      <w:r w:rsidRPr="6113D072">
        <w:t>Cite Flora of North America or another source verifying this information.</w:t>
      </w:r>
    </w:p>
  </w:comment>
  <w:comment w:id="110" w:author="Matthew Albrecht" w:date="2026-05-17T10:52:00Z" w:initials="MA">
    <w:p w14:paraId="16189964" w14:textId="10C49BA1" w:rsidR="00000000" w:rsidRDefault="00000000">
      <w:pPr>
        <w:pStyle w:val="CommentText"/>
      </w:pPr>
      <w:r>
        <w:rPr>
          <w:rStyle w:val="CommentReference"/>
        </w:rPr>
        <w:annotationRef/>
      </w:r>
      <w:r w:rsidRPr="27C93A98">
        <w:t>We should carefully consider how we name and define these samples throughout the manuscript. I have some thoughts below, especially around differentiating ex situ and reintroduced populations. Also, we should probably provide more information about EX_01-03 such as what year those populations were reintroduced. Since this is a short-lived species, this would help with interpreting how many potential generations after genetic mixing began.</w:t>
      </w:r>
    </w:p>
    <w:p w14:paraId="294C593B" w14:textId="5998651B" w:rsidR="00000000" w:rsidRDefault="00000000">
      <w:pPr>
        <w:pStyle w:val="CommentText"/>
      </w:pPr>
    </w:p>
    <w:p w14:paraId="3B13D60B" w14:textId="76796ECA" w:rsidR="00000000" w:rsidRDefault="00000000">
      <w:pPr>
        <w:pStyle w:val="CommentText"/>
      </w:pPr>
      <w:r w:rsidRPr="68480F5B">
        <w:rPr>
          <w:b/>
          <w:bCs/>
        </w:rPr>
        <w:t xml:space="preserve">EX_01: </w:t>
      </w:r>
      <w:r w:rsidRPr="1696B129">
        <w:t>This reintroduction is geographically close to the occurrence at KY02 (Cove Spring). Do we know if seeds were introduced into the same area where plants occur naturally at KY02 or in location(s) close enough that gene flow is a possibility? If so, perhaps we should relabel this as a augmentation from mixed population sources, otherwise we can continue to call it a reintroduction. We should probably avoid the label of ex situ population,</w:t>
      </w:r>
      <w:r w:rsidRPr="3343E7F1">
        <w:rPr>
          <w:b/>
          <w:bCs/>
        </w:rPr>
        <w:t xml:space="preserve"> </w:t>
      </w:r>
      <w:r w:rsidRPr="79A69DD4">
        <w:t>though, and maybe consider relabeling it</w:t>
      </w:r>
      <w:r w:rsidRPr="716FBC52">
        <w:rPr>
          <w:b/>
          <w:bCs/>
        </w:rPr>
        <w:t xml:space="preserve"> </w:t>
      </w:r>
      <w:r w:rsidRPr="618348BB">
        <w:t>RE_01.</w:t>
      </w:r>
    </w:p>
    <w:p w14:paraId="434CAAFC" w14:textId="36E085BD" w:rsidR="00000000" w:rsidRDefault="00000000">
      <w:pPr>
        <w:pStyle w:val="CommentText"/>
      </w:pPr>
    </w:p>
    <w:p w14:paraId="368DFC58" w14:textId="2D960EA5" w:rsidR="00000000" w:rsidRDefault="00000000">
      <w:pPr>
        <w:pStyle w:val="CommentText"/>
      </w:pPr>
      <w:r w:rsidRPr="349231F1">
        <w:rPr>
          <w:b/>
          <w:bCs/>
        </w:rPr>
        <w:t xml:space="preserve">EX_02: </w:t>
      </w:r>
      <w:r w:rsidRPr="4B29C7E5">
        <w:t>We should also include information on when this reintroduction was established and whether there were historically ever naturally occurring plants at this location. We should probably avoid the label of ex situ population,</w:t>
      </w:r>
      <w:r w:rsidRPr="65B34074">
        <w:rPr>
          <w:b/>
          <w:bCs/>
        </w:rPr>
        <w:t xml:space="preserve"> </w:t>
      </w:r>
      <w:r w:rsidRPr="16543763">
        <w:t>though, and maybe consider relabeling it</w:t>
      </w:r>
      <w:r w:rsidRPr="62EB2D4C">
        <w:rPr>
          <w:b/>
          <w:bCs/>
        </w:rPr>
        <w:t xml:space="preserve"> </w:t>
      </w:r>
      <w:r w:rsidRPr="6B5CB4DD">
        <w:t>RE_02.</w:t>
      </w:r>
    </w:p>
    <w:p w14:paraId="42CB3AE8" w14:textId="6BDF51B8" w:rsidR="00000000" w:rsidRDefault="00000000">
      <w:pPr>
        <w:pStyle w:val="CommentText"/>
      </w:pPr>
    </w:p>
    <w:p w14:paraId="4BF65991" w14:textId="0DFA50B8" w:rsidR="00000000" w:rsidRDefault="00000000">
      <w:pPr>
        <w:pStyle w:val="CommentText"/>
      </w:pPr>
      <w:r w:rsidRPr="5BDAFB17">
        <w:rPr>
          <w:b/>
          <w:bCs/>
        </w:rPr>
        <w:t xml:space="preserve">EX_03: </w:t>
      </w:r>
      <w:r w:rsidRPr="4C7FF0CC">
        <w:t>This is the ex situ population managed in Julian Campbell's yard? It would be good to include information on when this was established and any other information on how its managed.</w:t>
      </w:r>
    </w:p>
  </w:comment>
  <w:comment w:id="111" w:author="Matthew Albrecht" w:date="2026-05-17T11:14:00Z" w:initials="MA">
    <w:p w14:paraId="60CAE12D" w14:textId="2E5716F9" w:rsidR="00000000" w:rsidRDefault="00000000">
      <w:pPr>
        <w:pStyle w:val="CommentText"/>
      </w:pPr>
      <w:r>
        <w:rPr>
          <w:rStyle w:val="CommentReference"/>
        </w:rPr>
        <w:annotationRef/>
      </w:r>
      <w:r w:rsidRPr="6A4C0DED">
        <w:t>Does it make sense to include P. gracilis in this section of the analysis exploring population genetic variation since we only have one population sample?</w:t>
      </w:r>
    </w:p>
  </w:comment>
  <w:comment w:id="275" w:author="Matthew Albrecht" w:date="2026-05-17T15:02:00Z" w:initials="MA">
    <w:p w14:paraId="224943C1" w14:textId="75D76937" w:rsidR="00000000" w:rsidRDefault="00000000">
      <w:pPr>
        <w:pStyle w:val="CommentText"/>
      </w:pPr>
      <w:r>
        <w:rPr>
          <w:rStyle w:val="CommentReference"/>
        </w:rPr>
        <w:annotationRef/>
      </w:r>
      <w:r w:rsidRPr="4E2E0075">
        <w:t>Noah and I have unpublished data from an experiment that shows seeds can persist in the soil for at least five years. I can provide the citation if needed.</w:t>
      </w:r>
    </w:p>
  </w:comment>
  <w:comment w:id="399" w:author="Wen Kuo" w:date="2026-05-15T10:13:00Z" w:initials="WK">
    <w:p w14:paraId="69F10F99" w14:textId="77777777" w:rsidR="00533101" w:rsidRDefault="00533101" w:rsidP="00533101">
      <w:r>
        <w:rPr>
          <w:rStyle w:val="CommentReference"/>
        </w:rPr>
        <w:annotationRef/>
      </w:r>
      <w:r>
        <w:rPr>
          <w:sz w:val="20"/>
          <w:szCs w:val="20"/>
        </w:rPr>
        <w:t>this is from the original manuscript. i cannot confirm it.</w:t>
      </w:r>
    </w:p>
  </w:comment>
  <w:comment w:id="417" w:author="Matthew Albrecht" w:date="2026-05-17T12:53:00Z" w:initials="MA">
    <w:p w14:paraId="55639806" w14:textId="26485547" w:rsidR="00000000" w:rsidRDefault="00000000">
      <w:pPr>
        <w:pStyle w:val="CommentText"/>
      </w:pPr>
      <w:r>
        <w:rPr>
          <w:rStyle w:val="CommentReference"/>
        </w:rPr>
        <w:annotationRef/>
      </w:r>
      <w:r w:rsidRPr="578407F6">
        <w:t>replace with "genetic augmentation"?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3CA9A6" w15:done="0"/>
  <w15:commentEx w15:paraId="542B1A77" w15:done="0"/>
  <w15:commentEx w15:paraId="657F8973" w15:done="0"/>
  <w15:commentEx w15:paraId="4BF65991" w15:done="0"/>
  <w15:commentEx w15:paraId="60CAE12D" w15:done="0"/>
  <w15:commentEx w15:paraId="224943C1" w15:done="0"/>
  <w15:commentEx w15:paraId="69F10F99" w15:done="0"/>
  <w15:commentEx w15:paraId="556398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739E26" w16cex:dateUtc="2026-05-17T01:00:00Z"/>
  <w16cex:commentExtensible w16cex:durableId="07D1692E" w16cex:dateUtc="2026-05-17T00:57:00Z"/>
  <w16cex:commentExtensible w16cex:durableId="0A3039CE" w16cex:dateUtc="2026-05-17T15:05:00Z"/>
  <w16cex:commentExtensible w16cex:durableId="601CBBD2" w16cex:dateUtc="2026-05-17T15:52:00Z"/>
  <w16cex:commentExtensible w16cex:durableId="7D31775B" w16cex:dateUtc="2026-05-17T16:14:00Z"/>
  <w16cex:commentExtensible w16cex:durableId="18C03263" w16cex:dateUtc="2026-05-17T20:02:00Z"/>
  <w16cex:commentExtensible w16cex:durableId="7C4D6D8D" w16cex:dateUtc="2026-05-15T15:13:00Z"/>
  <w16cex:commentExtensible w16cex:durableId="7FCF834B" w16cex:dateUtc="2026-05-17T17: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3CA9A6" w16cid:durableId="7F739E26"/>
  <w16cid:commentId w16cid:paraId="542B1A77" w16cid:durableId="07D1692E"/>
  <w16cid:commentId w16cid:paraId="657F8973" w16cid:durableId="0A3039CE"/>
  <w16cid:commentId w16cid:paraId="4BF65991" w16cid:durableId="601CBBD2"/>
  <w16cid:commentId w16cid:paraId="60CAE12D" w16cid:durableId="7D31775B"/>
  <w16cid:commentId w16cid:paraId="224943C1" w16cid:durableId="18C03263"/>
  <w16cid:commentId w16cid:paraId="69F10F99" w16cid:durableId="7C4D6D8D"/>
  <w16cid:commentId w16cid:paraId="55639806" w16cid:durableId="7FCF83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18D93" w14:textId="77777777" w:rsidR="000D2FD0" w:rsidRDefault="000D2FD0" w:rsidP="0082036B">
      <w:r>
        <w:separator/>
      </w:r>
    </w:p>
  </w:endnote>
  <w:endnote w:type="continuationSeparator" w:id="0">
    <w:p w14:paraId="64F28E23" w14:textId="77777777" w:rsidR="000D2FD0" w:rsidRDefault="000D2FD0" w:rsidP="008203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PingFang TC">
    <w:panose1 w:val="020B0400000000000000"/>
    <w:charset w:val="88"/>
    <w:family w:val="swiss"/>
    <w:pitch w:val="variable"/>
    <w:sig w:usb0="A00002FF" w:usb1="7ACFFDFB" w:usb2="00000017" w:usb3="00000000" w:csb0="00100001" w:csb1="00000000"/>
  </w:font>
  <w:font w:name="TimesNewRoman">
    <w:altName w:val="MS Gothic"/>
    <w:panose1 w:val="020B0604020202020204"/>
    <w:charset w:val="80"/>
    <w:family w:val="auto"/>
    <w:notTrueType/>
    <w:pitch w:val="default"/>
    <w:sig w:usb0="00000000"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75879158"/>
      <w:docPartObj>
        <w:docPartGallery w:val="Page Numbers (Bottom of Page)"/>
        <w:docPartUnique/>
      </w:docPartObj>
    </w:sdtPr>
    <w:sdtContent>
      <w:p w14:paraId="2ACC420E" w14:textId="4B9B9DAB" w:rsidR="000F53E4" w:rsidRDefault="000F53E4" w:rsidP="00637F7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2463782" w14:textId="77777777" w:rsidR="000F53E4" w:rsidRDefault="000F53E4" w:rsidP="000F53E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71006506"/>
      <w:docPartObj>
        <w:docPartGallery w:val="Page Numbers (Bottom of Page)"/>
        <w:docPartUnique/>
      </w:docPartObj>
    </w:sdtPr>
    <w:sdtContent>
      <w:p w14:paraId="5674AD2E" w14:textId="76939F6A" w:rsidR="000F53E4" w:rsidRDefault="000F53E4" w:rsidP="00637F7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35</w:t>
        </w:r>
        <w:r>
          <w:rPr>
            <w:rStyle w:val="PageNumber"/>
          </w:rPr>
          <w:fldChar w:fldCharType="end"/>
        </w:r>
      </w:p>
    </w:sdtContent>
  </w:sdt>
  <w:p w14:paraId="17814D06" w14:textId="77777777" w:rsidR="000F53E4" w:rsidRDefault="000F53E4" w:rsidP="000F53E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E820A" w14:textId="77777777" w:rsidR="000D2FD0" w:rsidRDefault="000D2FD0" w:rsidP="0082036B">
      <w:r>
        <w:separator/>
      </w:r>
    </w:p>
  </w:footnote>
  <w:footnote w:type="continuationSeparator" w:id="0">
    <w:p w14:paraId="7591821C" w14:textId="77777777" w:rsidR="000D2FD0" w:rsidRDefault="000D2FD0" w:rsidP="008203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2FA6E" w14:textId="77777777" w:rsidR="0092062A" w:rsidRDefault="0092062A" w:rsidP="0082036B">
    <w:pPr>
      <w:pStyle w:val="Header"/>
      <w:rPr>
        <w:rStyle w:val="PageNumber"/>
      </w:rPr>
    </w:pPr>
    <w:r>
      <w:rPr>
        <w:rStyle w:val="PageNumber"/>
      </w:rPr>
      <w:fldChar w:fldCharType="begin"/>
    </w:r>
    <w:r>
      <w:rPr>
        <w:rStyle w:val="PageNumber"/>
      </w:rPr>
      <w:instrText xml:space="preserve"> PAGE </w:instrText>
    </w:r>
    <w:r>
      <w:rPr>
        <w:rStyle w:val="PageNumber"/>
      </w:rPr>
      <w:fldChar w:fldCharType="end"/>
    </w:r>
  </w:p>
  <w:p w14:paraId="455E46D2" w14:textId="77777777" w:rsidR="0092062A" w:rsidRDefault="0092062A" w:rsidP="008203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34870" w14:textId="3B31FE92" w:rsidR="0092062A" w:rsidRDefault="0092062A" w:rsidP="00385590">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764FB6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3FC08C7"/>
    <w:multiLevelType w:val="hybridMultilevel"/>
    <w:tmpl w:val="FC0CE762"/>
    <w:lvl w:ilvl="0" w:tplc="B1A2373A">
      <w:numFmt w:val="bullet"/>
      <w:lvlText w:val=""/>
      <w:lvlJc w:val="left"/>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B2663"/>
    <w:multiLevelType w:val="hybridMultilevel"/>
    <w:tmpl w:val="BB10F200"/>
    <w:lvl w:ilvl="0" w:tplc="9FA295FE">
      <w:start w:val="3"/>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7DF6AAF"/>
    <w:multiLevelType w:val="hybridMultilevel"/>
    <w:tmpl w:val="6B02B8AC"/>
    <w:lvl w:ilvl="0" w:tplc="8DE88158">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2D5BDC"/>
    <w:multiLevelType w:val="hybridMultilevel"/>
    <w:tmpl w:val="2F18FA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A115B45"/>
    <w:multiLevelType w:val="hybridMultilevel"/>
    <w:tmpl w:val="2F18FAAC"/>
    <w:lvl w:ilvl="0" w:tplc="01101E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2D1F99"/>
    <w:multiLevelType w:val="multilevel"/>
    <w:tmpl w:val="B1C2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018806">
    <w:abstractNumId w:val="1"/>
  </w:num>
  <w:num w:numId="2" w16cid:durableId="1218516331">
    <w:abstractNumId w:val="5"/>
  </w:num>
  <w:num w:numId="3" w16cid:durableId="2081949524">
    <w:abstractNumId w:val="4"/>
  </w:num>
  <w:num w:numId="4" w16cid:durableId="508176486">
    <w:abstractNumId w:val="3"/>
  </w:num>
  <w:num w:numId="5" w16cid:durableId="74907742">
    <w:abstractNumId w:val="0"/>
  </w:num>
  <w:num w:numId="6" w16cid:durableId="1564023479">
    <w:abstractNumId w:val="6"/>
  </w:num>
  <w:num w:numId="7" w16cid:durableId="128688670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hew Albrecht">
    <w15:presenceInfo w15:providerId="AD" w15:userId="S::malbrecht@mobot.org::a099f150-b909-49e5-9ae9-467088b2d798"/>
  </w15:person>
  <w15:person w15:author="Wen Kuo">
    <w15:presenceInfo w15:providerId="AD" w15:userId="S::wkuo@mobot.org::f76af5c1-a750-461e-9fa0-4a027885c8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ew Phytologist Cop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2&lt;/LineSpacing&gt;&lt;SpaceAfter&gt;0&lt;/SpaceAfter&gt;&lt;HyperlinksEnabled&gt;0&lt;/HyperlinksEnabled&gt;&lt;HyperlinksVisible&gt;1&lt;/HyperlinksVisible&gt;&lt;EnableBibliographyCategories&gt;0&lt;/EnableBibliographyCategories&gt;&lt;/ENLayout&gt;"/>
    <w:docVar w:name="EN.Libraries" w:val="&lt;Libraries&gt;&lt;item db-id=&quot;szaf2t5f69xez3ewt26vaxsnadp0r9r9sxra&quot;&gt;Clover_Converted&lt;record-ids&gt;&lt;item&gt;312&lt;/item&gt;&lt;item&gt;1527&lt;/item&gt;&lt;item&gt;1558&lt;/item&gt;&lt;item&gt;1584&lt;/item&gt;&lt;item&gt;1594&lt;/item&gt;&lt;item&gt;1623&lt;/item&gt;&lt;item&gt;1667&lt;/item&gt;&lt;item&gt;1673&lt;/item&gt;&lt;item&gt;1678&lt;/item&gt;&lt;item&gt;1680&lt;/item&gt;&lt;item&gt;1681&lt;/item&gt;&lt;item&gt;1691&lt;/item&gt;&lt;item&gt;1694&lt;/item&gt;&lt;item&gt;1695&lt;/item&gt;&lt;item&gt;1697&lt;/item&gt;&lt;item&gt;1699&lt;/item&gt;&lt;item&gt;1702&lt;/item&gt;&lt;item&gt;1703&lt;/item&gt;&lt;item&gt;1704&lt;/item&gt;&lt;item&gt;1713&lt;/item&gt;&lt;item&gt;1721&lt;/item&gt;&lt;item&gt;1724&lt;/item&gt;&lt;item&gt;1728&lt;/item&gt;&lt;item&gt;1729&lt;/item&gt;&lt;item&gt;1730&lt;/item&gt;&lt;item&gt;1732&lt;/item&gt;&lt;item&gt;1751&lt;/item&gt;&lt;item&gt;1752&lt;/item&gt;&lt;item&gt;1753&lt;/item&gt;&lt;item&gt;1755&lt;/item&gt;&lt;item&gt;1756&lt;/item&gt;&lt;/record-ids&gt;&lt;/item&gt;&lt;/Libraries&gt;"/>
    <w:docVar w:name="EN.UseJSCitationFormat" w:val="False"/>
  </w:docVars>
  <w:rsids>
    <w:rsidRoot w:val="005A64F9"/>
    <w:rsid w:val="00000DD9"/>
    <w:rsid w:val="000011AB"/>
    <w:rsid w:val="00004C4D"/>
    <w:rsid w:val="00005C04"/>
    <w:rsid w:val="00011025"/>
    <w:rsid w:val="00011550"/>
    <w:rsid w:val="0001196E"/>
    <w:rsid w:val="00014FAB"/>
    <w:rsid w:val="00015269"/>
    <w:rsid w:val="00016E38"/>
    <w:rsid w:val="00021B58"/>
    <w:rsid w:val="00023778"/>
    <w:rsid w:val="00023F54"/>
    <w:rsid w:val="00024655"/>
    <w:rsid w:val="00024EDF"/>
    <w:rsid w:val="00025C0F"/>
    <w:rsid w:val="000261C0"/>
    <w:rsid w:val="000309B2"/>
    <w:rsid w:val="0003206C"/>
    <w:rsid w:val="00033708"/>
    <w:rsid w:val="000349BE"/>
    <w:rsid w:val="00040E4D"/>
    <w:rsid w:val="00043524"/>
    <w:rsid w:val="000508ED"/>
    <w:rsid w:val="000568C7"/>
    <w:rsid w:val="00056961"/>
    <w:rsid w:val="00061CDF"/>
    <w:rsid w:val="000652B6"/>
    <w:rsid w:val="00067313"/>
    <w:rsid w:val="0006748E"/>
    <w:rsid w:val="00067840"/>
    <w:rsid w:val="00071801"/>
    <w:rsid w:val="00071ACD"/>
    <w:rsid w:val="00073138"/>
    <w:rsid w:val="00074032"/>
    <w:rsid w:val="000747BE"/>
    <w:rsid w:val="00075780"/>
    <w:rsid w:val="00075EDA"/>
    <w:rsid w:val="000772AE"/>
    <w:rsid w:val="000813A4"/>
    <w:rsid w:val="000829E3"/>
    <w:rsid w:val="00082EE3"/>
    <w:rsid w:val="0008319C"/>
    <w:rsid w:val="00083485"/>
    <w:rsid w:val="000845ED"/>
    <w:rsid w:val="000852FC"/>
    <w:rsid w:val="00085B9E"/>
    <w:rsid w:val="00090395"/>
    <w:rsid w:val="00091E73"/>
    <w:rsid w:val="000956BA"/>
    <w:rsid w:val="000A05C5"/>
    <w:rsid w:val="000A1BF2"/>
    <w:rsid w:val="000A40E5"/>
    <w:rsid w:val="000A5639"/>
    <w:rsid w:val="000A63C1"/>
    <w:rsid w:val="000B1C11"/>
    <w:rsid w:val="000B1D65"/>
    <w:rsid w:val="000B49C7"/>
    <w:rsid w:val="000B5F40"/>
    <w:rsid w:val="000B646E"/>
    <w:rsid w:val="000B7D63"/>
    <w:rsid w:val="000C1C34"/>
    <w:rsid w:val="000C1FBB"/>
    <w:rsid w:val="000C2188"/>
    <w:rsid w:val="000C2DBD"/>
    <w:rsid w:val="000C3872"/>
    <w:rsid w:val="000C51E2"/>
    <w:rsid w:val="000C60AA"/>
    <w:rsid w:val="000C6484"/>
    <w:rsid w:val="000D27AB"/>
    <w:rsid w:val="000D2FD0"/>
    <w:rsid w:val="000D2FF2"/>
    <w:rsid w:val="000D32BC"/>
    <w:rsid w:val="000D4613"/>
    <w:rsid w:val="000D58CF"/>
    <w:rsid w:val="000D64CB"/>
    <w:rsid w:val="000E0EBF"/>
    <w:rsid w:val="000E2F08"/>
    <w:rsid w:val="000E3730"/>
    <w:rsid w:val="000E524D"/>
    <w:rsid w:val="000F0413"/>
    <w:rsid w:val="000F2751"/>
    <w:rsid w:val="000F35D8"/>
    <w:rsid w:val="000F53E4"/>
    <w:rsid w:val="00101244"/>
    <w:rsid w:val="0010358A"/>
    <w:rsid w:val="00103AB4"/>
    <w:rsid w:val="00103F38"/>
    <w:rsid w:val="00104270"/>
    <w:rsid w:val="001060C1"/>
    <w:rsid w:val="001074F8"/>
    <w:rsid w:val="00113145"/>
    <w:rsid w:val="00115C12"/>
    <w:rsid w:val="00116B3C"/>
    <w:rsid w:val="001179A2"/>
    <w:rsid w:val="00123B36"/>
    <w:rsid w:val="00123B40"/>
    <w:rsid w:val="001244A7"/>
    <w:rsid w:val="001245FE"/>
    <w:rsid w:val="0012580B"/>
    <w:rsid w:val="00126AF9"/>
    <w:rsid w:val="001277F7"/>
    <w:rsid w:val="0013218A"/>
    <w:rsid w:val="0013255F"/>
    <w:rsid w:val="001339A4"/>
    <w:rsid w:val="0013608D"/>
    <w:rsid w:val="00136949"/>
    <w:rsid w:val="001373A1"/>
    <w:rsid w:val="00141D61"/>
    <w:rsid w:val="0014287A"/>
    <w:rsid w:val="00142977"/>
    <w:rsid w:val="001439A9"/>
    <w:rsid w:val="00145906"/>
    <w:rsid w:val="00147124"/>
    <w:rsid w:val="00147606"/>
    <w:rsid w:val="001516C3"/>
    <w:rsid w:val="00151D2C"/>
    <w:rsid w:val="001526F7"/>
    <w:rsid w:val="001607B4"/>
    <w:rsid w:val="001640E8"/>
    <w:rsid w:val="00164C87"/>
    <w:rsid w:val="00165E2B"/>
    <w:rsid w:val="00167950"/>
    <w:rsid w:val="00167B20"/>
    <w:rsid w:val="00171368"/>
    <w:rsid w:val="00171B47"/>
    <w:rsid w:val="0017219D"/>
    <w:rsid w:val="00176CFA"/>
    <w:rsid w:val="00177126"/>
    <w:rsid w:val="00180037"/>
    <w:rsid w:val="001825F8"/>
    <w:rsid w:val="00182BEE"/>
    <w:rsid w:val="0018626D"/>
    <w:rsid w:val="001877C1"/>
    <w:rsid w:val="001902F9"/>
    <w:rsid w:val="001906AF"/>
    <w:rsid w:val="00191A9C"/>
    <w:rsid w:val="001922D4"/>
    <w:rsid w:val="00192779"/>
    <w:rsid w:val="00194357"/>
    <w:rsid w:val="001948AF"/>
    <w:rsid w:val="00194C22"/>
    <w:rsid w:val="00195A29"/>
    <w:rsid w:val="001960E4"/>
    <w:rsid w:val="001A1495"/>
    <w:rsid w:val="001A461E"/>
    <w:rsid w:val="001A4AF5"/>
    <w:rsid w:val="001A51CD"/>
    <w:rsid w:val="001A5991"/>
    <w:rsid w:val="001A7F5E"/>
    <w:rsid w:val="001B3391"/>
    <w:rsid w:val="001B3EC1"/>
    <w:rsid w:val="001B6C90"/>
    <w:rsid w:val="001C095D"/>
    <w:rsid w:val="001C1E0D"/>
    <w:rsid w:val="001C32A5"/>
    <w:rsid w:val="001C4B7F"/>
    <w:rsid w:val="001D7215"/>
    <w:rsid w:val="001E0673"/>
    <w:rsid w:val="001E1725"/>
    <w:rsid w:val="001E2E67"/>
    <w:rsid w:val="001E43F2"/>
    <w:rsid w:val="001E5E5C"/>
    <w:rsid w:val="001E7E51"/>
    <w:rsid w:val="001F1563"/>
    <w:rsid w:val="001F347E"/>
    <w:rsid w:val="001F5E90"/>
    <w:rsid w:val="001F71BF"/>
    <w:rsid w:val="00203367"/>
    <w:rsid w:val="002036BD"/>
    <w:rsid w:val="002074CD"/>
    <w:rsid w:val="00207B0D"/>
    <w:rsid w:val="00215D02"/>
    <w:rsid w:val="00220527"/>
    <w:rsid w:val="00221952"/>
    <w:rsid w:val="00221E1F"/>
    <w:rsid w:val="00222F4C"/>
    <w:rsid w:val="00222F57"/>
    <w:rsid w:val="00223F6D"/>
    <w:rsid w:val="00224494"/>
    <w:rsid w:val="0022748B"/>
    <w:rsid w:val="002300A3"/>
    <w:rsid w:val="00232B8E"/>
    <w:rsid w:val="00233C4B"/>
    <w:rsid w:val="00234823"/>
    <w:rsid w:val="00236C4E"/>
    <w:rsid w:val="00240E02"/>
    <w:rsid w:val="0024247C"/>
    <w:rsid w:val="00242FF6"/>
    <w:rsid w:val="002431BD"/>
    <w:rsid w:val="0024722F"/>
    <w:rsid w:val="00250A1E"/>
    <w:rsid w:val="0025208B"/>
    <w:rsid w:val="002522A9"/>
    <w:rsid w:val="002534EC"/>
    <w:rsid w:val="00254B54"/>
    <w:rsid w:val="00254DA9"/>
    <w:rsid w:val="00254DF2"/>
    <w:rsid w:val="002565F5"/>
    <w:rsid w:val="0025724E"/>
    <w:rsid w:val="00260AC1"/>
    <w:rsid w:val="00261F21"/>
    <w:rsid w:val="002622B3"/>
    <w:rsid w:val="00264179"/>
    <w:rsid w:val="00264464"/>
    <w:rsid w:val="002645B6"/>
    <w:rsid w:val="00266B99"/>
    <w:rsid w:val="00267D79"/>
    <w:rsid w:val="002734CB"/>
    <w:rsid w:val="00273F0E"/>
    <w:rsid w:val="00275C8A"/>
    <w:rsid w:val="00276B85"/>
    <w:rsid w:val="00277270"/>
    <w:rsid w:val="0027752D"/>
    <w:rsid w:val="00281940"/>
    <w:rsid w:val="00281E74"/>
    <w:rsid w:val="00283883"/>
    <w:rsid w:val="00292CE9"/>
    <w:rsid w:val="00297C21"/>
    <w:rsid w:val="002A336D"/>
    <w:rsid w:val="002A33F2"/>
    <w:rsid w:val="002A4C8C"/>
    <w:rsid w:val="002A5122"/>
    <w:rsid w:val="002A5311"/>
    <w:rsid w:val="002A6EC7"/>
    <w:rsid w:val="002A7F65"/>
    <w:rsid w:val="002B1515"/>
    <w:rsid w:val="002B4AAF"/>
    <w:rsid w:val="002B4B4B"/>
    <w:rsid w:val="002B562D"/>
    <w:rsid w:val="002B6760"/>
    <w:rsid w:val="002C0C7E"/>
    <w:rsid w:val="002C174B"/>
    <w:rsid w:val="002C3978"/>
    <w:rsid w:val="002C463D"/>
    <w:rsid w:val="002C5B2D"/>
    <w:rsid w:val="002C662B"/>
    <w:rsid w:val="002C6661"/>
    <w:rsid w:val="002D102A"/>
    <w:rsid w:val="002D10D0"/>
    <w:rsid w:val="002D417D"/>
    <w:rsid w:val="002D5A41"/>
    <w:rsid w:val="002D5B46"/>
    <w:rsid w:val="002E29B9"/>
    <w:rsid w:val="002E57CF"/>
    <w:rsid w:val="002F1E0F"/>
    <w:rsid w:val="002F65BF"/>
    <w:rsid w:val="00300FAB"/>
    <w:rsid w:val="00303FF1"/>
    <w:rsid w:val="0030644A"/>
    <w:rsid w:val="00312217"/>
    <w:rsid w:val="0031472E"/>
    <w:rsid w:val="003166FF"/>
    <w:rsid w:val="0031756B"/>
    <w:rsid w:val="00320C26"/>
    <w:rsid w:val="00324A73"/>
    <w:rsid w:val="00326003"/>
    <w:rsid w:val="00326069"/>
    <w:rsid w:val="003263CD"/>
    <w:rsid w:val="0033047F"/>
    <w:rsid w:val="00331488"/>
    <w:rsid w:val="00331AC8"/>
    <w:rsid w:val="00331C16"/>
    <w:rsid w:val="00334EE1"/>
    <w:rsid w:val="003357F0"/>
    <w:rsid w:val="00335A82"/>
    <w:rsid w:val="00337007"/>
    <w:rsid w:val="00340D1A"/>
    <w:rsid w:val="00341D40"/>
    <w:rsid w:val="0034304A"/>
    <w:rsid w:val="003436F5"/>
    <w:rsid w:val="00344916"/>
    <w:rsid w:val="003459F9"/>
    <w:rsid w:val="003471ED"/>
    <w:rsid w:val="00350A1A"/>
    <w:rsid w:val="00352CD8"/>
    <w:rsid w:val="0035327B"/>
    <w:rsid w:val="00355CEE"/>
    <w:rsid w:val="00362269"/>
    <w:rsid w:val="00362C5E"/>
    <w:rsid w:val="0036598A"/>
    <w:rsid w:val="0036771E"/>
    <w:rsid w:val="00373B5E"/>
    <w:rsid w:val="0038031C"/>
    <w:rsid w:val="00382C18"/>
    <w:rsid w:val="00383139"/>
    <w:rsid w:val="0038490F"/>
    <w:rsid w:val="00385590"/>
    <w:rsid w:val="00390B59"/>
    <w:rsid w:val="00391594"/>
    <w:rsid w:val="003917F1"/>
    <w:rsid w:val="0039444C"/>
    <w:rsid w:val="00394C11"/>
    <w:rsid w:val="00394E88"/>
    <w:rsid w:val="003962E6"/>
    <w:rsid w:val="003973CA"/>
    <w:rsid w:val="003A0FDC"/>
    <w:rsid w:val="003A10EF"/>
    <w:rsid w:val="003A355B"/>
    <w:rsid w:val="003A3DFD"/>
    <w:rsid w:val="003A656B"/>
    <w:rsid w:val="003B0B7E"/>
    <w:rsid w:val="003B0DB9"/>
    <w:rsid w:val="003B0F12"/>
    <w:rsid w:val="003B2C38"/>
    <w:rsid w:val="003B2CFA"/>
    <w:rsid w:val="003B62A8"/>
    <w:rsid w:val="003C2647"/>
    <w:rsid w:val="003C3206"/>
    <w:rsid w:val="003C5668"/>
    <w:rsid w:val="003D04D6"/>
    <w:rsid w:val="003D0982"/>
    <w:rsid w:val="003D3E80"/>
    <w:rsid w:val="003D3F35"/>
    <w:rsid w:val="003D5BA6"/>
    <w:rsid w:val="003D7CB2"/>
    <w:rsid w:val="003E1643"/>
    <w:rsid w:val="003E26BD"/>
    <w:rsid w:val="003E3237"/>
    <w:rsid w:val="003E3A39"/>
    <w:rsid w:val="003E68D8"/>
    <w:rsid w:val="003E6CF5"/>
    <w:rsid w:val="003F16A2"/>
    <w:rsid w:val="003F16C8"/>
    <w:rsid w:val="003F2B44"/>
    <w:rsid w:val="003F2DEC"/>
    <w:rsid w:val="003F39C3"/>
    <w:rsid w:val="003F435A"/>
    <w:rsid w:val="003F5C80"/>
    <w:rsid w:val="003F741F"/>
    <w:rsid w:val="00404C14"/>
    <w:rsid w:val="0040712C"/>
    <w:rsid w:val="0041169C"/>
    <w:rsid w:val="00411EB2"/>
    <w:rsid w:val="0041403C"/>
    <w:rsid w:val="00416BE9"/>
    <w:rsid w:val="00417492"/>
    <w:rsid w:val="0042106A"/>
    <w:rsid w:val="00422BEE"/>
    <w:rsid w:val="004254FF"/>
    <w:rsid w:val="00425D88"/>
    <w:rsid w:val="0042612C"/>
    <w:rsid w:val="00426AC1"/>
    <w:rsid w:val="0042720B"/>
    <w:rsid w:val="00432987"/>
    <w:rsid w:val="00432A0B"/>
    <w:rsid w:val="00432A28"/>
    <w:rsid w:val="00437303"/>
    <w:rsid w:val="00437E4A"/>
    <w:rsid w:val="00441E7A"/>
    <w:rsid w:val="0044261F"/>
    <w:rsid w:val="00442C28"/>
    <w:rsid w:val="00443441"/>
    <w:rsid w:val="00443BC2"/>
    <w:rsid w:val="00445129"/>
    <w:rsid w:val="004451A3"/>
    <w:rsid w:val="00450408"/>
    <w:rsid w:val="0045559B"/>
    <w:rsid w:val="00455C88"/>
    <w:rsid w:val="00460DEB"/>
    <w:rsid w:val="0046123F"/>
    <w:rsid w:val="0046FEDD"/>
    <w:rsid w:val="00470033"/>
    <w:rsid w:val="0047071C"/>
    <w:rsid w:val="00470739"/>
    <w:rsid w:val="004714F9"/>
    <w:rsid w:val="0047267F"/>
    <w:rsid w:val="00475720"/>
    <w:rsid w:val="004817A3"/>
    <w:rsid w:val="004827E6"/>
    <w:rsid w:val="00482FE4"/>
    <w:rsid w:val="0048431D"/>
    <w:rsid w:val="004857BD"/>
    <w:rsid w:val="00495218"/>
    <w:rsid w:val="00495383"/>
    <w:rsid w:val="00496B5A"/>
    <w:rsid w:val="004975D6"/>
    <w:rsid w:val="004A02EF"/>
    <w:rsid w:val="004A050E"/>
    <w:rsid w:val="004A526D"/>
    <w:rsid w:val="004A6431"/>
    <w:rsid w:val="004B058B"/>
    <w:rsid w:val="004B156F"/>
    <w:rsid w:val="004B2C84"/>
    <w:rsid w:val="004C34D2"/>
    <w:rsid w:val="004C3956"/>
    <w:rsid w:val="004C4DFE"/>
    <w:rsid w:val="004C544A"/>
    <w:rsid w:val="004C5583"/>
    <w:rsid w:val="004D0771"/>
    <w:rsid w:val="004D1015"/>
    <w:rsid w:val="004D1BAF"/>
    <w:rsid w:val="004D20F0"/>
    <w:rsid w:val="004D62EC"/>
    <w:rsid w:val="004E41BA"/>
    <w:rsid w:val="004E4825"/>
    <w:rsid w:val="004E6084"/>
    <w:rsid w:val="004E7006"/>
    <w:rsid w:val="004E706E"/>
    <w:rsid w:val="004F3A0F"/>
    <w:rsid w:val="004F44DB"/>
    <w:rsid w:val="004F4EDA"/>
    <w:rsid w:val="005011AD"/>
    <w:rsid w:val="00503E9E"/>
    <w:rsid w:val="00504A0A"/>
    <w:rsid w:val="00505A38"/>
    <w:rsid w:val="00507A5A"/>
    <w:rsid w:val="0051170A"/>
    <w:rsid w:val="00512259"/>
    <w:rsid w:val="00514167"/>
    <w:rsid w:val="00514BCE"/>
    <w:rsid w:val="00516643"/>
    <w:rsid w:val="005203A3"/>
    <w:rsid w:val="00523FF5"/>
    <w:rsid w:val="00524BCF"/>
    <w:rsid w:val="00524D33"/>
    <w:rsid w:val="005304B8"/>
    <w:rsid w:val="0053114E"/>
    <w:rsid w:val="005321E1"/>
    <w:rsid w:val="005329FD"/>
    <w:rsid w:val="00532D55"/>
    <w:rsid w:val="00533101"/>
    <w:rsid w:val="00537AF9"/>
    <w:rsid w:val="00537F0A"/>
    <w:rsid w:val="00541827"/>
    <w:rsid w:val="00541906"/>
    <w:rsid w:val="005436D8"/>
    <w:rsid w:val="00543FD5"/>
    <w:rsid w:val="0054442D"/>
    <w:rsid w:val="00546CB1"/>
    <w:rsid w:val="00554732"/>
    <w:rsid w:val="005549FF"/>
    <w:rsid w:val="005568B5"/>
    <w:rsid w:val="0056118A"/>
    <w:rsid w:val="005614C1"/>
    <w:rsid w:val="0056243A"/>
    <w:rsid w:val="00563D07"/>
    <w:rsid w:val="005670DE"/>
    <w:rsid w:val="005727A3"/>
    <w:rsid w:val="0057484E"/>
    <w:rsid w:val="00574DE9"/>
    <w:rsid w:val="00575EC9"/>
    <w:rsid w:val="00575FE4"/>
    <w:rsid w:val="005825B5"/>
    <w:rsid w:val="00582B21"/>
    <w:rsid w:val="00586A7E"/>
    <w:rsid w:val="00590ED5"/>
    <w:rsid w:val="005910C6"/>
    <w:rsid w:val="005942EA"/>
    <w:rsid w:val="00594CC1"/>
    <w:rsid w:val="00597553"/>
    <w:rsid w:val="005A0E56"/>
    <w:rsid w:val="005A2B15"/>
    <w:rsid w:val="005A2C70"/>
    <w:rsid w:val="005A3C3F"/>
    <w:rsid w:val="005A64F9"/>
    <w:rsid w:val="005A6D2F"/>
    <w:rsid w:val="005B082D"/>
    <w:rsid w:val="005B0C0E"/>
    <w:rsid w:val="005B0D2F"/>
    <w:rsid w:val="005B5271"/>
    <w:rsid w:val="005B691F"/>
    <w:rsid w:val="005B7020"/>
    <w:rsid w:val="005B78F3"/>
    <w:rsid w:val="005C1780"/>
    <w:rsid w:val="005C3417"/>
    <w:rsid w:val="005C46B4"/>
    <w:rsid w:val="005C50B5"/>
    <w:rsid w:val="005C5ACA"/>
    <w:rsid w:val="005C608B"/>
    <w:rsid w:val="005C695C"/>
    <w:rsid w:val="005C6F89"/>
    <w:rsid w:val="005C7076"/>
    <w:rsid w:val="005C7636"/>
    <w:rsid w:val="005C7B17"/>
    <w:rsid w:val="005D1759"/>
    <w:rsid w:val="005D57AA"/>
    <w:rsid w:val="005D6228"/>
    <w:rsid w:val="005D667D"/>
    <w:rsid w:val="005E0042"/>
    <w:rsid w:val="005E322C"/>
    <w:rsid w:val="005E456C"/>
    <w:rsid w:val="005E4838"/>
    <w:rsid w:val="005F1FF7"/>
    <w:rsid w:val="005F4BCF"/>
    <w:rsid w:val="00602888"/>
    <w:rsid w:val="00602EDF"/>
    <w:rsid w:val="00602F8E"/>
    <w:rsid w:val="0060423C"/>
    <w:rsid w:val="006047C8"/>
    <w:rsid w:val="00604DFB"/>
    <w:rsid w:val="00605C00"/>
    <w:rsid w:val="00611920"/>
    <w:rsid w:val="00612AB8"/>
    <w:rsid w:val="00614359"/>
    <w:rsid w:val="0061466B"/>
    <w:rsid w:val="00621ECE"/>
    <w:rsid w:val="00623898"/>
    <w:rsid w:val="00626CA6"/>
    <w:rsid w:val="00636D58"/>
    <w:rsid w:val="00637729"/>
    <w:rsid w:val="006403AA"/>
    <w:rsid w:val="0064056B"/>
    <w:rsid w:val="00644761"/>
    <w:rsid w:val="006475FE"/>
    <w:rsid w:val="006515BD"/>
    <w:rsid w:val="0065305F"/>
    <w:rsid w:val="00653C4F"/>
    <w:rsid w:val="006608DE"/>
    <w:rsid w:val="00662609"/>
    <w:rsid w:val="00662970"/>
    <w:rsid w:val="00663499"/>
    <w:rsid w:val="0067036B"/>
    <w:rsid w:val="00671E0E"/>
    <w:rsid w:val="006729EA"/>
    <w:rsid w:val="0067391D"/>
    <w:rsid w:val="00680C8D"/>
    <w:rsid w:val="00691C58"/>
    <w:rsid w:val="0069360F"/>
    <w:rsid w:val="00694553"/>
    <w:rsid w:val="00694884"/>
    <w:rsid w:val="0069516C"/>
    <w:rsid w:val="0069595F"/>
    <w:rsid w:val="006A00D8"/>
    <w:rsid w:val="006A07D9"/>
    <w:rsid w:val="006A0B8C"/>
    <w:rsid w:val="006A274E"/>
    <w:rsid w:val="006A42CB"/>
    <w:rsid w:val="006A4DFA"/>
    <w:rsid w:val="006A6330"/>
    <w:rsid w:val="006A78F0"/>
    <w:rsid w:val="006B156E"/>
    <w:rsid w:val="006B2509"/>
    <w:rsid w:val="006B2551"/>
    <w:rsid w:val="006B3034"/>
    <w:rsid w:val="006B4042"/>
    <w:rsid w:val="006C346F"/>
    <w:rsid w:val="006C44F3"/>
    <w:rsid w:val="006C4525"/>
    <w:rsid w:val="006C7FB0"/>
    <w:rsid w:val="006D1C00"/>
    <w:rsid w:val="006D4B86"/>
    <w:rsid w:val="006D5048"/>
    <w:rsid w:val="006D6FA7"/>
    <w:rsid w:val="006E0117"/>
    <w:rsid w:val="006E2F2D"/>
    <w:rsid w:val="006E3D09"/>
    <w:rsid w:val="006E6651"/>
    <w:rsid w:val="006E6C4D"/>
    <w:rsid w:val="006E7B21"/>
    <w:rsid w:val="006F2550"/>
    <w:rsid w:val="006F38F1"/>
    <w:rsid w:val="00702373"/>
    <w:rsid w:val="0071054F"/>
    <w:rsid w:val="00710AA1"/>
    <w:rsid w:val="007123E5"/>
    <w:rsid w:val="00714E6C"/>
    <w:rsid w:val="007150F1"/>
    <w:rsid w:val="007155F0"/>
    <w:rsid w:val="00720E8C"/>
    <w:rsid w:val="00722B2D"/>
    <w:rsid w:val="00723ECB"/>
    <w:rsid w:val="007240C2"/>
    <w:rsid w:val="007253E9"/>
    <w:rsid w:val="00730061"/>
    <w:rsid w:val="007304D3"/>
    <w:rsid w:val="00730986"/>
    <w:rsid w:val="00735106"/>
    <w:rsid w:val="00740934"/>
    <w:rsid w:val="00743586"/>
    <w:rsid w:val="00743984"/>
    <w:rsid w:val="00744339"/>
    <w:rsid w:val="00746132"/>
    <w:rsid w:val="007515BC"/>
    <w:rsid w:val="00754726"/>
    <w:rsid w:val="00754C3A"/>
    <w:rsid w:val="007555D1"/>
    <w:rsid w:val="00756BAF"/>
    <w:rsid w:val="00756D78"/>
    <w:rsid w:val="00763E1E"/>
    <w:rsid w:val="00767DD8"/>
    <w:rsid w:val="007756D7"/>
    <w:rsid w:val="00777D06"/>
    <w:rsid w:val="0078467A"/>
    <w:rsid w:val="00790976"/>
    <w:rsid w:val="007920D4"/>
    <w:rsid w:val="0079420E"/>
    <w:rsid w:val="00795914"/>
    <w:rsid w:val="007A1DAE"/>
    <w:rsid w:val="007A2479"/>
    <w:rsid w:val="007A6FB7"/>
    <w:rsid w:val="007A739A"/>
    <w:rsid w:val="007B04CE"/>
    <w:rsid w:val="007B0EBE"/>
    <w:rsid w:val="007B1CB3"/>
    <w:rsid w:val="007B5D61"/>
    <w:rsid w:val="007B6468"/>
    <w:rsid w:val="007C34A0"/>
    <w:rsid w:val="007C400B"/>
    <w:rsid w:val="007C5BBE"/>
    <w:rsid w:val="007D488F"/>
    <w:rsid w:val="007D5047"/>
    <w:rsid w:val="007D7057"/>
    <w:rsid w:val="007D7C8E"/>
    <w:rsid w:val="007E13A9"/>
    <w:rsid w:val="007E2EB6"/>
    <w:rsid w:val="007E6078"/>
    <w:rsid w:val="007E7C4D"/>
    <w:rsid w:val="007F72D0"/>
    <w:rsid w:val="007F73A8"/>
    <w:rsid w:val="0080469E"/>
    <w:rsid w:val="00806391"/>
    <w:rsid w:val="00807130"/>
    <w:rsid w:val="0081083D"/>
    <w:rsid w:val="00810CFE"/>
    <w:rsid w:val="00810F16"/>
    <w:rsid w:val="008148CB"/>
    <w:rsid w:val="00815003"/>
    <w:rsid w:val="00820335"/>
    <w:rsid w:val="0082036B"/>
    <w:rsid w:val="0082307C"/>
    <w:rsid w:val="00825E2B"/>
    <w:rsid w:val="00826305"/>
    <w:rsid w:val="00826BE5"/>
    <w:rsid w:val="00830ABE"/>
    <w:rsid w:val="00834536"/>
    <w:rsid w:val="00836458"/>
    <w:rsid w:val="0083720E"/>
    <w:rsid w:val="0083730A"/>
    <w:rsid w:val="00837CDF"/>
    <w:rsid w:val="00841D5A"/>
    <w:rsid w:val="00843810"/>
    <w:rsid w:val="00845618"/>
    <w:rsid w:val="008465D7"/>
    <w:rsid w:val="008523FD"/>
    <w:rsid w:val="008550E2"/>
    <w:rsid w:val="00864BD1"/>
    <w:rsid w:val="00864D0D"/>
    <w:rsid w:val="008717EA"/>
    <w:rsid w:val="00876F25"/>
    <w:rsid w:val="00881CEF"/>
    <w:rsid w:val="008835FB"/>
    <w:rsid w:val="0088548A"/>
    <w:rsid w:val="00887406"/>
    <w:rsid w:val="00887A31"/>
    <w:rsid w:val="00891ABE"/>
    <w:rsid w:val="00891BF2"/>
    <w:rsid w:val="00891D31"/>
    <w:rsid w:val="00892522"/>
    <w:rsid w:val="00892B9F"/>
    <w:rsid w:val="0089363A"/>
    <w:rsid w:val="00894552"/>
    <w:rsid w:val="00895B2F"/>
    <w:rsid w:val="008A09C8"/>
    <w:rsid w:val="008A36D9"/>
    <w:rsid w:val="008A3719"/>
    <w:rsid w:val="008A6DD4"/>
    <w:rsid w:val="008A7807"/>
    <w:rsid w:val="008B193A"/>
    <w:rsid w:val="008B3D65"/>
    <w:rsid w:val="008B673E"/>
    <w:rsid w:val="008C027D"/>
    <w:rsid w:val="008C259A"/>
    <w:rsid w:val="008C4230"/>
    <w:rsid w:val="008C7BF6"/>
    <w:rsid w:val="008D1146"/>
    <w:rsid w:val="008D65F4"/>
    <w:rsid w:val="008D749D"/>
    <w:rsid w:val="008E2630"/>
    <w:rsid w:val="008E37A6"/>
    <w:rsid w:val="008E5909"/>
    <w:rsid w:val="008F1019"/>
    <w:rsid w:val="008F1B58"/>
    <w:rsid w:val="008F1F62"/>
    <w:rsid w:val="008F27B2"/>
    <w:rsid w:val="008F34A3"/>
    <w:rsid w:val="008F46DB"/>
    <w:rsid w:val="008F7BE9"/>
    <w:rsid w:val="008F7E39"/>
    <w:rsid w:val="00900333"/>
    <w:rsid w:val="009022E2"/>
    <w:rsid w:val="00910488"/>
    <w:rsid w:val="00910997"/>
    <w:rsid w:val="009143E3"/>
    <w:rsid w:val="00914A19"/>
    <w:rsid w:val="00916707"/>
    <w:rsid w:val="0092062A"/>
    <w:rsid w:val="00920BAA"/>
    <w:rsid w:val="00922EFF"/>
    <w:rsid w:val="00924C71"/>
    <w:rsid w:val="00924E01"/>
    <w:rsid w:val="00925149"/>
    <w:rsid w:val="00927364"/>
    <w:rsid w:val="00927A02"/>
    <w:rsid w:val="0093143F"/>
    <w:rsid w:val="00933332"/>
    <w:rsid w:val="009333C9"/>
    <w:rsid w:val="00934F11"/>
    <w:rsid w:val="009353AE"/>
    <w:rsid w:val="00935978"/>
    <w:rsid w:val="00936A42"/>
    <w:rsid w:val="00940549"/>
    <w:rsid w:val="00942950"/>
    <w:rsid w:val="00944969"/>
    <w:rsid w:val="00946211"/>
    <w:rsid w:val="00950D3C"/>
    <w:rsid w:val="00951F74"/>
    <w:rsid w:val="0095355E"/>
    <w:rsid w:val="009546C7"/>
    <w:rsid w:val="00955925"/>
    <w:rsid w:val="00960676"/>
    <w:rsid w:val="0096236F"/>
    <w:rsid w:val="009664F6"/>
    <w:rsid w:val="009676EE"/>
    <w:rsid w:val="00970ADE"/>
    <w:rsid w:val="00971601"/>
    <w:rsid w:val="0097410A"/>
    <w:rsid w:val="00975097"/>
    <w:rsid w:val="00975242"/>
    <w:rsid w:val="009807C4"/>
    <w:rsid w:val="009836F4"/>
    <w:rsid w:val="00983B39"/>
    <w:rsid w:val="00983FC4"/>
    <w:rsid w:val="00984D41"/>
    <w:rsid w:val="00986614"/>
    <w:rsid w:val="0099217A"/>
    <w:rsid w:val="00994CF4"/>
    <w:rsid w:val="00995A38"/>
    <w:rsid w:val="00997F5B"/>
    <w:rsid w:val="009A23D1"/>
    <w:rsid w:val="009A2B0E"/>
    <w:rsid w:val="009A62C4"/>
    <w:rsid w:val="009AADE3"/>
    <w:rsid w:val="009B1DF5"/>
    <w:rsid w:val="009B56F3"/>
    <w:rsid w:val="009C05E8"/>
    <w:rsid w:val="009C07AE"/>
    <w:rsid w:val="009C3BC9"/>
    <w:rsid w:val="009C536B"/>
    <w:rsid w:val="009C5850"/>
    <w:rsid w:val="009D0DAC"/>
    <w:rsid w:val="009D13CA"/>
    <w:rsid w:val="009D4611"/>
    <w:rsid w:val="009D4ABD"/>
    <w:rsid w:val="009D5817"/>
    <w:rsid w:val="009E30B7"/>
    <w:rsid w:val="009E462D"/>
    <w:rsid w:val="009E6D0D"/>
    <w:rsid w:val="009E6F5B"/>
    <w:rsid w:val="009E7039"/>
    <w:rsid w:val="009F2D63"/>
    <w:rsid w:val="009F4D16"/>
    <w:rsid w:val="009F4EE1"/>
    <w:rsid w:val="00A006EF"/>
    <w:rsid w:val="00A0314A"/>
    <w:rsid w:val="00A06292"/>
    <w:rsid w:val="00A067F8"/>
    <w:rsid w:val="00A10F73"/>
    <w:rsid w:val="00A1590E"/>
    <w:rsid w:val="00A16B1D"/>
    <w:rsid w:val="00A21AE7"/>
    <w:rsid w:val="00A26F2A"/>
    <w:rsid w:val="00A27C7D"/>
    <w:rsid w:val="00A35942"/>
    <w:rsid w:val="00A35CD6"/>
    <w:rsid w:val="00A40754"/>
    <w:rsid w:val="00A42278"/>
    <w:rsid w:val="00A4309E"/>
    <w:rsid w:val="00A435DA"/>
    <w:rsid w:val="00A43CD3"/>
    <w:rsid w:val="00A52E63"/>
    <w:rsid w:val="00A57FCC"/>
    <w:rsid w:val="00A6096B"/>
    <w:rsid w:val="00A63562"/>
    <w:rsid w:val="00A63DC0"/>
    <w:rsid w:val="00A6499C"/>
    <w:rsid w:val="00A6742D"/>
    <w:rsid w:val="00A70078"/>
    <w:rsid w:val="00A71C69"/>
    <w:rsid w:val="00A735E9"/>
    <w:rsid w:val="00A8149E"/>
    <w:rsid w:val="00A8276D"/>
    <w:rsid w:val="00A82A4B"/>
    <w:rsid w:val="00A9387F"/>
    <w:rsid w:val="00A963B3"/>
    <w:rsid w:val="00A96DAD"/>
    <w:rsid w:val="00A973DB"/>
    <w:rsid w:val="00A97955"/>
    <w:rsid w:val="00AA02A7"/>
    <w:rsid w:val="00AA33B0"/>
    <w:rsid w:val="00AA3FBC"/>
    <w:rsid w:val="00AA4D8E"/>
    <w:rsid w:val="00AA6137"/>
    <w:rsid w:val="00AB1A94"/>
    <w:rsid w:val="00AB3623"/>
    <w:rsid w:val="00AB42E8"/>
    <w:rsid w:val="00AB797E"/>
    <w:rsid w:val="00AC104F"/>
    <w:rsid w:val="00AC1D75"/>
    <w:rsid w:val="00AC2094"/>
    <w:rsid w:val="00AC3D9A"/>
    <w:rsid w:val="00AD0A68"/>
    <w:rsid w:val="00AD2944"/>
    <w:rsid w:val="00AD3EB0"/>
    <w:rsid w:val="00AD6614"/>
    <w:rsid w:val="00AE5F9A"/>
    <w:rsid w:val="00AE76DD"/>
    <w:rsid w:val="00AF50A2"/>
    <w:rsid w:val="00AF59A6"/>
    <w:rsid w:val="00AF760E"/>
    <w:rsid w:val="00B02300"/>
    <w:rsid w:val="00B04353"/>
    <w:rsid w:val="00B05EF7"/>
    <w:rsid w:val="00B06153"/>
    <w:rsid w:val="00B06CFE"/>
    <w:rsid w:val="00B105F4"/>
    <w:rsid w:val="00B10698"/>
    <w:rsid w:val="00B117A1"/>
    <w:rsid w:val="00B13879"/>
    <w:rsid w:val="00B15AD4"/>
    <w:rsid w:val="00B1629A"/>
    <w:rsid w:val="00B20E48"/>
    <w:rsid w:val="00B219B3"/>
    <w:rsid w:val="00B21DEE"/>
    <w:rsid w:val="00B22567"/>
    <w:rsid w:val="00B25563"/>
    <w:rsid w:val="00B261DA"/>
    <w:rsid w:val="00B2646C"/>
    <w:rsid w:val="00B3050D"/>
    <w:rsid w:val="00B30EAA"/>
    <w:rsid w:val="00B33492"/>
    <w:rsid w:val="00B3489C"/>
    <w:rsid w:val="00B356B2"/>
    <w:rsid w:val="00B37FA5"/>
    <w:rsid w:val="00B44EC0"/>
    <w:rsid w:val="00B457CE"/>
    <w:rsid w:val="00B45F55"/>
    <w:rsid w:val="00B4720B"/>
    <w:rsid w:val="00B510FA"/>
    <w:rsid w:val="00B519DE"/>
    <w:rsid w:val="00B60418"/>
    <w:rsid w:val="00B61268"/>
    <w:rsid w:val="00B61422"/>
    <w:rsid w:val="00B61FA5"/>
    <w:rsid w:val="00B62D6E"/>
    <w:rsid w:val="00B63146"/>
    <w:rsid w:val="00B64B2E"/>
    <w:rsid w:val="00B650C6"/>
    <w:rsid w:val="00B653C4"/>
    <w:rsid w:val="00B66700"/>
    <w:rsid w:val="00B668B6"/>
    <w:rsid w:val="00B7040D"/>
    <w:rsid w:val="00B705FC"/>
    <w:rsid w:val="00B71E22"/>
    <w:rsid w:val="00B7213A"/>
    <w:rsid w:val="00B729DA"/>
    <w:rsid w:val="00B72EE3"/>
    <w:rsid w:val="00B73720"/>
    <w:rsid w:val="00B738E0"/>
    <w:rsid w:val="00B83CF9"/>
    <w:rsid w:val="00B859B2"/>
    <w:rsid w:val="00B85AD1"/>
    <w:rsid w:val="00B86FFB"/>
    <w:rsid w:val="00B874DB"/>
    <w:rsid w:val="00B87EB6"/>
    <w:rsid w:val="00B9010E"/>
    <w:rsid w:val="00B90A1E"/>
    <w:rsid w:val="00B94B5D"/>
    <w:rsid w:val="00BA003D"/>
    <w:rsid w:val="00BA4FD1"/>
    <w:rsid w:val="00BA6B44"/>
    <w:rsid w:val="00BA7774"/>
    <w:rsid w:val="00BA784A"/>
    <w:rsid w:val="00BB19B5"/>
    <w:rsid w:val="00BB1F65"/>
    <w:rsid w:val="00BB2115"/>
    <w:rsid w:val="00BB42F2"/>
    <w:rsid w:val="00BB60C1"/>
    <w:rsid w:val="00BC01CE"/>
    <w:rsid w:val="00BC06C3"/>
    <w:rsid w:val="00BD54B7"/>
    <w:rsid w:val="00BD5FD4"/>
    <w:rsid w:val="00BD716E"/>
    <w:rsid w:val="00BD7360"/>
    <w:rsid w:val="00BE0752"/>
    <w:rsid w:val="00BE207C"/>
    <w:rsid w:val="00BE2C5C"/>
    <w:rsid w:val="00BE408F"/>
    <w:rsid w:val="00BE6414"/>
    <w:rsid w:val="00BF1499"/>
    <w:rsid w:val="00BF151C"/>
    <w:rsid w:val="00BF59D0"/>
    <w:rsid w:val="00BF62E1"/>
    <w:rsid w:val="00BF7E8C"/>
    <w:rsid w:val="00C043F9"/>
    <w:rsid w:val="00C04C71"/>
    <w:rsid w:val="00C0713E"/>
    <w:rsid w:val="00C11EF6"/>
    <w:rsid w:val="00C13364"/>
    <w:rsid w:val="00C13F86"/>
    <w:rsid w:val="00C17612"/>
    <w:rsid w:val="00C22223"/>
    <w:rsid w:val="00C223F2"/>
    <w:rsid w:val="00C25034"/>
    <w:rsid w:val="00C25BFF"/>
    <w:rsid w:val="00C277CE"/>
    <w:rsid w:val="00C27DEF"/>
    <w:rsid w:val="00C301CA"/>
    <w:rsid w:val="00C335F0"/>
    <w:rsid w:val="00C33874"/>
    <w:rsid w:val="00C341CB"/>
    <w:rsid w:val="00C34EC3"/>
    <w:rsid w:val="00C4408F"/>
    <w:rsid w:val="00C47545"/>
    <w:rsid w:val="00C50895"/>
    <w:rsid w:val="00C5689D"/>
    <w:rsid w:val="00C56BE7"/>
    <w:rsid w:val="00C6362D"/>
    <w:rsid w:val="00C6583B"/>
    <w:rsid w:val="00C65C02"/>
    <w:rsid w:val="00C65E6F"/>
    <w:rsid w:val="00C711CC"/>
    <w:rsid w:val="00C72F43"/>
    <w:rsid w:val="00C738C0"/>
    <w:rsid w:val="00C75811"/>
    <w:rsid w:val="00C75E3B"/>
    <w:rsid w:val="00C82D23"/>
    <w:rsid w:val="00C846BC"/>
    <w:rsid w:val="00C861DA"/>
    <w:rsid w:val="00C86B55"/>
    <w:rsid w:val="00C94B5F"/>
    <w:rsid w:val="00CA2A1B"/>
    <w:rsid w:val="00CB2020"/>
    <w:rsid w:val="00CB2CBA"/>
    <w:rsid w:val="00CB4597"/>
    <w:rsid w:val="00CB7271"/>
    <w:rsid w:val="00CC215D"/>
    <w:rsid w:val="00CC66BA"/>
    <w:rsid w:val="00CC7ED3"/>
    <w:rsid w:val="00CD07BD"/>
    <w:rsid w:val="00CD21EB"/>
    <w:rsid w:val="00CD3043"/>
    <w:rsid w:val="00CD4605"/>
    <w:rsid w:val="00CD4D23"/>
    <w:rsid w:val="00CD4FA9"/>
    <w:rsid w:val="00CD6C6B"/>
    <w:rsid w:val="00CD6EEF"/>
    <w:rsid w:val="00CD795D"/>
    <w:rsid w:val="00CD7AF6"/>
    <w:rsid w:val="00CE7807"/>
    <w:rsid w:val="00CF0355"/>
    <w:rsid w:val="00CF2613"/>
    <w:rsid w:val="00CF3F24"/>
    <w:rsid w:val="00CF50EB"/>
    <w:rsid w:val="00D000C1"/>
    <w:rsid w:val="00D01363"/>
    <w:rsid w:val="00D02E6F"/>
    <w:rsid w:val="00D02FEC"/>
    <w:rsid w:val="00D06733"/>
    <w:rsid w:val="00D07293"/>
    <w:rsid w:val="00D072D1"/>
    <w:rsid w:val="00D137D3"/>
    <w:rsid w:val="00D147F8"/>
    <w:rsid w:val="00D169AF"/>
    <w:rsid w:val="00D17C71"/>
    <w:rsid w:val="00D240AB"/>
    <w:rsid w:val="00D26CF0"/>
    <w:rsid w:val="00D300C8"/>
    <w:rsid w:val="00D33783"/>
    <w:rsid w:val="00D35B5B"/>
    <w:rsid w:val="00D36A3C"/>
    <w:rsid w:val="00D371AC"/>
    <w:rsid w:val="00D376ED"/>
    <w:rsid w:val="00D43528"/>
    <w:rsid w:val="00D447BC"/>
    <w:rsid w:val="00D4593A"/>
    <w:rsid w:val="00D45DF9"/>
    <w:rsid w:val="00D462C8"/>
    <w:rsid w:val="00D50BE5"/>
    <w:rsid w:val="00D519B8"/>
    <w:rsid w:val="00D529E6"/>
    <w:rsid w:val="00D53972"/>
    <w:rsid w:val="00D5470F"/>
    <w:rsid w:val="00D568B3"/>
    <w:rsid w:val="00D61C66"/>
    <w:rsid w:val="00D61E30"/>
    <w:rsid w:val="00D65868"/>
    <w:rsid w:val="00D71DF0"/>
    <w:rsid w:val="00D73CD7"/>
    <w:rsid w:val="00D753C1"/>
    <w:rsid w:val="00D8180C"/>
    <w:rsid w:val="00D85508"/>
    <w:rsid w:val="00D8632F"/>
    <w:rsid w:val="00D86763"/>
    <w:rsid w:val="00D876BB"/>
    <w:rsid w:val="00D877CC"/>
    <w:rsid w:val="00D87CED"/>
    <w:rsid w:val="00D94AAD"/>
    <w:rsid w:val="00DA0124"/>
    <w:rsid w:val="00DA052D"/>
    <w:rsid w:val="00DA1A8C"/>
    <w:rsid w:val="00DA202F"/>
    <w:rsid w:val="00DA346D"/>
    <w:rsid w:val="00DA5C9E"/>
    <w:rsid w:val="00DA616A"/>
    <w:rsid w:val="00DA66A6"/>
    <w:rsid w:val="00DB01E2"/>
    <w:rsid w:val="00DB1F37"/>
    <w:rsid w:val="00DB2593"/>
    <w:rsid w:val="00DB2950"/>
    <w:rsid w:val="00DB2E08"/>
    <w:rsid w:val="00DB3C10"/>
    <w:rsid w:val="00DB6464"/>
    <w:rsid w:val="00DB6650"/>
    <w:rsid w:val="00DC6189"/>
    <w:rsid w:val="00DC6510"/>
    <w:rsid w:val="00DC7315"/>
    <w:rsid w:val="00DD0B2E"/>
    <w:rsid w:val="00DD181F"/>
    <w:rsid w:val="00DD476F"/>
    <w:rsid w:val="00DD559C"/>
    <w:rsid w:val="00DE2953"/>
    <w:rsid w:val="00DE6487"/>
    <w:rsid w:val="00DF1163"/>
    <w:rsid w:val="00DF5A51"/>
    <w:rsid w:val="00DF7845"/>
    <w:rsid w:val="00DF7B69"/>
    <w:rsid w:val="00E02376"/>
    <w:rsid w:val="00E03687"/>
    <w:rsid w:val="00E04120"/>
    <w:rsid w:val="00E047A9"/>
    <w:rsid w:val="00E04876"/>
    <w:rsid w:val="00E075D6"/>
    <w:rsid w:val="00E136B6"/>
    <w:rsid w:val="00E2031B"/>
    <w:rsid w:val="00E21121"/>
    <w:rsid w:val="00E21705"/>
    <w:rsid w:val="00E23470"/>
    <w:rsid w:val="00E234A0"/>
    <w:rsid w:val="00E244C3"/>
    <w:rsid w:val="00E24EB6"/>
    <w:rsid w:val="00E2728D"/>
    <w:rsid w:val="00E36A04"/>
    <w:rsid w:val="00E4118B"/>
    <w:rsid w:val="00E449B3"/>
    <w:rsid w:val="00E45614"/>
    <w:rsid w:val="00E5256E"/>
    <w:rsid w:val="00E52FDF"/>
    <w:rsid w:val="00E53FF4"/>
    <w:rsid w:val="00E54432"/>
    <w:rsid w:val="00E54C5E"/>
    <w:rsid w:val="00E554C5"/>
    <w:rsid w:val="00E57D9D"/>
    <w:rsid w:val="00E61E8A"/>
    <w:rsid w:val="00E649B3"/>
    <w:rsid w:val="00E64BB4"/>
    <w:rsid w:val="00E70125"/>
    <w:rsid w:val="00E73E6D"/>
    <w:rsid w:val="00E7595D"/>
    <w:rsid w:val="00E775C4"/>
    <w:rsid w:val="00E82283"/>
    <w:rsid w:val="00E83919"/>
    <w:rsid w:val="00E840F1"/>
    <w:rsid w:val="00E841E9"/>
    <w:rsid w:val="00E86860"/>
    <w:rsid w:val="00E9241E"/>
    <w:rsid w:val="00E93740"/>
    <w:rsid w:val="00E938E0"/>
    <w:rsid w:val="00E94159"/>
    <w:rsid w:val="00E94F3F"/>
    <w:rsid w:val="00EB4DA7"/>
    <w:rsid w:val="00EB54E1"/>
    <w:rsid w:val="00EB596E"/>
    <w:rsid w:val="00EC113F"/>
    <w:rsid w:val="00EC300B"/>
    <w:rsid w:val="00EC464F"/>
    <w:rsid w:val="00EC5F4D"/>
    <w:rsid w:val="00EC5F83"/>
    <w:rsid w:val="00EC63AB"/>
    <w:rsid w:val="00ED19B6"/>
    <w:rsid w:val="00ED30A3"/>
    <w:rsid w:val="00ED32CE"/>
    <w:rsid w:val="00ED444A"/>
    <w:rsid w:val="00ED7FA2"/>
    <w:rsid w:val="00EE0FE6"/>
    <w:rsid w:val="00EE2B5D"/>
    <w:rsid w:val="00EE4398"/>
    <w:rsid w:val="00EF1C7B"/>
    <w:rsid w:val="00EF3CE0"/>
    <w:rsid w:val="00EF3DF1"/>
    <w:rsid w:val="00EF5156"/>
    <w:rsid w:val="00F035A2"/>
    <w:rsid w:val="00F056AC"/>
    <w:rsid w:val="00F058BB"/>
    <w:rsid w:val="00F06780"/>
    <w:rsid w:val="00F108EA"/>
    <w:rsid w:val="00F16EAB"/>
    <w:rsid w:val="00F21B86"/>
    <w:rsid w:val="00F22CC1"/>
    <w:rsid w:val="00F23C67"/>
    <w:rsid w:val="00F312C5"/>
    <w:rsid w:val="00F350FB"/>
    <w:rsid w:val="00F42E12"/>
    <w:rsid w:val="00F43902"/>
    <w:rsid w:val="00F46192"/>
    <w:rsid w:val="00F46D95"/>
    <w:rsid w:val="00F503BC"/>
    <w:rsid w:val="00F5136D"/>
    <w:rsid w:val="00F5150C"/>
    <w:rsid w:val="00F5395B"/>
    <w:rsid w:val="00F53A1A"/>
    <w:rsid w:val="00F5509E"/>
    <w:rsid w:val="00F56D52"/>
    <w:rsid w:val="00F61AF2"/>
    <w:rsid w:val="00F64FB0"/>
    <w:rsid w:val="00F66A64"/>
    <w:rsid w:val="00F70E4F"/>
    <w:rsid w:val="00F7392F"/>
    <w:rsid w:val="00F739AC"/>
    <w:rsid w:val="00F73DD7"/>
    <w:rsid w:val="00F76C53"/>
    <w:rsid w:val="00F8001F"/>
    <w:rsid w:val="00F804C8"/>
    <w:rsid w:val="00F82262"/>
    <w:rsid w:val="00F84945"/>
    <w:rsid w:val="00F86091"/>
    <w:rsid w:val="00F91477"/>
    <w:rsid w:val="00F92621"/>
    <w:rsid w:val="00F936BA"/>
    <w:rsid w:val="00F9449E"/>
    <w:rsid w:val="00F96897"/>
    <w:rsid w:val="00FA104F"/>
    <w:rsid w:val="00FA1245"/>
    <w:rsid w:val="00FA19CD"/>
    <w:rsid w:val="00FA29A5"/>
    <w:rsid w:val="00FA3E24"/>
    <w:rsid w:val="00FA4B52"/>
    <w:rsid w:val="00FA636D"/>
    <w:rsid w:val="00FA740F"/>
    <w:rsid w:val="00FA74E8"/>
    <w:rsid w:val="00FB2278"/>
    <w:rsid w:val="00FC1C6C"/>
    <w:rsid w:val="00FC31C1"/>
    <w:rsid w:val="00FC47BF"/>
    <w:rsid w:val="00FD1EFD"/>
    <w:rsid w:val="00FD500E"/>
    <w:rsid w:val="00FD50A3"/>
    <w:rsid w:val="00FD5B13"/>
    <w:rsid w:val="00FE04E4"/>
    <w:rsid w:val="00FE208D"/>
    <w:rsid w:val="00FE558E"/>
    <w:rsid w:val="00FE765C"/>
    <w:rsid w:val="00FF1191"/>
    <w:rsid w:val="00FF12EE"/>
    <w:rsid w:val="00FF1F0D"/>
    <w:rsid w:val="0136CDFB"/>
    <w:rsid w:val="013E389E"/>
    <w:rsid w:val="0223C991"/>
    <w:rsid w:val="02414B60"/>
    <w:rsid w:val="024828DE"/>
    <w:rsid w:val="0285EA0D"/>
    <w:rsid w:val="02A06B82"/>
    <w:rsid w:val="02EAD1A7"/>
    <w:rsid w:val="0353F43C"/>
    <w:rsid w:val="03A6EC09"/>
    <w:rsid w:val="042D4C8D"/>
    <w:rsid w:val="046BF7BD"/>
    <w:rsid w:val="0489D1AD"/>
    <w:rsid w:val="049E8077"/>
    <w:rsid w:val="04D7543F"/>
    <w:rsid w:val="04F370B7"/>
    <w:rsid w:val="0532EBC7"/>
    <w:rsid w:val="05B0CE9E"/>
    <w:rsid w:val="05F9F6AE"/>
    <w:rsid w:val="065ED132"/>
    <w:rsid w:val="06BDAFDC"/>
    <w:rsid w:val="071DAE94"/>
    <w:rsid w:val="07381F28"/>
    <w:rsid w:val="07471092"/>
    <w:rsid w:val="07647C60"/>
    <w:rsid w:val="07DF6539"/>
    <w:rsid w:val="08C723D3"/>
    <w:rsid w:val="0926621B"/>
    <w:rsid w:val="098EFC32"/>
    <w:rsid w:val="09C29919"/>
    <w:rsid w:val="0A3D1453"/>
    <w:rsid w:val="0A75ED4F"/>
    <w:rsid w:val="0A784E47"/>
    <w:rsid w:val="0B032D15"/>
    <w:rsid w:val="0C698A43"/>
    <w:rsid w:val="0C73D4D8"/>
    <w:rsid w:val="0D1B81AB"/>
    <w:rsid w:val="0D3E86CA"/>
    <w:rsid w:val="0D88012D"/>
    <w:rsid w:val="0DAA4B93"/>
    <w:rsid w:val="0DFF488E"/>
    <w:rsid w:val="0E39FEE4"/>
    <w:rsid w:val="0E8719C7"/>
    <w:rsid w:val="0EE8E9AE"/>
    <w:rsid w:val="0F580947"/>
    <w:rsid w:val="0F9653BB"/>
    <w:rsid w:val="0FB146A2"/>
    <w:rsid w:val="1050F3AB"/>
    <w:rsid w:val="10642E03"/>
    <w:rsid w:val="10803D0F"/>
    <w:rsid w:val="10D8E1A0"/>
    <w:rsid w:val="114A04CB"/>
    <w:rsid w:val="1166005F"/>
    <w:rsid w:val="1191A298"/>
    <w:rsid w:val="11AD89DF"/>
    <w:rsid w:val="11EB3744"/>
    <w:rsid w:val="1287083C"/>
    <w:rsid w:val="128CA562"/>
    <w:rsid w:val="139C1A17"/>
    <w:rsid w:val="13ED0EDC"/>
    <w:rsid w:val="142EA9C5"/>
    <w:rsid w:val="144E5588"/>
    <w:rsid w:val="1458238A"/>
    <w:rsid w:val="14960028"/>
    <w:rsid w:val="14D16FF3"/>
    <w:rsid w:val="15E04729"/>
    <w:rsid w:val="164D3A67"/>
    <w:rsid w:val="16598DE1"/>
    <w:rsid w:val="172DC8BB"/>
    <w:rsid w:val="1734A8D2"/>
    <w:rsid w:val="1759752C"/>
    <w:rsid w:val="1791CA72"/>
    <w:rsid w:val="17B9FF2E"/>
    <w:rsid w:val="182736D7"/>
    <w:rsid w:val="185011AE"/>
    <w:rsid w:val="186F000C"/>
    <w:rsid w:val="18FF87CD"/>
    <w:rsid w:val="1915E1DB"/>
    <w:rsid w:val="1960ACAE"/>
    <w:rsid w:val="1992D94C"/>
    <w:rsid w:val="19BD3F08"/>
    <w:rsid w:val="19E4D2BA"/>
    <w:rsid w:val="1A744960"/>
    <w:rsid w:val="1A7F18D0"/>
    <w:rsid w:val="1A80B1F8"/>
    <w:rsid w:val="1AAC0403"/>
    <w:rsid w:val="1AE7B360"/>
    <w:rsid w:val="1AEDB3A5"/>
    <w:rsid w:val="1BB2CA28"/>
    <w:rsid w:val="1BB43467"/>
    <w:rsid w:val="1BD9C0BE"/>
    <w:rsid w:val="1BFF52E6"/>
    <w:rsid w:val="1C6B820D"/>
    <w:rsid w:val="1CBF2648"/>
    <w:rsid w:val="1CF6013B"/>
    <w:rsid w:val="1D66862A"/>
    <w:rsid w:val="1D75C4F3"/>
    <w:rsid w:val="1DE0D1AD"/>
    <w:rsid w:val="1E11CEDA"/>
    <w:rsid w:val="1E21A659"/>
    <w:rsid w:val="1E749CA5"/>
    <w:rsid w:val="1F393D66"/>
    <w:rsid w:val="1FBC9E79"/>
    <w:rsid w:val="20598AF1"/>
    <w:rsid w:val="20EB508C"/>
    <w:rsid w:val="20F0B563"/>
    <w:rsid w:val="214665DC"/>
    <w:rsid w:val="215717C2"/>
    <w:rsid w:val="21670589"/>
    <w:rsid w:val="21D44D73"/>
    <w:rsid w:val="222798CB"/>
    <w:rsid w:val="224FA9CA"/>
    <w:rsid w:val="22BE1B50"/>
    <w:rsid w:val="22F2F339"/>
    <w:rsid w:val="232F4D8C"/>
    <w:rsid w:val="2341CEAC"/>
    <w:rsid w:val="2360F4F5"/>
    <w:rsid w:val="238C7743"/>
    <w:rsid w:val="23A5707D"/>
    <w:rsid w:val="2414E353"/>
    <w:rsid w:val="24249325"/>
    <w:rsid w:val="246E7465"/>
    <w:rsid w:val="24B11B00"/>
    <w:rsid w:val="24C130CE"/>
    <w:rsid w:val="24F8B5F6"/>
    <w:rsid w:val="2519B4BE"/>
    <w:rsid w:val="253E6FFF"/>
    <w:rsid w:val="2576CE24"/>
    <w:rsid w:val="25FC1140"/>
    <w:rsid w:val="261EE0D0"/>
    <w:rsid w:val="26DD6E97"/>
    <w:rsid w:val="274291E9"/>
    <w:rsid w:val="2754C301"/>
    <w:rsid w:val="27551544"/>
    <w:rsid w:val="279F4915"/>
    <w:rsid w:val="27AFE061"/>
    <w:rsid w:val="27D7DE16"/>
    <w:rsid w:val="27F52E4C"/>
    <w:rsid w:val="2814E0FF"/>
    <w:rsid w:val="282E77E8"/>
    <w:rsid w:val="28340BB4"/>
    <w:rsid w:val="28835C25"/>
    <w:rsid w:val="2887FA40"/>
    <w:rsid w:val="28F91F64"/>
    <w:rsid w:val="2995109B"/>
    <w:rsid w:val="2A64E24F"/>
    <w:rsid w:val="2A73D7EC"/>
    <w:rsid w:val="2B71CF5B"/>
    <w:rsid w:val="2BBB85FD"/>
    <w:rsid w:val="2BE8AA6F"/>
    <w:rsid w:val="2C1C678D"/>
    <w:rsid w:val="2C48FF65"/>
    <w:rsid w:val="2CA33503"/>
    <w:rsid w:val="2CB7C0A9"/>
    <w:rsid w:val="2CB7C7B7"/>
    <w:rsid w:val="2CE8DBB1"/>
    <w:rsid w:val="2D3B0929"/>
    <w:rsid w:val="2DA04056"/>
    <w:rsid w:val="2DECAF25"/>
    <w:rsid w:val="2E78C245"/>
    <w:rsid w:val="2ECB016F"/>
    <w:rsid w:val="2EFF2595"/>
    <w:rsid w:val="2F178339"/>
    <w:rsid w:val="2F44F6E6"/>
    <w:rsid w:val="2FBC669B"/>
    <w:rsid w:val="2FF56D8F"/>
    <w:rsid w:val="30254031"/>
    <w:rsid w:val="305A414B"/>
    <w:rsid w:val="3073334D"/>
    <w:rsid w:val="30C33A1E"/>
    <w:rsid w:val="30E14EE2"/>
    <w:rsid w:val="30F6C4AB"/>
    <w:rsid w:val="3177EF85"/>
    <w:rsid w:val="31A8FE3E"/>
    <w:rsid w:val="31B592F4"/>
    <w:rsid w:val="3223CC0D"/>
    <w:rsid w:val="32260AB5"/>
    <w:rsid w:val="32291666"/>
    <w:rsid w:val="32D56FDE"/>
    <w:rsid w:val="331427E4"/>
    <w:rsid w:val="3353C299"/>
    <w:rsid w:val="33C0A034"/>
    <w:rsid w:val="33CCD4B6"/>
    <w:rsid w:val="34392673"/>
    <w:rsid w:val="34BBB901"/>
    <w:rsid w:val="353C19C9"/>
    <w:rsid w:val="3551DF65"/>
    <w:rsid w:val="3610B474"/>
    <w:rsid w:val="363EFE03"/>
    <w:rsid w:val="3646E51F"/>
    <w:rsid w:val="37025404"/>
    <w:rsid w:val="371673A9"/>
    <w:rsid w:val="374DEB60"/>
    <w:rsid w:val="376341B2"/>
    <w:rsid w:val="3763BD89"/>
    <w:rsid w:val="37791B50"/>
    <w:rsid w:val="3787CD38"/>
    <w:rsid w:val="38028B9A"/>
    <w:rsid w:val="3828783B"/>
    <w:rsid w:val="3857C043"/>
    <w:rsid w:val="3860139F"/>
    <w:rsid w:val="387B2063"/>
    <w:rsid w:val="38E5E1EC"/>
    <w:rsid w:val="3940627B"/>
    <w:rsid w:val="39A4A352"/>
    <w:rsid w:val="39E98EC8"/>
    <w:rsid w:val="3A098DDE"/>
    <w:rsid w:val="3A282A25"/>
    <w:rsid w:val="3A2F8F0C"/>
    <w:rsid w:val="3A9CF637"/>
    <w:rsid w:val="3AC4C002"/>
    <w:rsid w:val="3ACBD4D8"/>
    <w:rsid w:val="3ACE9BB0"/>
    <w:rsid w:val="3B50D5F2"/>
    <w:rsid w:val="3B8981A3"/>
    <w:rsid w:val="3BA78D51"/>
    <w:rsid w:val="3C3C2AC9"/>
    <w:rsid w:val="3CE68BFA"/>
    <w:rsid w:val="3D1D3224"/>
    <w:rsid w:val="3DBD3D7E"/>
    <w:rsid w:val="3E92DE38"/>
    <w:rsid w:val="3ED25301"/>
    <w:rsid w:val="3EEA9959"/>
    <w:rsid w:val="3F2E4710"/>
    <w:rsid w:val="3FC1A12A"/>
    <w:rsid w:val="401E20CB"/>
    <w:rsid w:val="4083CEDB"/>
    <w:rsid w:val="414269B3"/>
    <w:rsid w:val="4187A6EE"/>
    <w:rsid w:val="418827CC"/>
    <w:rsid w:val="41AF1557"/>
    <w:rsid w:val="4201556E"/>
    <w:rsid w:val="421F0E54"/>
    <w:rsid w:val="425267DB"/>
    <w:rsid w:val="42A97B15"/>
    <w:rsid w:val="43511E68"/>
    <w:rsid w:val="43778F22"/>
    <w:rsid w:val="43D1C9D0"/>
    <w:rsid w:val="4430912D"/>
    <w:rsid w:val="44D26799"/>
    <w:rsid w:val="44FC4205"/>
    <w:rsid w:val="452D5293"/>
    <w:rsid w:val="45504DE9"/>
    <w:rsid w:val="4589D49A"/>
    <w:rsid w:val="458A9924"/>
    <w:rsid w:val="4607E440"/>
    <w:rsid w:val="4651464B"/>
    <w:rsid w:val="4683B85C"/>
    <w:rsid w:val="4707BBE6"/>
    <w:rsid w:val="475B9C2F"/>
    <w:rsid w:val="479A8AD6"/>
    <w:rsid w:val="47BD5D54"/>
    <w:rsid w:val="47C2EEC5"/>
    <w:rsid w:val="48930123"/>
    <w:rsid w:val="48B0FBD5"/>
    <w:rsid w:val="490EECD4"/>
    <w:rsid w:val="49169460"/>
    <w:rsid w:val="494A795B"/>
    <w:rsid w:val="496F193D"/>
    <w:rsid w:val="49B3D47F"/>
    <w:rsid w:val="4A3DC172"/>
    <w:rsid w:val="4A682FB4"/>
    <w:rsid w:val="4AA91C16"/>
    <w:rsid w:val="4B6ECEAD"/>
    <w:rsid w:val="4BA35218"/>
    <w:rsid w:val="4BC7EAD0"/>
    <w:rsid w:val="4C1FE3F4"/>
    <w:rsid w:val="4CEB6CA6"/>
    <w:rsid w:val="4DAABD93"/>
    <w:rsid w:val="4DD383A5"/>
    <w:rsid w:val="4DD71D7F"/>
    <w:rsid w:val="4DFEBAC7"/>
    <w:rsid w:val="4E42E951"/>
    <w:rsid w:val="4E4F5FEA"/>
    <w:rsid w:val="4F374A07"/>
    <w:rsid w:val="4F881D1F"/>
    <w:rsid w:val="4F8F52AC"/>
    <w:rsid w:val="4FA847E0"/>
    <w:rsid w:val="5007B044"/>
    <w:rsid w:val="50EEF571"/>
    <w:rsid w:val="51A85340"/>
    <w:rsid w:val="51AB3EB8"/>
    <w:rsid w:val="51AEA6A5"/>
    <w:rsid w:val="52277C8B"/>
    <w:rsid w:val="531CF8B9"/>
    <w:rsid w:val="53413784"/>
    <w:rsid w:val="537B7271"/>
    <w:rsid w:val="537CBCC3"/>
    <w:rsid w:val="546471E5"/>
    <w:rsid w:val="548FDAB7"/>
    <w:rsid w:val="54B27EA5"/>
    <w:rsid w:val="54D0BE18"/>
    <w:rsid w:val="551CE523"/>
    <w:rsid w:val="5526168B"/>
    <w:rsid w:val="553FAE61"/>
    <w:rsid w:val="5541B670"/>
    <w:rsid w:val="55DF1B5C"/>
    <w:rsid w:val="5667991B"/>
    <w:rsid w:val="566E2923"/>
    <w:rsid w:val="56A0C298"/>
    <w:rsid w:val="56CF2DCF"/>
    <w:rsid w:val="57DF1B5F"/>
    <w:rsid w:val="57F11455"/>
    <w:rsid w:val="58374DC1"/>
    <w:rsid w:val="5914DB7A"/>
    <w:rsid w:val="596AFA5C"/>
    <w:rsid w:val="59E5FA89"/>
    <w:rsid w:val="5AE8B596"/>
    <w:rsid w:val="5AF8F278"/>
    <w:rsid w:val="5B4783BA"/>
    <w:rsid w:val="5B981BD9"/>
    <w:rsid w:val="5BB50C89"/>
    <w:rsid w:val="5BE4D9D5"/>
    <w:rsid w:val="5BF569A7"/>
    <w:rsid w:val="5BF82F28"/>
    <w:rsid w:val="5C1C9688"/>
    <w:rsid w:val="5C21E3A7"/>
    <w:rsid w:val="5C4886FA"/>
    <w:rsid w:val="5CA52B19"/>
    <w:rsid w:val="5D3B62EB"/>
    <w:rsid w:val="5DF808B3"/>
    <w:rsid w:val="5EC8F149"/>
    <w:rsid w:val="5F3341DC"/>
    <w:rsid w:val="5F615FC6"/>
    <w:rsid w:val="5F95701C"/>
    <w:rsid w:val="60459B4B"/>
    <w:rsid w:val="608E2AEF"/>
    <w:rsid w:val="609D3A0B"/>
    <w:rsid w:val="61BCBE3B"/>
    <w:rsid w:val="61DD0AC0"/>
    <w:rsid w:val="61E80291"/>
    <w:rsid w:val="628206E6"/>
    <w:rsid w:val="63820FAC"/>
    <w:rsid w:val="63B9D8E1"/>
    <w:rsid w:val="63EB3DA6"/>
    <w:rsid w:val="64962E9F"/>
    <w:rsid w:val="64A0108E"/>
    <w:rsid w:val="64D85CC5"/>
    <w:rsid w:val="64E353BB"/>
    <w:rsid w:val="65255E0B"/>
    <w:rsid w:val="65A0F996"/>
    <w:rsid w:val="65AABBFE"/>
    <w:rsid w:val="65B4A614"/>
    <w:rsid w:val="661670AC"/>
    <w:rsid w:val="66E6E60E"/>
    <w:rsid w:val="6748CEBD"/>
    <w:rsid w:val="6811A96E"/>
    <w:rsid w:val="6815967C"/>
    <w:rsid w:val="682E26A9"/>
    <w:rsid w:val="6867451A"/>
    <w:rsid w:val="688C21E5"/>
    <w:rsid w:val="693044FA"/>
    <w:rsid w:val="696335D6"/>
    <w:rsid w:val="69E84BD2"/>
    <w:rsid w:val="6A0A7AC0"/>
    <w:rsid w:val="6A60E57B"/>
    <w:rsid w:val="6B2FB9BA"/>
    <w:rsid w:val="6B3B855D"/>
    <w:rsid w:val="6BA3D156"/>
    <w:rsid w:val="6C828FF2"/>
    <w:rsid w:val="6C8AA5AC"/>
    <w:rsid w:val="6CA12CD3"/>
    <w:rsid w:val="6CA63853"/>
    <w:rsid w:val="6CDC7E94"/>
    <w:rsid w:val="6CEADE4F"/>
    <w:rsid w:val="6D21CA2F"/>
    <w:rsid w:val="6D23DB55"/>
    <w:rsid w:val="6D9EE53B"/>
    <w:rsid w:val="6DC655B0"/>
    <w:rsid w:val="6E6331D5"/>
    <w:rsid w:val="6F200F18"/>
    <w:rsid w:val="6F6C61A0"/>
    <w:rsid w:val="6FF4B110"/>
    <w:rsid w:val="7015B808"/>
    <w:rsid w:val="7030522F"/>
    <w:rsid w:val="708968AC"/>
    <w:rsid w:val="70CD870F"/>
    <w:rsid w:val="70FA4E84"/>
    <w:rsid w:val="71136293"/>
    <w:rsid w:val="714C8647"/>
    <w:rsid w:val="71F487C5"/>
    <w:rsid w:val="72212682"/>
    <w:rsid w:val="7280DB9D"/>
    <w:rsid w:val="72D6FAA3"/>
    <w:rsid w:val="738BCE66"/>
    <w:rsid w:val="740CC36F"/>
    <w:rsid w:val="743E817E"/>
    <w:rsid w:val="74AB6C57"/>
    <w:rsid w:val="74DE8FBA"/>
    <w:rsid w:val="74F7163E"/>
    <w:rsid w:val="74FBF69D"/>
    <w:rsid w:val="751DE78F"/>
    <w:rsid w:val="754E4937"/>
    <w:rsid w:val="757F29A5"/>
    <w:rsid w:val="759CDBC1"/>
    <w:rsid w:val="75EFB87B"/>
    <w:rsid w:val="7604561B"/>
    <w:rsid w:val="764D597A"/>
    <w:rsid w:val="7663396D"/>
    <w:rsid w:val="7766895D"/>
    <w:rsid w:val="77AE2620"/>
    <w:rsid w:val="78767AD7"/>
    <w:rsid w:val="78C32704"/>
    <w:rsid w:val="793B9AE5"/>
    <w:rsid w:val="798B713B"/>
    <w:rsid w:val="7992BB0F"/>
    <w:rsid w:val="79EDB757"/>
    <w:rsid w:val="7A05BB89"/>
    <w:rsid w:val="7A4934ED"/>
    <w:rsid w:val="7A7178A4"/>
    <w:rsid w:val="7A725AC1"/>
    <w:rsid w:val="7AC33B44"/>
    <w:rsid w:val="7AD5F3EC"/>
    <w:rsid w:val="7AE5FC4A"/>
    <w:rsid w:val="7B7E47AD"/>
    <w:rsid w:val="7BBF9940"/>
    <w:rsid w:val="7BEB96C6"/>
    <w:rsid w:val="7CB8CAC5"/>
    <w:rsid w:val="7D0C61A2"/>
    <w:rsid w:val="7D2623C4"/>
    <w:rsid w:val="7D6377D2"/>
    <w:rsid w:val="7D81C57B"/>
    <w:rsid w:val="7D85DBCC"/>
    <w:rsid w:val="7DDE8305"/>
    <w:rsid w:val="7DECB06F"/>
    <w:rsid w:val="7E6F78EA"/>
    <w:rsid w:val="7E90530E"/>
    <w:rsid w:val="7EB6AD9D"/>
    <w:rsid w:val="7EB73502"/>
    <w:rsid w:val="7EC89BBA"/>
    <w:rsid w:val="7F09B127"/>
    <w:rsid w:val="7F19B052"/>
    <w:rsid w:val="7F58C70A"/>
    <w:rsid w:val="7FB0B7EF"/>
    <w:rsid w:val="7FB541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2E3965"/>
  <w15:docId w15:val="{815217A0-DEA2-1C45-96D1-2C11F77E5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36B"/>
    <w:pPr>
      <w:spacing w:line="480" w:lineRule="auto"/>
      <w:ind w:firstLine="720"/>
    </w:pPr>
    <w:rPr>
      <w:rFonts w:asciiTheme="minorHAnsi" w:eastAsia="Times New Roman" w:hAnsiTheme="minorHAnsi"/>
      <w:sz w:val="24"/>
      <w:szCs w:val="24"/>
      <w:lang w:eastAsia="zh-TW"/>
    </w:rPr>
  </w:style>
  <w:style w:type="paragraph" w:styleId="Heading1">
    <w:name w:val="heading 1"/>
    <w:basedOn w:val="Normal"/>
    <w:link w:val="Heading1Char"/>
    <w:uiPriority w:val="9"/>
    <w:qFormat/>
    <w:rsid w:val="00F312C5"/>
    <w:pPr>
      <w:snapToGrid w:val="0"/>
      <w:spacing w:before="120" w:after="120" w:line="240" w:lineRule="auto"/>
      <w:ind w:firstLine="0"/>
      <w:outlineLvl w:val="0"/>
    </w:pPr>
    <w:rPr>
      <w:rFonts w:ascii="Calibri" w:hAnsi="Calibri"/>
      <w:b/>
      <w:bCs/>
      <w:color w:val="0070C0"/>
      <w:kern w:val="36"/>
      <w:sz w:val="36"/>
      <w:szCs w:val="48"/>
    </w:rPr>
  </w:style>
  <w:style w:type="paragraph" w:styleId="Heading2">
    <w:name w:val="heading 2"/>
    <w:basedOn w:val="Normal"/>
    <w:next w:val="Normal"/>
    <w:link w:val="Heading2Char"/>
    <w:uiPriority w:val="9"/>
    <w:unhideWhenUsed/>
    <w:qFormat/>
    <w:rsid w:val="005670DE"/>
    <w:pPr>
      <w:keepNext/>
      <w:keepLines/>
      <w:ind w:firstLine="0"/>
      <w:outlineLvl w:val="1"/>
    </w:pPr>
    <w:rPr>
      <w:rFonts w:asciiTheme="majorHAnsi" w:eastAsiaTheme="majorEastAsia" w:hAnsiTheme="majorHAnsi" w:cstheme="majorBidi"/>
      <w:color w:val="EE0000"/>
      <w:sz w:val="28"/>
      <w:szCs w:val="26"/>
    </w:rPr>
  </w:style>
  <w:style w:type="paragraph" w:styleId="Heading3">
    <w:name w:val="heading 3"/>
    <w:basedOn w:val="Normal"/>
    <w:next w:val="Normal"/>
    <w:link w:val="Heading3Char"/>
    <w:uiPriority w:val="9"/>
    <w:unhideWhenUsed/>
    <w:qFormat/>
    <w:rsid w:val="00385590"/>
    <w:pPr>
      <w:keepNext/>
      <w:keepLines/>
      <w:spacing w:before="40" w:line="240" w:lineRule="auto"/>
      <w:ind w:firstLine="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5A64F9"/>
    <w:rPr>
      <w:color w:val="0000FF"/>
      <w:u w:val="single"/>
    </w:rPr>
  </w:style>
  <w:style w:type="character" w:styleId="CommentReference">
    <w:name w:val="annotation reference"/>
    <w:uiPriority w:val="99"/>
    <w:semiHidden/>
    <w:unhideWhenUsed/>
    <w:rsid w:val="00574DE9"/>
    <w:rPr>
      <w:sz w:val="16"/>
      <w:szCs w:val="16"/>
    </w:rPr>
  </w:style>
  <w:style w:type="paragraph" w:styleId="CommentText">
    <w:name w:val="annotation text"/>
    <w:basedOn w:val="Normal"/>
    <w:link w:val="CommentTextChar"/>
    <w:uiPriority w:val="99"/>
    <w:semiHidden/>
    <w:unhideWhenUsed/>
    <w:rsid w:val="00574DE9"/>
    <w:rPr>
      <w:sz w:val="20"/>
      <w:szCs w:val="20"/>
    </w:rPr>
  </w:style>
  <w:style w:type="character" w:customStyle="1" w:styleId="CommentTextChar">
    <w:name w:val="Comment Text Char"/>
    <w:link w:val="CommentText"/>
    <w:uiPriority w:val="99"/>
    <w:semiHidden/>
    <w:rsid w:val="00574DE9"/>
    <w:rPr>
      <w:sz w:val="20"/>
      <w:szCs w:val="20"/>
    </w:rPr>
  </w:style>
  <w:style w:type="paragraph" w:styleId="CommentSubject">
    <w:name w:val="annotation subject"/>
    <w:basedOn w:val="CommentText"/>
    <w:next w:val="CommentText"/>
    <w:link w:val="CommentSubjectChar"/>
    <w:uiPriority w:val="99"/>
    <w:semiHidden/>
    <w:unhideWhenUsed/>
    <w:rsid w:val="00574DE9"/>
    <w:rPr>
      <w:b/>
      <w:bCs/>
    </w:rPr>
  </w:style>
  <w:style w:type="character" w:customStyle="1" w:styleId="CommentSubjectChar">
    <w:name w:val="Comment Subject Char"/>
    <w:link w:val="CommentSubject"/>
    <w:uiPriority w:val="99"/>
    <w:semiHidden/>
    <w:rsid w:val="00574DE9"/>
    <w:rPr>
      <w:b/>
      <w:bCs/>
      <w:sz w:val="20"/>
      <w:szCs w:val="20"/>
    </w:rPr>
  </w:style>
  <w:style w:type="paragraph" w:styleId="BalloonText">
    <w:name w:val="Balloon Text"/>
    <w:basedOn w:val="Normal"/>
    <w:link w:val="BalloonTextChar"/>
    <w:uiPriority w:val="99"/>
    <w:semiHidden/>
    <w:unhideWhenUsed/>
    <w:rsid w:val="00574DE9"/>
    <w:rPr>
      <w:rFonts w:ascii="Tahoma" w:hAnsi="Tahoma" w:cs="Tahoma"/>
      <w:sz w:val="16"/>
      <w:szCs w:val="16"/>
    </w:rPr>
  </w:style>
  <w:style w:type="character" w:customStyle="1" w:styleId="BalloonTextChar">
    <w:name w:val="Balloon Text Char"/>
    <w:link w:val="BalloonText"/>
    <w:uiPriority w:val="99"/>
    <w:semiHidden/>
    <w:rsid w:val="00574DE9"/>
    <w:rPr>
      <w:rFonts w:ascii="Tahoma" w:hAnsi="Tahoma" w:cs="Tahoma"/>
      <w:sz w:val="16"/>
      <w:szCs w:val="16"/>
    </w:rPr>
  </w:style>
  <w:style w:type="character" w:styleId="FollowedHyperlink">
    <w:name w:val="FollowedHyperlink"/>
    <w:uiPriority w:val="99"/>
    <w:semiHidden/>
    <w:unhideWhenUsed/>
    <w:rsid w:val="00482FE4"/>
    <w:rPr>
      <w:color w:val="800080"/>
      <w:u w:val="single"/>
    </w:rPr>
  </w:style>
  <w:style w:type="table" w:styleId="TableGrid">
    <w:name w:val="Table Grid"/>
    <w:basedOn w:val="TableNormal"/>
    <w:uiPriority w:val="39"/>
    <w:rsid w:val="008550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legend">
    <w:name w:val="tablelegend"/>
    <w:basedOn w:val="Normal"/>
    <w:next w:val="Normal"/>
    <w:rsid w:val="00194C22"/>
    <w:pPr>
      <w:overflowPunct w:val="0"/>
      <w:autoSpaceDE w:val="0"/>
      <w:autoSpaceDN w:val="0"/>
      <w:adjustRightInd w:val="0"/>
      <w:spacing w:line="360" w:lineRule="auto"/>
      <w:textAlignment w:val="baseline"/>
    </w:pPr>
    <w:rPr>
      <w:sz w:val="20"/>
      <w:szCs w:val="20"/>
      <w:lang w:eastAsia="de-DE"/>
    </w:rPr>
  </w:style>
  <w:style w:type="paragraph" w:customStyle="1" w:styleId="EndNoteBibliographyTitle">
    <w:name w:val="EndNote Bibliography Title"/>
    <w:basedOn w:val="Normal"/>
    <w:rsid w:val="00DA1A8C"/>
    <w:pPr>
      <w:jc w:val="center"/>
    </w:pPr>
    <w:rPr>
      <w:rFonts w:ascii="Times New Roman" w:hAnsi="Times New Roman"/>
    </w:rPr>
  </w:style>
  <w:style w:type="paragraph" w:customStyle="1" w:styleId="EndNoteBibliography">
    <w:name w:val="EndNote Bibliography"/>
    <w:basedOn w:val="Normal"/>
    <w:rsid w:val="00DA1A8C"/>
    <w:rPr>
      <w:rFonts w:ascii="Times New Roman" w:hAnsi="Times New Roman"/>
    </w:rPr>
  </w:style>
  <w:style w:type="paragraph" w:styleId="Header">
    <w:name w:val="header"/>
    <w:basedOn w:val="Normal"/>
    <w:link w:val="HeaderChar"/>
    <w:uiPriority w:val="99"/>
    <w:unhideWhenUsed/>
    <w:rsid w:val="00D240AB"/>
    <w:pPr>
      <w:tabs>
        <w:tab w:val="center" w:pos="4320"/>
        <w:tab w:val="right" w:pos="8640"/>
      </w:tabs>
    </w:pPr>
  </w:style>
  <w:style w:type="character" w:customStyle="1" w:styleId="HeaderChar">
    <w:name w:val="Header Char"/>
    <w:link w:val="Header"/>
    <w:uiPriority w:val="99"/>
    <w:rsid w:val="00D240AB"/>
    <w:rPr>
      <w:sz w:val="24"/>
      <w:szCs w:val="24"/>
    </w:rPr>
  </w:style>
  <w:style w:type="paragraph" w:styleId="Footer">
    <w:name w:val="footer"/>
    <w:basedOn w:val="Normal"/>
    <w:link w:val="FooterChar"/>
    <w:uiPriority w:val="99"/>
    <w:unhideWhenUsed/>
    <w:rsid w:val="00D240AB"/>
    <w:pPr>
      <w:tabs>
        <w:tab w:val="center" w:pos="4320"/>
        <w:tab w:val="right" w:pos="8640"/>
      </w:tabs>
    </w:pPr>
  </w:style>
  <w:style w:type="character" w:customStyle="1" w:styleId="FooterChar">
    <w:name w:val="Footer Char"/>
    <w:link w:val="Footer"/>
    <w:uiPriority w:val="99"/>
    <w:rsid w:val="00D240AB"/>
    <w:rPr>
      <w:sz w:val="24"/>
      <w:szCs w:val="24"/>
    </w:rPr>
  </w:style>
  <w:style w:type="character" w:styleId="PageNumber">
    <w:name w:val="page number"/>
    <w:basedOn w:val="DefaultParagraphFont"/>
    <w:uiPriority w:val="99"/>
    <w:semiHidden/>
    <w:unhideWhenUsed/>
    <w:rsid w:val="0046123F"/>
  </w:style>
  <w:style w:type="character" w:customStyle="1" w:styleId="UnresolvedMention1">
    <w:name w:val="Unresolved Mention1"/>
    <w:uiPriority w:val="99"/>
    <w:semiHidden/>
    <w:unhideWhenUsed/>
    <w:rsid w:val="0046123F"/>
    <w:rPr>
      <w:color w:val="605E5C"/>
      <w:shd w:val="clear" w:color="auto" w:fill="E1DFDD"/>
    </w:rPr>
  </w:style>
  <w:style w:type="character" w:customStyle="1" w:styleId="Heading1Char">
    <w:name w:val="Heading 1 Char"/>
    <w:link w:val="Heading1"/>
    <w:uiPriority w:val="9"/>
    <w:rsid w:val="00F312C5"/>
    <w:rPr>
      <w:rFonts w:ascii="Calibri" w:eastAsia="Times New Roman" w:hAnsi="Calibri"/>
      <w:b/>
      <w:bCs/>
      <w:color w:val="0070C0"/>
      <w:kern w:val="36"/>
      <w:sz w:val="36"/>
      <w:szCs w:val="48"/>
      <w:lang w:eastAsia="zh-TW"/>
    </w:rPr>
  </w:style>
  <w:style w:type="paragraph" w:styleId="NormalWeb">
    <w:name w:val="Normal (Web)"/>
    <w:basedOn w:val="Normal"/>
    <w:uiPriority w:val="99"/>
    <w:unhideWhenUsed/>
    <w:rsid w:val="00C75E3B"/>
    <w:pPr>
      <w:spacing w:before="100" w:beforeAutospacing="1" w:after="100" w:afterAutospacing="1"/>
    </w:pPr>
  </w:style>
  <w:style w:type="paragraph" w:customStyle="1" w:styleId="ColorfulList-Accent11">
    <w:name w:val="Colorful List - Accent 11"/>
    <w:basedOn w:val="Normal"/>
    <w:uiPriority w:val="34"/>
    <w:qFormat/>
    <w:rsid w:val="00C75E3B"/>
    <w:pPr>
      <w:ind w:left="720"/>
      <w:contextualSpacing/>
    </w:pPr>
    <w:rPr>
      <w:rFonts w:eastAsia="Calibri"/>
    </w:rPr>
  </w:style>
  <w:style w:type="paragraph" w:styleId="FootnoteText">
    <w:name w:val="footnote text"/>
    <w:basedOn w:val="Normal"/>
    <w:link w:val="FootnoteTextChar"/>
    <w:uiPriority w:val="99"/>
    <w:semiHidden/>
    <w:unhideWhenUsed/>
    <w:rsid w:val="00C75E3B"/>
    <w:rPr>
      <w:rFonts w:eastAsia="Calibri"/>
      <w:sz w:val="20"/>
      <w:szCs w:val="20"/>
    </w:rPr>
  </w:style>
  <w:style w:type="character" w:customStyle="1" w:styleId="FootnoteTextChar">
    <w:name w:val="Footnote Text Char"/>
    <w:link w:val="FootnoteText"/>
    <w:uiPriority w:val="99"/>
    <w:semiHidden/>
    <w:rsid w:val="00C75E3B"/>
    <w:rPr>
      <w:rFonts w:ascii="Times New Roman" w:eastAsia="Calibri" w:hAnsi="Times New Roman"/>
    </w:rPr>
  </w:style>
  <w:style w:type="character" w:styleId="FootnoteReference">
    <w:name w:val="footnote reference"/>
    <w:uiPriority w:val="99"/>
    <w:semiHidden/>
    <w:unhideWhenUsed/>
    <w:rsid w:val="00C75E3B"/>
    <w:rPr>
      <w:vertAlign w:val="superscript"/>
    </w:rPr>
  </w:style>
  <w:style w:type="character" w:styleId="PlaceholderText">
    <w:name w:val="Placeholder Text"/>
    <w:basedOn w:val="DefaultParagraphFont"/>
    <w:uiPriority w:val="99"/>
    <w:unhideWhenUsed/>
    <w:rsid w:val="00720E8C"/>
    <w:rPr>
      <w:color w:val="808080"/>
    </w:rPr>
  </w:style>
  <w:style w:type="paragraph" w:styleId="ListParagraph">
    <w:name w:val="List Paragraph"/>
    <w:basedOn w:val="Normal"/>
    <w:uiPriority w:val="34"/>
    <w:qFormat/>
    <w:rsid w:val="00C17612"/>
    <w:pPr>
      <w:spacing w:after="200"/>
      <w:ind w:left="720"/>
      <w:contextualSpacing/>
    </w:pPr>
    <w:rPr>
      <w:rFonts w:eastAsia="Calibri"/>
    </w:rPr>
  </w:style>
  <w:style w:type="character" w:styleId="Strong">
    <w:name w:val="Strong"/>
    <w:basedOn w:val="DefaultParagraphFont"/>
    <w:uiPriority w:val="22"/>
    <w:qFormat/>
    <w:rsid w:val="00636D58"/>
    <w:rPr>
      <w:b/>
      <w:bCs/>
    </w:rPr>
  </w:style>
  <w:style w:type="character" w:styleId="Emphasis">
    <w:name w:val="Emphasis"/>
    <w:basedOn w:val="DefaultParagraphFont"/>
    <w:uiPriority w:val="20"/>
    <w:qFormat/>
    <w:rsid w:val="00636D58"/>
    <w:rPr>
      <w:i/>
      <w:iCs/>
    </w:rPr>
  </w:style>
  <w:style w:type="character" w:styleId="UnresolvedMention">
    <w:name w:val="Unresolved Mention"/>
    <w:basedOn w:val="DefaultParagraphFont"/>
    <w:uiPriority w:val="99"/>
    <w:semiHidden/>
    <w:unhideWhenUsed/>
    <w:rsid w:val="00636D58"/>
    <w:rPr>
      <w:color w:val="605E5C"/>
      <w:shd w:val="clear" w:color="auto" w:fill="E1DFDD"/>
    </w:rPr>
  </w:style>
  <w:style w:type="character" w:styleId="LineNumber">
    <w:name w:val="line number"/>
    <w:basedOn w:val="DefaultParagraphFont"/>
    <w:uiPriority w:val="99"/>
    <w:semiHidden/>
    <w:unhideWhenUsed/>
    <w:rsid w:val="00E938E0"/>
  </w:style>
  <w:style w:type="character" w:customStyle="1" w:styleId="Heading2Char">
    <w:name w:val="Heading 2 Char"/>
    <w:basedOn w:val="DefaultParagraphFont"/>
    <w:link w:val="Heading2"/>
    <w:uiPriority w:val="9"/>
    <w:rsid w:val="005670DE"/>
    <w:rPr>
      <w:rFonts w:asciiTheme="majorHAnsi" w:eastAsiaTheme="majorEastAsia" w:hAnsiTheme="majorHAnsi" w:cstheme="majorBidi"/>
      <w:color w:val="EE0000"/>
      <w:sz w:val="28"/>
      <w:szCs w:val="26"/>
      <w:lang w:eastAsia="zh-TW"/>
    </w:rPr>
  </w:style>
  <w:style w:type="character" w:customStyle="1" w:styleId="Heading3Char">
    <w:name w:val="Heading 3 Char"/>
    <w:basedOn w:val="DefaultParagraphFont"/>
    <w:link w:val="Heading3"/>
    <w:uiPriority w:val="9"/>
    <w:rsid w:val="00385590"/>
    <w:rPr>
      <w:rFonts w:asciiTheme="majorHAnsi" w:eastAsiaTheme="majorEastAsia" w:hAnsiTheme="majorHAnsi" w:cstheme="majorBidi"/>
      <w:color w:val="1F3763" w:themeColor="accent1" w:themeShade="7F"/>
      <w:sz w:val="24"/>
      <w:szCs w:val="24"/>
      <w:lang w:eastAsia="zh-TW"/>
    </w:rPr>
  </w:style>
  <w:style w:type="paragraph" w:styleId="NoSpacing">
    <w:name w:val="No Spacing"/>
    <w:uiPriority w:val="99"/>
    <w:qFormat/>
    <w:rsid w:val="000E0EBF"/>
    <w:pPr>
      <w:ind w:firstLine="720"/>
    </w:pPr>
    <w:rPr>
      <w:rFonts w:asciiTheme="minorHAnsi" w:eastAsia="Times New Roman" w:hAnsiTheme="minorHAnsi"/>
      <w:sz w:val="24"/>
      <w:szCs w:val="24"/>
    </w:rPr>
  </w:style>
  <w:style w:type="table" w:customStyle="1" w:styleId="Table">
    <w:name w:val="Table"/>
    <w:basedOn w:val="TableNormal"/>
    <w:uiPriority w:val="99"/>
    <w:rsid w:val="00D73CD7"/>
    <w:rPr>
      <w:rFonts w:ascii="Times New Roman" w:hAnsi="Times New Roman"/>
    </w:rPr>
    <w:tblPr>
      <w:tblCellMar>
        <w:left w:w="0" w:type="dxa"/>
        <w:right w:w="0" w:type="dxa"/>
      </w:tblCellMar>
    </w:tblPr>
  </w:style>
  <w:style w:type="paragraph" w:styleId="Title">
    <w:name w:val="Title"/>
    <w:basedOn w:val="Normal"/>
    <w:next w:val="Normal"/>
    <w:link w:val="TitleChar"/>
    <w:uiPriority w:val="10"/>
    <w:qFormat/>
    <w:rsid w:val="00D73CD7"/>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CD7"/>
    <w:rPr>
      <w:rFonts w:asciiTheme="majorHAnsi" w:eastAsiaTheme="majorEastAsia" w:hAnsiTheme="majorHAnsi" w:cstheme="majorBidi"/>
      <w:spacing w:val="-10"/>
      <w:kern w:val="28"/>
      <w:sz w:val="56"/>
      <w:szCs w:val="56"/>
      <w:lang w:eastAsia="zh-TW"/>
    </w:rPr>
  </w:style>
  <w:style w:type="paragraph" w:customStyle="1" w:styleId="Style1">
    <w:name w:val="Style1"/>
    <w:basedOn w:val="Title"/>
    <w:qFormat/>
    <w:rsid w:val="00D73CD7"/>
    <w:pPr>
      <w:snapToGrid w:val="0"/>
      <w:ind w:firstLine="0"/>
    </w:pPr>
    <w:rPr>
      <w:rFonts w:ascii="Times New Roman" w:hAnsi="Times New Roman" w:cs="Times New Roman"/>
      <w:sz w:val="20"/>
      <w:szCs w:val="20"/>
    </w:rPr>
  </w:style>
  <w:style w:type="paragraph" w:customStyle="1" w:styleId="Style2">
    <w:name w:val="Style2"/>
    <w:basedOn w:val="EndNoteBibliography"/>
    <w:qFormat/>
    <w:rsid w:val="00D5470F"/>
    <w:pPr>
      <w:snapToGrid w:val="0"/>
      <w:spacing w:before="120" w:after="120" w:line="276" w:lineRule="auto"/>
      <w:ind w:left="720" w:hanging="720"/>
    </w:pPr>
  </w:style>
  <w:style w:type="character" w:styleId="HTMLCode">
    <w:name w:val="HTML Code"/>
    <w:basedOn w:val="DefaultParagraphFont"/>
    <w:uiPriority w:val="99"/>
    <w:semiHidden/>
    <w:unhideWhenUsed/>
    <w:rsid w:val="004E6084"/>
    <w:rPr>
      <w:rFonts w:ascii="Courier New" w:eastAsia="Times New Roman" w:hAnsi="Courier New" w:cs="Courier New"/>
      <w:sz w:val="20"/>
      <w:szCs w:val="20"/>
    </w:rPr>
  </w:style>
  <w:style w:type="paragraph" w:styleId="Revision">
    <w:name w:val="Revision"/>
    <w:hidden/>
    <w:uiPriority w:val="71"/>
    <w:rsid w:val="00524D33"/>
    <w:rPr>
      <w:rFonts w:asciiTheme="minorHAnsi" w:eastAsia="Times New Roman" w:hAnsiTheme="minorHAnsi"/>
      <w:sz w:val="24"/>
      <w:szCs w:val="24"/>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73095">
      <w:bodyDiv w:val="1"/>
      <w:marLeft w:val="0"/>
      <w:marRight w:val="0"/>
      <w:marTop w:val="0"/>
      <w:marBottom w:val="0"/>
      <w:divBdr>
        <w:top w:val="none" w:sz="0" w:space="0" w:color="auto"/>
        <w:left w:val="none" w:sz="0" w:space="0" w:color="auto"/>
        <w:bottom w:val="none" w:sz="0" w:space="0" w:color="auto"/>
        <w:right w:val="none" w:sz="0" w:space="0" w:color="auto"/>
      </w:divBdr>
    </w:div>
    <w:div w:id="209807924">
      <w:bodyDiv w:val="1"/>
      <w:marLeft w:val="0"/>
      <w:marRight w:val="0"/>
      <w:marTop w:val="0"/>
      <w:marBottom w:val="0"/>
      <w:divBdr>
        <w:top w:val="none" w:sz="0" w:space="0" w:color="auto"/>
        <w:left w:val="none" w:sz="0" w:space="0" w:color="auto"/>
        <w:bottom w:val="none" w:sz="0" w:space="0" w:color="auto"/>
        <w:right w:val="none" w:sz="0" w:space="0" w:color="auto"/>
      </w:divBdr>
    </w:div>
    <w:div w:id="255331878">
      <w:bodyDiv w:val="1"/>
      <w:marLeft w:val="0"/>
      <w:marRight w:val="0"/>
      <w:marTop w:val="0"/>
      <w:marBottom w:val="0"/>
      <w:divBdr>
        <w:top w:val="none" w:sz="0" w:space="0" w:color="auto"/>
        <w:left w:val="none" w:sz="0" w:space="0" w:color="auto"/>
        <w:bottom w:val="none" w:sz="0" w:space="0" w:color="auto"/>
        <w:right w:val="none" w:sz="0" w:space="0" w:color="auto"/>
      </w:divBdr>
    </w:div>
    <w:div w:id="414857947">
      <w:bodyDiv w:val="1"/>
      <w:marLeft w:val="0"/>
      <w:marRight w:val="0"/>
      <w:marTop w:val="0"/>
      <w:marBottom w:val="0"/>
      <w:divBdr>
        <w:top w:val="none" w:sz="0" w:space="0" w:color="auto"/>
        <w:left w:val="none" w:sz="0" w:space="0" w:color="auto"/>
        <w:bottom w:val="none" w:sz="0" w:space="0" w:color="auto"/>
        <w:right w:val="none" w:sz="0" w:space="0" w:color="auto"/>
      </w:divBdr>
    </w:div>
    <w:div w:id="548224529">
      <w:bodyDiv w:val="1"/>
      <w:marLeft w:val="0"/>
      <w:marRight w:val="0"/>
      <w:marTop w:val="0"/>
      <w:marBottom w:val="0"/>
      <w:divBdr>
        <w:top w:val="none" w:sz="0" w:space="0" w:color="auto"/>
        <w:left w:val="none" w:sz="0" w:space="0" w:color="auto"/>
        <w:bottom w:val="none" w:sz="0" w:space="0" w:color="auto"/>
        <w:right w:val="none" w:sz="0" w:space="0" w:color="auto"/>
      </w:divBdr>
    </w:div>
    <w:div w:id="781806127">
      <w:bodyDiv w:val="1"/>
      <w:marLeft w:val="0"/>
      <w:marRight w:val="0"/>
      <w:marTop w:val="0"/>
      <w:marBottom w:val="0"/>
      <w:divBdr>
        <w:top w:val="none" w:sz="0" w:space="0" w:color="auto"/>
        <w:left w:val="none" w:sz="0" w:space="0" w:color="auto"/>
        <w:bottom w:val="none" w:sz="0" w:space="0" w:color="auto"/>
        <w:right w:val="none" w:sz="0" w:space="0" w:color="auto"/>
      </w:divBdr>
    </w:div>
    <w:div w:id="803037727">
      <w:bodyDiv w:val="1"/>
      <w:marLeft w:val="0"/>
      <w:marRight w:val="0"/>
      <w:marTop w:val="0"/>
      <w:marBottom w:val="0"/>
      <w:divBdr>
        <w:top w:val="none" w:sz="0" w:space="0" w:color="auto"/>
        <w:left w:val="none" w:sz="0" w:space="0" w:color="auto"/>
        <w:bottom w:val="none" w:sz="0" w:space="0" w:color="auto"/>
        <w:right w:val="none" w:sz="0" w:space="0" w:color="auto"/>
      </w:divBdr>
      <w:divsChild>
        <w:div w:id="19258728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0813612">
              <w:marLeft w:val="0"/>
              <w:marRight w:val="0"/>
              <w:marTop w:val="0"/>
              <w:marBottom w:val="0"/>
              <w:divBdr>
                <w:top w:val="none" w:sz="0" w:space="0" w:color="auto"/>
                <w:left w:val="none" w:sz="0" w:space="0" w:color="auto"/>
                <w:bottom w:val="none" w:sz="0" w:space="0" w:color="auto"/>
                <w:right w:val="none" w:sz="0" w:space="0" w:color="auto"/>
              </w:divBdr>
              <w:divsChild>
                <w:div w:id="879364002">
                  <w:marLeft w:val="0"/>
                  <w:marRight w:val="0"/>
                  <w:marTop w:val="0"/>
                  <w:marBottom w:val="0"/>
                  <w:divBdr>
                    <w:top w:val="none" w:sz="0" w:space="0" w:color="auto"/>
                    <w:left w:val="none" w:sz="0" w:space="0" w:color="auto"/>
                    <w:bottom w:val="none" w:sz="0" w:space="0" w:color="auto"/>
                    <w:right w:val="none" w:sz="0" w:space="0" w:color="auto"/>
                  </w:divBdr>
                  <w:divsChild>
                    <w:div w:id="670179075">
                      <w:marLeft w:val="0"/>
                      <w:marRight w:val="0"/>
                      <w:marTop w:val="0"/>
                      <w:marBottom w:val="0"/>
                      <w:divBdr>
                        <w:top w:val="none" w:sz="0" w:space="0" w:color="auto"/>
                        <w:left w:val="none" w:sz="0" w:space="0" w:color="auto"/>
                        <w:bottom w:val="none" w:sz="0" w:space="0" w:color="auto"/>
                        <w:right w:val="none" w:sz="0" w:space="0" w:color="auto"/>
                      </w:divBdr>
                      <w:divsChild>
                        <w:div w:id="233319772">
                          <w:marLeft w:val="0"/>
                          <w:marRight w:val="0"/>
                          <w:marTop w:val="0"/>
                          <w:marBottom w:val="0"/>
                          <w:divBdr>
                            <w:top w:val="none" w:sz="0" w:space="0" w:color="auto"/>
                            <w:left w:val="none" w:sz="0" w:space="0" w:color="auto"/>
                            <w:bottom w:val="none" w:sz="0" w:space="0" w:color="auto"/>
                            <w:right w:val="none" w:sz="0" w:space="0" w:color="auto"/>
                          </w:divBdr>
                          <w:divsChild>
                            <w:div w:id="490875917">
                              <w:marLeft w:val="0"/>
                              <w:marRight w:val="0"/>
                              <w:marTop w:val="0"/>
                              <w:marBottom w:val="0"/>
                              <w:divBdr>
                                <w:top w:val="none" w:sz="0" w:space="0" w:color="auto"/>
                                <w:left w:val="none" w:sz="0" w:space="0" w:color="auto"/>
                                <w:bottom w:val="none" w:sz="0" w:space="0" w:color="auto"/>
                                <w:right w:val="none" w:sz="0" w:space="0" w:color="auto"/>
                              </w:divBdr>
                              <w:divsChild>
                                <w:div w:id="559363327">
                                  <w:marLeft w:val="0"/>
                                  <w:marRight w:val="0"/>
                                  <w:marTop w:val="0"/>
                                  <w:marBottom w:val="0"/>
                                  <w:divBdr>
                                    <w:top w:val="none" w:sz="0" w:space="0" w:color="auto"/>
                                    <w:left w:val="none" w:sz="0" w:space="0" w:color="auto"/>
                                    <w:bottom w:val="none" w:sz="0" w:space="0" w:color="auto"/>
                                    <w:right w:val="none" w:sz="0" w:space="0" w:color="auto"/>
                                  </w:divBdr>
                                </w:div>
                                <w:div w:id="1104157151">
                                  <w:marLeft w:val="0"/>
                                  <w:marRight w:val="0"/>
                                  <w:marTop w:val="0"/>
                                  <w:marBottom w:val="0"/>
                                  <w:divBdr>
                                    <w:top w:val="none" w:sz="0" w:space="0" w:color="auto"/>
                                    <w:left w:val="none" w:sz="0" w:space="0" w:color="auto"/>
                                    <w:bottom w:val="none" w:sz="0" w:space="0" w:color="auto"/>
                                    <w:right w:val="none" w:sz="0" w:space="0" w:color="auto"/>
                                  </w:divBdr>
                                </w:div>
                                <w:div w:id="1251427614">
                                  <w:marLeft w:val="0"/>
                                  <w:marRight w:val="0"/>
                                  <w:marTop w:val="0"/>
                                  <w:marBottom w:val="0"/>
                                  <w:divBdr>
                                    <w:top w:val="none" w:sz="0" w:space="0" w:color="auto"/>
                                    <w:left w:val="none" w:sz="0" w:space="0" w:color="auto"/>
                                    <w:bottom w:val="none" w:sz="0" w:space="0" w:color="auto"/>
                                    <w:right w:val="none" w:sz="0" w:space="0" w:color="auto"/>
                                  </w:divBdr>
                                </w:div>
                                <w:div w:id="1463839734">
                                  <w:marLeft w:val="0"/>
                                  <w:marRight w:val="0"/>
                                  <w:marTop w:val="0"/>
                                  <w:marBottom w:val="0"/>
                                  <w:divBdr>
                                    <w:top w:val="none" w:sz="0" w:space="0" w:color="auto"/>
                                    <w:left w:val="none" w:sz="0" w:space="0" w:color="auto"/>
                                    <w:bottom w:val="none" w:sz="0" w:space="0" w:color="auto"/>
                                    <w:right w:val="none" w:sz="0" w:space="0" w:color="auto"/>
                                  </w:divBdr>
                                </w:div>
                                <w:div w:id="1710449403">
                                  <w:marLeft w:val="0"/>
                                  <w:marRight w:val="0"/>
                                  <w:marTop w:val="0"/>
                                  <w:marBottom w:val="0"/>
                                  <w:divBdr>
                                    <w:top w:val="none" w:sz="0" w:space="0" w:color="auto"/>
                                    <w:left w:val="none" w:sz="0" w:space="0" w:color="auto"/>
                                    <w:bottom w:val="none" w:sz="0" w:space="0" w:color="auto"/>
                                    <w:right w:val="none" w:sz="0" w:space="0" w:color="auto"/>
                                  </w:divBdr>
                                </w:div>
                                <w:div w:id="1742827299">
                                  <w:marLeft w:val="0"/>
                                  <w:marRight w:val="0"/>
                                  <w:marTop w:val="0"/>
                                  <w:marBottom w:val="0"/>
                                  <w:divBdr>
                                    <w:top w:val="none" w:sz="0" w:space="0" w:color="auto"/>
                                    <w:left w:val="none" w:sz="0" w:space="0" w:color="auto"/>
                                    <w:bottom w:val="none" w:sz="0" w:space="0" w:color="auto"/>
                                    <w:right w:val="none" w:sz="0" w:space="0" w:color="auto"/>
                                  </w:divBdr>
                                </w:div>
                                <w:div w:id="185306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5120810">
      <w:bodyDiv w:val="1"/>
      <w:marLeft w:val="0"/>
      <w:marRight w:val="0"/>
      <w:marTop w:val="0"/>
      <w:marBottom w:val="0"/>
      <w:divBdr>
        <w:top w:val="none" w:sz="0" w:space="0" w:color="auto"/>
        <w:left w:val="none" w:sz="0" w:space="0" w:color="auto"/>
        <w:bottom w:val="none" w:sz="0" w:space="0" w:color="auto"/>
        <w:right w:val="none" w:sz="0" w:space="0" w:color="auto"/>
      </w:divBdr>
    </w:div>
    <w:div w:id="944459221">
      <w:bodyDiv w:val="1"/>
      <w:marLeft w:val="0"/>
      <w:marRight w:val="0"/>
      <w:marTop w:val="0"/>
      <w:marBottom w:val="0"/>
      <w:divBdr>
        <w:top w:val="none" w:sz="0" w:space="0" w:color="auto"/>
        <w:left w:val="none" w:sz="0" w:space="0" w:color="auto"/>
        <w:bottom w:val="none" w:sz="0" w:space="0" w:color="auto"/>
        <w:right w:val="none" w:sz="0" w:space="0" w:color="auto"/>
      </w:divBdr>
    </w:div>
    <w:div w:id="959529565">
      <w:bodyDiv w:val="1"/>
      <w:marLeft w:val="0"/>
      <w:marRight w:val="0"/>
      <w:marTop w:val="0"/>
      <w:marBottom w:val="0"/>
      <w:divBdr>
        <w:top w:val="none" w:sz="0" w:space="0" w:color="auto"/>
        <w:left w:val="none" w:sz="0" w:space="0" w:color="auto"/>
        <w:bottom w:val="none" w:sz="0" w:space="0" w:color="auto"/>
        <w:right w:val="none" w:sz="0" w:space="0" w:color="auto"/>
      </w:divBdr>
    </w:div>
    <w:div w:id="987242737">
      <w:bodyDiv w:val="1"/>
      <w:marLeft w:val="0"/>
      <w:marRight w:val="0"/>
      <w:marTop w:val="0"/>
      <w:marBottom w:val="0"/>
      <w:divBdr>
        <w:top w:val="none" w:sz="0" w:space="0" w:color="auto"/>
        <w:left w:val="none" w:sz="0" w:space="0" w:color="auto"/>
        <w:bottom w:val="none" w:sz="0" w:space="0" w:color="auto"/>
        <w:right w:val="none" w:sz="0" w:space="0" w:color="auto"/>
      </w:divBdr>
    </w:div>
    <w:div w:id="1045175804">
      <w:bodyDiv w:val="1"/>
      <w:marLeft w:val="0"/>
      <w:marRight w:val="0"/>
      <w:marTop w:val="0"/>
      <w:marBottom w:val="0"/>
      <w:divBdr>
        <w:top w:val="none" w:sz="0" w:space="0" w:color="auto"/>
        <w:left w:val="none" w:sz="0" w:space="0" w:color="auto"/>
        <w:bottom w:val="none" w:sz="0" w:space="0" w:color="auto"/>
        <w:right w:val="none" w:sz="0" w:space="0" w:color="auto"/>
      </w:divBdr>
    </w:div>
    <w:div w:id="1076853542">
      <w:bodyDiv w:val="1"/>
      <w:marLeft w:val="0"/>
      <w:marRight w:val="0"/>
      <w:marTop w:val="0"/>
      <w:marBottom w:val="0"/>
      <w:divBdr>
        <w:top w:val="none" w:sz="0" w:space="0" w:color="auto"/>
        <w:left w:val="none" w:sz="0" w:space="0" w:color="auto"/>
        <w:bottom w:val="none" w:sz="0" w:space="0" w:color="auto"/>
        <w:right w:val="none" w:sz="0" w:space="0" w:color="auto"/>
      </w:divBdr>
    </w:div>
    <w:div w:id="1269586696">
      <w:bodyDiv w:val="1"/>
      <w:marLeft w:val="0"/>
      <w:marRight w:val="0"/>
      <w:marTop w:val="0"/>
      <w:marBottom w:val="0"/>
      <w:divBdr>
        <w:top w:val="none" w:sz="0" w:space="0" w:color="auto"/>
        <w:left w:val="none" w:sz="0" w:space="0" w:color="auto"/>
        <w:bottom w:val="none" w:sz="0" w:space="0" w:color="auto"/>
        <w:right w:val="none" w:sz="0" w:space="0" w:color="auto"/>
      </w:divBdr>
    </w:div>
    <w:div w:id="1469397798">
      <w:bodyDiv w:val="1"/>
      <w:marLeft w:val="0"/>
      <w:marRight w:val="0"/>
      <w:marTop w:val="0"/>
      <w:marBottom w:val="0"/>
      <w:divBdr>
        <w:top w:val="none" w:sz="0" w:space="0" w:color="auto"/>
        <w:left w:val="none" w:sz="0" w:space="0" w:color="auto"/>
        <w:bottom w:val="none" w:sz="0" w:space="0" w:color="auto"/>
        <w:right w:val="none" w:sz="0" w:space="0" w:color="auto"/>
      </w:divBdr>
      <w:divsChild>
        <w:div w:id="13588925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8816796">
              <w:marLeft w:val="0"/>
              <w:marRight w:val="0"/>
              <w:marTop w:val="0"/>
              <w:marBottom w:val="0"/>
              <w:divBdr>
                <w:top w:val="none" w:sz="0" w:space="0" w:color="auto"/>
                <w:left w:val="none" w:sz="0" w:space="0" w:color="auto"/>
                <w:bottom w:val="none" w:sz="0" w:space="0" w:color="auto"/>
                <w:right w:val="none" w:sz="0" w:space="0" w:color="auto"/>
              </w:divBdr>
              <w:divsChild>
                <w:div w:id="1353341446">
                  <w:marLeft w:val="0"/>
                  <w:marRight w:val="0"/>
                  <w:marTop w:val="0"/>
                  <w:marBottom w:val="0"/>
                  <w:divBdr>
                    <w:top w:val="none" w:sz="0" w:space="0" w:color="auto"/>
                    <w:left w:val="none" w:sz="0" w:space="0" w:color="auto"/>
                    <w:bottom w:val="none" w:sz="0" w:space="0" w:color="auto"/>
                    <w:right w:val="none" w:sz="0" w:space="0" w:color="auto"/>
                  </w:divBdr>
                  <w:divsChild>
                    <w:div w:id="874774894">
                      <w:marLeft w:val="0"/>
                      <w:marRight w:val="0"/>
                      <w:marTop w:val="0"/>
                      <w:marBottom w:val="0"/>
                      <w:divBdr>
                        <w:top w:val="none" w:sz="0" w:space="0" w:color="auto"/>
                        <w:left w:val="none" w:sz="0" w:space="0" w:color="auto"/>
                        <w:bottom w:val="none" w:sz="0" w:space="0" w:color="auto"/>
                        <w:right w:val="none" w:sz="0" w:space="0" w:color="auto"/>
                      </w:divBdr>
                      <w:divsChild>
                        <w:div w:id="1626546303">
                          <w:marLeft w:val="0"/>
                          <w:marRight w:val="0"/>
                          <w:marTop w:val="0"/>
                          <w:marBottom w:val="0"/>
                          <w:divBdr>
                            <w:top w:val="none" w:sz="0" w:space="0" w:color="auto"/>
                            <w:left w:val="none" w:sz="0" w:space="0" w:color="auto"/>
                            <w:bottom w:val="none" w:sz="0" w:space="0" w:color="auto"/>
                            <w:right w:val="none" w:sz="0" w:space="0" w:color="auto"/>
                          </w:divBdr>
                          <w:divsChild>
                            <w:div w:id="570700883">
                              <w:marLeft w:val="0"/>
                              <w:marRight w:val="0"/>
                              <w:marTop w:val="0"/>
                              <w:marBottom w:val="0"/>
                              <w:divBdr>
                                <w:top w:val="none" w:sz="0" w:space="0" w:color="auto"/>
                                <w:left w:val="none" w:sz="0" w:space="0" w:color="auto"/>
                                <w:bottom w:val="none" w:sz="0" w:space="0" w:color="auto"/>
                                <w:right w:val="none" w:sz="0" w:space="0" w:color="auto"/>
                              </w:divBdr>
                              <w:divsChild>
                                <w:div w:id="270628588">
                                  <w:marLeft w:val="0"/>
                                  <w:marRight w:val="0"/>
                                  <w:marTop w:val="0"/>
                                  <w:marBottom w:val="0"/>
                                  <w:divBdr>
                                    <w:top w:val="none" w:sz="0" w:space="0" w:color="auto"/>
                                    <w:left w:val="none" w:sz="0" w:space="0" w:color="auto"/>
                                    <w:bottom w:val="none" w:sz="0" w:space="0" w:color="auto"/>
                                    <w:right w:val="none" w:sz="0" w:space="0" w:color="auto"/>
                                  </w:divBdr>
                                </w:div>
                                <w:div w:id="274989380">
                                  <w:marLeft w:val="0"/>
                                  <w:marRight w:val="0"/>
                                  <w:marTop w:val="0"/>
                                  <w:marBottom w:val="0"/>
                                  <w:divBdr>
                                    <w:top w:val="none" w:sz="0" w:space="0" w:color="auto"/>
                                    <w:left w:val="none" w:sz="0" w:space="0" w:color="auto"/>
                                    <w:bottom w:val="none" w:sz="0" w:space="0" w:color="auto"/>
                                    <w:right w:val="none" w:sz="0" w:space="0" w:color="auto"/>
                                  </w:divBdr>
                                </w:div>
                                <w:div w:id="712388495">
                                  <w:marLeft w:val="0"/>
                                  <w:marRight w:val="0"/>
                                  <w:marTop w:val="0"/>
                                  <w:marBottom w:val="0"/>
                                  <w:divBdr>
                                    <w:top w:val="none" w:sz="0" w:space="0" w:color="auto"/>
                                    <w:left w:val="none" w:sz="0" w:space="0" w:color="auto"/>
                                    <w:bottom w:val="none" w:sz="0" w:space="0" w:color="auto"/>
                                    <w:right w:val="none" w:sz="0" w:space="0" w:color="auto"/>
                                  </w:divBdr>
                                </w:div>
                                <w:div w:id="815610417">
                                  <w:marLeft w:val="0"/>
                                  <w:marRight w:val="0"/>
                                  <w:marTop w:val="0"/>
                                  <w:marBottom w:val="0"/>
                                  <w:divBdr>
                                    <w:top w:val="none" w:sz="0" w:space="0" w:color="auto"/>
                                    <w:left w:val="none" w:sz="0" w:space="0" w:color="auto"/>
                                    <w:bottom w:val="none" w:sz="0" w:space="0" w:color="auto"/>
                                    <w:right w:val="none" w:sz="0" w:space="0" w:color="auto"/>
                                  </w:divBdr>
                                </w:div>
                                <w:div w:id="1243368341">
                                  <w:marLeft w:val="0"/>
                                  <w:marRight w:val="0"/>
                                  <w:marTop w:val="0"/>
                                  <w:marBottom w:val="0"/>
                                  <w:divBdr>
                                    <w:top w:val="none" w:sz="0" w:space="0" w:color="auto"/>
                                    <w:left w:val="none" w:sz="0" w:space="0" w:color="auto"/>
                                    <w:bottom w:val="none" w:sz="0" w:space="0" w:color="auto"/>
                                    <w:right w:val="none" w:sz="0" w:space="0" w:color="auto"/>
                                  </w:divBdr>
                                </w:div>
                                <w:div w:id="1695885591">
                                  <w:marLeft w:val="0"/>
                                  <w:marRight w:val="0"/>
                                  <w:marTop w:val="0"/>
                                  <w:marBottom w:val="0"/>
                                  <w:divBdr>
                                    <w:top w:val="none" w:sz="0" w:space="0" w:color="auto"/>
                                    <w:left w:val="none" w:sz="0" w:space="0" w:color="auto"/>
                                    <w:bottom w:val="none" w:sz="0" w:space="0" w:color="auto"/>
                                    <w:right w:val="none" w:sz="0" w:space="0" w:color="auto"/>
                                  </w:divBdr>
                                </w:div>
                                <w:div w:id="210595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077438">
      <w:bodyDiv w:val="1"/>
      <w:marLeft w:val="0"/>
      <w:marRight w:val="0"/>
      <w:marTop w:val="0"/>
      <w:marBottom w:val="0"/>
      <w:divBdr>
        <w:top w:val="none" w:sz="0" w:space="0" w:color="auto"/>
        <w:left w:val="none" w:sz="0" w:space="0" w:color="auto"/>
        <w:bottom w:val="none" w:sz="0" w:space="0" w:color="auto"/>
        <w:right w:val="none" w:sz="0" w:space="0" w:color="auto"/>
      </w:divBdr>
    </w:div>
    <w:div w:id="17341542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oter" Target="footer1.xml"/><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2.jpg"/><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eader" Target="header2.xml"/><Relationship Id="rId25"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1.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hristine.Edwards@mobot.org" TargetMode="External"/><Relationship Id="rId24" Type="http://schemas.openxmlformats.org/officeDocument/2006/relationships/image" Target="media/image5.png"/><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4.png"/><Relationship Id="rId28" Type="http://schemas.openxmlformats.org/officeDocument/2006/relationships/image" Target="media/image9.png"/><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3.png"/><Relationship Id="rId27" Type="http://schemas.openxmlformats.org/officeDocument/2006/relationships/image" Target="media/image8.png"/><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d1cc8434-691a-4797-83e1-dcc9726b69c0" xsi:nil="true"/>
    <_ip_UnifiedCompliancePolicyProperties xmlns="http://schemas.microsoft.com/sharepoint/v3" xsi:nil="true"/>
    <lcf76f155ced4ddcb4097134ff3c332f xmlns="2a80cc35-9f79-4cbf-a8b4-f259617c00c0">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0E407455DB15F429C332EFB2CC833B9" ma:contentTypeVersion="16" ma:contentTypeDescription="Create a new document." ma:contentTypeScope="" ma:versionID="e65bdc10a34b5d85422609d792258cee">
  <xsd:schema xmlns:xsd="http://www.w3.org/2001/XMLSchema" xmlns:xs="http://www.w3.org/2001/XMLSchema" xmlns:p="http://schemas.microsoft.com/office/2006/metadata/properties" xmlns:ns1="http://schemas.microsoft.com/sharepoint/v3" xmlns:ns2="2a80cc35-9f79-4cbf-a8b4-f259617c00c0" xmlns:ns3="d1cc8434-691a-4797-83e1-dcc9726b69c0" targetNamespace="http://schemas.microsoft.com/office/2006/metadata/properties" ma:root="true" ma:fieldsID="75b3dfc4fdab91ba3b608edf94d3e15e" ns1:_="" ns2:_="" ns3:_="">
    <xsd:import namespace="http://schemas.microsoft.com/sharepoint/v3"/>
    <xsd:import namespace="2a80cc35-9f79-4cbf-a8b4-f259617c00c0"/>
    <xsd:import namespace="d1cc8434-691a-4797-83e1-dcc9726b69c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SearchPropertie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80cc35-9f79-4cbf-a8b4-f259617c00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cc9126c-bc3a-44e7-9800-71a1afaec9f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cc8434-691a-4797-83e1-dcc9726b69c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f4487c7b-6dc2-4983-930d-4f5e3c3dead6}" ma:internalName="TaxCatchAll" ma:showField="CatchAllData" ma:web="d1cc8434-691a-4797-83e1-dcc9726b69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7469AB-A023-4380-B5EA-E796FC5AB4F3}">
  <ds:schemaRefs>
    <ds:schemaRef ds:uri="http://schemas.microsoft.com/office/2006/metadata/properties"/>
    <ds:schemaRef ds:uri="http://schemas.microsoft.com/office/infopath/2007/PartnerControls"/>
    <ds:schemaRef ds:uri="http://schemas.microsoft.com/sharepoint/v3"/>
    <ds:schemaRef ds:uri="d1cc8434-691a-4797-83e1-dcc9726b69c0"/>
    <ds:schemaRef ds:uri="2a80cc35-9f79-4cbf-a8b4-f259617c00c0"/>
  </ds:schemaRefs>
</ds:datastoreItem>
</file>

<file path=customXml/itemProps2.xml><?xml version="1.0" encoding="utf-8"?>
<ds:datastoreItem xmlns:ds="http://schemas.openxmlformats.org/officeDocument/2006/customXml" ds:itemID="{6988D8F3-0DCE-42C8-B3F9-BD26E416B9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a80cc35-9f79-4cbf-a8b4-f259617c00c0"/>
    <ds:schemaRef ds:uri="d1cc8434-691a-4797-83e1-dcc9726b69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E5F77DA-0E48-614D-BB9D-DDA68FECF2DB}">
  <ds:schemaRefs>
    <ds:schemaRef ds:uri="http://schemas.openxmlformats.org/officeDocument/2006/bibliography"/>
  </ds:schemaRefs>
</ds:datastoreItem>
</file>

<file path=customXml/itemProps4.xml><?xml version="1.0" encoding="utf-8"?>
<ds:datastoreItem xmlns:ds="http://schemas.openxmlformats.org/officeDocument/2006/customXml" ds:itemID="{7F0DEBC1-84DC-4180-A664-8CDA33D90935}">
  <ds:schemaRefs>
    <ds:schemaRef ds:uri="http://schemas.microsoft.com/sharepoint/v3/contenttype/forms"/>
  </ds:schemaRefs>
</ds:datastoreItem>
</file>

<file path=docMetadata/LabelInfo.xml><?xml version="1.0" encoding="utf-8"?>
<clbl:labelList xmlns:clbl="http://schemas.microsoft.com/office/2020/mipLabelMetadata">
  <clbl:label id="{58934224-16a4-41c6-83d8-0f8d54723883}" enabled="0" method="" siteId="{58934224-16a4-41c6-83d8-0f8d54723883}" removed="1"/>
</clbl:labelList>
</file>

<file path=docProps/app.xml><?xml version="1.0" encoding="utf-8"?>
<Properties xmlns="http://schemas.openxmlformats.org/officeDocument/2006/extended-properties" xmlns:vt="http://schemas.openxmlformats.org/officeDocument/2006/docPropsVTypes">
  <Template>Normal.dotm</Template>
  <TotalTime>11</TotalTime>
  <Pages>31</Pages>
  <Words>12532</Words>
  <Characters>71439</Characters>
  <Application>Microsoft Office Word</Application>
  <DocSecurity>0</DocSecurity>
  <Lines>595</Lines>
  <Paragraphs>167</Paragraphs>
  <ScaleCrop>false</ScaleCrop>
  <Company>Missouri Botanical Garden</Company>
  <LinksUpToDate>false</LinksUpToDate>
  <CharactersWithSpaces>83804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Edwards</dc:creator>
  <cp:keywords/>
  <dc:description/>
  <cp:lastModifiedBy>Kuo, Wen-Hsi</cp:lastModifiedBy>
  <cp:revision>141</cp:revision>
  <cp:lastPrinted>2026-05-12T19:46:00Z</cp:lastPrinted>
  <dcterms:created xsi:type="dcterms:W3CDTF">2026-05-12T15:48:00Z</dcterms:created>
  <dcterms:modified xsi:type="dcterms:W3CDTF">2026-05-18T14:45:00Z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0x01010040E407455DB15F429C332EFB2CC833B9</vt:lpwstr>
  </property>
  <property fmtid="{D5CDD505-2E9C-101B-9397-08002B2CF9AE}" pid="3" name="MediaServiceImageTags">
    <vt:lpwstr/>
  </property>
</Properties>
</file>