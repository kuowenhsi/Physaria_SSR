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067186" w14:textId="722323D5" w:rsidR="00B859B2" w:rsidRDefault="003C2EEC" w:rsidP="00AF06FF">
      <w:pPr>
        <w:pStyle w:val="Heading1"/>
      </w:pPr>
      <w:r>
        <w:t>R</w:t>
      </w:r>
      <w:commentRangeStart w:id="0"/>
      <w:commentRangeStart w:id="1"/>
      <w:commentRangeStart w:id="2"/>
      <w:r w:rsidR="5D263BEA">
        <w:t>ange</w:t>
      </w:r>
      <w:commentRangeEnd w:id="0"/>
      <w:r w:rsidR="004F4EDA">
        <w:rPr>
          <w:rStyle w:val="CommentReference"/>
          <w:sz w:val="36"/>
          <w:szCs w:val="48"/>
        </w:rPr>
        <w:commentReference w:id="0"/>
      </w:r>
      <w:commentRangeEnd w:id="1"/>
      <w:r>
        <w:rPr>
          <w:rStyle w:val="CommentReference"/>
          <w:sz w:val="36"/>
          <w:szCs w:val="48"/>
        </w:rPr>
        <w:commentReference w:id="1"/>
      </w:r>
      <w:commentRangeEnd w:id="2"/>
      <w:r w:rsidR="00751D78">
        <w:rPr>
          <w:rStyle w:val="CommentReference"/>
          <w:sz w:val="36"/>
          <w:szCs w:val="48"/>
        </w:rPr>
        <w:commentReference w:id="2"/>
      </w:r>
      <w:r w:rsidR="5D263BEA">
        <w:t xml:space="preserve"> disjunctions</w:t>
      </w:r>
      <w:r w:rsidR="6F709D8C">
        <w:t>,</w:t>
      </w:r>
      <w:r w:rsidR="5FEA9DCD">
        <w:t xml:space="preserve"> </w:t>
      </w:r>
      <w:r w:rsidR="008677D2">
        <w:t>genetic mixing</w:t>
      </w:r>
      <w:r w:rsidR="5882D232">
        <w:t>, and reintroduction</w:t>
      </w:r>
      <w:r w:rsidR="5FEA9DCD">
        <w:t xml:space="preserve"> shape </w:t>
      </w:r>
      <w:r w:rsidR="5882D232">
        <w:t xml:space="preserve">the </w:t>
      </w:r>
      <w:r w:rsidR="5FEA9DCD">
        <w:t>conservation strateg</w:t>
      </w:r>
      <w:r w:rsidR="5882D232">
        <w:t>y</w:t>
      </w:r>
      <w:r w:rsidR="5FEA9DCD">
        <w:t xml:space="preserve"> for the endangered </w:t>
      </w:r>
      <w:r w:rsidR="5FEA9DCD" w:rsidRPr="14B34B7C">
        <w:rPr>
          <w:rStyle w:val="Emphasis"/>
        </w:rPr>
        <w:t>Physaria globosa</w:t>
      </w:r>
      <w:r w:rsidR="1B683746" w:rsidRPr="14B34B7C">
        <w:rPr>
          <w:rStyle w:val="Emphasis"/>
          <w:i w:val="0"/>
          <w:iCs w:val="0"/>
        </w:rPr>
        <w:t xml:space="preserve"> </w:t>
      </w:r>
      <w:r w:rsidR="1B683746">
        <w:t>(Brassicaceae)</w:t>
      </w:r>
    </w:p>
    <w:p w14:paraId="373A6479" w14:textId="77777777" w:rsidR="001952B6" w:rsidRDefault="001952B6" w:rsidP="001952B6">
      <w:pPr>
        <w:ind w:firstLine="0"/>
      </w:pPr>
    </w:p>
    <w:p w14:paraId="5E0441A8" w14:textId="4FB03DA9" w:rsidR="001952B6" w:rsidRPr="00C25034" w:rsidRDefault="001952B6" w:rsidP="001952B6">
      <w:pPr>
        <w:ind w:firstLine="0"/>
      </w:pPr>
      <w:r>
        <w:t>Wen-Hsi Kuo</w:t>
      </w:r>
      <w:r w:rsidRPr="39A4A352">
        <w:rPr>
          <w:vertAlign w:val="superscript"/>
        </w:rPr>
        <w:t>1</w:t>
      </w:r>
      <w:r>
        <w:t xml:space="preserve">, Clara Landon </w:t>
      </w:r>
      <w:r w:rsidRPr="39A4A352">
        <w:rPr>
          <w:vertAlign w:val="superscript"/>
        </w:rPr>
        <w:t>1,2, 3</w:t>
      </w:r>
      <w:r>
        <w:t>, Burgund Bassüner</w:t>
      </w:r>
      <w:r w:rsidRPr="39A4A352">
        <w:rPr>
          <w:vertAlign w:val="superscript"/>
        </w:rPr>
        <w:t>1</w:t>
      </w:r>
      <w:r>
        <w:t>, Alexander G. Linan</w:t>
      </w:r>
      <w:r w:rsidRPr="39A4A352">
        <w:rPr>
          <w:vertAlign w:val="superscript"/>
        </w:rPr>
        <w:t>1</w:t>
      </w:r>
      <w:r>
        <w:t>, Tara R. Littlefield</w:t>
      </w:r>
      <w:r w:rsidRPr="000F5FAA">
        <w:rPr>
          <w:vertAlign w:val="superscript"/>
        </w:rPr>
        <w:t>4,5</w:t>
      </w:r>
      <w:r>
        <w:t>, Matthew A. Albrecht</w:t>
      </w:r>
      <w:r w:rsidRPr="39A4A352">
        <w:rPr>
          <w:vertAlign w:val="superscript"/>
        </w:rPr>
        <w:t>1</w:t>
      </w:r>
      <w:r w:rsidRPr="39A4A352">
        <w:rPr>
          <w:rFonts w:ascii="PingFang TC" w:eastAsia="PingFang TC" w:hAnsi="PingFang TC" w:cs="PingFang TC"/>
        </w:rPr>
        <w:t xml:space="preserve">, </w:t>
      </w:r>
      <w:r>
        <w:t>Christine E. Edwards</w:t>
      </w:r>
      <w:r w:rsidRPr="39A4A352">
        <w:rPr>
          <w:vertAlign w:val="superscript"/>
        </w:rPr>
        <w:t>1</w:t>
      </w:r>
      <w:r>
        <w:t>*</w:t>
      </w:r>
    </w:p>
    <w:p w14:paraId="6457BF84" w14:textId="77777777" w:rsidR="001952B6" w:rsidRPr="00E938E0" w:rsidRDefault="001952B6" w:rsidP="001952B6"/>
    <w:p w14:paraId="155B23F7" w14:textId="77777777" w:rsidR="001952B6" w:rsidRPr="00E938E0" w:rsidRDefault="001952B6" w:rsidP="001952B6">
      <w:pPr>
        <w:ind w:firstLine="0"/>
      </w:pPr>
      <w:r w:rsidRPr="00E938E0">
        <w:rPr>
          <w:vertAlign w:val="superscript"/>
        </w:rPr>
        <w:t>1</w:t>
      </w:r>
      <w:r w:rsidRPr="00E938E0">
        <w:t xml:space="preserve">Missouri Botanical Garden, 4344 Shaw Blvd., St. Louis MO 63110, USA </w:t>
      </w:r>
    </w:p>
    <w:p w14:paraId="647F7B9E" w14:textId="77777777" w:rsidR="001952B6" w:rsidRPr="00E938E0" w:rsidRDefault="001952B6" w:rsidP="001952B6">
      <w:pPr>
        <w:ind w:firstLine="0"/>
        <w:rPr>
          <w:bCs/>
        </w:rPr>
      </w:pPr>
      <w:r w:rsidRPr="00E938E0">
        <w:rPr>
          <w:vertAlign w:val="superscript"/>
        </w:rPr>
        <w:t>2</w:t>
      </w:r>
      <w:r w:rsidRPr="00E938E0">
        <w:t xml:space="preserve">Oberlin College Biology Department, </w:t>
      </w:r>
      <w:r w:rsidRPr="00E938E0">
        <w:rPr>
          <w:bCs/>
        </w:rPr>
        <w:t>119 Woodland St., Oberlin, OH 44074</w:t>
      </w:r>
    </w:p>
    <w:p w14:paraId="09B641C8" w14:textId="77777777" w:rsidR="001952B6" w:rsidRDefault="001952B6" w:rsidP="001952B6">
      <w:pPr>
        <w:ind w:firstLine="0"/>
        <w:rPr>
          <w:rStyle w:val="Emphasis"/>
          <w:bCs/>
          <w:i w:val="0"/>
          <w:iCs w:val="0"/>
          <w:color w:val="000000" w:themeColor="text1"/>
          <w:shd w:val="clear" w:color="auto" w:fill="FFFFFF"/>
        </w:rPr>
      </w:pPr>
      <w:r w:rsidRPr="00E938E0">
        <w:rPr>
          <w:vertAlign w:val="superscript"/>
        </w:rPr>
        <w:t>3</w:t>
      </w:r>
      <w:r w:rsidRPr="00E938E0">
        <w:t>Current address:</w:t>
      </w:r>
      <w:r>
        <w:t xml:space="preserve"> Lady Bird Johnson Wildflower Center, </w:t>
      </w:r>
      <w:r w:rsidRPr="00834536">
        <w:rPr>
          <w:rStyle w:val="Emphasis"/>
          <w:bCs/>
          <w:i w:val="0"/>
          <w:iCs w:val="0"/>
          <w:color w:val="000000" w:themeColor="text1"/>
          <w:shd w:val="clear" w:color="auto" w:fill="FFFFFF"/>
        </w:rPr>
        <w:t>4801 La Crosse Ave. Austin, TX 78739</w:t>
      </w:r>
    </w:p>
    <w:p w14:paraId="30063FEB" w14:textId="77777777" w:rsidR="001952B6" w:rsidRDefault="001952B6" w:rsidP="001952B6">
      <w:pPr>
        <w:ind w:firstLine="0"/>
        <w:rPr>
          <w:rStyle w:val="Emphasis"/>
          <w:bCs/>
          <w:i w:val="0"/>
          <w:iCs w:val="0"/>
          <w:color w:val="000000" w:themeColor="text1"/>
          <w:shd w:val="clear" w:color="auto" w:fill="FFFFFF"/>
        </w:rPr>
      </w:pPr>
      <w:r w:rsidRPr="000F5FAA">
        <w:rPr>
          <w:rStyle w:val="Emphasis"/>
          <w:bCs/>
          <w:i w:val="0"/>
          <w:iCs w:val="0"/>
          <w:color w:val="000000" w:themeColor="text1"/>
          <w:shd w:val="clear" w:color="auto" w:fill="FFFFFF"/>
          <w:vertAlign w:val="superscript"/>
        </w:rPr>
        <w:t>4</w:t>
      </w:r>
      <w:r>
        <w:rPr>
          <w:rStyle w:val="Emphasis"/>
          <w:bCs/>
          <w:i w:val="0"/>
          <w:iCs w:val="0"/>
          <w:color w:val="000000" w:themeColor="text1"/>
          <w:shd w:val="clear" w:color="auto" w:fill="FFFFFF"/>
        </w:rPr>
        <w:t xml:space="preserve"> Office of Kentucky Nature Preserves, 300 Sower Blvd, Frankfort, KY 40601</w:t>
      </w:r>
    </w:p>
    <w:p w14:paraId="7ACEDEED" w14:textId="77777777" w:rsidR="001952B6" w:rsidRPr="00834536" w:rsidRDefault="001952B6" w:rsidP="001952B6">
      <w:pPr>
        <w:ind w:firstLine="0"/>
        <w:rPr>
          <w:color w:val="000000" w:themeColor="text1"/>
        </w:rPr>
      </w:pPr>
      <w:r w:rsidRPr="000F5FAA">
        <w:rPr>
          <w:rStyle w:val="Emphasis"/>
          <w:bCs/>
          <w:i w:val="0"/>
          <w:iCs w:val="0"/>
          <w:color w:val="000000" w:themeColor="text1"/>
          <w:shd w:val="clear" w:color="auto" w:fill="FFFFFF"/>
          <w:vertAlign w:val="superscript"/>
        </w:rPr>
        <w:t>5</w:t>
      </w:r>
      <w:r>
        <w:rPr>
          <w:rStyle w:val="Emphasis"/>
          <w:bCs/>
          <w:i w:val="0"/>
          <w:iCs w:val="0"/>
          <w:color w:val="000000" w:themeColor="text1"/>
          <w:shd w:val="clear" w:color="auto" w:fill="FFFFFF"/>
        </w:rPr>
        <w:t xml:space="preserve"> University of Kentucky, Lexington, KY </w:t>
      </w:r>
    </w:p>
    <w:p w14:paraId="3F24D212" w14:textId="5FEA954C" w:rsidR="00636D58" w:rsidRPr="00834536" w:rsidRDefault="00636D58" w:rsidP="0082036B">
      <w:r w:rsidRPr="00834536">
        <w:t xml:space="preserve"> </w:t>
      </w:r>
    </w:p>
    <w:p w14:paraId="27D57EE6" w14:textId="77777777" w:rsidR="00636D58" w:rsidRPr="00E938E0" w:rsidRDefault="00636D58" w:rsidP="0082036B"/>
    <w:p w14:paraId="120F03D6" w14:textId="77777777" w:rsidR="0046123F" w:rsidRPr="00E938E0" w:rsidRDefault="0046123F" w:rsidP="0082036B"/>
    <w:p w14:paraId="6512D6AC" w14:textId="45CAB837" w:rsidR="005A64F9" w:rsidRPr="00E938E0" w:rsidRDefault="0046123F" w:rsidP="00326003">
      <w:pPr>
        <w:ind w:firstLine="0"/>
      </w:pPr>
      <w:r w:rsidRPr="00E938E0">
        <w:t xml:space="preserve">*Correspondence: </w:t>
      </w:r>
      <w:hyperlink r:id="rId15" w:history="1">
        <w:r w:rsidRPr="00E938E0">
          <w:rPr>
            <w:rStyle w:val="Hyperlink"/>
          </w:rPr>
          <w:t>Christine.Edwards@mobot.org</w:t>
        </w:r>
      </w:hyperlink>
    </w:p>
    <w:p w14:paraId="2D1E2433" w14:textId="77777777" w:rsidR="004E706E" w:rsidRPr="00E938E0" w:rsidRDefault="004E706E" w:rsidP="0082036B"/>
    <w:p w14:paraId="5CB9A8C1" w14:textId="6BD4F87E" w:rsidR="000D58CF" w:rsidRPr="00E938E0" w:rsidRDefault="000D58CF" w:rsidP="0082036B"/>
    <w:p w14:paraId="63BEB21A" w14:textId="49AA2521" w:rsidR="004E706E" w:rsidRPr="00E938E0" w:rsidRDefault="004E706E" w:rsidP="0082036B"/>
    <w:p w14:paraId="4D9F9759" w14:textId="41DC57CB" w:rsidR="00B2646C" w:rsidRPr="00E938E0" w:rsidRDefault="000D58CF" w:rsidP="00F312C5">
      <w:pPr>
        <w:pStyle w:val="Heading1"/>
      </w:pPr>
      <w:r w:rsidRPr="00E938E0">
        <w:br w:type="page"/>
      </w:r>
      <w:r w:rsidR="00916707">
        <w:lastRenderedPageBreak/>
        <w:t>Abstract</w:t>
      </w:r>
      <w:r w:rsidR="00B2646C" w:rsidRPr="00E938E0">
        <w:t xml:space="preserve"> </w:t>
      </w:r>
      <w:r w:rsidR="00AD2944">
        <w:t>(</w:t>
      </w:r>
      <w:r w:rsidR="0084248E">
        <w:t xml:space="preserve">240 </w:t>
      </w:r>
      <w:r w:rsidR="00AD2944">
        <w:t>words)</w:t>
      </w:r>
    </w:p>
    <w:p w14:paraId="66F381A8" w14:textId="27466915" w:rsidR="00515B73" w:rsidRDefault="4F6ABE31" w:rsidP="00114A5E">
      <w:pPr>
        <w:rPr>
          <w:ins w:id="3" w:author="Wen Kuo" w:date="2026-09-01T11:08:00Z" w16du:dateUtc="2026-09-01T16:08:00Z"/>
        </w:rPr>
      </w:pPr>
      <w:r>
        <w:t xml:space="preserve">Population genetic analyses of </w:t>
      </w:r>
      <w:del w:id="4" w:author="Wen Kuo" w:date="2026-09-01T11:18:00Z" w16du:dateUtc="2026-09-01T16:18:00Z">
        <w:r w:rsidDel="007602FD">
          <w:delText xml:space="preserve">species </w:delText>
        </w:r>
      </w:del>
      <w:del w:id="5" w:author="Wen Kuo" w:date="2026-09-01T11:17:00Z" w16du:dateUtc="2026-09-01T16:17:00Z">
        <w:r w:rsidDel="007602FD">
          <w:delText>of</w:delText>
        </w:r>
      </w:del>
      <w:del w:id="6" w:author="Wen Kuo" w:date="2026-09-01T11:18:00Z" w16du:dateUtc="2026-09-01T16:18:00Z">
        <w:r w:rsidDel="007602FD">
          <w:delText xml:space="preserve"> conservation concern</w:delText>
        </w:r>
      </w:del>
      <w:ins w:id="7" w:author="Wen Kuo" w:date="2026-09-01T11:18:00Z" w16du:dateUtc="2026-09-01T16:18:00Z">
        <w:r w:rsidR="007602FD">
          <w:t>endangered species</w:t>
        </w:r>
      </w:ins>
      <w:r>
        <w:t xml:space="preserve"> can directly inform management strategies </w:t>
      </w:r>
      <w:r w:rsidR="5EB5B273">
        <w:t>to help conserve</w:t>
      </w:r>
      <w:r w:rsidR="00751D78">
        <w:t xml:space="preserve"> their</w:t>
      </w:r>
      <w:r>
        <w:t xml:space="preserve"> genetic diversity</w:t>
      </w:r>
      <w:r w:rsidR="003B1959">
        <w:t xml:space="preserve"> and </w:t>
      </w:r>
      <w:r w:rsidR="00751D78">
        <w:t>increase their long-term chances of survival</w:t>
      </w:r>
      <w:r>
        <w:t xml:space="preserve">. </w:t>
      </w:r>
      <w:r w:rsidRPr="3633AFA0">
        <w:rPr>
          <w:rStyle w:val="Emphasis"/>
        </w:rPr>
        <w:t>Physaria globosa</w:t>
      </w:r>
      <w:r>
        <w:t>, a federally endangered mustard, has a geographically restricted and disjunct distribution across river systems in Indiana, Kentucky, and Tennessee</w:t>
      </w:r>
      <w:r w:rsidR="391EF3E8">
        <w:t>, USA</w:t>
      </w:r>
      <w:r>
        <w:t xml:space="preserve">. </w:t>
      </w:r>
      <w:r w:rsidR="688F4220">
        <w:t>W</w:t>
      </w:r>
      <w:r>
        <w:t xml:space="preserve">e </w:t>
      </w:r>
      <w:r w:rsidR="00B85E3F">
        <w:t xml:space="preserve">genotyped </w:t>
      </w:r>
      <w:r w:rsidR="00E600C5">
        <w:t>332</w:t>
      </w:r>
      <w:r w:rsidR="00B85E3F">
        <w:t xml:space="preserve"> individuals at 20 microsatellite loci</w:t>
      </w:r>
      <w:r w:rsidR="00395036">
        <w:t xml:space="preserve"> </w:t>
      </w:r>
      <w:r w:rsidR="00453B5F">
        <w:t>across the species’ range</w:t>
      </w:r>
      <w:r w:rsidR="000D6A74">
        <w:t>, including</w:t>
      </w:r>
      <w:r w:rsidR="00395036">
        <w:t xml:space="preserve"> </w:t>
      </w:r>
      <w:r w:rsidR="00453B5F">
        <w:t xml:space="preserve">14 </w:t>
      </w:r>
      <w:r w:rsidR="00395036">
        <w:t>wild,</w:t>
      </w:r>
      <w:r w:rsidR="00453B5F">
        <w:t xml:space="preserve"> </w:t>
      </w:r>
      <w:r w:rsidR="00395036">
        <w:t xml:space="preserve">and </w:t>
      </w:r>
      <w:r w:rsidR="00453B5F">
        <w:t xml:space="preserve">2 </w:t>
      </w:r>
      <w:r w:rsidR="00395036">
        <w:t>translocated populations.</w:t>
      </w:r>
      <w:r w:rsidR="00453B5F">
        <w:t xml:space="preserve"> The </w:t>
      </w:r>
      <w:r w:rsidR="00400126">
        <w:t>genetic</w:t>
      </w:r>
      <w:r w:rsidR="00751D78">
        <w:t xml:space="preserve"> structure</w:t>
      </w:r>
      <w:r w:rsidR="00400126">
        <w:t xml:space="preserve"> of </w:t>
      </w:r>
      <w:r w:rsidR="00BD10A0">
        <w:t xml:space="preserve">wild </w:t>
      </w:r>
      <w:r w:rsidR="12F97552">
        <w:t xml:space="preserve">populations </w:t>
      </w:r>
      <w:r w:rsidR="00751D78">
        <w:t>showed</w:t>
      </w:r>
      <w:r>
        <w:t xml:space="preserve"> </w:t>
      </w:r>
      <w:r w:rsidR="12F97552">
        <w:t>2</w:t>
      </w:r>
      <w:r>
        <w:t xml:space="preserve"> major geographic groups</w:t>
      </w:r>
      <w:r w:rsidR="00751D78">
        <w:t xml:space="preserve"> with little to no geneflow between them</w:t>
      </w:r>
      <w:r w:rsidR="00210964">
        <w:t>:</w:t>
      </w:r>
      <w:r>
        <w:t xml:space="preserve"> a northern group in Indiana and Kentucky and a southern group in Tennessee. </w:t>
      </w:r>
      <w:ins w:id="8" w:author="Wen Kuo" w:date="2026-09-01T11:06:00Z" w16du:dateUtc="2026-09-01T16:06:00Z">
        <w:r w:rsidR="00D84088">
          <w:t>Genetic</w:t>
        </w:r>
        <w:r w:rsidR="000E00D2">
          <w:t xml:space="preserve"> diversity is still preserved among and within </w:t>
        </w:r>
        <w:r w:rsidR="00557B9A">
          <w:t>geographic regions</w:t>
        </w:r>
      </w:ins>
      <w:ins w:id="9" w:author="Wen Kuo" w:date="2026-09-01T11:07:00Z" w16du:dateUtc="2026-09-01T16:07:00Z">
        <w:r w:rsidR="00557B9A">
          <w:t xml:space="preserve">; however, </w:t>
        </w:r>
      </w:ins>
      <w:del w:id="10" w:author="Wen Kuo" w:date="2026-09-01T11:07:00Z" w16du:dateUtc="2026-09-01T16:07:00Z">
        <w:r w:rsidDel="00557B9A">
          <w:delText>S</w:delText>
        </w:r>
      </w:del>
      <w:ins w:id="11" w:author="Wen Kuo" w:date="2026-09-01T11:07:00Z" w16du:dateUtc="2026-09-01T16:07:00Z">
        <w:r w:rsidR="00557B9A">
          <w:t>s</w:t>
        </w:r>
      </w:ins>
      <w:r>
        <w:t xml:space="preserve">everal </w:t>
      </w:r>
      <w:del w:id="12" w:author="Wen Kuo" w:date="2026-09-01T11:18:00Z" w16du:dateUtc="2026-09-01T16:18:00Z">
        <w:r w:rsidR="4F3A549E" w:rsidDel="009B2E59">
          <w:delText>wild</w:delText>
        </w:r>
        <w:r w:rsidDel="009B2E59">
          <w:delText xml:space="preserve"> </w:delText>
        </w:r>
      </w:del>
      <w:ins w:id="13" w:author="Wen Kuo" w:date="2026-09-01T11:18:00Z" w16du:dateUtc="2026-09-01T16:18:00Z">
        <w:r w:rsidR="009B2E59">
          <w:t>local</w:t>
        </w:r>
        <w:r w:rsidR="009B2E59">
          <w:t xml:space="preserve"> </w:t>
        </w:r>
      </w:ins>
      <w:r>
        <w:t xml:space="preserve">populations showed evidence of reduced genetic diversity, inbreeding, or </w:t>
      </w:r>
      <w:r w:rsidR="00503093">
        <w:t>recent</w:t>
      </w:r>
      <w:r>
        <w:t xml:space="preserve"> bottlenecks, consistent with demographic decline and ongoing pressures </w:t>
      </w:r>
      <w:r w:rsidR="658C1196">
        <w:t xml:space="preserve">from </w:t>
      </w:r>
      <w:r>
        <w:t xml:space="preserve">habitat degradation and competition from invasive </w:t>
      </w:r>
      <w:r w:rsidR="481BC13F">
        <w:t>plants</w:t>
      </w:r>
      <w:r>
        <w:t>.</w:t>
      </w:r>
      <w:ins w:id="14" w:author="Wen Kuo" w:date="2026-09-01T10:52:00Z" w16du:dateUtc="2026-09-01T15:52:00Z">
        <w:r w:rsidR="00893666">
          <w:t xml:space="preserve"> </w:t>
        </w:r>
      </w:ins>
      <w:ins w:id="15" w:author="Wen Kuo" w:date="2026-09-01T10:54:00Z" w16du:dateUtc="2026-09-01T15:54:00Z">
        <w:r w:rsidR="000E6C3C">
          <w:t xml:space="preserve">Two translocated and </w:t>
        </w:r>
      </w:ins>
      <w:ins w:id="16" w:author="Wen Kuo" w:date="2026-09-01T10:55:00Z" w16du:dateUtc="2026-09-01T15:55:00Z">
        <w:r w:rsidR="00646104">
          <w:t>inter</w:t>
        </w:r>
      </w:ins>
      <w:ins w:id="17" w:author="Wen Kuo" w:date="2026-09-01T10:56:00Z" w16du:dateUtc="2026-09-01T15:56:00Z">
        <w:r w:rsidR="00646104">
          <w:t>breeding populations showed clear</w:t>
        </w:r>
      </w:ins>
      <w:ins w:id="18" w:author="Wen Kuo" w:date="2026-09-01T11:04:00Z" w16du:dateUtc="2026-09-01T16:04:00Z">
        <w:r w:rsidR="000B0658">
          <w:t xml:space="preserve"> </w:t>
        </w:r>
      </w:ins>
      <w:ins w:id="19" w:author="Wen Kuo" w:date="2026-09-01T10:56:00Z" w16du:dateUtc="2026-09-01T15:56:00Z">
        <w:r w:rsidR="00600311">
          <w:t>genetic mixing of source</w:t>
        </w:r>
      </w:ins>
      <w:ins w:id="20" w:author="Wen Kuo" w:date="2026-09-01T11:19:00Z" w16du:dateUtc="2026-09-01T16:19:00Z">
        <w:r w:rsidR="0041176E">
          <w:t>d</w:t>
        </w:r>
      </w:ins>
      <w:ins w:id="21" w:author="Wen Kuo" w:date="2026-09-01T10:56:00Z" w16du:dateUtc="2026-09-01T15:56:00Z">
        <w:r w:rsidR="00600311">
          <w:t xml:space="preserve"> populations. </w:t>
        </w:r>
      </w:ins>
      <w:ins w:id="22" w:author="Wen Kuo" w:date="2026-09-01T10:57:00Z" w16du:dateUtc="2026-09-01T15:57:00Z">
        <w:r w:rsidR="00AF59FE">
          <w:t xml:space="preserve">One </w:t>
        </w:r>
        <w:r w:rsidR="00AF59FE">
          <w:t xml:space="preserve">derived from </w:t>
        </w:r>
      </w:ins>
      <w:ins w:id="23" w:author="Wen Kuo" w:date="2026-09-01T11:00:00Z" w16du:dateUtc="2026-09-01T16:00:00Z">
        <w:r w:rsidR="00676964">
          <w:t xml:space="preserve">mixing </w:t>
        </w:r>
      </w:ins>
      <w:ins w:id="24" w:author="Wen Kuo" w:date="2026-09-01T10:57:00Z" w16du:dateUtc="2026-09-01T15:57:00Z">
        <w:r w:rsidR="00AF59FE">
          <w:t>two nearby Kentucky populations</w:t>
        </w:r>
        <w:r w:rsidR="00AF59FE">
          <w:t xml:space="preserve"> with natural gene flow</w:t>
        </w:r>
      </w:ins>
      <w:ins w:id="25" w:author="Wen Kuo" w:date="2026-09-01T10:59:00Z" w16du:dateUtc="2026-09-01T15:59:00Z">
        <w:r w:rsidR="005A1D81">
          <w:t>. The othe</w:t>
        </w:r>
      </w:ins>
      <w:ins w:id="26" w:author="Wen Kuo" w:date="2026-09-01T11:00:00Z" w16du:dateUtc="2026-09-01T16:00:00Z">
        <w:r w:rsidR="005A1D81">
          <w:t xml:space="preserve">r </w:t>
        </w:r>
        <w:r w:rsidR="005A1D81">
          <w:t>derived from mixing Kentucky and Tennessee wild populations</w:t>
        </w:r>
        <w:r w:rsidR="00676964">
          <w:t xml:space="preserve">, which have </w:t>
        </w:r>
      </w:ins>
      <w:ins w:id="27" w:author="Wen Kuo" w:date="2026-09-01T11:19:00Z" w16du:dateUtc="2026-09-01T16:19:00Z">
        <w:r w:rsidR="00F97FD1">
          <w:t xml:space="preserve">little to no </w:t>
        </w:r>
      </w:ins>
      <w:ins w:id="28" w:author="Wen Kuo" w:date="2026-09-01T11:00:00Z" w16du:dateUtc="2026-09-01T16:00:00Z">
        <w:r w:rsidR="00676964">
          <w:t>natural gene flow.</w:t>
        </w:r>
      </w:ins>
      <w:ins w:id="29" w:author="Wen Kuo" w:date="2026-09-01T11:02:00Z" w16du:dateUtc="2026-09-01T16:02:00Z">
        <w:r w:rsidR="00F562E5">
          <w:t xml:space="preserve"> The two translocated </w:t>
        </w:r>
        <w:r w:rsidR="007711AA">
          <w:t>populations have comparable allelic rich</w:t>
        </w:r>
      </w:ins>
      <w:ins w:id="30" w:author="Wen Kuo" w:date="2026-09-01T11:03:00Z" w16du:dateUtc="2026-09-01T16:03:00Z">
        <w:r w:rsidR="007711AA">
          <w:t>ness with sour</w:t>
        </w:r>
        <w:r w:rsidR="00EB37B3">
          <w:t>ce population but depletion of private alleles</w:t>
        </w:r>
        <w:r w:rsidR="000B0658">
          <w:t>.</w:t>
        </w:r>
      </w:ins>
      <w:ins w:id="31" w:author="Wen Kuo" w:date="2026-09-01T11:17:00Z" w16du:dateUtc="2026-09-01T16:17:00Z">
        <w:r w:rsidR="00114A5E">
          <w:t xml:space="preserve"> </w:t>
        </w:r>
      </w:ins>
      <w:del w:id="32" w:author="Wen Kuo" w:date="2026-09-01T11:04:00Z" w16du:dateUtc="2026-09-01T16:04:00Z">
        <w:r w:rsidDel="003B3FD7">
          <w:delText xml:space="preserve"> In contrast, </w:delText>
        </w:r>
        <w:r w:rsidR="001C5DDE" w:rsidDel="003B3FD7">
          <w:delText xml:space="preserve">one </w:delText>
        </w:r>
        <w:r w:rsidR="6FC6F784" w:rsidDel="003B3FD7">
          <w:delText>translocated</w:delText>
        </w:r>
        <w:r w:rsidR="0D665875" w:rsidDel="003B3FD7">
          <w:delText xml:space="preserve"> population</w:delText>
        </w:r>
        <w:r w:rsidR="1C1D83AA" w:rsidDel="003B3FD7">
          <w:delText xml:space="preserve"> </w:delText>
        </w:r>
        <w:r w:rsidR="003E2F23" w:rsidDel="003B3FD7">
          <w:delText>derived</w:delText>
        </w:r>
        <w:r w:rsidR="4F95B1D3" w:rsidDel="003B3FD7">
          <w:delText xml:space="preserve"> from</w:delText>
        </w:r>
        <w:r w:rsidR="1C1D83AA" w:rsidDel="003B3FD7">
          <w:delText xml:space="preserve"> two nearby </w:delText>
        </w:r>
        <w:r w:rsidR="00CE1A54" w:rsidDel="003B3FD7">
          <w:delText xml:space="preserve">Kentucky </w:delText>
        </w:r>
        <w:r w:rsidR="3DC4D8DF" w:rsidDel="003B3FD7">
          <w:delText>wild</w:delText>
        </w:r>
        <w:r w:rsidR="0D665875" w:rsidDel="003B3FD7">
          <w:delText xml:space="preserve"> </w:delText>
        </w:r>
        <w:r w:rsidR="3799622B" w:rsidDel="003B3FD7">
          <w:delText>populations</w:delText>
        </w:r>
        <w:r w:rsidR="0099309E" w:rsidDel="003B3FD7">
          <w:delText xml:space="preserve"> showed moderate </w:delText>
        </w:r>
        <w:r w:rsidR="005E797D" w:rsidDel="003B3FD7">
          <w:delText xml:space="preserve">genetic diversity among </w:delText>
        </w:r>
        <w:r w:rsidR="006F7A68" w:rsidDel="003B3FD7">
          <w:delText>other Kentucky populations and no detect</w:delText>
        </w:r>
        <w:r w:rsidR="00784003" w:rsidDel="003B3FD7">
          <w:delText>ion</w:delText>
        </w:r>
        <w:r w:rsidR="006F7A68" w:rsidDel="003B3FD7">
          <w:delText xml:space="preserve"> of </w:delText>
        </w:r>
        <w:r w:rsidR="00751D78" w:rsidDel="003B3FD7">
          <w:delText xml:space="preserve">a </w:delText>
        </w:r>
        <w:r w:rsidR="00784003" w:rsidDel="003B3FD7">
          <w:delText xml:space="preserve">recent </w:delText>
        </w:r>
        <w:r w:rsidR="006F7A68" w:rsidDel="003B3FD7">
          <w:delText>genetic bottleneck</w:delText>
        </w:r>
        <w:r w:rsidR="00FE5424" w:rsidDel="003B3FD7">
          <w:delText xml:space="preserve">. </w:delText>
        </w:r>
        <w:r w:rsidR="0043719A" w:rsidDel="003B3FD7">
          <w:delText xml:space="preserve">The other </w:delText>
        </w:r>
        <w:r w:rsidR="5E923153" w:rsidDel="003B3FD7">
          <w:delText>translocated</w:delText>
        </w:r>
        <w:r w:rsidDel="003B3FD7">
          <w:delText xml:space="preserve"> population derived from </w:delText>
        </w:r>
        <w:r w:rsidR="00FB4576" w:rsidDel="003B3FD7">
          <w:delText>mixing Kentucky and Tennessee</w:delText>
        </w:r>
        <w:r w:rsidR="000E5095" w:rsidDel="003B3FD7">
          <w:delText xml:space="preserve"> wild populations also showed </w:delText>
        </w:r>
        <w:r w:rsidR="009B59D8" w:rsidDel="003B3FD7">
          <w:delText xml:space="preserve">moderate genetic diversity; however, </w:delText>
        </w:r>
        <w:r w:rsidR="00BA4A44" w:rsidDel="003B3FD7">
          <w:delText xml:space="preserve">the consequence of mixing two </w:delText>
        </w:r>
        <w:r w:rsidR="00F37810" w:rsidDel="003B3FD7">
          <w:delText xml:space="preserve">geographically </w:delText>
        </w:r>
        <w:r w:rsidR="008765AC" w:rsidDel="003B3FD7">
          <w:delText>disjunct</w:delText>
        </w:r>
        <w:r w:rsidR="00F37810" w:rsidDel="003B3FD7">
          <w:delText xml:space="preserve"> population </w:delText>
        </w:r>
        <w:r w:rsidR="0004292B" w:rsidDel="003B3FD7">
          <w:delText>is unknown</w:delText>
        </w:r>
        <w:r w:rsidR="00F10A8B" w:rsidDel="003B3FD7">
          <w:delText>.</w:delText>
        </w:r>
        <w:r w:rsidR="006E75EF" w:rsidDel="003B3FD7">
          <w:delText xml:space="preserve"> </w:delText>
        </w:r>
      </w:del>
      <w:r>
        <w:t xml:space="preserve">Our results </w:t>
      </w:r>
      <w:r w:rsidR="003A017A">
        <w:t>suggest</w:t>
      </w:r>
      <w:r w:rsidR="003A017A">
        <w:t xml:space="preserve"> </w:t>
      </w:r>
      <w:r>
        <w:t xml:space="preserve">that conservation </w:t>
      </w:r>
      <w:r w:rsidR="003A017A">
        <w:t>actions</w:t>
      </w:r>
      <w:r w:rsidR="0010371F">
        <w:t xml:space="preserve"> </w:t>
      </w:r>
      <w:r>
        <w:t xml:space="preserve">of </w:t>
      </w:r>
      <w:r w:rsidRPr="3633AFA0">
        <w:rPr>
          <w:rStyle w:val="Emphasis"/>
        </w:rPr>
        <w:t>P. globosa</w:t>
      </w:r>
      <w:r>
        <w:t xml:space="preserve"> should prioritize the protection of multiple populations within each major geographic region</w:t>
      </w:r>
      <w:ins w:id="33" w:author="Wen Kuo" w:date="2026-09-01T11:08:00Z" w16du:dateUtc="2026-09-01T16:08:00Z">
        <w:r w:rsidR="00515B73">
          <w:t>.</w:t>
        </w:r>
      </w:ins>
      <w:ins w:id="34" w:author="Wen Kuo" w:date="2026-09-01T11:09:00Z" w16du:dateUtc="2026-09-01T16:09:00Z">
        <w:r w:rsidR="0057299A">
          <w:t xml:space="preserve"> </w:t>
        </w:r>
      </w:ins>
      <w:ins w:id="35" w:author="Wen Kuo" w:date="2026-09-01T11:12:00Z" w16du:dateUtc="2026-09-01T16:12:00Z">
        <w:r w:rsidR="0008163B">
          <w:t>Without immediate extinction risk, t</w:t>
        </w:r>
      </w:ins>
      <w:ins w:id="36" w:author="Wen Kuo" w:date="2026-09-01T11:09:00Z" w16du:dateUtc="2026-09-01T16:09:00Z">
        <w:r w:rsidR="0057299A">
          <w:t>ranslocation</w:t>
        </w:r>
        <w:r w:rsidR="00C63D38">
          <w:t>s</w:t>
        </w:r>
        <w:r w:rsidR="0057299A">
          <w:t xml:space="preserve"> and </w:t>
        </w:r>
        <w:r w:rsidR="00C63D38">
          <w:t>interbreeding programs</w:t>
        </w:r>
      </w:ins>
      <w:ins w:id="37" w:author="Wen Kuo" w:date="2026-09-01T11:12:00Z" w16du:dateUtc="2026-09-01T16:12:00Z">
        <w:r w:rsidR="0008163B">
          <w:t xml:space="preserve"> should only be conducted within geographic region</w:t>
        </w:r>
        <w:r w:rsidR="00CF63D3">
          <w:t>s</w:t>
        </w:r>
      </w:ins>
      <w:ins w:id="38" w:author="Wen Kuo" w:date="2026-09-01T11:15:00Z" w16du:dateUtc="2026-09-01T16:15:00Z">
        <w:r w:rsidR="00EC0DB4">
          <w:t xml:space="preserve"> in order to </w:t>
        </w:r>
        <w:r w:rsidR="009451AF">
          <w:t xml:space="preserve">rescue local populations from habitat degradation and restore or </w:t>
        </w:r>
      </w:ins>
      <w:ins w:id="39" w:author="Wen Kuo" w:date="2026-09-01T11:16:00Z" w16du:dateUtc="2026-09-01T16:16:00Z">
        <w:r w:rsidR="009451AF">
          <w:t xml:space="preserve">augment </w:t>
        </w:r>
        <w:r w:rsidR="0041738A">
          <w:t>natural gene flow and local genetic diversity.</w:t>
        </w:r>
      </w:ins>
    </w:p>
    <w:p w14:paraId="09C8DF8C" w14:textId="2250C4B9" w:rsidR="006E75EF" w:rsidRDefault="4F6ABE31" w:rsidP="006E75EF">
      <w:r>
        <w:t xml:space="preserve"> </w:t>
      </w:r>
      <w:del w:id="40" w:author="Wen Kuo" w:date="2026-09-01T11:17:00Z" w16du:dateUtc="2026-09-01T16:17:00Z">
        <w:r w:rsidDel="00114A5E">
          <w:delText xml:space="preserve">while also using </w:delText>
        </w:r>
        <w:r w:rsidR="01928F49" w:rsidDel="00114A5E">
          <w:delText>translocation</w:delText>
        </w:r>
        <w:r w:rsidR="0010371F" w:rsidDel="00114A5E">
          <w:delText xml:space="preserve">s </w:delText>
        </w:r>
        <w:r w:rsidDel="00114A5E">
          <w:delText xml:space="preserve">to </w:delText>
        </w:r>
        <w:r w:rsidR="0010371F" w:rsidDel="00114A5E">
          <w:delText xml:space="preserve">bolster levels of genetic </w:delText>
        </w:r>
        <w:r w:rsidDel="00114A5E">
          <w:delText xml:space="preserve">diversity from vulnerable or </w:delText>
        </w:r>
        <w:r w:rsidR="00EB2F0C" w:rsidDel="00114A5E">
          <w:delText>degrading</w:delText>
        </w:r>
        <w:r w:rsidDel="00114A5E">
          <w:delText xml:space="preserve"> sites. More broadly, this study shows that </w:delText>
        </w:r>
        <w:r w:rsidR="2344B370" w:rsidDel="00114A5E">
          <w:delText>translocations that mix multiple source</w:delText>
        </w:r>
        <w:r w:rsidR="001512DE" w:rsidDel="00114A5E">
          <w:delText xml:space="preserve">s </w:delText>
        </w:r>
        <w:r w:rsidDel="00114A5E">
          <w:delText xml:space="preserve">can be effective for conserving genetic </w:delText>
        </w:r>
        <w:r w:rsidR="006E75EF" w:rsidDel="00114A5E">
          <w:delText>diversity</w:delText>
        </w:r>
        <w:r w:rsidDel="00114A5E">
          <w:delText xml:space="preserve"> </w:delText>
        </w:r>
        <w:r w:rsidR="00FA1846" w:rsidDel="00114A5E">
          <w:delText xml:space="preserve">of endangered plants while </w:delText>
        </w:r>
        <w:r w:rsidR="00486B7A" w:rsidDel="00114A5E">
          <w:delText xml:space="preserve">the natural population structure and the consequence of mixing must be </w:delText>
        </w:r>
        <w:r w:rsidR="00E3321C" w:rsidDel="00114A5E">
          <w:delText>carefully considered.</w:delText>
        </w:r>
      </w:del>
    </w:p>
    <w:p w14:paraId="7A9B05B7" w14:textId="0BE51F39" w:rsidR="00636D58" w:rsidRPr="00E938E0" w:rsidRDefault="00636D58" w:rsidP="00E70125">
      <w:pPr>
        <w:ind w:firstLine="0"/>
      </w:pPr>
      <w:r w:rsidRPr="00DB2950">
        <w:rPr>
          <w:b/>
          <w:bCs/>
        </w:rPr>
        <w:lastRenderedPageBreak/>
        <w:t>Keywords:</w:t>
      </w:r>
      <w:r w:rsidRPr="00E938E0">
        <w:t xml:space="preserve"> </w:t>
      </w:r>
      <w:r w:rsidR="005248EF">
        <w:t>G</w:t>
      </w:r>
      <w:r w:rsidRPr="00E938E0">
        <w:t xml:space="preserve">enetic structure; </w:t>
      </w:r>
      <w:r w:rsidR="005248EF">
        <w:t>genetic mixing</w:t>
      </w:r>
      <w:r w:rsidR="00712CFD">
        <w:t>;</w:t>
      </w:r>
      <w:r w:rsidR="005248EF">
        <w:t xml:space="preserve"> </w:t>
      </w:r>
      <w:r w:rsidR="00712CFD">
        <w:t>conservation</w:t>
      </w:r>
      <w:r w:rsidR="005248EF">
        <w:t xml:space="preserve"> management</w:t>
      </w:r>
      <w:r w:rsidRPr="00E938E0">
        <w:t>; microsatellites</w:t>
      </w:r>
      <w:r w:rsidR="00BA1CF3">
        <w:t>; translocation</w:t>
      </w:r>
    </w:p>
    <w:p w14:paraId="39B019B1" w14:textId="731F74BD" w:rsidR="0046123F" w:rsidRPr="00E938E0" w:rsidRDefault="00F804C8" w:rsidP="00F312C5">
      <w:pPr>
        <w:pStyle w:val="Heading1"/>
      </w:pPr>
      <w:r w:rsidRPr="00E938E0">
        <w:t>Introduction</w:t>
      </w:r>
      <w:r w:rsidR="00B73720" w:rsidRPr="00E938E0">
        <w:t xml:space="preserve"> </w:t>
      </w:r>
      <w:r w:rsidR="00145906">
        <w:t>(824</w:t>
      </w:r>
      <w:r w:rsidR="00C33874">
        <w:t xml:space="preserve"> words</w:t>
      </w:r>
      <w:r w:rsidR="00145906">
        <w:t>)</w:t>
      </w:r>
    </w:p>
    <w:p w14:paraId="02F16527" w14:textId="3826C0FD" w:rsidR="009A2B0E" w:rsidRDefault="5E72879B" w:rsidP="682E26A9">
      <w:r>
        <w:t xml:space="preserve">Genetic diversity is widely </w:t>
      </w:r>
      <w:r w:rsidR="401A4294">
        <w:t>recognized</w:t>
      </w:r>
      <w:r>
        <w:t xml:space="preserve"> as the raw material underlying phenotypic and functional variation within species, and its maintenance is a central goal of biodiversity conservation</w:t>
      </w:r>
      <w:r w:rsidR="243A4CAF">
        <w:t xml:space="preserve"> </w:t>
      </w:r>
      <w:r w:rsidR="7A7178A4">
        <w:fldChar w:fldCharType="begin">
          <w:fldData xml:space="preserve">PEVuZE5vdGU+PENpdGU+PEF1dGhvcj5TaGF3PC9BdXRob3I+PFllYXI+MjAyNTwvWWVhcj48UmVj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</w:fldData>
        </w:fldChar>
      </w:r>
      <w:r w:rsidR="7A7178A4">
        <w:instrText xml:space="preserve"> ADDIN EN.CITE </w:instrText>
      </w:r>
      <w:r w:rsidR="7A7178A4">
        <w:fldChar w:fldCharType="begin">
          <w:fldData xml:space="preserve">PEVuZE5vdGU+PENpdGU+PEF1dGhvcj5TaGF3PC9BdXRob3I+PFllYXI+MjAyNTwvWWVhcj48UmVj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</w:fldData>
        </w:fldChar>
      </w:r>
      <w:r w:rsidR="7A7178A4">
        <w:instrText xml:space="preserve"> ADDIN EN.CITE.DATA </w:instrText>
      </w:r>
      <w:r w:rsidR="7A7178A4">
        <w:fldChar w:fldCharType="end"/>
      </w:r>
      <w:r w:rsidR="7A7178A4">
        <w:fldChar w:fldCharType="separate"/>
      </w:r>
      <w:r w:rsidR="243A4CAF" w:rsidRPr="14B34B7C">
        <w:rPr>
          <w:noProof/>
        </w:rPr>
        <w:t>(</w:t>
      </w:r>
      <w:r w:rsidR="46783F62">
        <w:t>Shaw</w:t>
      </w:r>
      <w:r w:rsidR="46783F62" w:rsidRPr="14B34B7C">
        <w:rPr>
          <w:i/>
          <w:iCs/>
        </w:rPr>
        <w:t xml:space="preserve"> et al.</w:t>
      </w:r>
      <w:r w:rsidR="46783F62">
        <w:t>, 2025</w:t>
      </w:r>
      <w:r w:rsidR="243A4CAF" w:rsidRPr="14B34B7C">
        <w:rPr>
          <w:noProof/>
        </w:rPr>
        <w:t>)</w:t>
      </w:r>
      <w:r w:rsidR="7A7178A4">
        <w:fldChar w:fldCharType="end"/>
      </w:r>
      <w:r>
        <w:t>. Higher</w:t>
      </w:r>
      <w:r w:rsidR="41FA88B9">
        <w:t xml:space="preserve"> levels of</w:t>
      </w:r>
      <w:r>
        <w:t xml:space="preserve"> genetic diversity </w:t>
      </w:r>
      <w:r w:rsidR="781151F9">
        <w:t>are</w:t>
      </w:r>
      <w:r>
        <w:t xml:space="preserve"> often associated with greater resilience, evolutionary potential, and individual fitness, and can also improve the establishment and persistence of reintroduced populations</w:t>
      </w:r>
      <w:r w:rsidR="7352AE02">
        <w:t xml:space="preserve"> </w:t>
      </w:r>
      <w:r w:rsidR="01B5F68E">
        <w:t xml:space="preserve"> </w:t>
      </w:r>
      <w:r w:rsidR="7A7178A4">
        <w:fldChar w:fldCharType="begin">
          <w:fldData xml:space="preserve">PEVuZE5vdGU+PENpdGU+PEF1dGhvcj5Ib2VsemVsPC9BdXRob3I+PFllYXI+MjAxOTwvWWVhcj48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</w:fldData>
        </w:fldChar>
      </w:r>
      <w:r w:rsidR="0087192B">
        <w:instrText xml:space="preserve"> ADDIN EN.CITE </w:instrText>
      </w:r>
      <w:r w:rsidR="0087192B">
        <w:fldChar w:fldCharType="begin">
          <w:fldData xml:space="preserve">PEVuZE5vdGU+PENpdGU+PEF1dGhvcj5Ib2VsemVsPC9BdXRob3I+PFllYXI+MjAxOTwvWWVhcj48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</w:fldData>
        </w:fldChar>
      </w:r>
      <w:r w:rsidR="0087192B">
        <w:instrText xml:space="preserve"> ADDIN EN.CITE.DATA </w:instrText>
      </w:r>
      <w:r w:rsidR="0087192B">
        <w:fldChar w:fldCharType="end"/>
      </w:r>
      <w:r w:rsidR="7A7178A4">
        <w:fldChar w:fldCharType="separate"/>
      </w:r>
      <w:r w:rsidR="0087192B">
        <w:rPr>
          <w:noProof/>
        </w:rPr>
        <w:t>(Hoelzel</w:t>
      </w:r>
      <w:r w:rsidR="0087192B" w:rsidRPr="0087192B">
        <w:rPr>
          <w:i/>
          <w:noProof/>
        </w:rPr>
        <w:t xml:space="preserve"> et al.</w:t>
      </w:r>
      <w:r w:rsidR="0087192B">
        <w:rPr>
          <w:noProof/>
        </w:rPr>
        <w:t>, 2019; Van Rossum &amp; Le Pajolec, 2021)</w:t>
      </w:r>
      <w:commentRangeStart w:id="41"/>
      <w:commentRangeStart w:id="42"/>
      <w:r w:rsidR="7A7178A4">
        <w:fldChar w:fldCharType="end"/>
      </w:r>
      <w:commentRangeEnd w:id="41"/>
      <w:r w:rsidR="7A7178A4">
        <w:rPr>
          <w:rStyle w:val="CommentReference"/>
          <w:sz w:val="24"/>
          <w:szCs w:val="24"/>
        </w:rPr>
        <w:commentReference w:id="41"/>
      </w:r>
      <w:commentRangeEnd w:id="42"/>
      <w:r>
        <w:rPr>
          <w:rStyle w:val="CommentReference"/>
          <w:sz w:val="24"/>
          <w:szCs w:val="24"/>
        </w:rPr>
        <w:commentReference w:id="42"/>
      </w:r>
      <w:r>
        <w:t xml:space="preserve">. For </w:t>
      </w:r>
      <w:r w:rsidR="004B76DB">
        <w:t>endangered</w:t>
      </w:r>
      <w:r>
        <w:t xml:space="preserve"> species </w:t>
      </w:r>
      <w:r w:rsidR="009957FD">
        <w:t>with</w:t>
      </w:r>
      <w:r w:rsidR="004B76DB">
        <w:t xml:space="preserve"> narrow distributions and</w:t>
      </w:r>
      <w:r w:rsidR="009957FD">
        <w:t xml:space="preserve"> habit degradations</w:t>
      </w:r>
      <w:r>
        <w:t xml:space="preserve">, preserving genetic diversity therefore requires </w:t>
      </w:r>
      <w:r w:rsidR="30353DDF">
        <w:t>consideration of both</w:t>
      </w:r>
      <w:r>
        <w:t xml:space="preserve"> natural populations</w:t>
      </w:r>
      <w:r w:rsidR="42BE7403">
        <w:t xml:space="preserve"> and </w:t>
      </w:r>
      <w:r w:rsidRPr="14B34B7C">
        <w:rPr>
          <w:i/>
          <w:iCs/>
        </w:rPr>
        <w:t>ex situ</w:t>
      </w:r>
      <w:r>
        <w:t xml:space="preserve"> collections</w:t>
      </w:r>
      <w:r w:rsidR="14F24056">
        <w:t>, as well as</w:t>
      </w:r>
      <w:r>
        <w:t xml:space="preserve"> any reintroduction</w:t>
      </w:r>
      <w:r w:rsidR="76742529">
        <w:t>s</w:t>
      </w:r>
      <w:r>
        <w:t xml:space="preserve"> derived from them</w:t>
      </w:r>
      <w:r w:rsidR="398E9CB0">
        <w:t xml:space="preserve"> </w:t>
      </w:r>
      <w:r w:rsidR="7A7178A4">
        <w:fldChar w:fldCharType="begin">
          <w:fldData xml:space="preserve">PEVuZE5vdGU+PENpdGU+PEF1dGhvcj5BZ3VpbGFyLUfDs21lejwvQXV0aG9yPjxZZWFyPjIwMjU8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</w:fldData>
        </w:fldChar>
      </w:r>
      <w:r w:rsidR="00D124C1">
        <w:instrText xml:space="preserve"> ADDIN EN.CITE </w:instrText>
      </w:r>
      <w:r w:rsidR="00D124C1">
        <w:fldChar w:fldCharType="begin">
          <w:fldData xml:space="preserve">PEVuZE5vdGU+PENpdGU+PEF1dGhvcj5BZ3VpbGFyLUfDs21lejwvQXV0aG9yPjxZZWFyPjIwMjU8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</w:fldData>
        </w:fldChar>
      </w:r>
      <w:r w:rsidR="00D124C1">
        <w:instrText xml:space="preserve"> ADDIN EN.CITE.DATA </w:instrText>
      </w:r>
      <w:r w:rsidR="00D124C1">
        <w:fldChar w:fldCharType="end"/>
      </w:r>
      <w:r w:rsidR="7A7178A4">
        <w:fldChar w:fldCharType="separate"/>
      </w:r>
      <w:r w:rsidR="00D124C1">
        <w:rPr>
          <w:noProof/>
        </w:rPr>
        <w:t>(Mashburn</w:t>
      </w:r>
      <w:r w:rsidR="00D124C1" w:rsidRPr="00D124C1">
        <w:rPr>
          <w:i/>
          <w:noProof/>
        </w:rPr>
        <w:t xml:space="preserve"> et al.</w:t>
      </w:r>
      <w:r w:rsidR="00D124C1">
        <w:rPr>
          <w:noProof/>
        </w:rPr>
        <w:t>, 2023; Linan</w:t>
      </w:r>
      <w:r w:rsidR="00D124C1" w:rsidRPr="00D124C1">
        <w:rPr>
          <w:i/>
          <w:noProof/>
        </w:rPr>
        <w:t xml:space="preserve"> et al.</w:t>
      </w:r>
      <w:r w:rsidR="00D124C1">
        <w:rPr>
          <w:noProof/>
        </w:rPr>
        <w:t>, 2024; Aguilar-Gómez</w:t>
      </w:r>
      <w:r w:rsidR="00D124C1" w:rsidRPr="00D124C1">
        <w:rPr>
          <w:i/>
          <w:noProof/>
        </w:rPr>
        <w:t xml:space="preserve"> et al.</w:t>
      </w:r>
      <w:r w:rsidR="00D124C1">
        <w:rPr>
          <w:noProof/>
        </w:rPr>
        <w:t>, 2025; Edwards</w:t>
      </w:r>
      <w:r w:rsidR="00D124C1" w:rsidRPr="00D124C1">
        <w:rPr>
          <w:i/>
          <w:noProof/>
        </w:rPr>
        <w:t xml:space="preserve"> et al.</w:t>
      </w:r>
      <w:r w:rsidR="00D124C1">
        <w:rPr>
          <w:noProof/>
        </w:rPr>
        <w:t>, 2025; Van Rossum</w:t>
      </w:r>
      <w:r w:rsidR="00D124C1" w:rsidRPr="00D124C1">
        <w:rPr>
          <w:i/>
          <w:noProof/>
        </w:rPr>
        <w:t xml:space="preserve"> et al.</w:t>
      </w:r>
      <w:r w:rsidR="00D124C1">
        <w:rPr>
          <w:noProof/>
        </w:rPr>
        <w:t>, 2025)</w:t>
      </w:r>
      <w:r w:rsidR="7A7178A4">
        <w:fldChar w:fldCharType="end"/>
      </w:r>
      <w:r>
        <w:t>.</w:t>
      </w:r>
    </w:p>
    <w:p w14:paraId="5D319DAA" w14:textId="24EE5BCC" w:rsidR="00516643" w:rsidRDefault="5D5A46A3" w:rsidP="14B34B7C">
      <w:r>
        <w:t xml:space="preserve">Conservation strategies for </w:t>
      </w:r>
      <w:r w:rsidR="6019FADB">
        <w:t xml:space="preserve">rare plant </w:t>
      </w:r>
      <w:r>
        <w:t xml:space="preserve">species generally span a continuum from </w:t>
      </w:r>
      <w:r w:rsidR="051E43E0">
        <w:t>conserving</w:t>
      </w:r>
      <w:r>
        <w:t xml:space="preserve"> extant </w:t>
      </w:r>
      <w:r w:rsidR="00975B31">
        <w:t xml:space="preserve">natural </w:t>
      </w:r>
      <w:r>
        <w:t xml:space="preserve">populations to more interventionist approaches involving </w:t>
      </w:r>
      <w:r w:rsidR="5D4A448D">
        <w:t xml:space="preserve">the establishment of </w:t>
      </w:r>
      <w:r w:rsidR="5D4A448D" w:rsidRPr="00AF06FF">
        <w:rPr>
          <w:i/>
          <w:iCs/>
        </w:rPr>
        <w:t>ex situ</w:t>
      </w:r>
      <w:r w:rsidR="5D4A448D">
        <w:t xml:space="preserve"> populations</w:t>
      </w:r>
      <w:r w:rsidR="6EF3508B">
        <w:t xml:space="preserve"> and </w:t>
      </w:r>
      <w:r w:rsidR="009349A7">
        <w:t xml:space="preserve">translocations into </w:t>
      </w:r>
      <w:r w:rsidR="00975B31">
        <w:t>suitable</w:t>
      </w:r>
      <w:r w:rsidR="006E0D5C">
        <w:t xml:space="preserve"> </w:t>
      </w:r>
      <w:r w:rsidR="00975B31">
        <w:t>habitats</w:t>
      </w:r>
      <w:r>
        <w:rPr>
          <w:rFonts w:hint="eastAsia"/>
        </w:rPr>
        <w:t xml:space="preserve"> </w:t>
      </w:r>
      <w:r>
        <w:t xml:space="preserve"> </w:t>
      </w:r>
      <w:r>
        <w:fldChar w:fldCharType="begin">
          <w:fldData xml:space="preserve">PEVuZE5vdGU+PENpdGU+PEF1dGhvcj5HYWl0w6FuLUVzcGl0aWE8L0F1dGhvcj48WWVhcj4yMDIx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</w:fldData>
        </w:fldChar>
      </w:r>
      <w:r>
        <w:instrText xml:space="preserve"> ADDIN EN.CITE </w:instrText>
      </w:r>
      <w:r>
        <w:fldChar w:fldCharType="begin">
          <w:fldData xml:space="preserve">PEVuZE5vdGU+PENpdGU+PEF1dGhvcj5HYWl0w6FuLUVzcGl0aWE8L0F1dGhvcj48WWVhcj4yMDIx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</w:fldData>
        </w:fldChar>
      </w:r>
      <w:r>
        <w:instrText xml:space="preserve"> ADDIN EN.CITE.DATA </w:instrText>
      </w:r>
      <w:r>
        <w:fldChar w:fldCharType="end"/>
      </w:r>
      <w:r>
        <w:fldChar w:fldCharType="separate"/>
      </w:r>
      <w:r w:rsidR="4BFBE41E" w:rsidRPr="3633AFA0">
        <w:t>(</w:t>
      </w:r>
      <w:r w:rsidR="46783F62">
        <w:t>Bucharova, 2017</w:t>
      </w:r>
      <w:r w:rsidR="4BFBE41E" w:rsidRPr="3633AFA0">
        <w:t xml:space="preserve">; </w:t>
      </w:r>
      <w:r w:rsidR="46783F62">
        <w:t>Gaitán-Espitia &amp; Hobday, 2021</w:t>
      </w:r>
      <w:r w:rsidR="4BFBE41E" w:rsidRPr="3633AFA0">
        <w:t>)</w:t>
      </w:r>
      <w:r>
        <w:fldChar w:fldCharType="end"/>
      </w:r>
      <w:r w:rsidR="3D73127B">
        <w:t xml:space="preserve">. </w:t>
      </w:r>
      <w:r w:rsidR="077D4227">
        <w:t xml:space="preserve">In plants, these interventions can include </w:t>
      </w:r>
      <w:r w:rsidR="54484F69">
        <w:t xml:space="preserve">controlled crosses </w:t>
      </w:r>
      <w:r w:rsidR="077D4227">
        <w:t xml:space="preserve">among </w:t>
      </w:r>
      <w:r w:rsidR="28671863">
        <w:t>wild</w:t>
      </w:r>
      <w:r w:rsidR="077D4227">
        <w:t xml:space="preserve"> populations, </w:t>
      </w:r>
      <w:r w:rsidR="331D1A2B">
        <w:t xml:space="preserve">augmentations </w:t>
      </w:r>
      <w:r w:rsidR="474C9C81">
        <w:t>to promote interbreeding and restore genetic variation</w:t>
      </w:r>
      <w:r w:rsidR="00B642C5">
        <w:rPr>
          <w:rFonts w:hint="eastAsia"/>
        </w:rPr>
        <w:t xml:space="preserve"> </w:t>
      </w:r>
      <w:r>
        <w:fldChar w:fldCharType="begin"/>
      </w:r>
      <w:r>
        <w:instrText xml:space="preserve"> ADDIN EN.CITE &lt;EndNote&gt;&lt;Cite&gt;&lt;Author&gt;Edwards&lt;/Author&gt;&lt;Year&gt;2025&lt;/Year&gt;&lt;RecNum&gt;1667&lt;/RecNum&gt;&lt;DisplayText&gt;(Edwards&lt;style face="italic"&gt; et al.&lt;/style&gt;, 2025)&lt;/DisplayText&gt;&lt;record&gt;&lt;rec-number&gt;1667&lt;/rec-number&gt;&lt;foreign-keys&gt;&lt;key app="EN" db-id="szaf2t5f69xez3ewt26vaxsnadp0r9r9sxra" timestamp="1773850122"&gt;1667&lt;/key&gt;&lt;/foreign-keys&gt;&lt;ref-type name="Journal Article"&gt;17&lt;/ref-type&gt;&lt;contributors&gt;&lt;authors&gt;&lt;author&gt;Edwards, Christine E&lt;/author&gt;&lt;author&gt;Bassüner, Burgund&lt;/author&gt;&lt;author&gt;David, Aaron S&lt;/author&gt;&lt;author&gt;Dell, Noah&lt;/author&gt;&lt;author&gt;Foye, Caitlyn J&lt;/author&gt;&lt;author&gt;Herron, Sterling&lt;/author&gt;&lt;author&gt;Koontz, Stephanie&lt;/author&gt;&lt;author&gt;Peterson, Cheryl&lt;/author&gt;&lt;author&gt;Smith, Stacy A&lt;/author&gt;&lt;author&gt;Weekley, Carl W&lt;/author&gt;&lt;author&gt;Williams, Brigette&lt;/author&gt;&lt;author&gt;Menges, Eric S&lt;/author&gt;&lt;/authors&gt;&lt;/contributors&gt;&lt;titles&gt;&lt;title&gt;Parentage analysis of conservation translocations in the endangered, self-incompatible shrub Pseudoziziphus celata reveals reproductive constraints, variable survival and a case for genetics-driven conservation&lt;/title&gt;&lt;secondary-title&gt;Annals of Botany&lt;/secondary-title&gt;&lt;/titles&gt;&lt;periodical&gt;&lt;full-title&gt;Annals of botany&lt;/full-title&gt;&lt;abbr-1&gt;Ann Bot&lt;/abbr-1&gt;&lt;/periodical&gt;&lt;dates&gt;&lt;year&gt;2025&lt;/year&gt;&lt;/dates&gt;&lt;isbn&gt;0305-7364&lt;/isbn&gt;&lt;urls&gt;&lt;related-urls&gt;&lt;url&gt;https://doi.org/10.1093/aob/mcaf259&lt;/url&gt;&lt;/related-urls&gt;&lt;/urls&gt;&lt;custom1&gt;mcaf259&lt;/custom1&gt;&lt;electronic-resource-num&gt;10.1093/aob/mcaf259&lt;/electronic-resource-num&gt;&lt;access-date&gt;3/18/2026&lt;/access-date&gt;&lt;/record&gt;&lt;/Cite&gt;&lt;/EndNote&gt;</w:instrText>
      </w:r>
      <w:r>
        <w:fldChar w:fldCharType="separate"/>
      </w:r>
      <w:r w:rsidR="1BEA1B78" w:rsidRPr="3633AFA0">
        <w:rPr>
          <w:noProof/>
        </w:rPr>
        <w:t>(</w:t>
      </w:r>
      <w:r w:rsidR="46783F62">
        <w:t>Edwards</w:t>
      </w:r>
      <w:r w:rsidR="46783F62" w:rsidRPr="3633AFA0">
        <w:rPr>
          <w:i/>
          <w:iCs/>
        </w:rPr>
        <w:t xml:space="preserve"> et al.</w:t>
      </w:r>
      <w:r w:rsidR="46783F62">
        <w:t>, 2025</w:t>
      </w:r>
      <w:r w:rsidR="1BEA1B78" w:rsidRPr="3633AFA0">
        <w:rPr>
          <w:noProof/>
        </w:rPr>
        <w:t>)</w:t>
      </w:r>
      <w:r>
        <w:fldChar w:fldCharType="end"/>
      </w:r>
      <w:r w:rsidR="3D73127B">
        <w:t xml:space="preserve">. Such actions can be valuable when fragmentation, demographic decline, or habitat </w:t>
      </w:r>
      <w:r w:rsidR="2F5F7AF6">
        <w:t xml:space="preserve">degradation </w:t>
      </w:r>
      <w:r w:rsidR="3D73127B">
        <w:t>have reduced effective population size</w:t>
      </w:r>
      <w:r w:rsidR="65AF10DF">
        <w:t>s</w:t>
      </w:r>
      <w:r w:rsidR="3D73127B">
        <w:t xml:space="preserve"> and limited natural gene flow, </w:t>
      </w:r>
      <w:r w:rsidR="2F01A9F3">
        <w:t xml:space="preserve">as they </w:t>
      </w:r>
      <w:r w:rsidR="59F5E5C4">
        <w:t>can increase</w:t>
      </w:r>
      <w:r w:rsidR="3D73127B">
        <w:t xml:space="preserve"> genetic diversity, reduce inbreeding, and</w:t>
      </w:r>
      <w:r w:rsidR="7429E44E">
        <w:t xml:space="preserve"> potentially</w:t>
      </w:r>
      <w:r w:rsidR="3D73127B">
        <w:t xml:space="preserve"> </w:t>
      </w:r>
      <w:r w:rsidR="25336217">
        <w:t>enhance</w:t>
      </w:r>
      <w:r w:rsidR="3D73127B">
        <w:t xml:space="preserve"> fitness </w:t>
      </w:r>
      <w:r w:rsidR="609D4CB7">
        <w:t>and</w:t>
      </w:r>
      <w:r w:rsidR="3D73127B">
        <w:t xml:space="preserve"> longer-term adaptive potential. </w:t>
      </w:r>
      <w:r w:rsidR="541D353A">
        <w:t xml:space="preserve">However, outcomes are </w:t>
      </w:r>
      <w:r w:rsidR="43E07C0C">
        <w:t xml:space="preserve">often </w:t>
      </w:r>
      <w:r w:rsidR="541D353A">
        <w:lastRenderedPageBreak/>
        <w:t>context</w:t>
      </w:r>
      <w:r w:rsidR="3A14B107">
        <w:t>-</w:t>
      </w:r>
      <w:r w:rsidR="541D353A">
        <w:t>dependent and</w:t>
      </w:r>
      <w:r w:rsidR="2B347990">
        <w:t xml:space="preserve"> not always predictable, thus</w:t>
      </w:r>
      <w:r w:rsidR="4CE33C61">
        <w:t xml:space="preserve"> </w:t>
      </w:r>
      <w:r w:rsidR="2B347990">
        <w:t>their applicati</w:t>
      </w:r>
      <w:r w:rsidR="17B3CDA6">
        <w:t>o</w:t>
      </w:r>
      <w:r w:rsidR="2B347990">
        <w:t xml:space="preserve">n remains debated </w:t>
      </w:r>
      <w:r w:rsidR="133AD33B">
        <w:t xml:space="preserve"> </w:t>
      </w:r>
      <w:r>
        <w:fldChar w:fldCharType="begin"/>
      </w:r>
      <w:r>
        <w:instrText xml:space="preserve"> ADDIN EN.CITE &lt;EndNote&gt;&lt;Cite&gt;&lt;Author&gt;MacDonald&lt;/Author&gt;&lt;Year&gt;2025&lt;/Year&gt;&lt;RecNum&gt;1623&lt;/RecNum&gt;&lt;DisplayText&gt;(MacDonald&lt;style face="italic"&gt; et al.&lt;/style&gt;, 2025)&lt;/DisplayText&gt;&lt;record&gt;&lt;rec-number&gt;1623&lt;/rec-number&gt;&lt;foreign-keys&gt;&lt;key app="EN" db-id="szaf2t5f69xez3ewt26vaxsnadp0r9r9sxra" timestamp="1769808497"&gt;1623&lt;/key&gt;&lt;/foreign-keys&gt;&lt;ref-type name="Journal Article"&gt;17&lt;/ref-type&gt;&lt;contributors&gt;&lt;authors&gt;&lt;author&gt;MacDonald, Zachary G.&lt;/author&gt;&lt;author&gt;Dupuis, Julian R.&lt;/author&gt;&lt;author&gt;Glasier, James R. N.&lt;/author&gt;&lt;author&gt;Sissons, Robert&lt;/author&gt;&lt;author&gt;Moehrenschlager, Axel&lt;/author&gt;&lt;author&gt;Shaffer, H. Bradley&lt;/author&gt;&lt;author&gt;Sperling, Felix A. H.&lt;/author&gt;&lt;/authors&gt;&lt;/contributors&gt;&lt;titles&gt;&lt;title&gt;Whole-Genome Evaluation of Genetic Rescue: The Case of a Curiously Isolated and Endangered Butterfly&lt;/title&gt;&lt;secondary-title&gt;Molecular Ecology&lt;/secondary-title&gt;&lt;/titles&gt;&lt;periodical&gt;&lt;full-title&gt;Molecular Ecology&lt;/full-title&gt;&lt;/periodical&gt;&lt;pages&gt;e17657&lt;/pages&gt;&lt;volume&gt;34&lt;/volume&gt;&lt;number&gt;4&lt;/number&gt;&lt;keywords&gt;&lt;keyword&gt;conservation genomics&lt;/keyword&gt;&lt;keyword&gt;conservation translocation&lt;/keyword&gt;&lt;keyword&gt;inbreeding depression&lt;/keyword&gt;&lt;keyword&gt;niche divergence&lt;/keyword&gt;&lt;keyword&gt;whole-genome sequencing&lt;/keyword&gt;&lt;/keywords&gt;&lt;dates&gt;&lt;year&gt;2025&lt;/year&gt;&lt;pub-dates&gt;&lt;date&gt;2025/02/01&lt;/date&gt;&lt;/pub-dates&gt;&lt;/dates&gt;&lt;publisher&gt;John Wiley &amp;amp; Sons, Ltd&lt;/publisher&gt;&lt;isbn&gt;0962-1083&lt;/isbn&gt;&lt;urls&gt;&lt;related-urls&gt;&lt;url&gt;https://doi.org/10.1111/mec.17657&lt;/url&gt;&lt;/related-urls&gt;&lt;/urls&gt;&lt;electronic-resource-num&gt;https://doi.org/10.1111/mec.17657&lt;/electronic-resource-num&gt;&lt;access-date&gt;2026/01/30&lt;/access-date&gt;&lt;/record&gt;&lt;/Cite&gt;&lt;/EndNote&gt;</w:instrText>
      </w:r>
      <w:r>
        <w:fldChar w:fldCharType="separate"/>
      </w:r>
      <w:r w:rsidR="133AD33B" w:rsidRPr="3633AFA0">
        <w:rPr>
          <w:noProof/>
        </w:rPr>
        <w:t>(</w:t>
      </w:r>
      <w:r w:rsidR="46783F62">
        <w:t>MacDonald</w:t>
      </w:r>
      <w:r w:rsidR="46783F62" w:rsidRPr="3633AFA0">
        <w:rPr>
          <w:i/>
          <w:iCs/>
        </w:rPr>
        <w:t xml:space="preserve"> et al.</w:t>
      </w:r>
      <w:r w:rsidR="46783F62">
        <w:t>, 2025</w:t>
      </w:r>
      <w:r w:rsidR="133AD33B" w:rsidRPr="3633AFA0">
        <w:rPr>
          <w:noProof/>
        </w:rPr>
        <w:t>)</w:t>
      </w:r>
      <w:r>
        <w:fldChar w:fldCharType="end"/>
      </w:r>
      <w:r w:rsidR="3D73127B">
        <w:t>.</w:t>
      </w:r>
    </w:p>
    <w:p w14:paraId="38E79481" w14:textId="64E9CADB" w:rsidR="00136949" w:rsidRDefault="6BBB7342" w:rsidP="14B34B7C">
      <w:r>
        <w:t>Using mixed source</w:t>
      </w:r>
      <w:r w:rsidR="000F16C9" w:rsidRPr="00AF06FF">
        <w:t xml:space="preserve"> materials</w:t>
      </w:r>
      <w:r>
        <w:rPr>
          <w:rFonts w:hint="eastAsia"/>
        </w:rPr>
        <w:t xml:space="preserve"> </w:t>
      </w:r>
      <w:r>
        <w:t xml:space="preserve">for </w:t>
      </w:r>
      <w:r w:rsidR="50D16D5F">
        <w:t>controlled crosses, population augmentations or introductions</w:t>
      </w:r>
      <w:r w:rsidR="7015286D">
        <w:t xml:space="preserve"> and other forms of assisted movement raise several general questions in conservation</w:t>
      </w:r>
      <w:r w:rsidR="3225DD18">
        <w:t xml:space="preserve"> genetics</w:t>
      </w:r>
      <w:r w:rsidR="7015286D">
        <w:t>. Do disjunct populations represent distinct historical or adaptive components that should be protected separately</w:t>
      </w:r>
      <w:r w:rsidR="4BFBE41E">
        <w:t xml:space="preserve"> </w:t>
      </w:r>
      <w:r w:rsidR="001C3E49">
        <w:fldChar w:fldCharType="begin"/>
      </w:r>
      <w:r w:rsidR="001C3E49">
        <w:instrText xml:space="preserve"> ADDIN EN.CITE &lt;EndNote&gt;&lt;Cite&gt;&lt;Author&gt;Fraser&lt;/Author&gt;&lt;Year&gt;2001&lt;/Year&gt;&lt;RecNum&gt;1730&lt;/RecNum&gt;&lt;DisplayText&gt;(Fraser &amp;amp; Bernatchez, 2001)&lt;/DisplayText&gt;&lt;record&gt;&lt;rec-number&gt;1730&lt;/rec-number&gt;&lt;foreign-keys&gt;&lt;key app="EN" db-id="szaf2t5f69xez3ewt26vaxsnadp0r9r9sxra" timestamp="1776711375"&gt;1730&lt;/key&gt;&lt;/foreign-keys&gt;&lt;ref-type name="Journal Article"&gt;17&lt;/ref-type&gt;&lt;contributors&gt;&lt;authors&gt;&lt;author&gt;Fraser, Dylan J.&lt;/author&gt;&lt;author&gt;Bernatchez, Louis&lt;/author&gt;&lt;/authors&gt;&lt;/contributors&gt;&lt;titles&gt;&lt;title&gt;Adaptive evolutionary conservation: towards a unified concept for defining conservation units&lt;/title&gt;&lt;secondary-title&gt;Molecular Ecology&lt;/secondary-title&gt;&lt;/titles&gt;&lt;periodical&gt;&lt;full-title&gt;Molecular Ecology&lt;/full-title&gt;&lt;/periodical&gt;&lt;pages&gt;2741-2752&lt;/pages&gt;&lt;volume&gt;10&lt;/volume&gt;&lt;number&gt;12&lt;/number&gt;&lt;keywords&gt;&lt;keyword&gt;adaptive divergence&lt;/keyword&gt;&lt;keyword&gt;conservation&lt;/keyword&gt;&lt;keyword&gt;conservation units&lt;/keyword&gt;&lt;keyword&gt;evolutionarily significant units&lt;/keyword&gt;&lt;keyword&gt;evolutionary processes&lt;/keyword&gt;&lt;keyword&gt;species concepts&lt;/keyword&gt;&lt;/keywords&gt;&lt;dates&gt;&lt;year&gt;2001&lt;/year&gt;&lt;pub-dates&gt;&lt;date&gt;2001/12/01&lt;/date&gt;&lt;/pub-dates&gt;&lt;/dates&gt;&lt;publisher&gt;John Wiley &amp;amp; Sons, Ltd&lt;/publisher&gt;&lt;isbn&gt;0962-1083&lt;/isbn&gt;&lt;urls&gt;&lt;related-urls&gt;&lt;url&gt;https://doi.org/10.1046/j.0962-1083.2001.01411.x&lt;/url&gt;&lt;/related-urls&gt;&lt;/urls&gt;&lt;electronic-resource-num&gt;https://doi.org/10.1046/j.0962-1083.2001.01411.x&lt;/electronic-resource-num&gt;&lt;access-date&gt;2026/04/20&lt;/access-date&gt;&lt;/record&gt;&lt;/Cite&gt;&lt;/EndNote&gt;</w:instrText>
      </w:r>
      <w:r w:rsidR="001C3E49">
        <w:fldChar w:fldCharType="separate"/>
      </w:r>
      <w:r w:rsidR="4BFBE41E" w:rsidRPr="14B34B7C">
        <w:rPr>
          <w:noProof/>
        </w:rPr>
        <w:t>(</w:t>
      </w:r>
      <w:r w:rsidR="46783F62">
        <w:t>Fraser &amp; Bernatchez, 2001</w:t>
      </w:r>
      <w:r w:rsidR="4BFBE41E" w:rsidRPr="14B34B7C">
        <w:rPr>
          <w:noProof/>
        </w:rPr>
        <w:t>)</w:t>
      </w:r>
      <w:r w:rsidR="001C3E49">
        <w:fldChar w:fldCharType="end"/>
      </w:r>
      <w:r w:rsidR="7015286D">
        <w:t xml:space="preserve">? </w:t>
      </w:r>
      <w:r w:rsidR="590BFAF1">
        <w:t xml:space="preserve">Under what conditions does </w:t>
      </w:r>
      <w:r w:rsidR="7015286D">
        <w:t xml:space="preserve">the risk of </w:t>
      </w:r>
      <w:r w:rsidR="4B78E189">
        <w:t>loss of genetic diversity due to inbreeding or genetic drift</w:t>
      </w:r>
      <w:r w:rsidR="7015286D">
        <w:t xml:space="preserve"> </w:t>
      </w:r>
      <w:r w:rsidR="05E6564B">
        <w:t xml:space="preserve">in an isolated population </w:t>
      </w:r>
      <w:r w:rsidR="62A4C1CD">
        <w:t>exceed</w:t>
      </w:r>
      <w:r w:rsidR="7015286D">
        <w:t xml:space="preserve"> the risk </w:t>
      </w:r>
      <w:r w:rsidR="6916018E">
        <w:t>associated with</w:t>
      </w:r>
      <w:r w:rsidR="7015286D">
        <w:t xml:space="preserve"> admixture? Can </w:t>
      </w:r>
      <w:r w:rsidR="00DC7280">
        <w:t>mixed</w:t>
      </w:r>
      <w:r w:rsidR="7015286D">
        <w:t xml:space="preserve"> populations capture </w:t>
      </w:r>
      <w:r w:rsidR="3E5E2095">
        <w:t xml:space="preserve">sufficient genetic </w:t>
      </w:r>
      <w:r w:rsidR="7015286D">
        <w:t xml:space="preserve">diversity to </w:t>
      </w:r>
      <w:r w:rsidR="00573A4E">
        <w:t xml:space="preserve">maintain </w:t>
      </w:r>
      <w:r w:rsidR="0010371F">
        <w:t>their</w:t>
      </w:r>
      <w:r w:rsidR="00573A4E">
        <w:t xml:space="preserve"> </w:t>
      </w:r>
      <w:r w:rsidR="001B2AB4">
        <w:t xml:space="preserve">persistence in local </w:t>
      </w:r>
      <w:r w:rsidR="008627F5">
        <w:t xml:space="preserve">or changing </w:t>
      </w:r>
      <w:r w:rsidR="001B2AB4">
        <w:t>environments</w:t>
      </w:r>
      <w:r w:rsidR="008627F5">
        <w:t>?</w:t>
      </w:r>
      <w:r w:rsidR="7015286D">
        <w:t xml:space="preserve"> The major concerns are well known: introduced gene flow may cause outbreeding depression, disrupt local adaptation, or generate maladapted genotypes</w:t>
      </w:r>
      <w:r w:rsidR="1ADC92B4">
        <w:t xml:space="preserve"> </w:t>
      </w:r>
      <w:r w:rsidR="47AAD487">
        <w:fldChar w:fldCharType="begin">
          <w:fldData xml:space="preserve">PEVuZE5vdGU+PENpdGU+PEF1dGhvcj5NYWNEb25hbGQ8L0F1dGhvcj48WWVhcj4yMDI1PC9ZZWFy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</w:fldData>
        </w:fldChar>
      </w:r>
      <w:r w:rsidR="47AAD487">
        <w:instrText xml:space="preserve"> ADDIN EN.CITE &lt;EndNote&gt;&lt;Cite&gt;&lt;Author&gt;MacDonald&lt;/Author&gt;&lt;Year&gt;2025&lt;/Year&gt;&lt;RecNum&gt;1623&lt;/RecNum&gt;&lt;DisplayText&gt;(MacDonald&lt;style face="italic"&gt; et al.&lt;/style&gt;, 2025)&lt;/DisplayText&gt;&lt;record&gt;&lt;rec-number&gt;1623&lt;/rec-number&gt;&lt;foreign-keys&gt;&lt;key app="EN" db-id="szaf2t5f69xez3ewt26vaxsnadp0r9r9sxra" timestamp="1769808497"&gt;1623&lt;/key&gt;&lt;/foreign-keys&gt;&lt;ref-type name="Journal Article"&gt;17&lt;/ref-type&gt;&lt;contributors&gt;&lt;authors&gt;&lt;author&gt;MacDonald, Zachary G.&lt;/author&gt;&lt;author&gt;Dupuis, Julian R.&lt;/author&gt;&lt;author&gt;Glasier, James R. N.&lt;/author&gt;&lt;author&gt;Sissons, Robert&lt;/author&gt;&lt;author&gt;Moehrenschlager, Axel&lt;/author&gt;&lt;author&gt;Shaffer, H. Bradley&lt;/author&gt;&lt;author&gt;Sperling, Felix A. H.&lt;/author&gt;&lt;/authors&gt;&lt;/contributors&gt;&lt;titles&gt;&lt;title&gt;Whole-Genome Evaluation of Genetic Rescue: The Case of a Curiously Isolated and Endangered Butterfly&lt;/title&gt;&lt;secondary-title&gt;Molecular Ecology&lt;/secondary-title&gt;&lt;/titles&gt;&lt;periodical&gt;&lt;full-title&gt;Molecular Ecology&lt;/full-title&gt;&lt;/periodical&gt;&lt;pages&gt;e17657&lt;/pages&gt;&lt;volume&gt;34&lt;/volume&gt;&lt;number&gt;4&lt;/number&gt;&lt;keywords&gt;&lt;keyword&gt;conservation genomics&lt;/keyword&gt;&lt;keyword&gt;conservation translocation&lt;/keyword&gt;&lt;keyword&gt;inbreeding depression&lt;/keyword&gt;&lt;keyword&gt;niche divergence&lt;/keyword&gt;&lt;keyword&gt;whole-genome sequencing&lt;/keyword&gt;&lt;/keywords&gt;&lt;dates&gt;&lt;year&gt;2025&lt;/year&gt;&lt;pub-dates&gt;&lt;date&gt;2025/02/01&lt;/date&gt;&lt;/pub-dates&gt;&lt;/dates&gt;&lt;publisher&gt;John Wiley &amp;amp; Sons, Ltd&lt;/publisher&gt;&lt;isbn&gt;0962-1083&lt;/isbn&gt;&lt;urls&gt;&lt;related-urls&gt;&lt;url&gt;https://doi.org/10.1111/mec.17657&lt;/url&gt;&lt;/related-urls&gt;&lt;/urls&gt;&lt;electronic-resource-num&gt;https://doi.org/10.1111/mec.17657&lt;/electronic-resource-num&gt;&lt;access-date&gt;2026/01/30&lt;/access-date&gt;&lt;/record&gt;&lt;/Cite&gt;&lt;/EndNote&gt;</w:instrText>
      </w:r>
      <w:r w:rsidR="47AAD487">
        <w:fldChar w:fldCharType="begin">
          <w:fldData xml:space="preserve">PEVuZE5vdGU+PENpdGU+PEF1dGhvcj5NYWNEb25hbGQ8L0F1dGhvcj48WWVhcj4yMDI1PC9ZZWFy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</w:fldData>
        </w:fldChar>
      </w:r>
      <w:r w:rsidR="47AAD487">
        <w:instrText xml:space="preserve"> ADDIN EN.CITE.DATA </w:instrText>
      </w:r>
      <w:r w:rsidR="47AAD487">
        <w:fldChar w:fldCharType="end"/>
      </w:r>
      <w:r w:rsidR="47AAD487">
        <w:fldChar w:fldCharType="separate"/>
      </w:r>
      <w:r w:rsidR="000D0187" w:rsidRPr="7EDB2A42">
        <w:rPr>
          <w:noProof/>
        </w:rPr>
        <w:t>(Hufford &amp; Mazer, 2003; MacDonald</w:t>
      </w:r>
      <w:r w:rsidR="000D0187" w:rsidRPr="7EDB2A42">
        <w:rPr>
          <w:i/>
          <w:iCs/>
          <w:noProof/>
        </w:rPr>
        <w:t xml:space="preserve"> et al.</w:t>
      </w:r>
      <w:r w:rsidR="000D0187" w:rsidRPr="7EDB2A42">
        <w:rPr>
          <w:noProof/>
        </w:rPr>
        <w:t>, 2025)</w:t>
      </w:r>
      <w:r w:rsidR="47AAD487">
        <w:fldChar w:fldCharType="end"/>
      </w:r>
      <w:r w:rsidR="7015286D">
        <w:t xml:space="preserve">; hybridization can also </w:t>
      </w:r>
      <w:r w:rsidR="3721B1DF">
        <w:t>lead to</w:t>
      </w:r>
      <w:r w:rsidR="7015286D">
        <w:t xml:space="preserve"> genetic or demographic swamping if rare lineages are overwhelmed by admixture</w:t>
      </w:r>
      <w:r w:rsidR="458FCF7F">
        <w:t xml:space="preserve"> </w:t>
      </w:r>
      <w:r w:rsidR="001C3E49">
        <w:fldChar w:fldCharType="begin"/>
      </w:r>
      <w:r w:rsidR="001C3E49">
        <w:instrText xml:space="preserve"> ADDIN EN.CITE &lt;EndNote&gt;&lt;Cite&gt;&lt;Author&gt;Aguilar-Gómez&lt;/Author&gt;&lt;Year&gt;2025&lt;/Year&gt;&lt;RecNum&gt;1527&lt;/RecNum&gt;&lt;DisplayText&gt;(Aguilar-Gómez&lt;style face="italic"&gt; et al.&lt;/style&gt;, 2025)&lt;/DisplayText&gt;&lt;record&gt;&lt;rec-number&gt;1527&lt;/rec-number&gt;&lt;foreign-keys&gt;&lt;key app="EN" db-id="szaf2t5f69xez3ewt26vaxsnadp0r9r9sxra" timestamp="1758302034"&gt;1527&lt;/key&gt;&lt;/foreign-keys&gt;&lt;ref-type name="Journal Article"&gt;17&lt;/ref-type&gt;&lt;contributors&gt;&lt;authors&gt;&lt;author&gt;Aguilar-Gómez, Diana&lt;/author&gt;&lt;author&gt;Yuan, Lin&lt;/author&gt;&lt;author&gt;Zhang, Yulin&lt;/author&gt;&lt;author&gt;Ochoa, Alexander&lt;/author&gt;&lt;author&gt;Culver, Melanie&lt;/author&gt;&lt;author&gt;Fitak, Robert R.&lt;/author&gt;&lt;author&gt;Onorato, Dave&lt;/author&gt;&lt;author&gt;Lohmueller, Kirk E.&lt;/author&gt;&lt;author&gt;Nielsen, Rasmus&lt;/author&gt;&lt;/authors&gt;&lt;/contributors&gt;&lt;titles&gt;&lt;title&gt;Genetic rescue of Florida panthers reduced homozygosity but did not swamp ancestral genotypes&lt;/title&gt;&lt;secondary-title&gt;Proceedings of the National Academy of Sciences&lt;/secondary-title&gt;&lt;/titles&gt;&lt;periodical&gt;&lt;full-title&gt;Proceedings of the National Academy of Sciences&lt;/full-title&gt;&lt;/periodical&gt;&lt;pages&gt;e2410945122&lt;/pages&gt;&lt;volume&gt;122&lt;/volume&gt;&lt;number&gt;31&lt;/number&gt;&lt;dates&gt;&lt;year&gt;2025&lt;/year&gt;&lt;/dates&gt;&lt;urls&gt;&lt;related-urls&gt;&lt;url&gt;https://www.pnas.org/doi/abs/10.1073/pnas.2410945122&lt;/url&gt;&lt;/related-urls&gt;&lt;/urls&gt;&lt;electronic-resource-num&gt;doi:10.1073/pnas.2410945122&lt;/electronic-resource-num&gt;&lt;/record&gt;&lt;/Cite&gt;&lt;/EndNote&gt;</w:instrText>
      </w:r>
      <w:r w:rsidR="001C3E49">
        <w:fldChar w:fldCharType="separate"/>
      </w:r>
      <w:r w:rsidR="458FCF7F" w:rsidRPr="14B34B7C">
        <w:rPr>
          <w:noProof/>
        </w:rPr>
        <w:t>(</w:t>
      </w:r>
      <w:r w:rsidR="46783F62">
        <w:t>Aguilar-Gómez</w:t>
      </w:r>
      <w:r w:rsidR="46783F62" w:rsidRPr="14B34B7C">
        <w:rPr>
          <w:i/>
          <w:iCs/>
        </w:rPr>
        <w:t xml:space="preserve"> et al.</w:t>
      </w:r>
      <w:r w:rsidR="46783F62">
        <w:t>, 2025</w:t>
      </w:r>
      <w:r w:rsidR="458FCF7F" w:rsidRPr="14B34B7C">
        <w:rPr>
          <w:noProof/>
        </w:rPr>
        <w:t>)</w:t>
      </w:r>
      <w:r w:rsidR="001C3E49">
        <w:fldChar w:fldCharType="end"/>
      </w:r>
      <w:r w:rsidR="7015286D">
        <w:t xml:space="preserve">; and </w:t>
      </w:r>
      <w:r w:rsidR="45337DA9">
        <w:t xml:space="preserve">translocations </w:t>
      </w:r>
      <w:r w:rsidR="7015286D">
        <w:t>may</w:t>
      </w:r>
      <w:r w:rsidR="228FC144">
        <w:t xml:space="preserve"> generate</w:t>
      </w:r>
      <w:r w:rsidR="7015286D">
        <w:t xml:space="preserve"> ecological mismatches in recipient environments</w:t>
      </w:r>
      <w:r w:rsidR="3AC75EAD">
        <w:t xml:space="preserve"> </w:t>
      </w:r>
      <w:r w:rsidR="001C3E49">
        <w:fldChar w:fldCharType="begin"/>
      </w:r>
      <w:r w:rsidR="001C3E49">
        <w:instrText xml:space="preserve"> ADDIN EN.CITE &lt;EndNote&gt;&lt;Cite&gt;&lt;Author&gt;Bucharova&lt;/Author&gt;&lt;Year&gt;2017&lt;/Year&gt;&lt;RecNum&gt;1729&lt;/RecNum&gt;&lt;DisplayText&gt;(Bucharova, 2017)&lt;/DisplayText&gt;&lt;record&gt;&lt;rec-number&gt;1729&lt;/rec-number&gt;&lt;foreign-keys&gt;&lt;key app="EN" db-id="szaf2t5f69xez3ewt26vaxsnadp0r9r9sxra" timestamp="1776710738"&gt;1729&lt;/key&gt;&lt;/foreign-keys&gt;&lt;ref-type name="Journal Article"&gt;17&lt;/ref-type&gt;&lt;contributors&gt;&lt;authors&gt;&lt;author&gt;Bucharova, Anna&lt;/author&gt;&lt;/authors&gt;&lt;/contributors&gt;&lt;titles&gt;&lt;title&gt;Assisted migration within species range ignores biotic interactions and lacks evidence&lt;/title&gt;&lt;secondary-title&gt;Restoration Ecology&lt;/secondary-title&gt;&lt;/titles&gt;&lt;periodical&gt;&lt;full-title&gt;Restoration Ecology&lt;/full-title&gt;&lt;/periodical&gt;&lt;pages&gt;14-18&lt;/pages&gt;&lt;volume&gt;25&lt;/volume&gt;&lt;number&gt;1&lt;/number&gt;&lt;keywords&gt;&lt;keyword&gt;adaptation to climate change&lt;/keyword&gt;&lt;keyword&gt;assisted gene flow&lt;/keyword&gt;&lt;keyword&gt;food web&lt;/keyword&gt;&lt;keyword&gt;global change&lt;/keyword&gt;&lt;keyword&gt;predictive provenancing&lt;/keyword&gt;&lt;/keywords&gt;&lt;dates&gt;&lt;year&gt;2017&lt;/year&gt;&lt;pub-dates&gt;&lt;date&gt;2017/01/01&lt;/date&gt;&lt;/pub-dates&gt;&lt;/dates&gt;&lt;publisher&gt;John Wiley &amp;amp; Sons, Ltd&lt;/publisher&gt;&lt;isbn&gt;1061-2971&lt;/isbn&gt;&lt;urls&gt;&lt;related-urls&gt;&lt;url&gt;https://doi.org/10.1111/rec.12457&lt;/url&gt;&lt;/related-urls&gt;&lt;/urls&gt;&lt;electronic-resource-num&gt;https://doi.org/10.1111/rec.12457&lt;/electronic-resource-num&gt;&lt;access-date&gt;2026/04/20&lt;/access-date&gt;&lt;/record&gt;&lt;/Cite&gt;&lt;/EndNote&gt;</w:instrText>
      </w:r>
      <w:r w:rsidR="001C3E49">
        <w:fldChar w:fldCharType="separate"/>
      </w:r>
      <w:r w:rsidR="3AC75EAD" w:rsidRPr="14B34B7C">
        <w:rPr>
          <w:noProof/>
        </w:rPr>
        <w:t>(</w:t>
      </w:r>
      <w:r w:rsidR="46783F62">
        <w:t>Bucharova, 2017</w:t>
      </w:r>
      <w:r w:rsidR="3AC75EAD" w:rsidRPr="14B34B7C">
        <w:rPr>
          <w:noProof/>
        </w:rPr>
        <w:t>)</w:t>
      </w:r>
      <w:r w:rsidR="001C3E49">
        <w:fldChar w:fldCharType="end"/>
      </w:r>
      <w:r w:rsidR="7015286D">
        <w:t xml:space="preserve">. </w:t>
      </w:r>
      <w:r w:rsidR="438479D3">
        <w:t>In addition, small, inbred</w:t>
      </w:r>
      <w:r w:rsidR="72AA6483">
        <w:t xml:space="preserve"> but viable</w:t>
      </w:r>
      <w:r w:rsidR="438479D3">
        <w:t xml:space="preserve"> population</w:t>
      </w:r>
      <w:r w:rsidR="3CE1042A">
        <w:t>s</w:t>
      </w:r>
      <w:r w:rsidR="438479D3">
        <w:t xml:space="preserve"> may have already purged some deleterious recessive alleles, such that genetic rescue could introduce</w:t>
      </w:r>
      <w:r w:rsidR="7EC385E4">
        <w:t xml:space="preserve"> new</w:t>
      </w:r>
      <w:r w:rsidR="438479D3">
        <w:t xml:space="preserve"> </w:t>
      </w:r>
      <w:r w:rsidR="40876E9B">
        <w:t xml:space="preserve">genetic load </w:t>
      </w:r>
      <w:r w:rsidR="438479D3">
        <w:t xml:space="preserve">and reduce fitness </w:t>
      </w:r>
      <w:r w:rsidR="001C3E49">
        <w:fldChar w:fldCharType="begin">
          <w:fldData xml:space="preserve">PEVuZE5vdGU+PENpdGU+PEF1dGhvcj5EdXNzZXg8L0F1dGhvcj48WWVhcj4yMDIzPC9ZZWFyPjxS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</w:fldData>
        </w:fldChar>
      </w:r>
      <w:r w:rsidR="001C3E49">
        <w:instrText xml:space="preserve"> ADDIN EN.CITE </w:instrText>
      </w:r>
      <w:r w:rsidR="001C3E49">
        <w:fldChar w:fldCharType="begin">
          <w:fldData xml:space="preserve">PEVuZE5vdGU+PENpdGU+PEF1dGhvcj5EdXNzZXg8L0F1dGhvcj48WWVhcj4yMDIzPC9ZZWFyPjxS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</w:fldData>
        </w:fldChar>
      </w:r>
      <w:r w:rsidR="001C3E49">
        <w:instrText xml:space="preserve"> ADDIN EN.CITE.DATA </w:instrText>
      </w:r>
      <w:r w:rsidR="001C3E49">
        <w:fldChar w:fldCharType="end"/>
      </w:r>
      <w:r w:rsidR="001C3E49">
        <w:fldChar w:fldCharType="separate"/>
      </w:r>
      <w:r w:rsidR="30CA248E" w:rsidRPr="14B34B7C">
        <w:rPr>
          <w:noProof/>
        </w:rPr>
        <w:t>(</w:t>
      </w:r>
      <w:r w:rsidR="46783F62">
        <w:t>Dussex</w:t>
      </w:r>
      <w:r w:rsidR="46783F62" w:rsidRPr="14B34B7C">
        <w:rPr>
          <w:i/>
          <w:iCs/>
        </w:rPr>
        <w:t xml:space="preserve"> et al.</w:t>
      </w:r>
      <w:r w:rsidR="46783F62">
        <w:t>, 2023</w:t>
      </w:r>
      <w:r w:rsidR="30CA248E" w:rsidRPr="14B34B7C">
        <w:rPr>
          <w:noProof/>
        </w:rPr>
        <w:t>)</w:t>
      </w:r>
      <w:r w:rsidR="001C3E49">
        <w:fldChar w:fldCharType="end"/>
      </w:r>
      <w:r w:rsidR="438479D3">
        <w:t xml:space="preserve">. </w:t>
      </w:r>
      <w:r w:rsidR="7015286D">
        <w:t xml:space="preserve">These risks do not </w:t>
      </w:r>
      <w:r w:rsidR="6ED613AD">
        <w:t>preclude</w:t>
      </w:r>
      <w:r w:rsidR="7015286D">
        <w:t xml:space="preserve"> </w:t>
      </w:r>
      <w:r w:rsidR="7EC385E4">
        <w:t>intervention but</w:t>
      </w:r>
      <w:r w:rsidR="7015286D">
        <w:t xml:space="preserve"> </w:t>
      </w:r>
      <w:r w:rsidR="78F34E8E">
        <w:t>underscore the need in</w:t>
      </w:r>
      <w:r w:rsidR="3E1DCDF4">
        <w:t xml:space="preserve"> identifying </w:t>
      </w:r>
      <w:r w:rsidR="083021BD">
        <w:t>a clear</w:t>
      </w:r>
      <w:r w:rsidR="3E1DCDF4">
        <w:t xml:space="preserve"> biological and demographic rationale, </w:t>
      </w:r>
      <w:r w:rsidR="53C613EB">
        <w:t>careful</w:t>
      </w:r>
      <w:r w:rsidR="1C2E6423">
        <w:t>ly</w:t>
      </w:r>
      <w:r w:rsidR="53C613EB">
        <w:t xml:space="preserve"> </w:t>
      </w:r>
      <w:r w:rsidR="3E1DCDF4">
        <w:t>evaluat</w:t>
      </w:r>
      <w:r w:rsidR="6F62A5DD">
        <w:t>e</w:t>
      </w:r>
      <w:r w:rsidR="24A647ED">
        <w:t xml:space="preserve"> </w:t>
      </w:r>
      <w:r w:rsidR="3E1DCDF4">
        <w:t xml:space="preserve">risks </w:t>
      </w:r>
      <w:r w:rsidR="008858E3">
        <w:t>of</w:t>
      </w:r>
      <w:r w:rsidR="3E1DCDF4">
        <w:t xml:space="preserve"> both source and recipient populations, and </w:t>
      </w:r>
      <w:r w:rsidR="4DB7D54D">
        <w:t>conduct</w:t>
      </w:r>
      <w:r w:rsidR="51039A57">
        <w:t xml:space="preserve"> </w:t>
      </w:r>
      <w:r w:rsidR="3E1DCDF4">
        <w:t xml:space="preserve">post-release genetic monitoring </w:t>
      </w:r>
      <w:r w:rsidR="51039A57">
        <w:t>to</w:t>
      </w:r>
      <w:r w:rsidR="3E1DCDF4">
        <w:t xml:space="preserve"> assess </w:t>
      </w:r>
      <w:r w:rsidR="60AF9420">
        <w:t>outcomes</w:t>
      </w:r>
      <w:r w:rsidR="12967321">
        <w:t xml:space="preserve"> </w:t>
      </w:r>
      <w:r w:rsidR="001C3E49">
        <w:fldChar w:fldCharType="begin">
          <w:fldData xml:space="preserve">PEVuZE5vdGU+PENpdGU+PEF1dGhvcj5MaW5hbjwvQXV0aG9yPjxZZWFyPjIwMjQ8L1llYXI+PFJl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</w:fldData>
        </w:fldChar>
      </w:r>
      <w:r w:rsidR="001C3E49">
        <w:instrText xml:space="preserve"> ADDIN EN.CITE </w:instrText>
      </w:r>
      <w:r w:rsidR="001C3E49">
        <w:fldChar w:fldCharType="begin">
          <w:fldData xml:space="preserve">PEVuZE5vdGU+PENpdGU+PEF1dGhvcj5MaW5hbjwvQXV0aG9yPjxZZWFyPjIwMjQ8L1llYXI+PFJl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</w:fldData>
        </w:fldChar>
      </w:r>
      <w:r w:rsidR="001C3E49">
        <w:instrText xml:space="preserve"> ADDIN EN.CITE.DATA </w:instrText>
      </w:r>
      <w:r w:rsidR="001C3E49">
        <w:fldChar w:fldCharType="end"/>
      </w:r>
      <w:r w:rsidR="001C3E49">
        <w:fldChar w:fldCharType="separate"/>
      </w:r>
      <w:r w:rsidR="16F98861" w:rsidRPr="14B34B7C">
        <w:rPr>
          <w:noProof/>
        </w:rPr>
        <w:t>(</w:t>
      </w:r>
      <w:r w:rsidR="46783F62">
        <w:t>Linan</w:t>
      </w:r>
      <w:r w:rsidR="46783F62" w:rsidRPr="14B34B7C">
        <w:rPr>
          <w:i/>
          <w:iCs/>
        </w:rPr>
        <w:t xml:space="preserve"> et al.</w:t>
      </w:r>
      <w:r w:rsidR="46783F62">
        <w:t>, 2024</w:t>
      </w:r>
      <w:r w:rsidR="16F98861" w:rsidRPr="14B34B7C">
        <w:rPr>
          <w:noProof/>
        </w:rPr>
        <w:t xml:space="preserve">; </w:t>
      </w:r>
      <w:r w:rsidR="46783F62">
        <w:t>Aguilar-Gómez</w:t>
      </w:r>
      <w:r w:rsidR="46783F62" w:rsidRPr="14B34B7C">
        <w:rPr>
          <w:i/>
          <w:iCs/>
        </w:rPr>
        <w:t xml:space="preserve"> et al.</w:t>
      </w:r>
      <w:r w:rsidR="46783F62">
        <w:t>, 2025</w:t>
      </w:r>
      <w:r w:rsidR="16F98861" w:rsidRPr="14B34B7C">
        <w:rPr>
          <w:noProof/>
        </w:rPr>
        <w:t>)</w:t>
      </w:r>
      <w:r w:rsidR="001C3E49">
        <w:fldChar w:fldCharType="end"/>
      </w:r>
      <w:r w:rsidR="3E1DCDF4">
        <w:t>.</w:t>
      </w:r>
    </w:p>
    <w:p w14:paraId="20BBD9D1" w14:textId="430F14A3" w:rsidR="002D7D36" w:rsidRDefault="006F4F38">
      <w:r>
        <w:t>Globe</w:t>
      </w:r>
      <w:r w:rsidR="636CD98D">
        <w:t xml:space="preserve"> bladderpod, </w:t>
      </w:r>
      <w:r w:rsidR="636CD98D" w:rsidRPr="243CF49D">
        <w:rPr>
          <w:rStyle w:val="Emphasis"/>
        </w:rPr>
        <w:t>Physaria globosa</w:t>
      </w:r>
      <w:r w:rsidR="636CD98D">
        <w:t xml:space="preserve"> (Desv.) O’Kane &amp; Al-Shehbaz, is a federally endangered </w:t>
      </w:r>
      <w:r w:rsidR="00EC0D5A">
        <w:t xml:space="preserve">annual to </w:t>
      </w:r>
      <w:r w:rsidR="636CD98D">
        <w:t xml:space="preserve">biennial </w:t>
      </w:r>
      <w:r w:rsidR="303EFAB8">
        <w:t xml:space="preserve">herbaceous </w:t>
      </w:r>
      <w:r w:rsidR="636CD98D">
        <w:t xml:space="preserve">species in the Brassicaceae with a geographically </w:t>
      </w:r>
      <w:r w:rsidR="636CD98D">
        <w:lastRenderedPageBreak/>
        <w:t xml:space="preserve">restricted and discontinuous distribution in the </w:t>
      </w:r>
      <w:r w:rsidR="15848463">
        <w:t>southeastern</w:t>
      </w:r>
      <w:r w:rsidR="636CD98D">
        <w:t xml:space="preserve"> United States</w:t>
      </w:r>
      <w:r w:rsidR="30CA248E">
        <w:t xml:space="preserve"> </w:t>
      </w:r>
      <w:r w:rsidR="636CD98D">
        <w:fldChar w:fldCharType="begin"/>
      </w:r>
      <w:r w:rsidR="636CD98D">
        <w:instrText xml:space="preserve"> ADDIN EN.CITE &lt;EndNote&gt;&lt;Cite&gt;&lt;Author&gt;Fuentes-Soriano&lt;/Author&gt;&lt;Year&gt;2021&lt;/Year&gt;&lt;RecNum&gt;1721&lt;/RecNum&gt;&lt;DisplayText&gt;(Fuentes-Soriano &amp;amp; Kellogg, 2021)&lt;/DisplayText&gt;&lt;record&gt;&lt;rec-number&gt;1721&lt;/rec-number&gt;&lt;foreign-keys&gt;&lt;key app="EN" db-id="szaf2t5f69xez3ewt26vaxsnadp0r9r9sxra" timestamp="1776226326"&gt;1721&lt;/key&gt;&lt;/foreign-keys&gt;&lt;ref-type name="Journal Article"&gt;17&lt;/ref-type&gt;&lt;contributors&gt;&lt;authors&gt;&lt;author&gt;Fuentes-Soriano, Sara&lt;/author&gt;&lt;author&gt;Kellogg, Elizabeth A.&lt;/author&gt;&lt;/authors&gt;&lt;/contributors&gt;&lt;titles&gt;&lt;title&gt;Molecular Systematics of Tribe Physarieae (Brassicaceae) Based on Nuclear ITS, LUMINIDEPENDENS, and Chloroplast ndhF&lt;/title&gt;&lt;secondary-title&gt;Systematic Botany&lt;/secondary-title&gt;&lt;/titles&gt;&lt;periodical&gt;&lt;full-title&gt;Systematic Botany&lt;/full-title&gt;&lt;/periodical&gt;&lt;pages&gt;611-627&lt;/pages&gt;&lt;volume&gt;46&lt;/volume&gt;&lt;number&gt;3&lt;/number&gt;&lt;section&gt;611&lt;/section&gt;&lt;dates&gt;&lt;year&gt;2021&lt;/year&gt;&lt;/dates&gt;&lt;isbn&gt;0363-6445&lt;/isbn&gt;&lt;urls&gt;&lt;/urls&gt;&lt;electronic-resource-num&gt;10.1600/036364421x16312067913318&lt;/electronic-resource-num&gt;&lt;/record&gt;&lt;/Cite&gt;&lt;/EndNote&gt;</w:instrText>
      </w:r>
      <w:r w:rsidR="636CD98D">
        <w:fldChar w:fldCharType="separate"/>
      </w:r>
      <w:r w:rsidR="30CA248E" w:rsidRPr="243CF49D">
        <w:rPr>
          <w:noProof/>
        </w:rPr>
        <w:t>(</w:t>
      </w:r>
      <w:r w:rsidR="46783F62">
        <w:t>Fuentes-Soriano &amp; Kellogg, 2021</w:t>
      </w:r>
      <w:r w:rsidR="30CA248E" w:rsidRPr="243CF49D">
        <w:rPr>
          <w:noProof/>
        </w:rPr>
        <w:t>)</w:t>
      </w:r>
      <w:r w:rsidR="636CD98D">
        <w:fldChar w:fldCharType="end"/>
      </w:r>
      <w:r w:rsidR="636CD98D">
        <w:t>. It occurs on steep, rocky bluff and talus</w:t>
      </w:r>
      <w:r w:rsidR="739CA571">
        <w:t xml:space="preserve"> </w:t>
      </w:r>
      <w:r w:rsidR="57581B64">
        <w:t>slopes</w:t>
      </w:r>
      <w:r w:rsidR="636CD98D">
        <w:t>, usually on calcareous</w:t>
      </w:r>
      <w:r w:rsidR="51EBFEC9">
        <w:t xml:space="preserve"> substrates with</w:t>
      </w:r>
      <w:r w:rsidR="636CD98D">
        <w:t xml:space="preserve"> south- to west-facing slopes near rivers or streams. The species is distributed across </w:t>
      </w:r>
      <w:r w:rsidR="22062009">
        <w:t xml:space="preserve">four </w:t>
      </w:r>
      <w:r w:rsidR="636CD98D">
        <w:t>disjunct regions: the confluence of the Wabash and Ohio Rivers</w:t>
      </w:r>
      <w:r w:rsidR="0F63C888">
        <w:t xml:space="preserve"> in Indiana</w:t>
      </w:r>
      <w:ins w:id="43" w:author="Wen Kuo" w:date="2026-08-31T12:53:00Z" w16du:dateUtc="2026-08-31T17:53:00Z">
        <w:r w:rsidR="003B0CDF">
          <w:t xml:space="preserve"> (IN)</w:t>
        </w:r>
      </w:ins>
      <w:r w:rsidR="636CD98D">
        <w:t>, the Kentucky River watershed</w:t>
      </w:r>
      <w:r w:rsidR="0EBDA073">
        <w:t xml:space="preserve"> in Kentucky</w:t>
      </w:r>
      <w:ins w:id="44" w:author="Wen Kuo" w:date="2026-08-31T12:53:00Z" w16du:dateUtc="2026-08-31T17:53:00Z">
        <w:r w:rsidR="003B0CDF">
          <w:t xml:space="preserve"> (KY)</w:t>
        </w:r>
      </w:ins>
      <w:r w:rsidR="636CD98D">
        <w:t>, and the Cumberland River watershed</w:t>
      </w:r>
      <w:r w:rsidR="3481A41B">
        <w:t xml:space="preserve"> in </w:t>
      </w:r>
      <w:r w:rsidR="009D0D9F">
        <w:t>Tennessee</w:t>
      </w:r>
      <w:ins w:id="45" w:author="Wen Kuo" w:date="2026-08-31T12:53:00Z" w16du:dateUtc="2026-08-31T17:53:00Z">
        <w:r w:rsidR="003B0CDF">
          <w:t xml:space="preserve"> (TN)</w:t>
        </w:r>
      </w:ins>
      <w:r w:rsidR="009D0D9F">
        <w:t>,</w:t>
      </w:r>
      <w:r w:rsidR="1CC9A95E">
        <w:t xml:space="preserve"> which is separated i</w:t>
      </w:r>
      <w:r w:rsidR="6C8813FA">
        <w:t>nto eastern</w:t>
      </w:r>
      <w:ins w:id="46" w:author="Wen Kuo" w:date="2026-08-31T12:53:00Z" w16du:dateUtc="2026-08-31T17:53:00Z">
        <w:r w:rsidR="003B0CDF">
          <w:t xml:space="preserve"> (TNE)</w:t>
        </w:r>
      </w:ins>
      <w:r w:rsidR="6C8813FA">
        <w:t xml:space="preserve"> and western </w:t>
      </w:r>
      <w:ins w:id="47" w:author="Wen Kuo" w:date="2026-08-31T12:53:00Z" w16du:dateUtc="2026-08-31T17:53:00Z">
        <w:r w:rsidR="00BD545B">
          <w:t xml:space="preserve">(TNW) </w:t>
        </w:r>
      </w:ins>
      <w:r w:rsidR="6C8813FA">
        <w:t xml:space="preserve">groups, </w:t>
      </w:r>
      <w:r w:rsidR="794B7B4D">
        <w:t>divi</w:t>
      </w:r>
      <w:r w:rsidR="3DCEFBD9">
        <w:t>d</w:t>
      </w:r>
      <w:r w:rsidR="6C8813FA">
        <w:t xml:space="preserve">ed by the Nashville </w:t>
      </w:r>
      <w:r w:rsidR="2776CFEF">
        <w:t>metropolitan</w:t>
      </w:r>
      <w:r w:rsidR="6C8813FA">
        <w:t xml:space="preserve"> area</w:t>
      </w:r>
      <w:r w:rsidR="5B470B1E">
        <w:t xml:space="preserve">. </w:t>
      </w:r>
      <w:r w:rsidR="636CD98D" w:rsidRPr="243CF49D">
        <w:rPr>
          <w:rStyle w:val="Emphasis"/>
        </w:rPr>
        <w:t>Physaria globosa</w:t>
      </w:r>
      <w:r w:rsidR="636CD98D">
        <w:t xml:space="preserve"> is threatened by habitat </w:t>
      </w:r>
      <w:r w:rsidR="29F32F07">
        <w:t>loss and degradation</w:t>
      </w:r>
      <w:r w:rsidR="636CD98D">
        <w:t>, soil erosion,</w:t>
      </w:r>
      <w:r w:rsidR="2933717A">
        <w:t xml:space="preserve"> and woody encroachment, particularl</w:t>
      </w:r>
      <w:r w:rsidR="0A046F2C">
        <w:t>y</w:t>
      </w:r>
      <w:r w:rsidR="2933717A">
        <w:t xml:space="preserve"> from</w:t>
      </w:r>
      <w:r w:rsidR="636CD98D">
        <w:t xml:space="preserve"> invasive </w:t>
      </w:r>
      <w:r w:rsidR="5CA7D58F">
        <w:t xml:space="preserve">nonnative </w:t>
      </w:r>
      <w:r w:rsidR="153026FB">
        <w:t>shrubs</w:t>
      </w:r>
      <w:r w:rsidR="513A4A1F">
        <w:t xml:space="preserve"> </w:t>
      </w:r>
      <w:r w:rsidR="636CD98D">
        <w:fldChar w:fldCharType="begin"/>
      </w:r>
      <w:r w:rsidR="00FB636D">
        <w:instrText xml:space="preserve"> ADDIN EN.CITE &lt;EndNote&gt;&lt;Cite&gt;&lt;Author&gt;Long&lt;/Author&gt;&lt;Year&gt;2021&lt;/Year&gt;&lt;RecNum&gt;1724&lt;/RecNum&gt;&lt;DisplayText&gt;(Long&lt;style face="italic"&gt; et al.&lt;/style&gt;, 2021; Kallison&lt;style face="italic"&gt; et al.&lt;/style&gt;, 2026)&lt;/DisplayText&gt;&lt;record&gt;&lt;rec-number&gt;1724&lt;/rec-number&gt;&lt;foreign-keys&gt;&lt;key app="EN" db-id="szaf2t5f69xez3ewt26vaxsnadp0r9r9sxra" timestamp="1776227368"&gt;1724&lt;/key&gt;&lt;/foreign-keys&gt;&lt;ref-type name="Journal Article"&gt;17&lt;/ref-type&gt;&lt;contributors&gt;&lt;authors&gt;&lt;author&gt;Long, Quinn&lt;/author&gt;&lt;author&gt;Albrecht, Matthew&lt;/author&gt;&lt;author&gt;Call, Geoff&lt;/author&gt;&lt;author&gt;Region, Southeast&lt;/author&gt;&lt;/authors&gt;&lt;/contributors&gt;&lt;titles&gt;&lt;title&gt;Recovery Implementation Strategy for Short’s Bladderpod (Physaria globosa)&lt;/title&gt;&lt;/titles&gt;&lt;dates&gt;&lt;year&gt;2021&lt;/year&gt;&lt;/dates&gt;&lt;urls&gt;&lt;/urls&gt;&lt;/record&gt;&lt;/Cite&gt;&lt;Cite&gt;&lt;Author&gt;Kallison&lt;/Author&gt;&lt;Year&gt;2026&lt;/Year&gt;&lt;RecNum&gt;1787&lt;/RecNum&gt;&lt;record&gt;&lt;rec-number&gt;1787&lt;/rec-number&gt;&lt;foreign-keys&gt;&lt;key app="EN" db-id="szaf2t5f69xez3ewt26vaxsnadp0r9r9sxra" timestamp="1780940902"&gt;1787&lt;/key&gt;&lt;/foreign-keys&gt;&lt;ref-type name="Journal Article"&gt;17&lt;/ref-type&gt;&lt;contributors&gt;&lt;authors&gt;&lt;author&gt;Kallison, Eli R.&lt;/author&gt;&lt;author&gt;Hettihewa, Binoshi&lt;/author&gt;&lt;author&gt;Mashburn, Brock&lt;/author&gt;&lt;author&gt;O&amp;apos;Kane, Steve L., Jr.&lt;/author&gt;&lt;author&gt;Albrecht, Matthew A.&lt;/author&gt;&lt;author&gt;Edwards, Christine E.&lt;/author&gt;&lt;/authors&gt;&lt;/contributors&gt;&lt;titles&gt;&lt;title&gt;Morphological and Phylogenomic Analyses Support the Recognition of a Cryptic New Species of Physaria (Brassicaceae)  Endemic to the Ouachita Mountains of Arkansas, USA&lt;/title&gt;&lt;secondary-title&gt;Systematic Botany&lt;/secondary-title&gt;&lt;/titles&gt;&lt;periodical&gt;&lt;full-title&gt;Systematic Botany&lt;/full-title&gt;&lt;/periodical&gt;&lt;dates&gt;&lt;year&gt;2026&lt;/year&gt;&lt;/dates&gt;&lt;urls&gt;&lt;/urls&gt;&lt;/record&gt;&lt;/Cite&gt;&lt;/EndNote&gt;</w:instrText>
      </w:r>
      <w:r w:rsidR="636CD98D">
        <w:fldChar w:fldCharType="separate"/>
      </w:r>
      <w:r w:rsidR="00FB636D">
        <w:rPr>
          <w:noProof/>
        </w:rPr>
        <w:t>(Long</w:t>
      </w:r>
      <w:r w:rsidR="00FB636D" w:rsidRPr="00FB636D">
        <w:rPr>
          <w:i/>
          <w:noProof/>
        </w:rPr>
        <w:t xml:space="preserve"> et al.</w:t>
      </w:r>
      <w:r w:rsidR="00FB636D">
        <w:rPr>
          <w:noProof/>
        </w:rPr>
        <w:t>, 2021; Kallison</w:t>
      </w:r>
      <w:r w:rsidR="00FB636D" w:rsidRPr="00FB636D">
        <w:rPr>
          <w:i/>
          <w:noProof/>
        </w:rPr>
        <w:t xml:space="preserve"> et al.</w:t>
      </w:r>
      <w:r w:rsidR="00FB636D">
        <w:rPr>
          <w:noProof/>
        </w:rPr>
        <w:t>, 2026)</w:t>
      </w:r>
      <w:r w:rsidR="636CD98D">
        <w:fldChar w:fldCharType="end"/>
      </w:r>
      <w:r w:rsidR="18092E7F">
        <w:t>.</w:t>
      </w:r>
      <w:r w:rsidR="513A4A1F">
        <w:t xml:space="preserve"> </w:t>
      </w:r>
      <w:r w:rsidR="737AAF6B">
        <w:t xml:space="preserve">However, it remains unclear how genetic variation is distributed across these disjunct regions and whether individual populations are experiencing genetic risks such as </w:t>
      </w:r>
      <w:r w:rsidR="203C3A7E">
        <w:t>bottlenecks</w:t>
      </w:r>
      <w:r w:rsidR="737AAF6B">
        <w:t xml:space="preserve">, inbreeding, or genetic </w:t>
      </w:r>
      <w:r w:rsidR="73359225">
        <w:t>erosion</w:t>
      </w:r>
      <w:r w:rsidR="737AAF6B">
        <w:t>.</w:t>
      </w:r>
    </w:p>
    <w:p w14:paraId="3C16DF49" w14:textId="306BA77C" w:rsidR="005B691F" w:rsidRPr="005B691F" w:rsidRDefault="636CD98D" w:rsidP="00796202">
      <w:r>
        <w:t xml:space="preserve">Climate change may further intensify these threats </w:t>
      </w:r>
      <w:r w:rsidR="7BBEA19D">
        <w:t>as</w:t>
      </w:r>
      <w:r>
        <w:t xml:space="preserve"> extended summer droughts and extreme precipitation events can increase both physiological stress and flood- or erosion-related habitat disturbance</w:t>
      </w:r>
      <w:r w:rsidR="7B9CB806">
        <w:t xml:space="preserve"> </w:t>
      </w:r>
      <w:r>
        <w:fldChar w:fldCharType="begin">
          <w:fldData xml:space="preserve">PEVuZE5vdGU+PENpdGU+PEF1dGhvcj5YdTwvQXV0aG9yPjxZZWFyPjIwMTk8L1llYXI+PFJlY051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</w:fldData>
        </w:fldChar>
      </w:r>
      <w:r>
        <w:instrText xml:space="preserve"> ADDIN EN.CITE </w:instrText>
      </w:r>
      <w:r>
        <w:fldChar w:fldCharType="begin">
          <w:fldData xml:space="preserve">PEVuZE5vdGU+PENpdGU+PEF1dGhvcj5YdTwvQXV0aG9yPjxZZWFyPjIwMTk8L1llYXI+PFJlY051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</w:fldData>
        </w:fldChar>
      </w:r>
      <w:r>
        <w:instrText xml:space="preserve"> ADDIN EN.CITE.DATA </w:instrText>
      </w:r>
      <w:r>
        <w:fldChar w:fldCharType="end"/>
      </w:r>
      <w:r>
        <w:fldChar w:fldCharType="separate"/>
      </w:r>
      <w:r w:rsidR="5FC53018" w:rsidRPr="243CF49D">
        <w:rPr>
          <w:noProof/>
        </w:rPr>
        <w:t>(Donat</w:t>
      </w:r>
      <w:r w:rsidR="5FC53018" w:rsidRPr="243CF49D">
        <w:rPr>
          <w:i/>
          <w:iCs/>
          <w:noProof/>
        </w:rPr>
        <w:t xml:space="preserve"> et al.</w:t>
      </w:r>
      <w:r w:rsidR="5FC53018" w:rsidRPr="243CF49D">
        <w:rPr>
          <w:noProof/>
        </w:rPr>
        <w:t>, 2016; Xu</w:t>
      </w:r>
      <w:r w:rsidR="5FC53018" w:rsidRPr="243CF49D">
        <w:rPr>
          <w:i/>
          <w:iCs/>
          <w:noProof/>
        </w:rPr>
        <w:t xml:space="preserve"> et al.</w:t>
      </w:r>
      <w:r w:rsidR="5FC53018" w:rsidRPr="243CF49D">
        <w:rPr>
          <w:noProof/>
        </w:rPr>
        <w:t>, 2019)</w:t>
      </w:r>
      <w:r>
        <w:fldChar w:fldCharType="end"/>
      </w:r>
      <w:r>
        <w:t xml:space="preserve">. Together, these ecological and genetic vulnerabilities make </w:t>
      </w:r>
      <w:r w:rsidRPr="243CF49D">
        <w:rPr>
          <w:rStyle w:val="Emphasis"/>
        </w:rPr>
        <w:t>P. globosa</w:t>
      </w:r>
      <w:r>
        <w:t xml:space="preserve"> a useful system for evaluating whether conservation</w:t>
      </w:r>
      <w:r w:rsidR="096DCF49">
        <w:t xml:space="preserve"> efforts</w:t>
      </w:r>
      <w:r>
        <w:t xml:space="preserve"> should prioritize preserving existing population structure or restoring genetic diversity through </w:t>
      </w:r>
      <w:r w:rsidRPr="008F0A72">
        <w:rPr>
          <w:i/>
          <w:iCs/>
        </w:rPr>
        <w:t>ex situ</w:t>
      </w:r>
      <w:r>
        <w:t xml:space="preserve"> conservation</w:t>
      </w:r>
      <w:r w:rsidR="2335FD23">
        <w:t xml:space="preserve"> and </w:t>
      </w:r>
      <w:r w:rsidR="00F6009D">
        <w:t xml:space="preserve">translocation </w:t>
      </w:r>
      <w:r w:rsidR="2335FD23">
        <w:t>using mixed</w:t>
      </w:r>
      <w:r w:rsidR="363122E2">
        <w:t>-</w:t>
      </w:r>
      <w:r w:rsidR="2335FD23">
        <w:t>source material to facilitate admixture</w:t>
      </w:r>
      <w:r>
        <w:t xml:space="preserve">. Although such interventions may help maintain genetic diversity and promote long-term persistence, they also carry risks, including outbreeding depression, disruption of adaptive differentiation, and incomplete representation of natural genetic diversity in </w:t>
      </w:r>
      <w:r w:rsidRPr="00AF06FF">
        <w:rPr>
          <w:i/>
          <w:iCs/>
        </w:rPr>
        <w:t>ex situ</w:t>
      </w:r>
      <w:r>
        <w:t xml:space="preserve"> collections. Management decisions should therefore be guided by range-wide data on genetic diversity, </w:t>
      </w:r>
      <w:r>
        <w:lastRenderedPageBreak/>
        <w:t xml:space="preserve">population structure, and </w:t>
      </w:r>
      <w:r w:rsidR="2EDC6F10">
        <w:t>the consequence</w:t>
      </w:r>
      <w:r w:rsidR="27D5DE23">
        <w:t>s</w:t>
      </w:r>
      <w:r w:rsidR="2EDC6F10">
        <w:t xml:space="preserve"> of </w:t>
      </w:r>
      <w:r w:rsidR="5006FDD5">
        <w:t>using multiple sources for</w:t>
      </w:r>
      <w:r>
        <w:t xml:space="preserve"> </w:t>
      </w:r>
      <w:r w:rsidR="10846A5E">
        <w:t xml:space="preserve">translocated, and </w:t>
      </w:r>
      <w:r w:rsidR="10846A5E" w:rsidRPr="243CF49D">
        <w:rPr>
          <w:i/>
          <w:iCs/>
        </w:rPr>
        <w:t>ex situ</w:t>
      </w:r>
      <w:r w:rsidR="10846A5E">
        <w:t xml:space="preserve"> </w:t>
      </w:r>
      <w:r>
        <w:t>populations.</w:t>
      </w:r>
    </w:p>
    <w:p w14:paraId="6AAD4E0A" w14:textId="7E15B19E" w:rsidR="00331AC8" w:rsidRPr="00E938E0" w:rsidRDefault="007A2479" w:rsidP="008150EB">
      <w:r w:rsidRPr="007A2479">
        <w:t xml:space="preserve">This study addresses these questions using a comprehensive range-wide analysis of genetic diversity and structure in </w:t>
      </w:r>
      <w:r w:rsidRPr="007A2479">
        <w:rPr>
          <w:i/>
          <w:iCs/>
        </w:rPr>
        <w:t>P. globosa</w:t>
      </w:r>
      <w:r w:rsidRPr="007A2479">
        <w:t>. We sampled 14 natural populations</w:t>
      </w:r>
      <w:r w:rsidR="00F04A42">
        <w:t xml:space="preserve"> </w:t>
      </w:r>
      <w:r w:rsidR="00F04A42" w:rsidRPr="007A2479">
        <w:t>spanning the species’ distribution</w:t>
      </w:r>
      <w:r w:rsidR="00FC7599">
        <w:t xml:space="preserve">, </w:t>
      </w:r>
      <w:r w:rsidR="008E0321">
        <w:t xml:space="preserve">and </w:t>
      </w:r>
      <w:r w:rsidR="00FC7599">
        <w:t>2 translocated populations</w:t>
      </w:r>
      <w:r w:rsidR="008E0321">
        <w:t xml:space="preserve"> of mixed sources</w:t>
      </w:r>
      <w:r w:rsidR="00F04A42">
        <w:t>. We</w:t>
      </w:r>
      <w:r w:rsidRPr="007A2479">
        <w:t xml:space="preserve"> genotyped</w:t>
      </w:r>
      <w:r w:rsidR="001902F9">
        <w:t xml:space="preserve"> </w:t>
      </w:r>
      <w:r w:rsidR="00F04A42">
        <w:t>332</w:t>
      </w:r>
      <w:r w:rsidR="00F04A42" w:rsidRPr="007A2479">
        <w:t xml:space="preserve"> </w:t>
      </w:r>
      <w:r w:rsidRPr="007A2479">
        <w:t xml:space="preserve">individuals at 20 microsatellite loci. </w:t>
      </w:r>
      <w:r w:rsidR="10FE3FB5">
        <w:t>Our goals were to</w:t>
      </w:r>
      <w:r w:rsidR="00522405">
        <w:t>: 1)</w:t>
      </w:r>
      <w:r w:rsidR="6682C08E">
        <w:t xml:space="preserve"> </w:t>
      </w:r>
      <w:r w:rsidR="00522405">
        <w:t>determine whether</w:t>
      </w:r>
      <w:r w:rsidR="6682C08E">
        <w:t xml:space="preserve"> genetic structure corresponds to the species’ disjunct distribution,</w:t>
      </w:r>
      <w:r w:rsidRPr="007A2479">
        <w:t xml:space="preserve"> </w:t>
      </w:r>
      <w:r w:rsidR="00522405">
        <w:t>2) assess genetic diversity in</w:t>
      </w:r>
      <w:r w:rsidRPr="007A2479">
        <w:t xml:space="preserve"> populations </w:t>
      </w:r>
      <w:r w:rsidR="00522405">
        <w:t>and whether</w:t>
      </w:r>
      <w:r w:rsidRPr="007A2479">
        <w:t xml:space="preserve"> bottlenecks, drift, or inbreeding</w:t>
      </w:r>
      <w:r w:rsidR="00522405">
        <w:t xml:space="preserve"> led to present levels of genetic diversity</w:t>
      </w:r>
      <w:r w:rsidRPr="007A2479">
        <w:t>;</w:t>
      </w:r>
      <w:r w:rsidR="00522405">
        <w:t xml:space="preserve"> </w:t>
      </w:r>
      <w:r w:rsidRPr="007A2479">
        <w:t xml:space="preserve">and </w:t>
      </w:r>
      <w:r w:rsidR="00522405">
        <w:t xml:space="preserve">3) </w:t>
      </w:r>
      <w:r w:rsidRPr="007A2479">
        <w:t xml:space="preserve">to evaluate the conservation implications of these patterns for both </w:t>
      </w:r>
      <w:r w:rsidRPr="00740FA0">
        <w:rPr>
          <w:i/>
          <w:iCs/>
        </w:rPr>
        <w:t>in situ</w:t>
      </w:r>
      <w:r w:rsidRPr="007A2479">
        <w:t xml:space="preserve"> protection and </w:t>
      </w:r>
      <w:r w:rsidRPr="00740FA0">
        <w:rPr>
          <w:i/>
          <w:iCs/>
        </w:rPr>
        <w:t>ex situ</w:t>
      </w:r>
      <w:r w:rsidRPr="007A2479">
        <w:t xml:space="preserve"> management. </w:t>
      </w:r>
      <w:r w:rsidR="5036B9C9">
        <w:t>W</w:t>
      </w:r>
      <w:r w:rsidR="10FE3FB5">
        <w:t xml:space="preserve">e </w:t>
      </w:r>
      <w:r w:rsidR="7673398E">
        <w:t>also</w:t>
      </w:r>
      <w:r w:rsidRPr="007A2479">
        <w:t xml:space="preserve"> </w:t>
      </w:r>
      <w:r>
        <w:t>assess</w:t>
      </w:r>
      <w:r w:rsidR="633E6E95">
        <w:t>ed</w:t>
      </w:r>
      <w:r w:rsidRPr="007A2479">
        <w:t xml:space="preserve"> whether </w:t>
      </w:r>
      <w:r w:rsidR="00B80602">
        <w:t xml:space="preserve">existing </w:t>
      </w:r>
      <w:r w:rsidR="00EC7A8E">
        <w:t>translocation</w:t>
      </w:r>
      <w:r w:rsidR="67BA41C1">
        <w:t>s</w:t>
      </w:r>
      <w:r w:rsidR="00B80602">
        <w:t xml:space="preserve"> of mixed sources</w:t>
      </w:r>
      <w:r w:rsidRPr="007A2479">
        <w:t xml:space="preserve"> can help retain species-wide genetic variation while remaining consistent with the broader recovery goal of conserving representation, resiliency, and redundancy across the range of this endangered species. </w:t>
      </w:r>
    </w:p>
    <w:p w14:paraId="1597C760" w14:textId="33ABD363" w:rsidR="00B73720" w:rsidRPr="00E938E0" w:rsidRDefault="0046123F" w:rsidP="00F312C5">
      <w:pPr>
        <w:pStyle w:val="Heading1"/>
      </w:pPr>
      <w:r w:rsidRPr="00E938E0">
        <w:t>Materials and Methods</w:t>
      </w:r>
      <w:r w:rsidR="001F347E">
        <w:t xml:space="preserve"> (955 words)</w:t>
      </w:r>
    </w:p>
    <w:p w14:paraId="7AC87D5F" w14:textId="77777777" w:rsidR="0003206C" w:rsidRPr="00E938E0" w:rsidRDefault="0003206C" w:rsidP="00EC63AB">
      <w:pPr>
        <w:pStyle w:val="Heading2"/>
        <w:jc w:val="both"/>
      </w:pPr>
      <w:r w:rsidRPr="00E938E0">
        <w:t>Study species</w:t>
      </w:r>
    </w:p>
    <w:p w14:paraId="655157B4" w14:textId="2F8B489E" w:rsidR="003E6CF5" w:rsidRPr="00AC6A1B" w:rsidRDefault="00B3095C" w:rsidP="00AC6A1B">
      <w:pPr>
        <w:jc w:val="both"/>
        <w:rPr>
          <w:i/>
          <w:iCs/>
        </w:rPr>
      </w:pPr>
      <w:r w:rsidRPr="00D74920">
        <w:rPr>
          <w:i/>
          <w:iCs/>
        </w:rPr>
        <w:t>Physaria globosa</w:t>
      </w:r>
      <w:r w:rsidRPr="00AC6A1B">
        <w:t xml:space="preserve"> is a member of the mustard family (Brassicaceae). It is morphologically distinct from other eastern and south-central U.S. congeners, including </w:t>
      </w:r>
      <w:r w:rsidR="00AC6A1B" w:rsidRPr="00AC6A1B">
        <w:rPr>
          <w:i/>
          <w:iCs/>
          <w:lang w:eastAsia="en-US"/>
        </w:rPr>
        <w:t>P. ouachitensis</w:t>
      </w:r>
      <w:r w:rsidR="00695ACF">
        <w:rPr>
          <w:i/>
          <w:iCs/>
          <w:lang w:eastAsia="en-US"/>
        </w:rPr>
        <w:t xml:space="preserve"> </w:t>
      </w:r>
      <w:r w:rsidR="00695ACF">
        <w:rPr>
          <w:lang w:eastAsia="en-US"/>
        </w:rPr>
        <w:t>and</w:t>
      </w:r>
      <w:r w:rsidR="00AC6A1B" w:rsidRPr="00AC6A1B">
        <w:rPr>
          <w:i/>
          <w:iCs/>
        </w:rPr>
        <w:t xml:space="preserve"> </w:t>
      </w:r>
      <w:r w:rsidRPr="00AC6A1B">
        <w:rPr>
          <w:i/>
          <w:iCs/>
        </w:rPr>
        <w:t>P. filiformis</w:t>
      </w:r>
      <w:r w:rsidRPr="00AC6A1B">
        <w:t>,</w:t>
      </w:r>
      <w:r>
        <w:t xml:space="preserve"> which are annual plants with fibrous or slender root systems, whereas </w:t>
      </w:r>
      <w:r>
        <w:rPr>
          <w:rStyle w:val="Emphasis"/>
        </w:rPr>
        <w:t>P. globosa</w:t>
      </w:r>
      <w:r>
        <w:t xml:space="preserve"> is most frequently biennial or </w:t>
      </w:r>
      <w:r w:rsidR="00BE2CF8">
        <w:t>sometimes annual</w:t>
      </w:r>
      <w:r>
        <w:t xml:space="preserve"> </w:t>
      </w:r>
      <w:r w:rsidR="006A54B4">
        <w:t>,</w:t>
      </w:r>
      <w:r>
        <w:t>and often develops a woody caudex</w:t>
      </w:r>
      <w:r w:rsidR="00AC6A1B">
        <w:t xml:space="preserve"> </w:t>
      </w:r>
      <w:r w:rsidR="1D75C4F3">
        <w:fldChar w:fldCharType="begin">
          <w:fldData xml:space="preserve">PEVuZE5vdGU+PENpdGU+PFllYXI+MjAxMDwvWWVhcj48UmVjTnVtPjE3NTk8L1JlY051bT48UHJl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</w:fldData>
        </w:fldChar>
      </w:r>
      <w:r w:rsidR="00D74920">
        <w:instrText xml:space="preserve"> ADDIN EN.CITE </w:instrText>
      </w:r>
      <w:r w:rsidR="00D74920">
        <w:fldChar w:fldCharType="begin">
          <w:fldData xml:space="preserve">PEVuZE5vdGU+PENpdGU+PFllYXI+MjAxMDwvWWVhcj48UmVjTnVtPjE3NTk8L1JlY051bT48UHJl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</w:fldData>
        </w:fldChar>
      </w:r>
      <w:r w:rsidR="00D74920">
        <w:instrText xml:space="preserve"> ADDIN EN.CITE.DATA </w:instrText>
      </w:r>
      <w:r w:rsidR="00D74920">
        <w:fldChar w:fldCharType="end"/>
      </w:r>
      <w:r w:rsidR="1D75C4F3">
        <w:fldChar w:fldCharType="separate"/>
      </w:r>
      <w:r w:rsidR="00D74920">
        <w:rPr>
          <w:noProof/>
        </w:rPr>
        <w:t>(Flora of North America, 2010; Fuentes-Soriano &amp; Al-Shehbaz, 2013; Fuentes-Soriano &amp; Kellogg, 2021; Kallison</w:t>
      </w:r>
      <w:r w:rsidR="00D74920" w:rsidRPr="00D74920">
        <w:rPr>
          <w:i/>
          <w:noProof/>
        </w:rPr>
        <w:t xml:space="preserve"> et al.</w:t>
      </w:r>
      <w:r w:rsidR="00D74920">
        <w:rPr>
          <w:noProof/>
        </w:rPr>
        <w:t>, 2026)</w:t>
      </w:r>
      <w:r w:rsidR="1D75C4F3">
        <w:fldChar w:fldCharType="end"/>
      </w:r>
      <w:r w:rsidR="1D75C4F3">
        <w:t xml:space="preserve">. Plants may produce multiple stems and grow up to 50 cm tall. Small yellow flowers are produced in April and May and are pollinated </w:t>
      </w:r>
      <w:r w:rsidR="00EF7F66" w:rsidRPr="00EF7F66">
        <w:t xml:space="preserve">primarily </w:t>
      </w:r>
      <w:r w:rsidR="00EF7F66">
        <w:t xml:space="preserve">by </w:t>
      </w:r>
      <w:r w:rsidR="00EF7F66" w:rsidRPr="00EF7F66">
        <w:t>small native bees and flies</w:t>
      </w:r>
      <w:r w:rsidR="00EF7F66" w:rsidRPr="00EF7F66" w:rsidDel="00EF7F66">
        <w:t xml:space="preserve"> </w:t>
      </w:r>
      <w:r w:rsidR="1D75C4F3">
        <w:lastRenderedPageBreak/>
        <w:fldChar w:fldCharType="begin"/>
      </w:r>
      <w:r w:rsidR="1D75C4F3">
        <w:instrText xml:space="preserve"> ADDIN EN.CITE &lt;EndNote&gt;&lt;Cite&gt;&lt;Author&gt;Krosnick&lt;/Author&gt;&lt;Year&gt;2022&lt;/Year&gt;&lt;RecNum&gt;1697&lt;/RecNum&gt;&lt;DisplayText&gt;(Krosnick&lt;style face="italic"&gt; et al.&lt;/style&gt;, 2022)&lt;/DisplayText&gt;&lt;record&gt;&lt;rec-number&gt;1697&lt;/rec-number&gt;&lt;foreign-keys&gt;&lt;key app="EN" db-id="szaf2t5f69xez3ewt26vaxsnadp0r9r9sxra" timestamp="1775847748"&gt;1697&lt;/key&gt;&lt;/foreign-keys&gt;&lt;ref-type name="Journal Article"&gt;17&lt;/ref-type&gt;&lt;contributors&gt;&lt;authors&gt;&lt;author&gt;Krosnick, S. E.&lt;/author&gt;&lt;author&gt;Thacker, J. H.&lt;/author&gt;&lt;author&gt;Mattingly, H. T.&lt;/author&gt;&lt;author&gt;Call, G. P.&lt;/author&gt;&lt;author&gt;Maynord, S. C.&lt;/author&gt;&lt;author&gt;Adams, D. S.&lt;/author&gt;&lt;author&gt;Wheeler, K.&lt;/author&gt;&lt;/authors&gt;&lt;/contributors&gt;&lt;titles&gt;&lt;title&gt;Ecological Correlates of Reproductive Output in a Tennessee Population of Short&amp;apos;s Bladderpod, Physaria globosa (Brassicaceae)&lt;/title&gt;&lt;secondary-title&gt;Castanea&lt;/secondary-title&gt;&lt;/titles&gt;&lt;periodical&gt;&lt;full-title&gt;Castanea&lt;/full-title&gt;&lt;/periodical&gt;&lt;pages&gt;20-38&lt;/pages&gt;&lt;volume&gt;87&lt;/volume&gt;&lt;dates&gt;&lt;year&gt;2022&lt;/year&gt;&lt;/dates&gt;&lt;urls&gt;&lt;/urls&gt;&lt;/record&gt;&lt;/Cite&gt;&lt;/EndNote&gt;</w:instrText>
      </w:r>
      <w:r w:rsidR="1D75C4F3">
        <w:fldChar w:fldCharType="separate"/>
      </w:r>
      <w:r w:rsidR="6811A96E" w:rsidRPr="5209E671">
        <w:rPr>
          <w:noProof/>
        </w:rPr>
        <w:t>(</w:t>
      </w:r>
      <w:r w:rsidR="54B27EA5">
        <w:t>Krosnick</w:t>
      </w:r>
      <w:r w:rsidR="54B27EA5" w:rsidRPr="5209E671">
        <w:rPr>
          <w:i/>
          <w:iCs/>
        </w:rPr>
        <w:t xml:space="preserve"> et al.</w:t>
      </w:r>
      <w:r w:rsidR="54B27EA5">
        <w:t>, 2022</w:t>
      </w:r>
      <w:r w:rsidR="6811A96E" w:rsidRPr="5209E671">
        <w:rPr>
          <w:noProof/>
        </w:rPr>
        <w:t>)</w:t>
      </w:r>
      <w:r w:rsidR="1D75C4F3">
        <w:fldChar w:fldCharType="end"/>
      </w:r>
      <w:r w:rsidR="1D75C4F3">
        <w:t>. In June and July, the species produces distinctive globular fruits that give bladderpods their common name. Seeds are thought to be dispersed by water and gravity along the rivers</w:t>
      </w:r>
      <w:r w:rsidR="6811A96E">
        <w:t xml:space="preserve"> </w:t>
      </w:r>
      <w:r w:rsidR="1D75C4F3">
        <w:fldChar w:fldCharType="begin"/>
      </w:r>
      <w:r w:rsidR="1D75C4F3">
        <w:instrText xml:space="preserve"> ADDIN EN.CITE &lt;EndNote&gt;&lt;Cite&gt;&lt;Author&gt;Long&lt;/Author&gt;&lt;Year&gt;2021&lt;/Year&gt;&lt;RecNum&gt;1724&lt;/RecNum&gt;&lt;DisplayText&gt;(Long&lt;style face="italic"&gt; et al.&lt;/style&gt;, 2021)&lt;/DisplayText&gt;&lt;record&gt;&lt;rec-number&gt;1724&lt;/rec-number&gt;&lt;foreign-keys&gt;&lt;key app="EN" db-id="szaf2t5f69xez3ewt26vaxsnadp0r9r9sxra" timestamp="1776227368"&gt;1724&lt;/key&gt;&lt;/foreign-keys&gt;&lt;ref-type name="Journal Article"&gt;17&lt;/ref-type&gt;&lt;contributors&gt;&lt;authors&gt;&lt;author&gt;Long, Quinn&lt;/author&gt;&lt;author&gt;Albrecht, Matthew&lt;/author&gt;&lt;author&gt;Call, Geoff&lt;/author&gt;&lt;author&gt;Region, Southeast&lt;/author&gt;&lt;/authors&gt;&lt;/contributors&gt;&lt;titles&gt;&lt;title&gt;Recovery Implementation Strategy for Short’s Bladderpod (Physaria globosa)&lt;/title&gt;&lt;/titles&gt;&lt;dates&gt;&lt;year&gt;2021&lt;/year&gt;&lt;/dates&gt;&lt;urls&gt;&lt;/urls&gt;&lt;/record&gt;&lt;/Cite&gt;&lt;/EndNote&gt;</w:instrText>
      </w:r>
      <w:r w:rsidR="1D75C4F3">
        <w:fldChar w:fldCharType="separate"/>
      </w:r>
      <w:r w:rsidR="00F141CE" w:rsidRPr="5209E671">
        <w:rPr>
          <w:noProof/>
        </w:rPr>
        <w:t>(Long</w:t>
      </w:r>
      <w:r w:rsidR="00F141CE" w:rsidRPr="5209E671">
        <w:rPr>
          <w:i/>
          <w:iCs/>
          <w:noProof/>
        </w:rPr>
        <w:t xml:space="preserve"> et al.</w:t>
      </w:r>
      <w:r w:rsidR="00F141CE" w:rsidRPr="5209E671">
        <w:rPr>
          <w:noProof/>
        </w:rPr>
        <w:t>, 2021)</w:t>
      </w:r>
      <w:r w:rsidR="1D75C4F3">
        <w:fldChar w:fldCharType="end"/>
      </w:r>
      <w:r w:rsidR="005875DC">
        <w:t xml:space="preserve">, or </w:t>
      </w:r>
      <w:r w:rsidR="00B257E7">
        <w:t xml:space="preserve">transported by </w:t>
      </w:r>
      <w:r w:rsidR="00ED702E">
        <w:t xml:space="preserve">small </w:t>
      </w:r>
      <w:r w:rsidR="004B743A">
        <w:t>mammals</w:t>
      </w:r>
      <w:r w:rsidR="00ED702E">
        <w:t xml:space="preserve"> (Tara Littlefield’s observation)</w:t>
      </w:r>
      <w:r w:rsidR="1D75C4F3">
        <w:t>.</w:t>
      </w:r>
      <w:r w:rsidR="003F6219">
        <w:t xml:space="preserve"> We have observed that </w:t>
      </w:r>
      <w:r w:rsidR="003F6219" w:rsidRPr="00C025F7">
        <w:rPr>
          <w:i/>
          <w:iCs/>
        </w:rPr>
        <w:t>Physaria globosa</w:t>
      </w:r>
      <w:r w:rsidR="003F6219">
        <w:t xml:space="preserve"> seeds can persist in soil for at least five years (unpublished data), which is common in the genus </w:t>
      </w:r>
      <w:r w:rsidR="003F6219" w:rsidRPr="682E26A9">
        <w:rPr>
          <w:i/>
          <w:iCs/>
        </w:rPr>
        <w:t>Physaria</w:t>
      </w:r>
      <w:r w:rsidR="003F6219">
        <w:t xml:space="preserve"> </w:t>
      </w:r>
      <w:r w:rsidR="003F6219">
        <w:fldChar w:fldCharType="begin"/>
      </w:r>
      <w:r w:rsidR="003F6219">
        <w:instrText xml:space="preserve"> ADDIN EN.CITE &lt;EndNote&gt;&lt;Cite&gt;&lt;Author&gt;Elberling&lt;/Author&gt;&lt;Year&gt;2000&lt;/Year&gt;&lt;RecNum&gt;1681&lt;/RecNum&gt;&lt;DisplayText&gt;(Elberling, 2000)&lt;/DisplayText&gt;&lt;record&gt;&lt;rec-number&gt;1681&lt;/rec-number&gt;&lt;foreign-keys&gt;&lt;key app="EN" db-id="szaf2t5f69xez3ewt26vaxsnadp0r9r9sxra" timestamp="1775847748"&gt;1681&lt;/key&gt;&lt;/foreign-keys&gt;&lt;ref-type name="Journal Article"&gt;17&lt;/ref-type&gt;&lt;contributors&gt;&lt;authors&gt;&lt;author&gt;Elberling, H.&lt;/author&gt;&lt;/authors&gt;&lt;/contributors&gt;&lt;titles&gt;&lt;title&gt;Spatial pattern of Lesquerella arctica: effects of seed bank and desiccation cracks&lt;/title&gt;&lt;secondary-title&gt;Ecoscience&lt;/secondary-title&gt;&lt;/titles&gt;&lt;periodical&gt;&lt;full-title&gt;Écoscience&lt;/full-title&gt;&lt;/periodical&gt;&lt;pages&gt;86-91&lt;/pages&gt;&lt;volume&gt;7&lt;/volume&gt;&lt;dates&gt;&lt;year&gt;2000&lt;/year&gt;&lt;/dates&gt;&lt;urls&gt;&lt;/urls&gt;&lt;/record&gt;&lt;/Cite&gt;&lt;/EndNote&gt;</w:instrText>
      </w:r>
      <w:r w:rsidR="003F6219">
        <w:fldChar w:fldCharType="separate"/>
      </w:r>
      <w:r w:rsidR="003F6219" w:rsidRPr="682E26A9">
        <w:rPr>
          <w:noProof/>
        </w:rPr>
        <w:t>(</w:t>
      </w:r>
      <w:r w:rsidR="003F6219">
        <w:t>Elberling, 2000</w:t>
      </w:r>
      <w:r w:rsidR="003F6219" w:rsidRPr="682E26A9">
        <w:rPr>
          <w:noProof/>
        </w:rPr>
        <w:t>)</w:t>
      </w:r>
      <w:r w:rsidR="003F6219">
        <w:fldChar w:fldCharType="end"/>
      </w:r>
      <w:r w:rsidR="003F6219">
        <w:t>.</w:t>
      </w:r>
    </w:p>
    <w:p w14:paraId="0ED09E45" w14:textId="25EBE232" w:rsidR="0003206C" w:rsidRPr="00DA052D" w:rsidRDefault="005A64F9" w:rsidP="00EC63AB">
      <w:pPr>
        <w:pStyle w:val="Heading2"/>
        <w:jc w:val="both"/>
      </w:pPr>
      <w:r w:rsidRPr="00DA052D">
        <w:t>Sampl</w:t>
      </w:r>
      <w:r w:rsidR="0003206C" w:rsidRPr="00DA052D">
        <w:t>e collection</w:t>
      </w:r>
      <w:r w:rsidR="00920BAA" w:rsidRPr="00DA052D">
        <w:t xml:space="preserve"> and DNA extraction</w:t>
      </w:r>
    </w:p>
    <w:p w14:paraId="7C498F6A" w14:textId="608F6067" w:rsidR="00124599" w:rsidRPr="00124599" w:rsidRDefault="00124599" w:rsidP="00740FA0">
      <w:r w:rsidRPr="00124599">
        <w:t xml:space="preserve">We sampled </w:t>
      </w:r>
      <w:r w:rsidRPr="00124599">
        <w:rPr>
          <w:i/>
          <w:iCs/>
        </w:rPr>
        <w:t>Physaria globosa</w:t>
      </w:r>
      <w:r w:rsidRPr="00124599">
        <w:t xml:space="preserve"> across its known geographic range in May 2021, with sampling effort proportional to the number of known occurrences in each of the four main geographic regions (</w:t>
      </w:r>
      <w:r w:rsidRPr="00740FA0">
        <w:rPr>
          <w:b/>
          <w:bCs/>
          <w:color w:val="0070C0"/>
        </w:rPr>
        <w:t>Table 1</w:t>
      </w:r>
      <w:r w:rsidRPr="00124599">
        <w:t xml:space="preserve">). In total, we collected </w:t>
      </w:r>
      <w:r w:rsidR="00273A20">
        <w:t>332</w:t>
      </w:r>
      <w:r w:rsidR="00273A20" w:rsidRPr="00124599">
        <w:t xml:space="preserve"> </w:t>
      </w:r>
      <w:r w:rsidRPr="00124599">
        <w:t xml:space="preserve">individuals from </w:t>
      </w:r>
      <w:r w:rsidR="00273A20">
        <w:t>16</w:t>
      </w:r>
      <w:r w:rsidR="00273A20" w:rsidRPr="00124599">
        <w:t xml:space="preserve"> </w:t>
      </w:r>
      <w:r w:rsidRPr="00124599">
        <w:t xml:space="preserve">populations. These included the only known wild population in Indiana, USA (IN_01); seven wild populations in Tennessee, USA, including two eastern Tennessee populations (TNE_01, TNE_02) and five western Tennessee populations (TNW_01, TNW_02, TNW_03, TNW_04, TNW_05); six wild populations in Kentucky, USA (KY_01, KY_02, KY_03, KY_04, KY_05, KY_06); </w:t>
      </w:r>
      <w:r w:rsidR="00620802">
        <w:t xml:space="preserve">and </w:t>
      </w:r>
      <w:r w:rsidRPr="00124599">
        <w:t>two translocated populations in Kentucky, USA (TR_01, TR_02)</w:t>
      </w:r>
      <w:r w:rsidR="00620802">
        <w:t>.</w:t>
      </w:r>
    </w:p>
    <w:p w14:paraId="3006DE3C" w14:textId="1C79DCDD" w:rsidR="00372A57" w:rsidRPr="00CD55C4" w:rsidRDefault="70E96F45" w:rsidP="00372A57">
      <w:r>
        <w:t>The</w:t>
      </w:r>
      <w:r w:rsidR="00CA687E">
        <w:t xml:space="preserve"> two</w:t>
      </w:r>
      <w:r>
        <w:t xml:space="preserve"> translocated</w:t>
      </w:r>
      <w:r w:rsidR="00AD6F43">
        <w:t xml:space="preserve"> </w:t>
      </w:r>
      <w:r>
        <w:t>populations had distinct establishment histories</w:t>
      </w:r>
      <w:r w:rsidR="00D62186">
        <w:t xml:space="preserve">. </w:t>
      </w:r>
      <w:r w:rsidR="00840B62">
        <w:t xml:space="preserve">The </w:t>
      </w:r>
      <w:r w:rsidR="00124599" w:rsidRPr="00124599">
        <w:t>TR_01 was established by Tara Littlefield using two sources of introduced material. The firs</w:t>
      </w:r>
      <w:r w:rsidR="00F35136">
        <w:t xml:space="preserve">t </w:t>
      </w:r>
      <w:r w:rsidR="00AD3B9D">
        <w:t>source was from a road</w:t>
      </w:r>
      <w:r w:rsidR="00397BB7">
        <w:t>-</w:t>
      </w:r>
      <w:r w:rsidR="00AD3B9D">
        <w:t xml:space="preserve">cut rescue </w:t>
      </w:r>
      <w:r w:rsidR="00124599" w:rsidRPr="00124599">
        <w:t>at Cove Spring, Kentucky, USA (KY_02) in 2014</w:t>
      </w:r>
      <w:r w:rsidR="006705A1">
        <w:t>. Ap</w:t>
      </w:r>
      <w:r w:rsidR="00B029AB" w:rsidRPr="00CD55C4">
        <w:t xml:space="preserve">proximately 100 seeds were collected and moved to </w:t>
      </w:r>
      <w:ins w:id="48" w:author="Wen Kuo" w:date="2026-08-31T13:07:00Z" w16du:dateUtc="2026-08-31T18:07:00Z">
        <w:r w:rsidR="00CF1C44">
          <w:t xml:space="preserve">a </w:t>
        </w:r>
      </w:ins>
      <w:r w:rsidR="00B029AB" w:rsidRPr="00CD55C4">
        <w:t xml:space="preserve">suitable habitat on the east end of Cove Spring Park, approximately one mile away from the original site. The introduction site had recently been cleared of honeysuckle prior to seed addition, within an approximately 5 × 5 m managed area. The habitat included limestone rock outcrops and associated woody species such as </w:t>
      </w:r>
      <w:r w:rsidR="00B029AB" w:rsidRPr="00AF06FF">
        <w:rPr>
          <w:i/>
          <w:iCs/>
        </w:rPr>
        <w:t>Juniperus virginiana</w:t>
      </w:r>
      <w:r w:rsidR="00B029AB" w:rsidRPr="00CD55C4">
        <w:t xml:space="preserve">, </w:t>
      </w:r>
      <w:r w:rsidR="00B029AB" w:rsidRPr="00AF06FF">
        <w:rPr>
          <w:i/>
          <w:iCs/>
        </w:rPr>
        <w:t>Quercus muehlenbergii</w:t>
      </w:r>
      <w:r w:rsidR="00B029AB" w:rsidRPr="00CD55C4">
        <w:t xml:space="preserve">, </w:t>
      </w:r>
      <w:r w:rsidR="00B029AB" w:rsidRPr="00AF06FF">
        <w:rPr>
          <w:i/>
          <w:iCs/>
        </w:rPr>
        <w:t>Fraxinus quadrangulata</w:t>
      </w:r>
      <w:r w:rsidR="00B029AB" w:rsidRPr="00CD55C4">
        <w:t xml:space="preserve">, </w:t>
      </w:r>
      <w:r w:rsidR="00B029AB" w:rsidRPr="00AF06FF">
        <w:rPr>
          <w:i/>
          <w:iCs/>
        </w:rPr>
        <w:t>Cercis canadensis</w:t>
      </w:r>
      <w:r w:rsidR="00B029AB" w:rsidRPr="00CD55C4">
        <w:t xml:space="preserve">, and </w:t>
      </w:r>
      <w:r w:rsidR="00B029AB" w:rsidRPr="00AF06FF">
        <w:rPr>
          <w:i/>
          <w:iCs/>
        </w:rPr>
        <w:t xml:space="preserve">Ostrya </w:t>
      </w:r>
      <w:r w:rsidR="00B029AB" w:rsidRPr="00AF06FF">
        <w:rPr>
          <w:i/>
          <w:iCs/>
        </w:rPr>
        <w:lastRenderedPageBreak/>
        <w:t>virginiana</w:t>
      </w:r>
      <w:r w:rsidR="00B029AB" w:rsidRPr="00CD55C4">
        <w:t>.</w:t>
      </w:r>
      <w:r w:rsidR="0053714E">
        <w:t xml:space="preserve"> </w:t>
      </w:r>
      <w:r w:rsidR="00124599" w:rsidRPr="00124599">
        <w:t xml:space="preserve">The second source consisted of seeds collected from Woodford County, Kentucky, USA (KY_05) in 2015. </w:t>
      </w:r>
      <w:r w:rsidR="007B2ACC">
        <w:t>A</w:t>
      </w:r>
      <w:r w:rsidR="007B2ACC" w:rsidRPr="00CD55C4">
        <w:t xml:space="preserve">pproximately 200 additional seeds were introduced </w:t>
      </w:r>
      <w:r w:rsidR="00A50D1D">
        <w:t>to</w:t>
      </w:r>
      <w:r w:rsidR="007B2ACC" w:rsidRPr="00CD55C4">
        <w:t xml:space="preserve"> the site. Honeysuckle removal continued in winter 2015, with management focused on expanding the original cleared area where </w:t>
      </w:r>
      <w:r w:rsidR="007B2ACC" w:rsidRPr="00AF06FF">
        <w:rPr>
          <w:i/>
          <w:iCs/>
        </w:rPr>
        <w:t>Physaria</w:t>
      </w:r>
      <w:r w:rsidR="00306507" w:rsidRPr="00AF06FF">
        <w:rPr>
          <w:i/>
          <w:iCs/>
        </w:rPr>
        <w:t xml:space="preserve"> globosa</w:t>
      </w:r>
      <w:r w:rsidR="007B2ACC" w:rsidRPr="00CD55C4">
        <w:t xml:space="preserve"> was introduced.</w:t>
      </w:r>
      <w:r w:rsidR="0069736B">
        <w:t xml:space="preserve"> </w:t>
      </w:r>
      <w:r w:rsidR="0069736B" w:rsidRPr="00CD55C4">
        <w:t xml:space="preserve">Therefore, the </w:t>
      </w:r>
      <w:r w:rsidR="0069736B">
        <w:t>TR</w:t>
      </w:r>
      <w:r w:rsidR="0065029F">
        <w:t>_01</w:t>
      </w:r>
      <w:r w:rsidR="0069736B" w:rsidRPr="00CD55C4">
        <w:t xml:space="preserve"> population </w:t>
      </w:r>
      <w:r w:rsidR="0069736B">
        <w:t>could</w:t>
      </w:r>
      <w:r w:rsidR="0069736B" w:rsidRPr="00CD55C4">
        <w:t xml:space="preserve"> be described as a field-established introduction with mixed seed-source origins. </w:t>
      </w:r>
      <w:r w:rsidR="00C9072C">
        <w:t xml:space="preserve">The </w:t>
      </w:r>
      <w:r w:rsidR="00306507" w:rsidRPr="00124599">
        <w:t>TR_01 has been monitored annually by Tara Littlefield</w:t>
      </w:r>
      <w:r w:rsidR="00873906">
        <w:t xml:space="preserve">, local </w:t>
      </w:r>
      <w:r w:rsidR="006121D6">
        <w:t>vol</w:t>
      </w:r>
      <w:r w:rsidR="008C2E6A">
        <w:t xml:space="preserve">unteers, and staffs from </w:t>
      </w:r>
      <w:commentRangeStart w:id="49"/>
      <w:r w:rsidR="00DE35E4" w:rsidRPr="00DE35E4">
        <w:t>Kentucky Department of Fish &amp; Wildlife Resources</w:t>
      </w:r>
      <w:commentRangeEnd w:id="49"/>
      <w:r w:rsidR="00A96AAA">
        <w:rPr>
          <w:rStyle w:val="CommentReference"/>
          <w:sz w:val="24"/>
          <w:szCs w:val="24"/>
        </w:rPr>
        <w:commentReference w:id="49"/>
      </w:r>
      <w:r w:rsidR="00304CDF">
        <w:t xml:space="preserve">. No plants </w:t>
      </w:r>
      <w:r w:rsidR="007843C5">
        <w:t xml:space="preserve">were observed outside the original </w:t>
      </w:r>
      <w:r w:rsidR="007843C5" w:rsidRPr="00CD55C4">
        <w:t>5 × 5 m managed area</w:t>
      </w:r>
      <w:r w:rsidR="007843C5">
        <w:t xml:space="preserve"> in 2014, </w:t>
      </w:r>
      <w:r w:rsidR="00372A57" w:rsidRPr="00CD55C4">
        <w:t xml:space="preserve">followed by two vegetative plants in 2015, six vegetative and one flowering plant in 2016, and continued increases in flowering plants through </w:t>
      </w:r>
      <w:r w:rsidR="00CD7AE5">
        <w:t>2025</w:t>
      </w:r>
      <w:r w:rsidR="00372A57" w:rsidRPr="00CD55C4">
        <w:t>. Later increases appear to coincide with continued habitat management and expansion of honeysuckle removal at the site</w:t>
      </w:r>
      <w:r w:rsidR="00C9072C">
        <w:t>. The TR_01</w:t>
      </w:r>
      <w:r w:rsidR="00BD5A8F">
        <w:t xml:space="preserve"> population </w:t>
      </w:r>
      <w:del w:id="50" w:author="Wen Kuo" w:date="2026-09-01T10:12:00Z" w16du:dateUtc="2026-09-01T15:12:00Z">
        <w:r w:rsidR="00BD5A8F" w:rsidDel="00720D9D">
          <w:delText xml:space="preserve">has </w:delText>
        </w:r>
      </w:del>
      <w:r w:rsidR="00BD5A8F">
        <w:t xml:space="preserve">reached 238 vegetative </w:t>
      </w:r>
      <w:r w:rsidR="00A36292">
        <w:t>and 29 flowering plants in 2025.</w:t>
      </w:r>
    </w:p>
    <w:p w14:paraId="6E4E12F0" w14:textId="43008739" w:rsidR="009201DC" w:rsidRDefault="00CD2450" w:rsidP="00D240C6">
      <w:r>
        <w:t>The TR_02</w:t>
      </w:r>
      <w:r w:rsidR="00303EE4">
        <w:t xml:space="preserve"> at </w:t>
      </w:r>
      <w:r w:rsidR="00303EE4" w:rsidRPr="00303EE4">
        <w:t>Jessamine Creek Gorge Preserve</w:t>
      </w:r>
      <w:r>
        <w:t xml:space="preserve"> </w:t>
      </w:r>
      <w:r w:rsidR="00371F98">
        <w:t>is a h</w:t>
      </w:r>
      <w:r w:rsidR="00371F98" w:rsidRPr="00371F98">
        <w:t xml:space="preserve">uman-assisted </w:t>
      </w:r>
      <w:r w:rsidR="000B1E1F">
        <w:t>interbreed</w:t>
      </w:r>
      <w:r w:rsidR="00371F98" w:rsidRPr="00371F98">
        <w:t xml:space="preserve"> population</w:t>
      </w:r>
      <w:r w:rsidR="00E311CF">
        <w:t xml:space="preserve"> established</w:t>
      </w:r>
      <w:r w:rsidR="00200439">
        <w:t xml:space="preserve"> by a local conservation enthusiast. </w:t>
      </w:r>
      <w:r w:rsidR="00F01DB5">
        <w:t>To the best of our knowledge</w:t>
      </w:r>
      <w:r w:rsidR="00B74833">
        <w:t xml:space="preserve">, the </w:t>
      </w:r>
      <w:r w:rsidR="000B3FE7">
        <w:t>source</w:t>
      </w:r>
      <w:r w:rsidR="001361F2">
        <w:t xml:space="preserve"> </w:t>
      </w:r>
      <w:r w:rsidR="00864D62">
        <w:t xml:space="preserve">parental </w:t>
      </w:r>
      <w:r w:rsidR="001361F2">
        <w:t xml:space="preserve">plants were sampled from Kentucky and Tennessee </w:t>
      </w:r>
      <w:r w:rsidR="00864D62">
        <w:t xml:space="preserve">populations since early 1990s. </w:t>
      </w:r>
      <w:r w:rsidR="003D0DA3">
        <w:t xml:space="preserve">The </w:t>
      </w:r>
      <w:r w:rsidR="00CC633E">
        <w:t xml:space="preserve">parental plants of multiple sources were mixed </w:t>
      </w:r>
      <w:r w:rsidR="00297982">
        <w:t xml:space="preserve">and allowed </w:t>
      </w:r>
      <w:r w:rsidR="001A5A83">
        <w:t>natural pollination</w:t>
      </w:r>
      <w:del w:id="51" w:author="Wen Kuo" w:date="2026-09-01T10:14:00Z" w16du:dateUtc="2026-09-01T15:14:00Z">
        <w:r w:rsidR="001A5A83" w:rsidDel="001D09E9">
          <w:delText>s</w:delText>
        </w:r>
      </w:del>
      <w:r w:rsidR="001A5A83">
        <w:t xml:space="preserve"> for multiple generations</w:t>
      </w:r>
      <w:r w:rsidR="0008558D">
        <w:t xml:space="preserve"> at a pr</w:t>
      </w:r>
      <w:r w:rsidR="00251306">
        <w:t>ivate locality</w:t>
      </w:r>
      <w:r w:rsidR="001A5A83">
        <w:t xml:space="preserve">. </w:t>
      </w:r>
      <w:r w:rsidR="005C5A68">
        <w:t>The harvested seeds</w:t>
      </w:r>
      <w:r w:rsidR="00A02303">
        <w:t xml:space="preserve"> were </w:t>
      </w:r>
      <w:r w:rsidR="00C10A33">
        <w:t xml:space="preserve">arbitrarily sprayed at </w:t>
      </w:r>
      <w:r w:rsidR="00C10A33" w:rsidRPr="00303EE4">
        <w:t>Jessamine Creek Gorge Preserve</w:t>
      </w:r>
      <w:r w:rsidR="00C10A33">
        <w:t xml:space="preserve"> from 2010 to </w:t>
      </w:r>
      <w:r w:rsidR="003E66E3">
        <w:t>2020, approximately three times.</w:t>
      </w:r>
      <w:r w:rsidR="001F293F">
        <w:t xml:space="preserve"> Unfortunately, </w:t>
      </w:r>
      <w:r w:rsidR="000B1E1F">
        <w:t xml:space="preserve">the status of interbreeding, </w:t>
      </w:r>
      <w:r w:rsidR="009D60F5">
        <w:t>specific source locations</w:t>
      </w:r>
      <w:ins w:id="52" w:author="Wen Kuo" w:date="2026-09-01T10:14:00Z" w16du:dateUtc="2026-09-01T15:14:00Z">
        <w:r w:rsidR="001D09E9">
          <w:rPr>
            <w:rFonts w:ascii="PMingLiU" w:eastAsia="PMingLiU" w:hAnsi="PMingLiU" w:cs="PMingLiU"/>
          </w:rPr>
          <w:t xml:space="preserve">, </w:t>
        </w:r>
        <w:r w:rsidR="001D09E9" w:rsidRPr="001D09E9">
          <w:rPr>
            <w:rFonts w:eastAsia="PMingLiU"/>
            <w:rPrChange w:id="53" w:author="Wen Kuo" w:date="2026-09-01T10:15:00Z" w16du:dateUtc="2026-09-01T15:15:00Z">
              <w:rPr>
                <w:rFonts w:ascii="PMingLiU" w:eastAsia="PMingLiU" w:hAnsi="PMingLiU" w:cs="PMingLiU"/>
              </w:rPr>
            </w:rPrChange>
          </w:rPr>
          <w:t xml:space="preserve">and the </w:t>
        </w:r>
      </w:ins>
      <w:del w:id="54" w:author="Wen Kuo" w:date="2026-09-01T10:14:00Z" w16du:dateUtc="2026-09-01T15:14:00Z">
        <w:r w:rsidR="009D60F5" w:rsidDel="001D09E9">
          <w:delText xml:space="preserve">, </w:delText>
        </w:r>
      </w:del>
      <w:r w:rsidR="009D60F5">
        <w:rPr>
          <w:rFonts w:hint="eastAsia"/>
        </w:rPr>
        <w:t>n</w:t>
      </w:r>
      <w:r w:rsidR="009D60F5">
        <w:t>umber of seeds used in introduction</w:t>
      </w:r>
      <w:r w:rsidR="0008558D">
        <w:t xml:space="preserve"> </w:t>
      </w:r>
      <w:r w:rsidR="00A96481">
        <w:t xml:space="preserve">have not been recorded. </w:t>
      </w:r>
    </w:p>
    <w:p w14:paraId="61B4E463" w14:textId="7EC7317D" w:rsidR="00236C4E" w:rsidRDefault="00236C4E" w:rsidP="00740FA0">
      <w:r>
        <w:t xml:space="preserve">Between 10 and 24 individuals were sampled per population, depending on population size and site accessibility, and one herbarium voucher specimen per population was deposited </w:t>
      </w:r>
      <w:r>
        <w:lastRenderedPageBreak/>
        <w:t xml:space="preserve">in the Missouri Botanical Garden Herbarium (MO). </w:t>
      </w:r>
      <w:r w:rsidR="00417492">
        <w:t>The sampling locations</w:t>
      </w:r>
      <w:r w:rsidR="00597553">
        <w:t xml:space="preserve">, </w:t>
      </w:r>
      <w:r w:rsidR="00362269">
        <w:t xml:space="preserve">adjacent </w:t>
      </w:r>
      <w:r w:rsidR="00597553">
        <w:t>rivers, main cities</w:t>
      </w:r>
      <w:r w:rsidR="007F72D0">
        <w:t xml:space="preserve">, and human footprint </w:t>
      </w:r>
      <w:r w:rsidR="002B4B4B">
        <w:fldChar w:fldCharType="begin"/>
      </w:r>
      <w:r w:rsidR="002B4B4B">
        <w:instrText xml:space="preserve"> ADDIN EN.CITE &lt;EndNote&gt;&lt;Cite&gt;&lt;Author&gt;Gassert&lt;/Author&gt;&lt;Year&gt;2023&lt;/Year&gt;&lt;RecNum&gt;1755&lt;/RecNum&gt;&lt;DisplayText&gt;(Gassert&lt;style face="italic"&gt; et al.&lt;/style&gt;, 2023)&lt;/DisplayText&gt;&lt;record&gt;&lt;rec-number&gt;1755&lt;/rec-number&gt;&lt;foreign-keys&gt;&lt;key app="EN" db-id="szaf2t5f69xez3ewt26vaxsnadp0r9r9sxra" timestamp="1778788450"&gt;1755&lt;/key&gt;&lt;/foreign-keys&gt;&lt;ref-type name="Journal Article"&gt;17&lt;/ref-type&gt;&lt;contributors&gt;&lt;authors&gt;&lt;author&gt;Gassert,Francis&lt;/author&gt;&lt;author&gt;Venter,Oscar&lt;/author&gt;&lt;author&gt;Watson,James E. M.&lt;/author&gt;&lt;author&gt;Brumby,Steven P.&lt;/author&gt;&lt;author&gt;Mazzariello,Joseph C.&lt;/author&gt;&lt;author&gt;Atkinson,Scott C.&lt;/author&gt;&lt;author&gt;Hyde,Samantha&lt;/author&gt;&lt;/authors&gt;&lt;/contributors&gt;&lt;titles&gt;&lt;title&gt;An operational approach to near real time global high resolution mapping of the terrestrial Human Footprint&lt;/title&gt;&lt;secondary-title&gt;Frontiers in Remote Sensing&lt;/secondary-title&gt;&lt;/titles&gt;&lt;periodical&gt;&lt;full-title&gt;Frontiers in Remote Sensing&lt;/full-title&gt;&lt;/periodical&gt;&lt;volume&gt;Volume 4 - 2023&lt;/volume&gt;&lt;keywords&gt;&lt;keyword&gt;Human Footprint (HF),remote sensing,land use land cover (LULC),human impact,Environmental impact&lt;/keyword&gt;&lt;/keywords&gt;&lt;dates&gt;&lt;year&gt;2023&lt;/year&gt;&lt;pub-dates&gt;&lt;date&gt;2023-November-27&lt;/date&gt;&lt;/pub-dates&gt;&lt;/dates&gt;&lt;isbn&gt;2673-6187&lt;/isbn&gt;&lt;work-type&gt;Data Report&lt;/work-type&gt;&lt;urls&gt;&lt;related-urls&gt;&lt;url&gt;https://www.frontiersin.org/journals/remote-sensing/articles/10.3389/frsen.2023.1130896&lt;/url&gt;&lt;/related-urls&gt;&lt;/urls&gt;&lt;electronic-resource-num&gt;10.3389/frsen.2023.1130896&lt;/electronic-resource-num&gt;&lt;language&gt;English&lt;/language&gt;&lt;/record&gt;&lt;/Cite&gt;&lt;/EndNote&gt;</w:instrText>
      </w:r>
      <w:r w:rsidR="002B4B4B">
        <w:fldChar w:fldCharType="separate"/>
      </w:r>
      <w:r w:rsidR="002B4B4B">
        <w:rPr>
          <w:noProof/>
        </w:rPr>
        <w:t>(</w:t>
      </w:r>
      <w:r w:rsidR="00C043F9" w:rsidRPr="004A6431">
        <w:t>Gassert</w:t>
      </w:r>
      <w:r w:rsidR="00C043F9" w:rsidRPr="004A6431">
        <w:rPr>
          <w:i/>
        </w:rPr>
        <w:t xml:space="preserve"> et al.</w:t>
      </w:r>
      <w:r w:rsidR="00C043F9" w:rsidRPr="004A6431">
        <w:t>, 2023</w:t>
      </w:r>
      <w:r w:rsidR="002B4B4B">
        <w:rPr>
          <w:noProof/>
        </w:rPr>
        <w:t>)</w:t>
      </w:r>
      <w:r w:rsidR="002B4B4B">
        <w:fldChar w:fldCharType="end"/>
      </w:r>
      <w:r w:rsidR="002B4B4B">
        <w:t xml:space="preserve"> </w:t>
      </w:r>
      <w:r w:rsidR="007F72D0">
        <w:t xml:space="preserve">were plotted in </w:t>
      </w:r>
      <w:r w:rsidR="002B4B4B" w:rsidRPr="002B4B4B">
        <w:rPr>
          <w:b/>
          <w:bCs/>
          <w:color w:val="0070C0"/>
        </w:rPr>
        <w:t>Fig. 1</w:t>
      </w:r>
      <w:r w:rsidR="002B4B4B">
        <w:t xml:space="preserve">. </w:t>
      </w:r>
      <w:r>
        <w:t xml:space="preserve">To provide genus-level context for genetic diversity estimates, we also included 17 individuals from three populations of </w:t>
      </w:r>
      <w:r>
        <w:rPr>
          <w:rStyle w:val="Emphasis"/>
        </w:rPr>
        <w:t xml:space="preserve">P. </w:t>
      </w:r>
      <w:r w:rsidRPr="72842033">
        <w:rPr>
          <w:rStyle w:val="Emphasis"/>
        </w:rPr>
        <w:t>filiformis</w:t>
      </w:r>
      <w:r>
        <w:t xml:space="preserve"> </w:t>
      </w:r>
      <w:r w:rsidR="121DB474">
        <w:t>(Rollins) O’kane and Al</w:t>
      </w:r>
      <w:r w:rsidR="511A287E">
        <w:t>-</w:t>
      </w:r>
      <w:r w:rsidR="121DB474">
        <w:t>Shehbaz</w:t>
      </w:r>
      <w:r>
        <w:t xml:space="preserve"> in Missouri, USA, 19 individuals from three populations of </w:t>
      </w:r>
      <w:r>
        <w:rPr>
          <w:rStyle w:val="Emphasis"/>
        </w:rPr>
        <w:t>P. ouachitensis</w:t>
      </w:r>
      <w:r>
        <w:t xml:space="preserve"> </w:t>
      </w:r>
      <w:r w:rsidR="74AC055A">
        <w:t xml:space="preserve">Kallison and Edwards </w:t>
      </w:r>
      <w:r>
        <w:t xml:space="preserve">in the Ouachita Mountains of Arkansas, USA, and 12 individuals from one population of </w:t>
      </w:r>
      <w:r>
        <w:rPr>
          <w:rStyle w:val="Emphasis"/>
        </w:rPr>
        <w:t>P. gracilis</w:t>
      </w:r>
      <w:r>
        <w:t xml:space="preserve"> </w:t>
      </w:r>
      <w:r w:rsidR="4B4BD984">
        <w:t>(Hook.) O’kane and Al-Shehbaz</w:t>
      </w:r>
      <w:r>
        <w:t>in Texas, USA (</w:t>
      </w:r>
      <w:r w:rsidRPr="00E21121">
        <w:rPr>
          <w:b/>
          <w:bCs/>
          <w:color w:val="4472C4" w:themeColor="accent1"/>
        </w:rPr>
        <w:t>Table 2</w:t>
      </w:r>
      <w:r>
        <w:t>), all previously included in</w:t>
      </w:r>
      <w:r w:rsidR="00BD7360">
        <w:t xml:space="preserve"> </w:t>
      </w:r>
      <w:r w:rsidR="00C043F9">
        <w:fldChar w:fldCharType="begin"/>
      </w:r>
      <w:r w:rsidR="00C043F9">
        <w:instrText xml:space="preserve"> ADDIN EN.CITE &lt;EndNote&gt;&lt;Cite AuthorYear="1"&gt;&lt;Author&gt;Edwards&lt;/Author&gt;&lt;Year&gt;2021&lt;/Year&gt;&lt;RecNum&gt;1680&lt;/RecNum&gt;&lt;DisplayText&gt;Edwards&lt;style face="italic"&gt; et al.&lt;/style&gt; (2021)&lt;/DisplayText&gt;&lt;record&gt;&lt;rec-number&gt;1680&lt;/rec-number&gt;&lt;foreign-keys&gt;&lt;key app="EN" db-id="szaf2t5f69xez3ewt26vaxsnadp0r9r9sxra" timestamp="1775847748"&gt;1680&lt;/key&gt;&lt;/foreign-keys&gt;&lt;ref-type name="Journal Article"&gt;17&lt;/ref-type&gt;&lt;contributors&gt;&lt;authors&gt;&lt;author&gt;Edwards, C. E.&lt;/author&gt;&lt;author&gt;Tessier, B. C.&lt;/author&gt;&lt;author&gt;Swift, J. F.&lt;/author&gt;&lt;author&gt;Bassüner, B.&lt;/author&gt;&lt;author&gt;Linan, A. G.&lt;/author&gt;&lt;author&gt;Albrecht, M. A.&lt;/author&gt;&lt;author&gt;Yatskievych, G. A.&lt;/author&gt;&lt;/authors&gt;&lt;/contributors&gt;&lt;titles&gt;&lt;title&gt;Conservation genetics of the threatened plant species Physaria filiformis (Missouri bladderpod) reveals strong genetic structure and a possible cryptic species&lt;/title&gt;&lt;secondary-title&gt;PLoS One&lt;/secondary-title&gt;&lt;/titles&gt;&lt;periodical&gt;&lt;full-title&gt;PLoS ONE&lt;/full-title&gt;&lt;/periodical&gt;&lt;pages&gt;e0247586&lt;/pages&gt;&lt;volume&gt;16&lt;/volume&gt;&lt;dates&gt;&lt;year&gt;2021&lt;/year&gt;&lt;/dates&gt;&lt;urls&gt;&lt;/urls&gt;&lt;/record&gt;&lt;/Cite&gt;&lt;/EndNote&gt;</w:instrText>
      </w:r>
      <w:r w:rsidR="00C043F9">
        <w:fldChar w:fldCharType="separate"/>
      </w:r>
      <w:r w:rsidR="004A6431" w:rsidRPr="004A6431">
        <w:t>Edwards</w:t>
      </w:r>
      <w:r w:rsidR="004A6431" w:rsidRPr="004A6431">
        <w:rPr>
          <w:i/>
        </w:rPr>
        <w:t xml:space="preserve"> et al.</w:t>
      </w:r>
      <w:r w:rsidR="004A6431" w:rsidRPr="004A6431">
        <w:t xml:space="preserve"> (2021)</w:t>
      </w:r>
      <w:r w:rsidR="00C043F9">
        <w:fldChar w:fldCharType="end"/>
      </w:r>
      <w:r>
        <w:t xml:space="preserve">. The final dataset comprised 406 individuals. Leaf tissue was dried in silica gel in the field, and DNA was extracted from silica-dried tissue using a modified CTAB protocol </w:t>
      </w:r>
      <w:r w:rsidR="00BD7360">
        <w:fldChar w:fldCharType="begin"/>
      </w:r>
      <w:r w:rsidR="00695ACF">
        <w:instrText xml:space="preserve"> ADDIN EN.CITE &lt;EndNote&gt;&lt;Cite&gt;&lt;Author&gt;Allen&lt;/Author&gt;&lt;Year&gt;2006&lt;/Year&gt;&lt;RecNum&gt;312&lt;/RecNum&gt;&lt;DisplayText&gt;(Allen&lt;style face="italic"&gt; et al.&lt;/style&gt;, 2006)&lt;/DisplayText&gt;&lt;record&gt;&lt;rec-number&gt;312&lt;/rec-number&gt;&lt;foreign-keys&gt;&lt;key app="EN" db-id="szaf2t5f69xez3ewt26vaxsnadp0r9r9sxra" timestamp="1597091685" guid="8bd0e557-7924-4828-b3f1-7856e3f19247"&gt;312&lt;/key&gt;&lt;/foreign-keys&gt;&lt;ref-type name="Journal Article"&gt;17&lt;/ref-type&gt;&lt;contributors&gt;&lt;authors&gt;&lt;author&gt;Allen, G. C.&lt;/author&gt;&lt;author&gt;Flores-Vergara, M. A.&lt;/author&gt;&lt;author&gt;Krasynanski, S.&lt;/author&gt;&lt;author&gt;Kumar, S.&lt;/author&gt;&lt;author&gt;Thompson, W. F.&lt;/author&gt;&lt;/authors&gt;&lt;/contributors&gt;&lt;auth-address&gt;Department of Horticultural Science and Crop Science, 1200 Partners II, Campus Box 7550, 840 Main Campus Drive, North Carolina State University, Raleigh, NC 27606-7550, USA. george_allen@ncsu.edu&lt;/auth-address&gt;&lt;titles&gt;&lt;title&gt;A modified protocol for rapid DNA isolation from plant tissues using cetyltrimethylammonium bromide&lt;/title&gt;&lt;secondary-title&gt;Nat Protoc&lt;/secondary-title&gt;&lt;/titles&gt;&lt;periodical&gt;&lt;full-title&gt;Nat Protoc&lt;/full-title&gt;&lt;/periodical&gt;&lt;pages&gt;2320-5&lt;/pages&gt;&lt;volume&gt;1&lt;/volume&gt;&lt;number&gt;5&lt;/number&gt;&lt;edition&gt;2007/04/05&lt;/edition&gt;&lt;keywords&gt;&lt;keyword&gt;Cetrimonium&lt;/keyword&gt;&lt;keyword&gt;*Cetrimonium Compounds&lt;/keyword&gt;&lt;keyword&gt;DNA, Plant/*isolation &amp;amp; purification&lt;/keyword&gt;&lt;keyword&gt;Magnoliopsida/*chemistry&lt;/keyword&gt;&lt;keyword&gt;Plant Leaves/*chemistry&lt;/keyword&gt;&lt;keyword&gt;Time Factors&lt;/keyword&gt;&lt;/keywords&gt;&lt;dates&gt;&lt;year&gt;2006&lt;/year&gt;&lt;/dates&gt;&lt;isbn&gt;1750-2799 (Electronic)&amp;#xD;1750-2799 (Linking)&lt;/isbn&gt;&lt;accession-num&gt;17406474&lt;/accession-num&gt;&lt;urls&gt;&lt;related-urls&gt;&lt;url&gt;https://www.ncbi.nlm.nih.gov/pubmed/17406474&lt;/url&gt;&lt;/related-urls&gt;&lt;/urls&gt;&lt;electronic-resource-num&gt;10.1038/nprot.2006.384&lt;/electronic-resource-num&gt;&lt;/record&gt;&lt;/Cite&gt;&lt;/EndNote&gt;</w:instrText>
      </w:r>
      <w:r w:rsidR="00BD7360">
        <w:fldChar w:fldCharType="separate"/>
      </w:r>
      <w:r w:rsidR="00BD7360">
        <w:rPr>
          <w:noProof/>
        </w:rPr>
        <w:t>(</w:t>
      </w:r>
      <w:r w:rsidR="00C043F9" w:rsidRPr="004A6431">
        <w:rPr>
          <w:noProof/>
        </w:rPr>
        <w:t>Allen</w:t>
      </w:r>
      <w:r w:rsidR="00C043F9" w:rsidRPr="004A6431">
        <w:rPr>
          <w:i/>
          <w:noProof/>
        </w:rPr>
        <w:t xml:space="preserve"> et al.</w:t>
      </w:r>
      <w:r w:rsidR="00C043F9" w:rsidRPr="004A6431">
        <w:rPr>
          <w:noProof/>
        </w:rPr>
        <w:t>, 2006</w:t>
      </w:r>
      <w:r w:rsidR="00BD7360">
        <w:rPr>
          <w:noProof/>
        </w:rPr>
        <w:t>)</w:t>
      </w:r>
      <w:r w:rsidR="00BD7360">
        <w:fldChar w:fldCharType="end"/>
      </w:r>
      <w:r>
        <w:t>.</w:t>
      </w:r>
    </w:p>
    <w:p w14:paraId="44E25336" w14:textId="776E68BC" w:rsidR="0003206C" w:rsidRPr="00E938E0" w:rsidRDefault="0003206C" w:rsidP="00EC63AB">
      <w:pPr>
        <w:pStyle w:val="Heading2"/>
        <w:jc w:val="both"/>
      </w:pPr>
      <w:r w:rsidRPr="00E938E0">
        <w:t>Microsatellite markers</w:t>
      </w:r>
      <w:r w:rsidR="00626CA6" w:rsidRPr="00E938E0">
        <w:t xml:space="preserve"> and genotyping</w:t>
      </w:r>
    </w:p>
    <w:p w14:paraId="795CA33D" w14:textId="7F8DBF88" w:rsidR="00422BEE" w:rsidRPr="00422BEE" w:rsidRDefault="00422BEE" w:rsidP="00EC63AB">
      <w:pPr>
        <w:jc w:val="both"/>
      </w:pPr>
      <w:r w:rsidRPr="00422BEE">
        <w:t xml:space="preserve">We used 20 microsatellite markers to genotype </w:t>
      </w:r>
      <w:r w:rsidRPr="00422BEE">
        <w:rPr>
          <w:i/>
          <w:iCs/>
        </w:rPr>
        <w:t>P. globosa</w:t>
      </w:r>
      <w:r w:rsidRPr="00422BEE">
        <w:t xml:space="preserve">. We first tested 16 microsatellite markers previously developed for </w:t>
      </w:r>
      <w:r w:rsidRPr="00422BEE">
        <w:rPr>
          <w:i/>
          <w:iCs/>
        </w:rPr>
        <w:t>Physaria filiformis</w:t>
      </w:r>
      <w:r w:rsidR="00BD7360">
        <w:t xml:space="preserve"> </w:t>
      </w:r>
      <w:r w:rsidR="00BD7360">
        <w:fldChar w:fldCharType="begin"/>
      </w:r>
      <w:r w:rsidR="00BD7360">
        <w:instrText xml:space="preserve"> ADDIN EN.CITE &lt;EndNote&gt;&lt;Cite&gt;&lt;Author&gt;Edwards&lt;/Author&gt;&lt;Year&gt;2021&lt;/Year&gt;&lt;RecNum&gt;1680&lt;/RecNum&gt;&lt;DisplayText&gt;(Edwards&lt;style face="italic"&gt; et al.&lt;/style&gt;, 2021)&lt;/DisplayText&gt;&lt;record&gt;&lt;rec-number&gt;1680&lt;/rec-number&gt;&lt;foreign-keys&gt;&lt;key app="EN" db-id="szaf2t5f69xez3ewt26vaxsnadp0r9r9sxra" timestamp="1775847748"&gt;1680&lt;/key&gt;&lt;/foreign-keys&gt;&lt;ref-type name="Journal Article"&gt;17&lt;/ref-type&gt;&lt;contributors&gt;&lt;authors&gt;&lt;author&gt;Edwards, C. E.&lt;/author&gt;&lt;author&gt;Tessier, B. C.&lt;/author&gt;&lt;author&gt;Swift, J. F.&lt;/author&gt;&lt;author&gt;Bassüner, B.&lt;/author&gt;&lt;author&gt;Linan, A. G.&lt;/author&gt;&lt;author&gt;Albrecht, M. A.&lt;/author&gt;&lt;author&gt;Yatskievych, G. A.&lt;/author&gt;&lt;/authors&gt;&lt;/contributors&gt;&lt;titles&gt;&lt;title&gt;Conservation genetics of the threatened plant species Physaria filiformis (Missouri bladderpod) reveals strong genetic structure and a possible cryptic species&lt;/title&gt;&lt;secondary-title&gt;PLoS One&lt;/secondary-title&gt;&lt;/titles&gt;&lt;periodical&gt;&lt;full-title&gt;PLoS ONE&lt;/full-title&gt;&lt;/periodical&gt;&lt;pages&gt;e0247586&lt;/pages&gt;&lt;volume&gt;16&lt;/volume&gt;&lt;dates&gt;&lt;year&gt;2021&lt;/year&gt;&lt;/dates&gt;&lt;urls&gt;&lt;/urls&gt;&lt;/record&gt;&lt;/Cite&gt;&lt;/EndNote&gt;</w:instrText>
      </w:r>
      <w:r w:rsidR="00BD7360">
        <w:fldChar w:fldCharType="separate"/>
      </w:r>
      <w:r w:rsidR="00BD7360">
        <w:rPr>
          <w:noProof/>
        </w:rPr>
        <w:t>(</w:t>
      </w:r>
      <w:r w:rsidR="00C043F9" w:rsidRPr="004A6431">
        <w:t>Edwards</w:t>
      </w:r>
      <w:r w:rsidR="00C043F9" w:rsidRPr="004A6431">
        <w:rPr>
          <w:i/>
        </w:rPr>
        <w:t xml:space="preserve"> et al.</w:t>
      </w:r>
      <w:r w:rsidR="00C043F9" w:rsidRPr="004A6431">
        <w:t>, 2021</w:t>
      </w:r>
      <w:r w:rsidR="00BD7360">
        <w:rPr>
          <w:noProof/>
        </w:rPr>
        <w:t>)</w:t>
      </w:r>
      <w:r w:rsidR="00BD7360">
        <w:fldChar w:fldCharType="end"/>
      </w:r>
      <w:r w:rsidRPr="00422BEE">
        <w:t xml:space="preserve">, of which 10 produced polymorphic PCR bands of the expected size in </w:t>
      </w:r>
      <w:r w:rsidRPr="00422BEE">
        <w:rPr>
          <w:i/>
          <w:iCs/>
        </w:rPr>
        <w:t>P. globosa</w:t>
      </w:r>
      <w:r w:rsidRPr="00422BEE">
        <w:t xml:space="preserve">. We then developed 10 additional microsatellite markers for </w:t>
      </w:r>
      <w:r w:rsidRPr="00422BEE">
        <w:rPr>
          <w:i/>
          <w:iCs/>
        </w:rPr>
        <w:t>P. globosa</w:t>
      </w:r>
      <w:r w:rsidRPr="00422BEE">
        <w:t xml:space="preserve"> following </w:t>
      </w:r>
      <w:r w:rsidR="00C043F9">
        <w:fldChar w:fldCharType="begin"/>
      </w:r>
      <w:r w:rsidR="00C043F9">
        <w:instrText xml:space="preserve"> ADDIN EN.CITE &lt;EndNote&gt;&lt;Cite AuthorYear="1"&gt;&lt;Author&gt;Swift&lt;/Author&gt;&lt;Year&gt;2016&lt;/Year&gt;&lt;RecNum&gt;1713&lt;/RecNum&gt;&lt;DisplayText&gt;Swift&lt;style face="italic"&gt; et al.&lt;/style&gt; (2016)&lt;/DisplayText&gt;&lt;record&gt;&lt;rec-number&gt;1713&lt;/rec-number&gt;&lt;foreign-keys&gt;&lt;key app="EN" db-id="szaf2t5f69xez3ewt26vaxsnadp0r9r9sxra" timestamp="1775847748"&gt;1713&lt;/key&gt;&lt;/foreign-keys&gt;&lt;ref-type name="Journal Article"&gt;17&lt;/ref-type&gt;&lt;contributors&gt;&lt;authors&gt;&lt;author&gt;Swift, J. F.&lt;/author&gt;&lt;author&gt;Smith, S. A.&lt;/author&gt;&lt;author&gt;Menges, E. S.&lt;/author&gt;&lt;author&gt;Bassuner, B.&lt;/author&gt;&lt;author&gt;Edwards, C. E.&lt;/author&gt;&lt;/authors&gt;&lt;/contributors&gt;&lt;titles&gt;&lt;title&gt;Analysis of mating system and genetic structure in the endangered, amphicarpic plant, Lewton&amp;apos;s polygala (Polygala lewtonii)&lt;/title&gt;&lt;secondary-title&gt;Conserv Genet&lt;/secondary-title&gt;&lt;/titles&gt;&lt;periodical&gt;&lt;full-title&gt;Conserv Genet&lt;/full-title&gt;&lt;/periodical&gt;&lt;pages&gt;1-16&lt;/pages&gt;&lt;dates&gt;&lt;year&gt;2016&lt;/year&gt;&lt;/dates&gt;&lt;urls&gt;&lt;/urls&gt;&lt;/record&gt;&lt;/Cite&gt;&lt;/EndNote&gt;</w:instrText>
      </w:r>
      <w:r w:rsidR="00C043F9">
        <w:fldChar w:fldCharType="separate"/>
      </w:r>
      <w:r w:rsidR="004A6431" w:rsidRPr="004A6431">
        <w:t>Swift</w:t>
      </w:r>
      <w:r w:rsidR="004A6431" w:rsidRPr="004A6431">
        <w:rPr>
          <w:i/>
        </w:rPr>
        <w:t xml:space="preserve"> et al.</w:t>
      </w:r>
      <w:r w:rsidR="004A6431" w:rsidRPr="004A6431">
        <w:t xml:space="preserve"> (2016)</w:t>
      </w:r>
      <w:r w:rsidR="00C043F9">
        <w:fldChar w:fldCharType="end"/>
      </w:r>
      <w:r w:rsidRPr="00422BEE">
        <w:t xml:space="preserve">. Briefly, whole-genome libraries were prepared for two </w:t>
      </w:r>
      <w:r w:rsidRPr="00422BEE">
        <w:rPr>
          <w:i/>
          <w:iCs/>
        </w:rPr>
        <w:t>P. globosa</w:t>
      </w:r>
      <w:r w:rsidRPr="00422BEE">
        <w:t xml:space="preserve"> individuals, one from Tennessee and one from Kentucky, using Nextera DNA Sample Prep Kits and sequenced on an Illumina MiSeq platform with 2 × 150 bp reads. Sequencing yielded 1,049,048 and 1,163,933 paired-end reads, which were assembled de novo into 585,371 contigs using the medium sensitivity/fast setting in Geneious v.7.1.9 (Biomatters, Auckland, New Zealand). MSATCOMMANDER</w:t>
      </w:r>
      <w:r w:rsidR="00051CD2">
        <w:t xml:space="preserve"> </w:t>
      </w:r>
      <w:r w:rsidR="00051CD2">
        <w:fldChar w:fldCharType="begin"/>
      </w:r>
      <w:r w:rsidR="00051CD2">
        <w:instrText xml:space="preserve"> ADDIN EN.CITE &lt;EndNote&gt;&lt;Cite&gt;&lt;Author&gt;Faircloth&lt;/Author&gt;&lt;Year&gt;2008&lt;/Year&gt;&lt;RecNum&gt;1683&lt;/RecNum&gt;&lt;DisplayText&gt;(Faircloth, 2008)&lt;/DisplayText&gt;&lt;record&gt;&lt;rec-number&gt;1683&lt;/rec-number&gt;&lt;foreign-keys&gt;&lt;key app="EN" db-id="szaf2t5f69xez3ewt26vaxsnadp0r9r9sxra" timestamp="1775847748"&gt;1683&lt;/key&gt;&lt;/foreign-keys&gt;&lt;ref-type name="Journal Article"&gt;17&lt;/ref-type&gt;&lt;contributors&gt;&lt;authors&gt;&lt;author&gt;Faircloth, B. C.&lt;/author&gt;&lt;/authors&gt;&lt;/contributors&gt;&lt;titles&gt;&lt;title&gt;MSATCOMMANDER: detection of microsatellite repeat arrays and automated, locus-specific primer design&lt;/title&gt;&lt;secondary-title&gt;Mol Ecol Res&lt;/secondary-title&gt;&lt;/titles&gt;&lt;periodical&gt;&lt;full-title&gt;Mol Ecol Res&lt;/full-title&gt;&lt;/periodical&gt;&lt;pages&gt;92-94&lt;/pages&gt;&lt;volume&gt;8&lt;/volume&gt;&lt;dates&gt;&lt;year&gt;2008&lt;/year&gt;&lt;/dates&gt;&lt;urls&gt;&lt;/urls&gt;&lt;/record&gt;&lt;/Cite&gt;&lt;/EndNote&gt;</w:instrText>
      </w:r>
      <w:r w:rsidR="00051CD2">
        <w:fldChar w:fldCharType="separate"/>
      </w:r>
      <w:r w:rsidR="00051CD2">
        <w:rPr>
          <w:noProof/>
        </w:rPr>
        <w:t>(Faircloth, 2008)</w:t>
      </w:r>
      <w:r w:rsidR="00051CD2">
        <w:fldChar w:fldCharType="end"/>
      </w:r>
      <w:r w:rsidRPr="00422BEE">
        <w:t xml:space="preserve"> identified 2,054 unique microsatellites from the contig consensus sequences, and PRIMER3 </w:t>
      </w:r>
      <w:r w:rsidR="00F65F78">
        <w:fldChar w:fldCharType="begin"/>
      </w:r>
      <w:r w:rsidR="00F65F78">
        <w:instrText xml:space="preserve"> ADDIN EN.CITE &lt;EndNote&gt;&lt;Cite&gt;&lt;Author&gt;Rozen&lt;/Author&gt;&lt;Year&gt;1999&lt;/Year&gt;&lt;RecNum&gt;1711&lt;/RecNum&gt;&lt;DisplayText&gt;(Rozen &amp;amp; Skaletsky, 1999)&lt;/DisplayText&gt;&lt;record&gt;&lt;rec-number&gt;1711&lt;/rec-number&gt;&lt;foreign-keys&gt;&lt;key app="EN" db-id="szaf2t5f69xez3ewt26vaxsnadp0r9r9sxra" timestamp="1775847748"&gt;1711&lt;/key&gt;&lt;/foreign-keys&gt;&lt;ref-type name="Journal Article"&gt;17&lt;/ref-type&gt;&lt;contributors&gt;&lt;authors&gt;&lt;author&gt;Rozen, S.&lt;/author&gt;&lt;author&gt;Skaletsky, H.&lt;/author&gt;&lt;/authors&gt;&lt;/contributors&gt;&lt;titles&gt;&lt;title&gt;Primer3 on the WWW for general users and for biologist programmers&lt;/title&gt;&lt;secondary-title&gt;Methods Mol Biol&lt;/secondary-title&gt;&lt;/titles&gt;&lt;periodical&gt;&lt;full-title&gt;Methods Mol Biol&lt;/full-title&gt;&lt;/periodical&gt;&lt;pages&gt;365-386&lt;/pages&gt;&lt;volume&gt;132&lt;/volume&gt;&lt;dates&gt;&lt;year&gt;1999&lt;/year&gt;&lt;/dates&gt;&lt;urls&gt;&lt;/urls&gt;&lt;/record&gt;&lt;/Cite&gt;&lt;/EndNote&gt;</w:instrText>
      </w:r>
      <w:r w:rsidR="00F65F78">
        <w:fldChar w:fldCharType="separate"/>
      </w:r>
      <w:r w:rsidR="00F65F78">
        <w:rPr>
          <w:noProof/>
        </w:rPr>
        <w:t>(Rozen &amp; Skaletsky, 1999)</w:t>
      </w:r>
      <w:r w:rsidR="00F65F78">
        <w:fldChar w:fldCharType="end"/>
      </w:r>
      <w:r w:rsidR="00F65F78">
        <w:t xml:space="preserve"> </w:t>
      </w:r>
      <w:r w:rsidRPr="00422BEE">
        <w:t xml:space="preserve">identified 324 unique primer pairs. An M13 tag (5′-CACGACGTTGTAAAACGAC-3′) was added to the 5′ end of each forward primer to enable universal </w:t>
      </w:r>
      <w:r w:rsidRPr="00422BEE">
        <w:lastRenderedPageBreak/>
        <w:t xml:space="preserve">dye labeling </w:t>
      </w:r>
      <w:r w:rsidR="00BD7360">
        <w:fldChar w:fldCharType="begin"/>
      </w:r>
      <w:r w:rsidR="00BD7360">
        <w:instrText xml:space="preserve"> ADDIN EN.CITE &lt;EndNote&gt;&lt;Cite&gt;&lt;Author&gt;Boutin-Ganache&lt;/Author&gt;&lt;Year&gt;2001&lt;/Year&gt;&lt;RecNum&gt;1673&lt;/RecNum&gt;&lt;DisplayText&gt;(Boutin-Ganache&lt;style face="italic"&gt; et al.&lt;/style&gt;, 2001)&lt;/DisplayText&gt;&lt;record&gt;&lt;rec-number&gt;1673&lt;/rec-number&gt;&lt;foreign-keys&gt;&lt;key app="EN" db-id="szaf2t5f69xez3ewt26vaxsnadp0r9r9sxra" timestamp="1775847748"&gt;1673&lt;/key&gt;&lt;/foreign-keys&gt;&lt;ref-type name="Journal Article"&gt;17&lt;/ref-type&gt;&lt;contributors&gt;&lt;authors&gt;&lt;author&gt;Boutin-Ganache, I.&lt;/author&gt;&lt;author&gt;Raposo, M.&lt;/author&gt;&lt;author&gt;Raymond, M.&lt;/author&gt;&lt;author&gt;Deschepper, C. F.&lt;/author&gt;&lt;/authors&gt;&lt;/contributors&gt;&lt;titles&gt;&lt;title&gt;M13-tailed primers improve the readability and usability of microsatellite analyses performed with two different allele-sizing methods&lt;/title&gt;&lt;secondary-title&gt;BioTechniques&lt;/secondary-title&gt;&lt;/titles&gt;&lt;periodical&gt;&lt;full-title&gt;Biotechniques&lt;/full-title&gt;&lt;/periodical&gt;&lt;pages&gt;24-25&lt;/pages&gt;&lt;volume&gt;31&lt;/volume&gt;&lt;dates&gt;&lt;year&gt;2001&lt;/year&gt;&lt;/dates&gt;&lt;urls&gt;&lt;/urls&gt;&lt;/record&gt;&lt;/Cite&gt;&lt;/EndNote&gt;</w:instrText>
      </w:r>
      <w:r w:rsidR="00BD7360">
        <w:fldChar w:fldCharType="separate"/>
      </w:r>
      <w:r w:rsidR="00BD7360">
        <w:rPr>
          <w:noProof/>
        </w:rPr>
        <w:t>(</w:t>
      </w:r>
      <w:r w:rsidR="00C043F9" w:rsidRPr="004A6431">
        <w:t>Boutin-Ganache</w:t>
      </w:r>
      <w:r w:rsidR="00C043F9" w:rsidRPr="004A6431">
        <w:rPr>
          <w:i/>
        </w:rPr>
        <w:t xml:space="preserve"> et al.</w:t>
      </w:r>
      <w:r w:rsidR="00C043F9" w:rsidRPr="004A6431">
        <w:t>, 2001</w:t>
      </w:r>
      <w:r w:rsidR="00BD7360">
        <w:rPr>
          <w:noProof/>
        </w:rPr>
        <w:t>)</w:t>
      </w:r>
      <w:r w:rsidR="00BD7360">
        <w:fldChar w:fldCharType="end"/>
      </w:r>
      <w:r w:rsidRPr="00422BEE">
        <w:t xml:space="preserve">. Of 48 primer pairs tested, 10 additional polymorphic loci showed reliable amplification in </w:t>
      </w:r>
      <w:r w:rsidRPr="00422BEE">
        <w:rPr>
          <w:i/>
          <w:iCs/>
        </w:rPr>
        <w:t>P. globosa</w:t>
      </w:r>
      <w:r w:rsidRPr="00422BEE">
        <w:t>. These 20 loci (</w:t>
      </w:r>
      <w:r w:rsidRPr="00BD7360">
        <w:rPr>
          <w:b/>
          <w:bCs/>
          <w:color w:val="0070C0"/>
        </w:rPr>
        <w:t>Appendix 1, Table 1</w:t>
      </w:r>
      <w:r w:rsidRPr="00422BEE">
        <w:t>) were used to genotype 406 samples.</w:t>
      </w:r>
    </w:p>
    <w:p w14:paraId="71EF6015" w14:textId="77777777" w:rsidR="00422BEE" w:rsidRPr="00422BEE" w:rsidRDefault="00422BEE" w:rsidP="00EC63AB">
      <w:pPr>
        <w:jc w:val="both"/>
      </w:pPr>
      <w:r w:rsidRPr="00422BEE">
        <w:t>PCR amplifications were performed in 10 μL reactions containing 0.5 U GoTaq Flexi DNA polymerase (Promega, Madison, WI, USA), 1× Colorless GoTaq Flexi Buffer (Promega, Madison, WI, USA), 1.5 mM MgCl2, 4.5 pmol each of the reverse primer and one of four fluorescently labeled M13 primers (6-FAM, VIC, NED, or PET; Applied Biosystems, Foster City, CA, USA), 0.18 pmol of the M13-tagged forward primer, and 0.5 mM of each dNTP. Thermal cycling consisted of an initial denaturation at 94 °C for 3 min; 35 cycles of 94 °C for 30 s, 52 °C for 30 s, and 72 °C for 45 s; and a final extension at 72 °C for 20 min. Genotyping was conducted by capillary electrophoresis on an Applied Biosystems 3730xl (Applied Biosystems, Foster City, CA, USA) at the Cornell Biotechnology Resource Center, and raw trace files were scored in GeneMarker v.2.6.2 (SoftGenetics, State College, PA, USA).</w:t>
      </w:r>
    </w:p>
    <w:p w14:paraId="3824C9D4" w14:textId="77777777" w:rsidR="00C75E3B" w:rsidRPr="00E938E0" w:rsidRDefault="009807C4" w:rsidP="00EC63AB">
      <w:pPr>
        <w:pStyle w:val="Heading2"/>
        <w:jc w:val="both"/>
      </w:pPr>
      <w:r w:rsidRPr="00E938E0">
        <w:t>Analysis of genetic diversity</w:t>
      </w:r>
    </w:p>
    <w:p w14:paraId="3D7EF82B" w14:textId="6CF406EE" w:rsidR="005A2C70" w:rsidRPr="005A2C70" w:rsidRDefault="005A2C70" w:rsidP="00EC63AB">
      <w:pPr>
        <w:jc w:val="both"/>
      </w:pPr>
      <w:r w:rsidRPr="005A2C70">
        <w:t xml:space="preserve">Samples with &gt;50% missing data were excluded, removing nine </w:t>
      </w:r>
      <w:r w:rsidRPr="005A2C70">
        <w:rPr>
          <w:rStyle w:val="Emphasis"/>
        </w:rPr>
        <w:t>P. globosa</w:t>
      </w:r>
      <w:r w:rsidRPr="005A2C70">
        <w:t xml:space="preserve"> individuals and leaving a final dataset of 397 individuals. The mean number of alleles per population (A), observed and expected heterozygosity (</w:t>
      </w:r>
      <w:r>
        <w:rPr>
          <w:rStyle w:val="Emphasis"/>
          <w:i w:val="0"/>
          <w:iCs w:val="0"/>
        </w:rPr>
        <w:t>H</w:t>
      </w:r>
      <w:r w:rsidRPr="005A2C70">
        <w:rPr>
          <w:rStyle w:val="Emphasis"/>
          <w:i w:val="0"/>
          <w:iCs w:val="0"/>
          <w:vertAlign w:val="subscript"/>
        </w:rPr>
        <w:t>O</w:t>
      </w:r>
      <w:r>
        <w:rPr>
          <w:rStyle w:val="Emphasis"/>
          <w:i w:val="0"/>
          <w:iCs w:val="0"/>
        </w:rPr>
        <w:t>, H</w:t>
      </w:r>
      <w:r w:rsidRPr="005A2C70">
        <w:rPr>
          <w:rStyle w:val="Emphasis"/>
          <w:i w:val="0"/>
          <w:iCs w:val="0"/>
          <w:vertAlign w:val="subscript"/>
        </w:rPr>
        <w:t>E</w:t>
      </w:r>
      <w:r w:rsidRPr="005A2C70">
        <w:t>), and the inbreeding coefficient (</w:t>
      </w:r>
      <w:r w:rsidRPr="005A2C70">
        <w:rPr>
          <w:rStyle w:val="Emphasis"/>
          <w:i w:val="0"/>
          <w:iCs w:val="0"/>
        </w:rPr>
        <w:t>F</w:t>
      </w:r>
      <w:r w:rsidRPr="005A2C70">
        <w:rPr>
          <w:vertAlign w:val="subscript"/>
        </w:rPr>
        <w:t>IS</w:t>
      </w:r>
      <w:r w:rsidRPr="005A2C70">
        <w:t xml:space="preserve">) were calculated by Genodive </w:t>
      </w:r>
      <w:r w:rsidR="007D488F">
        <w:fldChar w:fldCharType="begin"/>
      </w:r>
      <w:r w:rsidR="007D488F">
        <w:instrText xml:space="preserve"> ADDIN EN.CITE &lt;EndNote&gt;&lt;Cite&gt;&lt;Author&gt;Meirmans&lt;/Author&gt;&lt;Year&gt;2004&lt;/Year&gt;&lt;RecNum&gt;1703&lt;/RecNum&gt;&lt;DisplayText&gt;(Meirmans &amp;amp; Van Tienderen, 2004)&lt;/DisplayText&gt;&lt;record&gt;&lt;rec-number&gt;1703&lt;/rec-number&gt;&lt;foreign-keys&gt;&lt;key app="EN" db-id="szaf2t5f69xez3ewt26vaxsnadp0r9r9sxra" timestamp="1775847748"&gt;1703&lt;/key&gt;&lt;/foreign-keys&gt;&lt;ref-type name="Journal Article"&gt;17&lt;/ref-type&gt;&lt;contributors&gt;&lt;authors&gt;&lt;author&gt;Meirmans, P. G.&lt;/author&gt;&lt;author&gt;Van Tienderen, P. H.&lt;/author&gt;&lt;/authors&gt;&lt;/contributors&gt;&lt;titles&gt;&lt;title&gt;GENOTYPE and GENODIVE: two programs for the analysis of genetic diversity of asexual organisms&lt;/title&gt;&lt;secondary-title&gt;Mol Ecol Notes&lt;/secondary-title&gt;&lt;/titles&gt;&lt;periodical&gt;&lt;full-title&gt;Mol Ecol Notes&lt;/full-title&gt;&lt;/periodical&gt;&lt;pages&gt;792-794&lt;/pages&gt;&lt;volume&gt;4&lt;/volume&gt;&lt;dates&gt;&lt;year&gt;2004&lt;/year&gt;&lt;/dates&gt;&lt;urls&gt;&lt;/urls&gt;&lt;/record&gt;&lt;/Cite&gt;&lt;/EndNote&gt;</w:instrText>
      </w:r>
      <w:r w:rsidR="007D488F">
        <w:fldChar w:fldCharType="separate"/>
      </w:r>
      <w:r w:rsidR="007D488F">
        <w:rPr>
          <w:noProof/>
        </w:rPr>
        <w:t>(</w:t>
      </w:r>
      <w:r w:rsidR="00C043F9" w:rsidRPr="004A6431">
        <w:t>Meirmans &amp; Van Tienderen, 2004</w:t>
      </w:r>
      <w:r w:rsidR="007D488F">
        <w:rPr>
          <w:noProof/>
        </w:rPr>
        <w:t>)</w:t>
      </w:r>
      <w:r w:rsidR="007D488F">
        <w:fldChar w:fldCharType="end"/>
      </w:r>
      <w:r w:rsidRPr="005A2C70">
        <w:t>. Private alleles (</w:t>
      </w:r>
      <w:r w:rsidRPr="005A2C70">
        <w:rPr>
          <w:rStyle w:val="Emphasis"/>
          <w:i w:val="0"/>
          <w:iCs w:val="0"/>
        </w:rPr>
        <w:t>A</w:t>
      </w:r>
      <w:r w:rsidRPr="005A2C70">
        <w:rPr>
          <w:vertAlign w:val="subscript"/>
        </w:rPr>
        <w:t>P</w:t>
      </w:r>
      <w:r w:rsidRPr="005A2C70">
        <w:t>) were identified by GenAlEx</w:t>
      </w:r>
      <w:r w:rsidR="002A5311">
        <w:t xml:space="preserve"> </w:t>
      </w:r>
      <w:r w:rsidR="002A5311">
        <w:fldChar w:fldCharType="begin"/>
      </w:r>
      <w:r w:rsidR="002A5311">
        <w:instrText xml:space="preserve"> ADDIN EN.CITE &lt;EndNote&gt;&lt;Cite&gt;&lt;Author&gt;Peakall&lt;/Author&gt;&lt;Year&gt;2012&lt;/Year&gt;&lt;RecNum&gt;1732&lt;/RecNum&gt;&lt;DisplayText&gt;(Peakall &amp;amp; Smouse, 2012)&lt;/DisplayText&gt;&lt;record&gt;&lt;rec-number&gt;1732&lt;/rec-number&gt;&lt;foreign-keys&gt;&lt;key app="EN" db-id="szaf2t5f69xez3ewt26vaxsnadp0r9r9sxra" timestamp="1776713017"&gt;1732&lt;/key&gt;&lt;/foreign-keys&gt;&lt;ref-type name="Journal Article"&gt;17&lt;/ref-type&gt;&lt;contributors&gt;&lt;authors&gt;&lt;author&gt;Peakall, R.&lt;/author&gt;&lt;author&gt;Smouse, P. E.&lt;/author&gt;&lt;/authors&gt;&lt;/contributors&gt;&lt;auth-address&gt;Evolution, Ecology and Genetics, Research School of Biology, The Australian National University, Canberra ACT 0200, Australia. rod.peakall@anu.edu.au&lt;/auth-address&gt;&lt;titles&gt;&lt;title&gt;GenAlEx 6.5: genetic analysis in Excel. Population genetic software for teaching and research--an update&lt;/title&gt;&lt;secondary-title&gt;Bioinformatics&lt;/secondary-title&gt;&lt;/titles&gt;&lt;periodical&gt;&lt;full-title&gt;Bioinformatics&lt;/full-title&gt;&lt;/periodical&gt;&lt;pages&gt;2537-9&lt;/pages&gt;&lt;volume&gt;28&lt;/volume&gt;&lt;number&gt;19&lt;/number&gt;&lt;edition&gt;20120720&lt;/edition&gt;&lt;keywords&gt;&lt;keyword&gt;Computational Biology/methods&lt;/keyword&gt;&lt;keyword&gt;Gene Frequency&lt;/keyword&gt;&lt;keyword&gt;Genetic Markers&lt;/keyword&gt;&lt;keyword&gt;Genetics, Population/*education/*methods&lt;/keyword&gt;&lt;keyword&gt;Haplotypes&lt;/keyword&gt;&lt;keyword&gt;Linkage Disequilibrium&lt;/keyword&gt;&lt;keyword&gt;*Software&lt;/keyword&gt;&lt;keyword&gt;User-Computer Interface&lt;/keyword&gt;&lt;/keywords&gt;&lt;dates&gt;&lt;year&gt;2012&lt;/year&gt;&lt;pub-dates&gt;&lt;date&gt;Oct 1&lt;/date&gt;&lt;/pub-dates&gt;&lt;/dates&gt;&lt;isbn&gt;1367-4803 (Print)&amp;#xD;1367-4803&lt;/isbn&gt;&lt;accession-num&gt;22820204&lt;/accession-num&gt;&lt;urls&gt;&lt;/urls&gt;&lt;custom2&gt;PMC3463245&lt;/custom2&gt;&lt;electronic-resource-num&gt;10.1093/bioinformatics/bts460&lt;/electronic-resource-num&gt;&lt;remote-database-provider&gt;NLM&lt;/remote-database-provider&gt;&lt;language&gt;eng&lt;/language&gt;&lt;/record&gt;&lt;/Cite&gt;&lt;/EndNote&gt;</w:instrText>
      </w:r>
      <w:r w:rsidR="002A5311">
        <w:fldChar w:fldCharType="separate"/>
      </w:r>
      <w:r w:rsidR="002A5311">
        <w:rPr>
          <w:noProof/>
        </w:rPr>
        <w:t>(</w:t>
      </w:r>
      <w:r w:rsidR="00C043F9" w:rsidRPr="004A6431">
        <w:t>Peakall &amp; Smouse, 2012</w:t>
      </w:r>
      <w:r w:rsidR="002A5311">
        <w:rPr>
          <w:noProof/>
        </w:rPr>
        <w:t>)</w:t>
      </w:r>
      <w:r w:rsidR="002A5311">
        <w:fldChar w:fldCharType="end"/>
      </w:r>
      <w:r w:rsidRPr="005A2C70">
        <w:t>, and allelic richness</w:t>
      </w:r>
      <w:r>
        <w:t xml:space="preserve"> (A</w:t>
      </w:r>
      <w:r w:rsidRPr="005A2C70">
        <w:rPr>
          <w:vertAlign w:val="subscript"/>
        </w:rPr>
        <w:t>R</w:t>
      </w:r>
      <w:r>
        <w:t>)</w:t>
      </w:r>
      <w:r w:rsidRPr="005A2C70">
        <w:t xml:space="preserve"> was estimated by HP-Rare</w:t>
      </w:r>
      <w:r w:rsidR="00924C71">
        <w:t xml:space="preserve"> </w:t>
      </w:r>
      <w:r w:rsidR="00924C71">
        <w:fldChar w:fldCharType="begin"/>
      </w:r>
      <w:r w:rsidR="00924C71">
        <w:instrText xml:space="preserve"> ADDIN EN.CITE &lt;EndNote&gt;&lt;Cite&gt;&lt;Author&gt;Kalinowski&lt;/Author&gt;&lt;Year&gt;2005&lt;/Year&gt;&lt;RecNum&gt;1695&lt;/RecNum&gt;&lt;DisplayText&gt;(Kalinowski, 2005)&lt;/DisplayText&gt;&lt;record&gt;&lt;rec-number&gt;1695&lt;/rec-number&gt;&lt;foreign-keys&gt;&lt;key app="EN" db-id="szaf2t5f69xez3ewt26vaxsnadp0r9r9sxra" timestamp="1775847748"&gt;1695&lt;/key&gt;&lt;/foreign-keys&gt;&lt;ref-type name="Journal Article"&gt;17&lt;/ref-type&gt;&lt;contributors&gt;&lt;authors&gt;&lt;author&gt;Kalinowski, S. T.&lt;/author&gt;&lt;/authors&gt;&lt;/contributors&gt;&lt;titles&gt;&lt;title&gt;hp-rare 1.0: a computer program for performing rarefaction on measures of allelic richness&lt;/title&gt;&lt;secondary-title&gt;Mol Ecol Notes&lt;/secondary-title&gt;&lt;/titles&gt;&lt;periodical&gt;&lt;full-title&gt;Mol Ecol Notes&lt;/full-title&gt;&lt;/periodical&gt;&lt;pages&gt;187-189&lt;/pages&gt;&lt;volume&gt;5&lt;/volume&gt;&lt;dates&gt;&lt;year&gt;2005&lt;/year&gt;&lt;/dates&gt;&lt;urls&gt;&lt;/urls&gt;&lt;/record&gt;&lt;/Cite&gt;&lt;/EndNote&gt;</w:instrText>
      </w:r>
      <w:r w:rsidR="00924C71">
        <w:fldChar w:fldCharType="separate"/>
      </w:r>
      <w:r w:rsidR="00924C71">
        <w:rPr>
          <w:noProof/>
        </w:rPr>
        <w:t>(</w:t>
      </w:r>
      <w:r w:rsidR="00C043F9" w:rsidRPr="004A6431">
        <w:t>Kalinowski, 2005</w:t>
      </w:r>
      <w:r w:rsidR="00924C71">
        <w:rPr>
          <w:noProof/>
        </w:rPr>
        <w:t>)</w:t>
      </w:r>
      <w:r w:rsidR="00924C71">
        <w:fldChar w:fldCharType="end"/>
      </w:r>
      <w:r w:rsidRPr="005A2C70">
        <w:t>. Null allele frequency (N), genotyping error (b), and the inbreeding coefficient corrected for null alleles (</w:t>
      </w:r>
      <w:r w:rsidRPr="005A2C70">
        <w:rPr>
          <w:rStyle w:val="Emphasis"/>
          <w:i w:val="0"/>
          <w:iCs w:val="0"/>
        </w:rPr>
        <w:t>F</w:t>
      </w:r>
      <w:r w:rsidRPr="005A2C70">
        <w:rPr>
          <w:vertAlign w:val="subscript"/>
        </w:rPr>
        <w:t>B</w:t>
      </w:r>
      <w:r w:rsidRPr="005A2C70">
        <w:t>) were estimated by INEST v.2.2</w:t>
      </w:r>
      <w:r w:rsidR="00924C71">
        <w:t xml:space="preserve"> </w:t>
      </w:r>
      <w:r w:rsidR="00924C71">
        <w:fldChar w:fldCharType="begin"/>
      </w:r>
      <w:r w:rsidR="00924C71">
        <w:instrText xml:space="preserve"> ADDIN EN.CITE &lt;EndNote&gt;&lt;Cite&gt;&lt;Author&gt;Chybicki&lt;/Author&gt;&lt;Year&gt;2009&lt;/Year&gt;&lt;RecNum&gt;1678&lt;/RecNum&gt;&lt;DisplayText&gt;(Chybicki &amp;amp; Burczyk, 2009)&lt;/DisplayText&gt;&lt;record&gt;&lt;rec-number&gt;1678&lt;/rec-number&gt;&lt;foreign-keys&gt;&lt;key app="EN" db-id="szaf2t5f69xez3ewt26vaxsnadp0r9r9sxra" timestamp="1775847748"&gt;1678&lt;/key&gt;&lt;/foreign-keys&gt;&lt;ref-type name="Journal Article"&gt;17&lt;/ref-type&gt;&lt;contributors&gt;&lt;authors&gt;&lt;author&gt;Chybicki, I. J.&lt;/author&gt;&lt;author&gt;Burczyk, J.&lt;/author&gt;&lt;/authors&gt;&lt;/contributors&gt;&lt;titles&gt;&lt;title&gt;Simultaneous estimation of null alleles and inbreeding coefficients&lt;/title&gt;&lt;secondary-title&gt;J Hered&lt;/secondary-title&gt;&lt;/titles&gt;&lt;periodical&gt;&lt;full-title&gt;J Hered&lt;/full-title&gt;&lt;/periodical&gt;&lt;pages&gt;106-113&lt;/pages&gt;&lt;volume&gt;100&lt;/volume&gt;&lt;dates&gt;&lt;year&gt;2009&lt;/year&gt;&lt;/dates&gt;&lt;urls&gt;&lt;/urls&gt;&lt;/record&gt;&lt;/Cite&gt;&lt;/EndNote&gt;</w:instrText>
      </w:r>
      <w:r w:rsidR="00924C71">
        <w:fldChar w:fldCharType="separate"/>
      </w:r>
      <w:r w:rsidR="00924C71">
        <w:rPr>
          <w:noProof/>
        </w:rPr>
        <w:t>(</w:t>
      </w:r>
      <w:r w:rsidR="00C043F9" w:rsidRPr="004A6431">
        <w:t>Chybicki &amp; Burczyk, 2009</w:t>
      </w:r>
      <w:r w:rsidR="00924C71">
        <w:rPr>
          <w:noProof/>
        </w:rPr>
        <w:t>)</w:t>
      </w:r>
      <w:r w:rsidR="00924C71">
        <w:fldChar w:fldCharType="end"/>
      </w:r>
      <w:r w:rsidRPr="005A2C70">
        <w:t xml:space="preserve"> under a Bayesian MCMC framework with 5,000,000 cycles, sampling every 250 cycles after a burn-in of </w:t>
      </w:r>
      <w:r w:rsidRPr="005A2C70">
        <w:lastRenderedPageBreak/>
        <w:t>500,000. Recent bottlenecks were assessed by the bottleneck function in INEST v.2.2 based on heterozygosity excess and M-ratio deficiency, each evaluated with a Z-test and a Wilcoxon signed-rank test. Populations were considered to show evidence of a recent bottleneck when at least three of the four tests were significant (</w:t>
      </w:r>
      <w:r w:rsidRPr="005A2C70">
        <w:rPr>
          <w:rStyle w:val="Emphasis"/>
        </w:rPr>
        <w:t>p</w:t>
      </w:r>
      <w:r w:rsidRPr="005A2C70">
        <w:t xml:space="preserve"> &lt; 0.05).</w:t>
      </w:r>
    </w:p>
    <w:p w14:paraId="0E0A6BB2" w14:textId="2C832068" w:rsidR="009807C4" w:rsidRPr="00E938E0" w:rsidRDefault="009807C4" w:rsidP="00EC63AB">
      <w:pPr>
        <w:pStyle w:val="Heading2"/>
        <w:jc w:val="both"/>
      </w:pPr>
      <w:r w:rsidRPr="00E938E0">
        <w:t xml:space="preserve">Analysis of </w:t>
      </w:r>
      <w:r w:rsidR="00BA4FD1">
        <w:t>population structure</w:t>
      </w:r>
    </w:p>
    <w:p w14:paraId="2C809040" w14:textId="2E566D3A" w:rsidR="00390B59" w:rsidRDefault="00390B59" w:rsidP="00EC63AB">
      <w:pPr>
        <w:jc w:val="both"/>
        <w:rPr>
          <w:rFonts w:eastAsia="TimesNewRoman"/>
        </w:rPr>
      </w:pPr>
      <w:r>
        <w:t xml:space="preserve">Population genetic structure was characterized by Nei’s standard genetic distance among populations, pairwise </w:t>
      </w:r>
      <w:r w:rsidRPr="00983FC4">
        <w:rPr>
          <w:rStyle w:val="Emphasis"/>
          <w:i w:val="0"/>
          <w:iCs w:val="0"/>
        </w:rPr>
        <w:t>F</w:t>
      </w:r>
      <w:r w:rsidRPr="00983FC4">
        <w:rPr>
          <w:vertAlign w:val="subscript"/>
        </w:rPr>
        <w:t>ST</w:t>
      </w:r>
      <w:r>
        <w:t xml:space="preserve">, and pairwise </w:t>
      </w:r>
      <w:r w:rsidRPr="00983FC4">
        <w:t>G</w:t>
      </w:r>
      <w:r w:rsidRPr="00983FC4">
        <w:rPr>
          <w:rStyle w:val="Emphasis"/>
          <w:i w:val="0"/>
          <w:iCs w:val="0"/>
          <w:vertAlign w:val="subscript"/>
        </w:rPr>
        <w:t>ST</w:t>
      </w:r>
      <w:r w:rsidRPr="00983FC4">
        <w:rPr>
          <w:rStyle w:val="Emphasis"/>
          <w:i w:val="0"/>
          <w:iCs w:val="0"/>
        </w:rPr>
        <w:t>, calculated in Genodive</w:t>
      </w:r>
      <w:r>
        <w:rPr>
          <w:rStyle w:val="Emphasis"/>
        </w:rPr>
        <w:t xml:space="preserve">. </w:t>
      </w:r>
      <w:r w:rsidR="004E6084">
        <w:t xml:space="preserve">The Nei’s </w:t>
      </w:r>
      <w:r w:rsidR="004E6084">
        <w:rPr>
          <w:rStyle w:val="Emphasis"/>
        </w:rPr>
        <w:t>D</w:t>
      </w:r>
      <w:r w:rsidR="004E6084">
        <w:t xml:space="preserve"> matrix was used to construct a neighbor-joining tree in R using the </w:t>
      </w:r>
      <w:r w:rsidR="004E6084">
        <w:rPr>
          <w:rStyle w:val="HTMLCode"/>
        </w:rPr>
        <w:t>ape</w:t>
      </w:r>
      <w:r w:rsidR="004E6084">
        <w:t xml:space="preserve"> package</w:t>
      </w:r>
      <w:r w:rsidR="00924C71">
        <w:t xml:space="preserve"> </w:t>
      </w:r>
      <w:r w:rsidR="007150F1">
        <w:fldChar w:fldCharType="begin"/>
      </w:r>
      <w:r w:rsidR="007150F1">
        <w:instrText xml:space="preserve"> ADDIN EN.CITE &lt;EndNote&gt;&lt;Cite&gt;&lt;Author&gt;Paradis&lt;/Author&gt;&lt;Year&gt;2004&lt;/Year&gt;&lt;RecNum&gt;1751&lt;/RecNum&gt;&lt;DisplayText&gt;(Paradis&lt;style face="italic"&gt; et al.&lt;/style&gt;, 2004)&lt;/DisplayText&gt;&lt;record&gt;&lt;rec-number&gt;1751&lt;/rec-number&gt;&lt;foreign-keys&gt;&lt;key app="EN" db-id="szaf2t5f69xez3ewt26vaxsnadp0r9r9sxra" timestamp="1778698331"&gt;1751&lt;/key&gt;&lt;/foreign-keys&gt;&lt;ref-type name="Journal Article"&gt;17&lt;/ref-type&gt;&lt;contributors&gt;&lt;authors&gt;&lt;author&gt;Paradis, Emmanuel&lt;/author&gt;&lt;author&gt;Claude, Julien&lt;/author&gt;&lt;author&gt;Strimmer, Korbinian&lt;/author&gt;&lt;/authors&gt;&lt;/contributors&gt;&lt;titles&gt;&lt;title&gt;APE: Analyses of Phylogenetics and Evolution in R language&lt;/title&gt;&lt;secondary-title&gt;Bioinformatics&lt;/secondary-title&gt;&lt;/titles&gt;&lt;periodical&gt;&lt;full-title&gt;Bioinformatics&lt;/full-title&gt;&lt;/periodical&gt;&lt;pages&gt;289-290&lt;/pages&gt;&lt;volume&gt;20&lt;/volume&gt;&lt;number&gt;2&lt;/number&gt;&lt;dates&gt;&lt;year&gt;2004&lt;/year&gt;&lt;/dates&gt;&lt;isbn&gt;1367-4803&lt;/isbn&gt;&lt;urls&gt;&lt;related-urls&gt;&lt;url&gt;https://doi.org/10.1093/bioinformatics/btg412&lt;/url&gt;&lt;/related-urls&gt;&lt;/urls&gt;&lt;electronic-resource-num&gt;10.1093/bioinformatics/btg412&lt;/electronic-resource-num&gt;&lt;access-date&gt;5/13/2026&lt;/access-date&gt;&lt;/record&gt;&lt;/Cite&gt;&lt;/EndNote&gt;</w:instrText>
      </w:r>
      <w:r w:rsidR="007150F1">
        <w:fldChar w:fldCharType="separate"/>
      </w:r>
      <w:r w:rsidR="007150F1">
        <w:rPr>
          <w:noProof/>
        </w:rPr>
        <w:t>(</w:t>
      </w:r>
      <w:r w:rsidR="00C043F9" w:rsidRPr="004A6431">
        <w:t>Paradis</w:t>
      </w:r>
      <w:r w:rsidR="00C043F9" w:rsidRPr="004A6431">
        <w:rPr>
          <w:i/>
        </w:rPr>
        <w:t xml:space="preserve"> et al.</w:t>
      </w:r>
      <w:r w:rsidR="00C043F9" w:rsidRPr="004A6431">
        <w:t>, 2004</w:t>
      </w:r>
      <w:r w:rsidR="007150F1">
        <w:rPr>
          <w:noProof/>
        </w:rPr>
        <w:t>)</w:t>
      </w:r>
      <w:r w:rsidR="007150F1">
        <w:fldChar w:fldCharType="end"/>
      </w:r>
      <w:r w:rsidR="004E6084">
        <w:t xml:space="preserve">, rooted with </w:t>
      </w:r>
      <w:r w:rsidR="00A26F2A" w:rsidRPr="00A26F2A">
        <w:rPr>
          <w:i/>
          <w:iCs/>
        </w:rPr>
        <w:t>P. gracilis</w:t>
      </w:r>
      <w:r w:rsidR="004E6084">
        <w:t xml:space="preserve"> as the outgroup.</w:t>
      </w:r>
      <w:r w:rsidR="0048431D">
        <w:t xml:space="preserve"> </w:t>
      </w:r>
      <w:r w:rsidR="00DE6487">
        <w:t xml:space="preserve">Genetic structure within </w:t>
      </w:r>
      <w:r w:rsidR="00DE6487">
        <w:rPr>
          <w:rStyle w:val="Emphasis"/>
        </w:rPr>
        <w:t>P. globosa</w:t>
      </w:r>
      <w:r w:rsidR="00DE6487">
        <w:t xml:space="preserve"> was also examined by PCA in </w:t>
      </w:r>
      <w:r w:rsidR="00E21121">
        <w:t>the R package</w:t>
      </w:r>
      <w:r w:rsidR="00E21121" w:rsidRPr="00E21121">
        <w:rPr>
          <w:rStyle w:val="HTMLCode"/>
        </w:rPr>
        <w:t xml:space="preserve"> </w:t>
      </w:r>
      <w:r w:rsidR="00DE6487" w:rsidRPr="00E21121">
        <w:rPr>
          <w:rStyle w:val="HTMLCode"/>
        </w:rPr>
        <w:t xml:space="preserve">adegenet </w:t>
      </w:r>
      <w:r w:rsidR="007150F1" w:rsidRPr="007150F1">
        <w:fldChar w:fldCharType="begin"/>
      </w:r>
      <w:r w:rsidR="007150F1" w:rsidRPr="007150F1">
        <w:instrText xml:space="preserve"> ADDIN EN.CITE &lt;EndNote&gt;&lt;Cite&gt;&lt;Author&gt;Jombart&lt;/Author&gt;&lt;Year&gt;2008&lt;/Year&gt;&lt;RecNum&gt;1694&lt;/RecNum&gt;&lt;DisplayText&gt;(Jombart, 2008)&lt;/DisplayText&gt;&lt;record&gt;&lt;rec-number&gt;1694&lt;/rec-number&gt;&lt;foreign-keys&gt;&lt;key app="EN" db-id="szaf2t5f69xez3ewt26vaxsnadp0r9r9sxra" timestamp="1775847748"&gt;1694&lt;/key&gt;&lt;/foreign-keys&gt;&lt;ref-type name="Journal Article"&gt;17&lt;/ref-type&gt;&lt;contributors&gt;&lt;authors&gt;&lt;author&gt;Jombart, T.&lt;/author&gt;&lt;/authors&gt;&lt;/contributors&gt;&lt;titles&gt;&lt;title&gt;adegenet: a R package for the multivariate analysis of genetic markers&lt;/title&gt;&lt;secondary-title&gt;Bioinformatics&lt;/secondary-title&gt;&lt;/titles&gt;&lt;periodical&gt;&lt;full-title&gt;Bioinformatics&lt;/full-title&gt;&lt;/periodical&gt;&lt;pages&gt;1403-1405&lt;/pages&gt;&lt;volume&gt;24&lt;/volume&gt;&lt;dates&gt;&lt;year&gt;2008&lt;/year&gt;&lt;/dates&gt;&lt;urls&gt;&lt;/urls&gt;&lt;/record&gt;&lt;/Cite&gt;&lt;/EndNote&gt;</w:instrText>
      </w:r>
      <w:r w:rsidR="007150F1" w:rsidRPr="007150F1">
        <w:fldChar w:fldCharType="separate"/>
      </w:r>
      <w:r w:rsidR="007150F1" w:rsidRPr="007150F1">
        <w:t>(</w:t>
      </w:r>
      <w:r w:rsidR="00C043F9" w:rsidRPr="004A6431">
        <w:t>Jombart, 2008</w:t>
      </w:r>
      <w:r w:rsidR="007150F1" w:rsidRPr="007150F1">
        <w:t>)</w:t>
      </w:r>
      <w:r w:rsidR="007150F1" w:rsidRPr="007150F1">
        <w:fldChar w:fldCharType="end"/>
      </w:r>
      <w:r w:rsidR="007150F1">
        <w:t xml:space="preserve"> </w:t>
      </w:r>
      <w:r w:rsidR="00DE6487" w:rsidRPr="007150F1">
        <w:t>and by</w:t>
      </w:r>
      <w:r w:rsidR="00DE6487">
        <w:t xml:space="preserve"> Bayesian clustering in STRUCTURE v.2.3.4 </w:t>
      </w:r>
      <w:r w:rsidR="00E4118B">
        <w:fldChar w:fldCharType="begin"/>
      </w:r>
      <w:r w:rsidR="00E4118B">
        <w:instrText xml:space="preserve"> ADDIN EN.CITE &lt;EndNote&gt;&lt;Cite&gt;&lt;Author&gt;Pritchard&lt;/Author&gt;&lt;Year&gt;2000&lt;/Year&gt;&lt;RecNum&gt;1752&lt;/RecNum&gt;&lt;DisplayText&gt;(Pritchard&lt;style face="italic"&gt; et al.&lt;/style&gt;, 2000)&lt;/DisplayText&gt;&lt;record&gt;&lt;rec-number&gt;1752&lt;/rec-number&gt;&lt;foreign-keys&gt;&lt;key app="EN" db-id="szaf2t5f69xez3ewt26vaxsnadp0r9r9sxra" timestamp="1778698508"&gt;1752&lt;/key&gt;&lt;/foreign-keys&gt;&lt;ref-type name="Journal Article"&gt;17&lt;/ref-type&gt;&lt;contributors&gt;&lt;authors&gt;&lt;author&gt;Pritchard, Jonathan K.&lt;/author&gt;&lt;author&gt;Stephens, Matthew&lt;/author&gt;&lt;author&gt;Donnelly, Peter&lt;/author&gt;&lt;/authors&gt;&lt;/contributors&gt;&lt;titles&gt;&lt;title&gt;Inference of Population Structure Using Multilocus Genotype Data&lt;/title&gt;&lt;secondary-title&gt;Genetics&lt;/secondary-title&gt;&lt;/titles&gt;&lt;periodical&gt;&lt;full-title&gt;Genetics&lt;/full-title&gt;&lt;/periodical&gt;&lt;pages&gt;945-959&lt;/pages&gt;&lt;volume&gt;155&lt;/volume&gt;&lt;number&gt;2&lt;/number&gt;&lt;dates&gt;&lt;year&gt;2000&lt;/year&gt;&lt;/dates&gt;&lt;isbn&gt;1943-2631&lt;/isbn&gt;&lt;urls&gt;&lt;related-urls&gt;&lt;url&gt;https://doi.org/10.1093/genetics/155.2.945&lt;/url&gt;&lt;/related-urls&gt;&lt;/urls&gt;&lt;electronic-resource-num&gt;10.1093/genetics/155.2.945&lt;/electronic-resource-num&gt;&lt;access-date&gt;5/13/2026&lt;/access-date&gt;&lt;/record&gt;&lt;/Cite&gt;&lt;/EndNote&gt;</w:instrText>
      </w:r>
      <w:r w:rsidR="00E4118B">
        <w:fldChar w:fldCharType="separate"/>
      </w:r>
      <w:r w:rsidR="00E4118B">
        <w:rPr>
          <w:noProof/>
        </w:rPr>
        <w:t>(</w:t>
      </w:r>
      <w:r w:rsidR="00C043F9" w:rsidRPr="004A6431">
        <w:t>Pritchard</w:t>
      </w:r>
      <w:r w:rsidR="00C043F9" w:rsidRPr="004A6431">
        <w:rPr>
          <w:i/>
        </w:rPr>
        <w:t xml:space="preserve"> et al.</w:t>
      </w:r>
      <w:r w:rsidR="00C043F9" w:rsidRPr="004A6431">
        <w:t>, 2000</w:t>
      </w:r>
      <w:r w:rsidR="00E4118B">
        <w:rPr>
          <w:noProof/>
        </w:rPr>
        <w:t>)</w:t>
      </w:r>
      <w:r w:rsidR="00E4118B">
        <w:fldChar w:fldCharType="end"/>
      </w:r>
      <w:r w:rsidR="00DE6487">
        <w:t xml:space="preserve">. We ran five replicate analyses for each </w:t>
      </w:r>
      <w:r w:rsidR="00DE6487">
        <w:rPr>
          <w:rStyle w:val="Emphasis"/>
        </w:rPr>
        <w:t>K</w:t>
      </w:r>
      <w:r w:rsidR="00DE6487">
        <w:t xml:space="preserve"> from 1 to 13, using a burn-in of 600,000 generations and a run length of 1,000,000 generations, and evaluated the most likely number of clusters in STRUCTURE HARVESTER </w:t>
      </w:r>
      <w:r w:rsidR="00344916">
        <w:fldChar w:fldCharType="begin"/>
      </w:r>
      <w:r w:rsidR="00344916">
        <w:instrText xml:space="preserve"> ADDIN EN.CITE &lt;EndNote&gt;&lt;Cite&gt;&lt;Author&gt;Earl&lt;/Author&gt;&lt;Year&gt;2012&lt;/Year&gt;&lt;RecNum&gt;1753&lt;/RecNum&gt;&lt;DisplayText&gt;(Earl &amp;amp; vonHoldt, 2012)&lt;/DisplayText&gt;&lt;record&gt;&lt;rec-number&gt;1753&lt;/rec-number&gt;&lt;foreign-keys&gt;&lt;key app="EN" db-id="szaf2t5f69xez3ewt26vaxsnadp0r9r9sxra" timestamp="1778698610"&gt;1753&lt;/key&gt;&lt;/foreign-keys&gt;&lt;ref-type name="Journal Article"&gt;17&lt;/ref-type&gt;&lt;contributors&gt;&lt;authors&gt;&lt;author&gt;Earl, Dent A.&lt;/author&gt;&lt;author&gt;vonHoldt, Bridgett M.&lt;/author&gt;&lt;/authors&gt;&lt;/contributors&gt;&lt;titles&gt;&lt;title&gt;STRUCTURE HARVESTER: a website and program for visualizing STRUCTURE output and implementing the Evanno method&lt;/title&gt;&lt;secondary-title&gt;Conservation Genetics Resources&lt;/secondary-title&gt;&lt;/titles&gt;&lt;periodical&gt;&lt;full-title&gt;Conservation Genetics Resources&lt;/full-title&gt;&lt;abbr-1&gt;Conserv Genet Resour&lt;/abbr-1&gt;&lt;/periodical&gt;&lt;pages&gt;359-361&lt;/pages&gt;&lt;volume&gt;4&lt;/volume&gt;&lt;number&gt;2&lt;/number&gt;&lt;dates&gt;&lt;year&gt;2012&lt;/year&gt;&lt;pub-dates&gt;&lt;date&gt;2012/06/01&lt;/date&gt;&lt;/pub-dates&gt;&lt;/dates&gt;&lt;isbn&gt;1877-7260&lt;/isbn&gt;&lt;urls&gt;&lt;related-urls&gt;&lt;url&gt;https://doi.org/10.1007/s12686-011-9548-7&lt;/url&gt;&lt;/related-urls&gt;&lt;/urls&gt;&lt;electronic-resource-num&gt;10.1007/s12686-011-9548-7&lt;/electronic-resource-num&gt;&lt;/record&gt;&lt;/Cite&gt;&lt;/EndNote&gt;</w:instrText>
      </w:r>
      <w:r w:rsidR="00344916">
        <w:fldChar w:fldCharType="separate"/>
      </w:r>
      <w:r w:rsidR="00344916">
        <w:rPr>
          <w:noProof/>
        </w:rPr>
        <w:t>(</w:t>
      </w:r>
      <w:r w:rsidR="00C043F9" w:rsidRPr="004A6431">
        <w:t>Earl &amp; vonHoldt, 2012</w:t>
      </w:r>
      <w:r w:rsidR="00344916">
        <w:rPr>
          <w:noProof/>
        </w:rPr>
        <w:t>)</w:t>
      </w:r>
      <w:r w:rsidR="00344916">
        <w:fldChar w:fldCharType="end"/>
      </w:r>
      <w:r w:rsidR="00DE6487">
        <w:t xml:space="preserve">. </w:t>
      </w:r>
      <w:r w:rsidR="002B4AAF">
        <w:t xml:space="preserve">The result was visualized on map by </w:t>
      </w:r>
      <w:r w:rsidR="001D7215">
        <w:t>R package</w:t>
      </w:r>
      <w:r w:rsidR="001D7215" w:rsidRPr="00C043F9">
        <w:t xml:space="preserve"> </w:t>
      </w:r>
      <w:r w:rsidR="001D7215" w:rsidRPr="00C043F9">
        <w:rPr>
          <w:rStyle w:val="HTMLCode"/>
        </w:rPr>
        <w:t>scatterpie</w:t>
      </w:r>
      <w:r w:rsidR="00C043F9" w:rsidRPr="00C043F9">
        <w:t xml:space="preserve"> </w:t>
      </w:r>
      <w:r w:rsidR="00C043F9">
        <w:fldChar w:fldCharType="begin"/>
      </w:r>
      <w:r w:rsidR="00C043F9">
        <w:instrText xml:space="preserve"> ADDIN EN.CITE &lt;EndNote&gt;&lt;Cite&gt;&lt;Author&gt;Yu&lt;/Author&gt;&lt;Year&gt;2025&lt;/Year&gt;&lt;RecNum&gt;1756&lt;/RecNum&gt;&lt;DisplayText&gt;(Yu, 2025)&lt;/DisplayText&gt;&lt;record&gt;&lt;rec-number&gt;1756&lt;/rec-number&gt;&lt;foreign-keys&gt;&lt;key app="EN" db-id="szaf2t5f69xez3ewt26vaxsnadp0r9r9sxra" timestamp="1778788670"&gt;1756&lt;/key&gt;&lt;/foreign-keys&gt;&lt;ref-type name="Computer Program"&gt;9&lt;/ref-type&gt;&lt;contributors&gt;&lt;authors&gt;&lt;author&gt;Yu, Guangchuang&lt;/author&gt;&lt;/authors&gt;&lt;/contributors&gt;&lt;titles&gt;&lt;title&gt;scatterpie: Scatter Pie Plot&lt;/title&gt;&lt;/titles&gt;&lt;dates&gt;&lt;year&gt;2025&lt;/year&gt;&lt;/dates&gt;&lt;urls&gt;&lt;related-urls&gt;&lt;url&gt;https://github.com/yulab-smu/scatterpie&lt;/url&gt;&lt;/related-urls&gt;&lt;/urls&gt;&lt;/record&gt;&lt;/Cite&gt;&lt;/EndNote&gt;</w:instrText>
      </w:r>
      <w:r w:rsidR="00C043F9">
        <w:fldChar w:fldCharType="separate"/>
      </w:r>
      <w:r w:rsidR="00C043F9">
        <w:rPr>
          <w:noProof/>
        </w:rPr>
        <w:t>(</w:t>
      </w:r>
      <w:r w:rsidR="00C043F9" w:rsidRPr="004A6431">
        <w:t>Yu, 2025</w:t>
      </w:r>
      <w:r w:rsidR="00C043F9">
        <w:rPr>
          <w:noProof/>
        </w:rPr>
        <w:t>)</w:t>
      </w:r>
      <w:r w:rsidR="00C043F9">
        <w:fldChar w:fldCharType="end"/>
      </w:r>
      <w:r w:rsidR="00C043F9">
        <w:t xml:space="preserve">. </w:t>
      </w:r>
      <w:r w:rsidR="00DE6487">
        <w:t>Hierarchical genetic structure was further quantified by AMOVA in GenAlEx</w:t>
      </w:r>
      <w:r w:rsidR="00E21121">
        <w:t xml:space="preserve"> </w:t>
      </w:r>
      <w:r w:rsidR="00E21121">
        <w:fldChar w:fldCharType="begin">
          <w:fldData xml:space="preserve">PEVuZE5vdGU+PENpdGU+PEF1dGhvcj5QZWFrYWxsPC9BdXRob3I+PFllYXI+MjAxMjwvWWVhcj48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</w:fldData>
        </w:fldChar>
      </w:r>
      <w:r w:rsidR="002A5311">
        <w:instrText xml:space="preserve"> ADDIN EN.CITE </w:instrText>
      </w:r>
      <w:r w:rsidR="002A5311">
        <w:fldChar w:fldCharType="begin">
          <w:fldData xml:space="preserve">PEVuZE5vdGU+PENpdGU+PEF1dGhvcj5QZWFrYWxsPC9BdXRob3I+PFllYXI+MjAxMjwvWWVhcj48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</w:fldData>
        </w:fldChar>
      </w:r>
      <w:r w:rsidR="002A5311">
        <w:instrText xml:space="preserve"> ADDIN EN.CITE.DATA </w:instrText>
      </w:r>
      <w:r w:rsidR="002A5311">
        <w:fldChar w:fldCharType="end"/>
      </w:r>
      <w:r w:rsidR="00E21121">
        <w:fldChar w:fldCharType="separate"/>
      </w:r>
      <w:r w:rsidR="002A5311">
        <w:rPr>
          <w:noProof/>
        </w:rPr>
        <w:t>(</w:t>
      </w:r>
      <w:r w:rsidR="00C043F9" w:rsidRPr="004A6431">
        <w:t>Peakall &amp; Smouse, 2012</w:t>
      </w:r>
      <w:r w:rsidR="002A5311">
        <w:rPr>
          <w:noProof/>
        </w:rPr>
        <w:t>)</w:t>
      </w:r>
      <w:r w:rsidR="00E21121">
        <w:fldChar w:fldCharType="end"/>
      </w:r>
      <w:r w:rsidR="00DE6487">
        <w:t>.</w:t>
      </w:r>
    </w:p>
    <w:p w14:paraId="4ED3DAA9" w14:textId="0BB1F7CB" w:rsidR="00443441" w:rsidRPr="00F312C5" w:rsidRDefault="00C75E3B" w:rsidP="00F312C5">
      <w:pPr>
        <w:pStyle w:val="Heading1"/>
      </w:pPr>
      <w:r w:rsidRPr="00F312C5">
        <w:t>Results</w:t>
      </w:r>
      <w:r w:rsidR="0056118A">
        <w:t xml:space="preserve"> (</w:t>
      </w:r>
      <w:r w:rsidR="00D01363">
        <w:t>1046</w:t>
      </w:r>
      <w:r w:rsidR="0056118A">
        <w:t xml:space="preserve"> words)</w:t>
      </w:r>
    </w:p>
    <w:p w14:paraId="6F2FC47D" w14:textId="2A495619" w:rsidR="00754726" w:rsidRPr="00E938E0" w:rsidRDefault="00D01363" w:rsidP="0082036B">
      <w:pPr>
        <w:pStyle w:val="Heading2"/>
      </w:pPr>
      <w:r>
        <w:t>Interspecific and intraspecific differentiations</w:t>
      </w:r>
    </w:p>
    <w:p w14:paraId="71C6B7A3" w14:textId="47180A4D" w:rsidR="00075780" w:rsidRPr="00075780" w:rsidRDefault="414269B3" w:rsidP="00075780">
      <w:r>
        <w:t xml:space="preserve">We sampled </w:t>
      </w:r>
      <w:r w:rsidRPr="682E26A9">
        <w:rPr>
          <w:i/>
          <w:iCs/>
        </w:rPr>
        <w:t>P. globosa</w:t>
      </w:r>
      <w:r>
        <w:t xml:space="preserve"> from </w:t>
      </w:r>
      <w:r w:rsidR="006E209E">
        <w:t>1</w:t>
      </w:r>
      <w:r>
        <w:t xml:space="preserve"> natural population in the Indiana region (IN), </w:t>
      </w:r>
      <w:r w:rsidR="006E209E">
        <w:t>6</w:t>
      </w:r>
      <w:r>
        <w:t xml:space="preserve"> natural populations in the Kentucky region (KY), </w:t>
      </w:r>
      <w:r w:rsidR="006E209E">
        <w:t>5</w:t>
      </w:r>
      <w:r>
        <w:t xml:space="preserve"> natural populations in western Tennessee (TNW), </w:t>
      </w:r>
      <w:r w:rsidR="0042100C">
        <w:t>2</w:t>
      </w:r>
      <w:r>
        <w:t xml:space="preserve"> natural populations in eastern Tennessee (TNE), </w:t>
      </w:r>
      <w:r w:rsidR="00322AAA">
        <w:t xml:space="preserve">and </w:t>
      </w:r>
      <w:r w:rsidR="0042100C">
        <w:t>2</w:t>
      </w:r>
      <w:r w:rsidR="00C13CA2">
        <w:t xml:space="preserve"> translocated populations</w:t>
      </w:r>
      <w:r w:rsidR="00322AAA">
        <w:t xml:space="preserve"> </w:t>
      </w:r>
      <w:r>
        <w:t>(</w:t>
      </w:r>
      <w:r w:rsidRPr="682E26A9">
        <w:rPr>
          <w:b/>
          <w:bCs/>
          <w:color w:val="0070C0"/>
        </w:rPr>
        <w:t>Fig. 1A, B; Fig. 2</w:t>
      </w:r>
      <w:r>
        <w:t xml:space="preserve">). </w:t>
      </w:r>
      <w:r w:rsidR="00075780" w:rsidRPr="00075780">
        <w:t>Broad-scale population structure was consistent across the neighbor-joining tree, STRUCTURE, PCA, and pairwise differentiation analyses. The neighbor-joining tree (</w:t>
      </w:r>
      <w:r w:rsidR="00075780" w:rsidRPr="00075780">
        <w:rPr>
          <w:b/>
          <w:bCs/>
          <w:color w:val="0070C0"/>
        </w:rPr>
        <w:t>Fig. 1C</w:t>
      </w:r>
      <w:r w:rsidR="00075780" w:rsidRPr="00075780">
        <w:t xml:space="preserve">), </w:t>
      </w:r>
      <w:r w:rsidR="00075780" w:rsidRPr="00075780">
        <w:lastRenderedPageBreak/>
        <w:t xml:space="preserve">rooted with </w:t>
      </w:r>
      <w:r w:rsidR="00075780" w:rsidRPr="00075780">
        <w:rPr>
          <w:i/>
          <w:iCs/>
        </w:rPr>
        <w:t>P. gracilis</w:t>
      </w:r>
      <w:r w:rsidR="00075780" w:rsidRPr="00075780">
        <w:t xml:space="preserve">, placed the </w:t>
      </w:r>
      <w:r w:rsidR="0073080B">
        <w:t>3</w:t>
      </w:r>
      <w:r w:rsidR="00075780" w:rsidRPr="00075780">
        <w:t xml:space="preserve"> </w:t>
      </w:r>
      <w:r w:rsidR="00075780" w:rsidRPr="00075780">
        <w:rPr>
          <w:i/>
          <w:iCs/>
        </w:rPr>
        <w:t>P. filiformis</w:t>
      </w:r>
      <w:r w:rsidR="00075780" w:rsidRPr="00075780">
        <w:t xml:space="preserve"> populations in a group next to </w:t>
      </w:r>
      <w:r w:rsidR="00075780" w:rsidRPr="00075780">
        <w:rPr>
          <w:i/>
          <w:iCs/>
        </w:rPr>
        <w:t>P. gracilis</w:t>
      </w:r>
      <w:r w:rsidR="00075780" w:rsidRPr="00075780">
        <w:t xml:space="preserve">, while the </w:t>
      </w:r>
      <w:r w:rsidR="0073080B">
        <w:t>3</w:t>
      </w:r>
      <w:r w:rsidR="00075780" w:rsidRPr="00075780">
        <w:t xml:space="preserve"> </w:t>
      </w:r>
      <w:r w:rsidR="00075780" w:rsidRPr="00075780">
        <w:rPr>
          <w:i/>
          <w:iCs/>
        </w:rPr>
        <w:t>P. ouachitensis</w:t>
      </w:r>
      <w:r w:rsidR="00075780" w:rsidRPr="00075780">
        <w:t xml:space="preserve"> populations formed a sister group to </w:t>
      </w:r>
      <w:r w:rsidR="00075780" w:rsidRPr="00075780">
        <w:rPr>
          <w:i/>
          <w:iCs/>
        </w:rPr>
        <w:t>P. globosa</w:t>
      </w:r>
      <w:r w:rsidR="00075780" w:rsidRPr="00075780">
        <w:t xml:space="preserve">. Within </w:t>
      </w:r>
      <w:r w:rsidR="00075780" w:rsidRPr="00075780">
        <w:rPr>
          <w:i/>
          <w:iCs/>
        </w:rPr>
        <w:t>P. globosa</w:t>
      </w:r>
      <w:r w:rsidR="00075780" w:rsidRPr="00075780">
        <w:t xml:space="preserve">, populations were divided into </w:t>
      </w:r>
      <w:r w:rsidR="0073080B">
        <w:t>2</w:t>
      </w:r>
      <w:r w:rsidR="00075780" w:rsidRPr="00075780">
        <w:t xml:space="preserve"> major groups: an IN–KY group and a TNE–TNW group. Pairwise </w:t>
      </w:r>
      <w:r w:rsidR="00075780" w:rsidRPr="007D7C8E">
        <w:t>F</w:t>
      </w:r>
      <w:r w:rsidR="00075780" w:rsidRPr="007D7C8E">
        <w:rPr>
          <w:vertAlign w:val="subscript"/>
        </w:rPr>
        <w:t>ST</w:t>
      </w:r>
      <w:r w:rsidR="00075780" w:rsidRPr="00075780">
        <w:t xml:space="preserve"> and G</w:t>
      </w:r>
      <w:r w:rsidR="00075780" w:rsidRPr="007D7C8E">
        <w:rPr>
          <w:vertAlign w:val="subscript"/>
        </w:rPr>
        <w:t>ST</w:t>
      </w:r>
      <w:r w:rsidR="00075780" w:rsidRPr="00075780">
        <w:t xml:space="preserve"> showed a similar pattern (</w:t>
      </w:r>
      <w:r w:rsidR="00075780" w:rsidRPr="00075780">
        <w:rPr>
          <w:b/>
          <w:bCs/>
          <w:color w:val="0070C0"/>
        </w:rPr>
        <w:t>Fig. 3C</w:t>
      </w:r>
      <w:r w:rsidR="00075780" w:rsidRPr="00075780">
        <w:t>), further supporting this major split among natural populations. Consistent with this result, PCA separated IN–KY populations from TNE–TNW populations along PC1, which explained 16.7% of the variance (</w:t>
      </w:r>
      <w:r w:rsidR="00075780" w:rsidRPr="00075780">
        <w:rPr>
          <w:b/>
          <w:bCs/>
          <w:color w:val="0070C0"/>
        </w:rPr>
        <w:t xml:space="preserve">Fig. </w:t>
      </w:r>
      <w:r w:rsidR="00852C01">
        <w:rPr>
          <w:b/>
          <w:bCs/>
          <w:color w:val="0070C0"/>
        </w:rPr>
        <w:t>3</w:t>
      </w:r>
      <w:r w:rsidR="00075780" w:rsidRPr="00075780">
        <w:rPr>
          <w:b/>
          <w:bCs/>
          <w:color w:val="0070C0"/>
        </w:rPr>
        <w:t>B</w:t>
      </w:r>
      <w:r w:rsidR="00075780" w:rsidRPr="00075780">
        <w:t>).</w:t>
      </w:r>
    </w:p>
    <w:p w14:paraId="6F7FD023" w14:textId="668C6A2F" w:rsidR="00075780" w:rsidRPr="00075780" w:rsidRDefault="00075780" w:rsidP="002C0C7E">
      <w:r w:rsidRPr="00075780">
        <w:t xml:space="preserve">STRUCTURE analyses provided additional resolution of this pattern. Across analyses of </w:t>
      </w:r>
      <w:r w:rsidRPr="00E21121">
        <w:rPr>
          <w:i/>
          <w:iCs/>
        </w:rPr>
        <w:t>K</w:t>
      </w:r>
      <w:r w:rsidRPr="00D61E30">
        <w:t xml:space="preserve"> </w:t>
      </w:r>
      <w:r w:rsidRPr="00075780">
        <w:t xml:space="preserve">= 1–13, the Evanno method identified </w:t>
      </w:r>
      <w:r w:rsidRPr="00E21121">
        <w:rPr>
          <w:i/>
          <w:iCs/>
        </w:rPr>
        <w:t>K</w:t>
      </w:r>
      <w:r w:rsidRPr="00075780">
        <w:t xml:space="preserve"> = </w:t>
      </w:r>
      <w:r w:rsidRPr="00E21121">
        <w:t xml:space="preserve">2 </w:t>
      </w:r>
      <w:r w:rsidRPr="00075780">
        <w:t xml:space="preserve">as the best-supported number of clusters. At </w:t>
      </w:r>
      <w:r w:rsidRPr="00E21121">
        <w:rPr>
          <w:i/>
          <w:iCs/>
        </w:rPr>
        <w:t>K</w:t>
      </w:r>
      <w:r w:rsidRPr="00D61E30">
        <w:t xml:space="preserve"> </w:t>
      </w:r>
      <w:r w:rsidRPr="00075780">
        <w:t xml:space="preserve">= 2, </w:t>
      </w:r>
      <w:r w:rsidR="00B7040D">
        <w:t xml:space="preserve">the IN and KY populations </w:t>
      </w:r>
      <w:r w:rsidR="0DFB081F">
        <w:t>formed a genetic cluster</w:t>
      </w:r>
      <w:r w:rsidR="002C0C7E">
        <w:t xml:space="preserve">, and </w:t>
      </w:r>
      <w:r w:rsidRPr="00075780">
        <w:t xml:space="preserve">were separated from </w:t>
      </w:r>
      <w:r w:rsidR="002C0C7E">
        <w:t xml:space="preserve">the </w:t>
      </w:r>
      <w:r w:rsidR="5A7640C3">
        <w:t>2</w:t>
      </w:r>
      <w:r w:rsidR="5A7640C3" w:rsidRPr="45110081">
        <w:rPr>
          <w:vertAlign w:val="superscript"/>
        </w:rPr>
        <w:t>nd</w:t>
      </w:r>
      <w:r w:rsidR="5A7640C3">
        <w:t xml:space="preserve"> genetic cluster composed of</w:t>
      </w:r>
      <w:r w:rsidR="035968B7">
        <w:t xml:space="preserve"> </w:t>
      </w:r>
      <w:r w:rsidR="002C0C7E">
        <w:t xml:space="preserve">TNE and TNW </w:t>
      </w:r>
      <w:r w:rsidRPr="00075780">
        <w:t>populations (</w:t>
      </w:r>
      <w:r w:rsidRPr="00075780">
        <w:rPr>
          <w:b/>
          <w:bCs/>
          <w:color w:val="0070C0"/>
        </w:rPr>
        <w:t>Fig. 3A</w:t>
      </w:r>
      <w:r w:rsidRPr="00075780">
        <w:t xml:space="preserve">). Exploration of higher </w:t>
      </w:r>
      <w:r w:rsidRPr="00836458">
        <w:rPr>
          <w:i/>
          <w:iCs/>
        </w:rPr>
        <w:t>K</w:t>
      </w:r>
      <w:r w:rsidRPr="00075780">
        <w:t xml:space="preserve"> values revealed finer-scale structure. At </w:t>
      </w:r>
      <w:r w:rsidRPr="00836458">
        <w:rPr>
          <w:i/>
          <w:iCs/>
        </w:rPr>
        <w:t>K</w:t>
      </w:r>
      <w:r w:rsidRPr="00075780">
        <w:t xml:space="preserve"> = 3, a gradient-like pattern was evident among </w:t>
      </w:r>
      <w:r w:rsidR="00F22CC1">
        <w:t xml:space="preserve">the </w:t>
      </w:r>
      <w:r w:rsidRPr="00075780">
        <w:t xml:space="preserve">TNE and TNW populations, except for </w:t>
      </w:r>
      <w:r w:rsidR="00F22CC1">
        <w:t xml:space="preserve">the </w:t>
      </w:r>
      <w:r w:rsidRPr="00075780">
        <w:t xml:space="preserve">TNW_04 and TNW_05, which remained genetically distinct and largely unadmixed through the highest </w:t>
      </w:r>
      <w:r w:rsidRPr="00075780">
        <w:rPr>
          <w:i/>
          <w:iCs/>
        </w:rPr>
        <w:t>K</w:t>
      </w:r>
      <w:r w:rsidRPr="00075780">
        <w:t xml:space="preserve"> examined. </w:t>
      </w:r>
      <w:r w:rsidR="00BA003D">
        <w:t xml:space="preserve">The </w:t>
      </w:r>
      <w:r w:rsidR="00B510FA">
        <w:t>Nashville (TN) cosmopolitan</w:t>
      </w:r>
      <w:r w:rsidR="00291261">
        <w:t xml:space="preserve"> area</w:t>
      </w:r>
      <w:r w:rsidR="00B510FA">
        <w:t xml:space="preserve"> </w:t>
      </w:r>
      <w:r w:rsidR="00A63562">
        <w:t xml:space="preserve">did not block the natural gene flow </w:t>
      </w:r>
      <w:r w:rsidR="00B510FA">
        <w:t>betw</w:t>
      </w:r>
      <w:r w:rsidR="004D62EC">
        <w:t xml:space="preserve">een the TNE and TNW populations </w:t>
      </w:r>
      <w:r w:rsidR="00AC104F">
        <w:t>(</w:t>
      </w:r>
      <w:r w:rsidR="00AC104F" w:rsidRPr="00AC104F">
        <w:rPr>
          <w:b/>
          <w:bCs/>
          <w:color w:val="0070C0"/>
        </w:rPr>
        <w:t>Fig. 2</w:t>
      </w:r>
      <w:r w:rsidR="00AC104F">
        <w:t>).</w:t>
      </w:r>
      <w:r w:rsidR="00F82262">
        <w:t xml:space="preserve"> Instead, </w:t>
      </w:r>
      <w:r w:rsidR="006C4525">
        <w:t xml:space="preserve">the genetic distinctness of the </w:t>
      </w:r>
      <w:r w:rsidR="006C4525" w:rsidRPr="00075780">
        <w:t>TNW_04 and TNW_05</w:t>
      </w:r>
      <w:r w:rsidR="006C4525">
        <w:t xml:space="preserve"> populations could be a result of </w:t>
      </w:r>
      <w:r w:rsidR="00505A38">
        <w:t>elevated inbreeding (</w:t>
      </w:r>
      <w:r w:rsidR="00505A38" w:rsidRPr="00505A38">
        <w:rPr>
          <w:b/>
          <w:bCs/>
          <w:color w:val="0070C0"/>
        </w:rPr>
        <w:t>Fig. 4D</w:t>
      </w:r>
      <w:r w:rsidR="00505A38">
        <w:t xml:space="preserve">). </w:t>
      </w:r>
      <w:r w:rsidRPr="00075780">
        <w:t xml:space="preserve">At </w:t>
      </w:r>
      <w:r w:rsidRPr="00075780">
        <w:rPr>
          <w:i/>
          <w:iCs/>
        </w:rPr>
        <w:t>K</w:t>
      </w:r>
      <w:r w:rsidRPr="00075780">
        <w:t xml:space="preserve"> = 5, the </w:t>
      </w:r>
      <w:r w:rsidR="00B44EC0">
        <w:t>IN</w:t>
      </w:r>
      <w:r w:rsidRPr="00075780">
        <w:t xml:space="preserve"> population </w:t>
      </w:r>
      <w:r w:rsidR="4438AE18">
        <w:t>formed its own genetic cluster</w:t>
      </w:r>
      <w:r w:rsidRPr="00075780">
        <w:t xml:space="preserve">, although it still remained more similar to </w:t>
      </w:r>
      <w:r w:rsidR="00B44EC0">
        <w:t xml:space="preserve">the </w:t>
      </w:r>
      <w:r w:rsidRPr="00075780">
        <w:t xml:space="preserve">KY than to </w:t>
      </w:r>
      <w:r w:rsidR="00B44EC0">
        <w:t xml:space="preserve">the </w:t>
      </w:r>
      <w:r w:rsidRPr="00075780">
        <w:t>T</w:t>
      </w:r>
      <w:r w:rsidR="00B44EC0">
        <w:t>NE and TNW</w:t>
      </w:r>
      <w:r w:rsidRPr="00075780">
        <w:t xml:space="preserve"> populations, and a gradient-like pattern was also visible among </w:t>
      </w:r>
      <w:r w:rsidR="00B44EC0">
        <w:t xml:space="preserve">the </w:t>
      </w:r>
      <w:r w:rsidRPr="00075780">
        <w:t>K</w:t>
      </w:r>
      <w:r w:rsidR="00B44EC0">
        <w:t>Y</w:t>
      </w:r>
      <w:r w:rsidRPr="00075780">
        <w:t xml:space="preserve"> populations</w:t>
      </w:r>
      <w:r w:rsidR="00C301CA">
        <w:t xml:space="preserve"> (</w:t>
      </w:r>
      <w:r w:rsidR="00C301CA" w:rsidRPr="00C301CA">
        <w:rPr>
          <w:b/>
          <w:bCs/>
          <w:color w:val="0070C0"/>
        </w:rPr>
        <w:t>Fig. 3A</w:t>
      </w:r>
      <w:r w:rsidR="00C301CA">
        <w:t>)</w:t>
      </w:r>
      <w:r w:rsidRPr="00075780">
        <w:t>. PCA supported these finer-scale results: PC2, which explained 6.7% of the variance, further separated TNE and TNW populations, except for TNW_03, which clustered with the TNE populations</w:t>
      </w:r>
      <w:r w:rsidR="00B33492">
        <w:t xml:space="preserve"> (</w:t>
      </w:r>
      <w:r w:rsidR="00123B40" w:rsidRPr="00123B40">
        <w:rPr>
          <w:b/>
          <w:bCs/>
          <w:color w:val="0070C0"/>
        </w:rPr>
        <w:t>Fig. 3B</w:t>
      </w:r>
      <w:r w:rsidR="00B33492">
        <w:t>)</w:t>
      </w:r>
      <w:r w:rsidRPr="00075780">
        <w:t>.</w:t>
      </w:r>
    </w:p>
    <w:p w14:paraId="1560CC86" w14:textId="39EC7E3D" w:rsidR="00075780" w:rsidRPr="00075780" w:rsidRDefault="00075780" w:rsidP="003E35FD">
      <w:r w:rsidRPr="00075780">
        <w:t xml:space="preserve">The </w:t>
      </w:r>
      <w:r w:rsidR="00AD2392">
        <w:t>trans</w:t>
      </w:r>
      <w:r w:rsidR="00805580">
        <w:t xml:space="preserve">located and </w:t>
      </w:r>
      <w:r w:rsidRPr="00680C8D">
        <w:rPr>
          <w:i/>
          <w:iCs/>
        </w:rPr>
        <w:t>ex situ</w:t>
      </w:r>
      <w:r w:rsidRPr="00075780">
        <w:t xml:space="preserve"> populations also showed </w:t>
      </w:r>
      <w:r w:rsidR="00FD0A3B">
        <w:t xml:space="preserve">genetic </w:t>
      </w:r>
      <w:r w:rsidRPr="00075780">
        <w:t xml:space="preserve">patterns consistent with their documented origins. </w:t>
      </w:r>
      <w:r w:rsidR="00662970">
        <w:t xml:space="preserve">The </w:t>
      </w:r>
      <w:r w:rsidR="00063EE2">
        <w:t>TR_01</w:t>
      </w:r>
      <w:r w:rsidRPr="00075780">
        <w:t xml:space="preserve"> clustered with </w:t>
      </w:r>
      <w:r w:rsidR="00662970">
        <w:t>the KY</w:t>
      </w:r>
      <w:r w:rsidRPr="00075780">
        <w:t xml:space="preserve"> populations in both STRUCTURE and </w:t>
      </w:r>
      <w:r w:rsidRPr="00075780">
        <w:lastRenderedPageBreak/>
        <w:t xml:space="preserve">PCA, consistent with its origin from </w:t>
      </w:r>
      <w:r w:rsidR="00662970">
        <w:t xml:space="preserve">the </w:t>
      </w:r>
      <w:r w:rsidRPr="00075780">
        <w:t>KY_02 and KY_05</w:t>
      </w:r>
      <w:r w:rsidR="00662970">
        <w:t xml:space="preserve"> populations</w:t>
      </w:r>
      <w:r w:rsidR="00F61AF2">
        <w:t xml:space="preserve"> (</w:t>
      </w:r>
      <w:r w:rsidR="00F61AF2" w:rsidRPr="00F61AF2">
        <w:rPr>
          <w:b/>
          <w:bCs/>
          <w:color w:val="0070C0"/>
        </w:rPr>
        <w:t>Fig. 3A, B</w:t>
      </w:r>
      <w:r w:rsidR="00F61AF2">
        <w:t>)</w:t>
      </w:r>
      <w:r w:rsidRPr="00075780">
        <w:t xml:space="preserve">. </w:t>
      </w:r>
      <w:r w:rsidR="00B43BAE">
        <w:t xml:space="preserve">At K = 4-5, </w:t>
      </w:r>
      <w:r w:rsidR="007F4522">
        <w:t xml:space="preserve">4 </w:t>
      </w:r>
      <w:r w:rsidR="00F14AC0">
        <w:t>individuals</w:t>
      </w:r>
      <w:r w:rsidR="006F3915">
        <w:t xml:space="preserve"> (16.7%)</w:t>
      </w:r>
      <w:r w:rsidR="00F14AC0">
        <w:t xml:space="preserve"> of </w:t>
      </w:r>
      <w:r w:rsidR="00186473">
        <w:t>the TR_01 population show</w:t>
      </w:r>
      <w:r w:rsidR="005514B8">
        <w:t xml:space="preserve">ed </w:t>
      </w:r>
      <w:r w:rsidR="00596CD1">
        <w:t xml:space="preserve">potential </w:t>
      </w:r>
      <w:r w:rsidR="7ADDF42F">
        <w:t>admix</w:t>
      </w:r>
      <w:r w:rsidR="000E717D">
        <w:t>t</w:t>
      </w:r>
      <w:r w:rsidR="09967CA5">
        <w:t>ure between</w:t>
      </w:r>
      <w:r w:rsidR="00D26E46">
        <w:t xml:space="preserve"> the two source populations</w:t>
      </w:r>
      <w:r w:rsidR="00E51EE7">
        <w:t xml:space="preserve"> while </w:t>
      </w:r>
      <w:r w:rsidR="00F75560">
        <w:t>1</w:t>
      </w:r>
      <w:r w:rsidR="00801545">
        <w:t>6</w:t>
      </w:r>
      <w:r w:rsidR="00F75560">
        <w:t xml:space="preserve"> individuals</w:t>
      </w:r>
      <w:r w:rsidR="00F238C7">
        <w:t xml:space="preserve"> (66.7%)</w:t>
      </w:r>
      <w:r w:rsidR="00F75560">
        <w:t xml:space="preserve"> were </w:t>
      </w:r>
      <w:r w:rsidR="0029414C">
        <w:t xml:space="preserve">KY_02-like and </w:t>
      </w:r>
      <w:r w:rsidR="007F4522">
        <w:t>4</w:t>
      </w:r>
      <w:r w:rsidR="007F4522" w:rsidRPr="007F4522">
        <w:t xml:space="preserve"> </w:t>
      </w:r>
      <w:r w:rsidR="007F4522">
        <w:t xml:space="preserve">individuals </w:t>
      </w:r>
      <w:r w:rsidR="006F3915">
        <w:t xml:space="preserve">(16.7%) </w:t>
      </w:r>
      <w:r w:rsidR="007F4522">
        <w:t xml:space="preserve">were KY_05-like </w:t>
      </w:r>
      <w:r w:rsidR="005514B8">
        <w:t>(</w:t>
      </w:r>
      <w:r w:rsidR="005514B8" w:rsidRPr="00F61AF2">
        <w:rPr>
          <w:b/>
          <w:bCs/>
          <w:color w:val="0070C0"/>
        </w:rPr>
        <w:t>Fig. 3A</w:t>
      </w:r>
      <w:r w:rsidR="005514B8">
        <w:t>)</w:t>
      </w:r>
      <w:r w:rsidR="005514B8" w:rsidRPr="00075780">
        <w:t>.</w:t>
      </w:r>
      <w:r w:rsidR="00461868">
        <w:t xml:space="preserve"> The </w:t>
      </w:r>
      <w:r w:rsidR="00C26581">
        <w:t xml:space="preserve">sourced </w:t>
      </w:r>
      <w:r w:rsidR="00461868">
        <w:t xml:space="preserve">KY_02 </w:t>
      </w:r>
      <w:r w:rsidR="00C26581">
        <w:t xml:space="preserve">population had more genetic contributions to the TR_01 population than </w:t>
      </w:r>
      <w:r w:rsidR="00577DF8">
        <w:t>the other sourced KY_05 population</w:t>
      </w:r>
      <w:r w:rsidR="00947CDE">
        <w:t xml:space="preserve"> (</w:t>
      </w:r>
      <w:r w:rsidR="00947CDE" w:rsidRPr="00F61AF2">
        <w:rPr>
          <w:b/>
          <w:bCs/>
          <w:color w:val="0070C0"/>
        </w:rPr>
        <w:t>Fig. 3</w:t>
      </w:r>
      <w:r w:rsidR="00947CDE">
        <w:rPr>
          <w:b/>
          <w:bCs/>
          <w:color w:val="0070C0"/>
        </w:rPr>
        <w:t>C</w:t>
      </w:r>
      <w:r w:rsidR="00947CDE">
        <w:t>).</w:t>
      </w:r>
      <w:r w:rsidR="003E35FD">
        <w:t xml:space="preserve"> </w:t>
      </w:r>
      <w:r w:rsidR="00C47545">
        <w:t xml:space="preserve">The </w:t>
      </w:r>
      <w:r w:rsidR="00AD2392">
        <w:t>TR</w:t>
      </w:r>
      <w:r w:rsidRPr="00075780">
        <w:t xml:space="preserve">_02 </w:t>
      </w:r>
      <w:r w:rsidR="00C47545">
        <w:t>population</w:t>
      </w:r>
      <w:r w:rsidRPr="00075780">
        <w:t xml:space="preserve"> </w:t>
      </w:r>
      <w:r w:rsidR="003532DB">
        <w:t>was</w:t>
      </w:r>
      <w:r w:rsidRPr="00075780">
        <w:t xml:space="preserve"> </w:t>
      </w:r>
      <w:r w:rsidR="16744B35">
        <w:t>intermediate</w:t>
      </w:r>
      <w:r w:rsidRPr="00075780">
        <w:t xml:space="preserve"> between the IN</w:t>
      </w:r>
      <w:r w:rsidR="00C47545">
        <w:t>-KY</w:t>
      </w:r>
      <w:r w:rsidRPr="00075780">
        <w:t xml:space="preserve"> and T</w:t>
      </w:r>
      <w:r w:rsidR="00C47545">
        <w:t>NE-TNW</w:t>
      </w:r>
      <w:r w:rsidRPr="00075780">
        <w:t xml:space="preserve"> </w:t>
      </w:r>
      <w:r w:rsidR="00C47545">
        <w:t>populations</w:t>
      </w:r>
      <w:r w:rsidRPr="00075780">
        <w:t xml:space="preserve"> in PCA and showed admixed ancestry in STRUCTURE</w:t>
      </w:r>
      <w:r w:rsidR="003A0FDC">
        <w:t xml:space="preserve"> (</w:t>
      </w:r>
      <w:r w:rsidR="003A0FDC" w:rsidRPr="00F61AF2">
        <w:rPr>
          <w:b/>
          <w:bCs/>
          <w:color w:val="0070C0"/>
        </w:rPr>
        <w:t>Fig. 3A, B</w:t>
      </w:r>
      <w:r w:rsidR="003A0FDC">
        <w:t>)</w:t>
      </w:r>
      <w:r w:rsidRPr="00075780">
        <w:t xml:space="preserve">. At </w:t>
      </w:r>
      <w:r w:rsidRPr="00075780">
        <w:rPr>
          <w:i/>
          <w:iCs/>
        </w:rPr>
        <w:t>K</w:t>
      </w:r>
      <w:r w:rsidRPr="00075780">
        <w:t xml:space="preserve"> = 5, STRUCTURE </w:t>
      </w:r>
      <w:r w:rsidR="0DE4995F">
        <w:t>indicated</w:t>
      </w:r>
      <w:r w:rsidRPr="00075780">
        <w:t xml:space="preserve"> that </w:t>
      </w:r>
      <w:r w:rsidRPr="00FB53E0">
        <w:t>t</w:t>
      </w:r>
      <w:r w:rsidR="00FB53E0">
        <w:t xml:space="preserve">he TR_02 </w:t>
      </w:r>
      <w:r w:rsidRPr="00075780">
        <w:t>population included individuals with varying degrees of admixture, including putative F</w:t>
      </w:r>
      <w:r w:rsidRPr="00E53FF4">
        <w:rPr>
          <w:vertAlign w:val="subscript"/>
        </w:rPr>
        <w:t>1</w:t>
      </w:r>
      <w:r w:rsidRPr="00075780">
        <w:t xml:space="preserve"> hybrids and backcrosses</w:t>
      </w:r>
      <w:r w:rsidR="003A0FDC">
        <w:t xml:space="preserve"> (</w:t>
      </w:r>
      <w:r w:rsidR="003A0FDC" w:rsidRPr="00F61AF2">
        <w:rPr>
          <w:b/>
          <w:bCs/>
          <w:color w:val="0070C0"/>
        </w:rPr>
        <w:t>Fig. 3A</w:t>
      </w:r>
      <w:r w:rsidR="003A0FDC">
        <w:t>)</w:t>
      </w:r>
      <w:r w:rsidRPr="00075780">
        <w:t>. In addition, G</w:t>
      </w:r>
      <w:r w:rsidRPr="00E53FF4">
        <w:rPr>
          <w:vertAlign w:val="subscript"/>
        </w:rPr>
        <w:t>ST</w:t>
      </w:r>
      <w:r w:rsidRPr="00075780">
        <w:t xml:space="preserve"> </w:t>
      </w:r>
      <w:r w:rsidR="5798B22B">
        <w:t>indicated</w:t>
      </w:r>
      <w:r w:rsidRPr="00075780">
        <w:t xml:space="preserve"> that </w:t>
      </w:r>
      <w:r w:rsidR="005E456C">
        <w:t xml:space="preserve">the </w:t>
      </w:r>
      <w:r w:rsidR="000D2A38">
        <w:t>TR</w:t>
      </w:r>
      <w:r w:rsidRPr="00075780">
        <w:t xml:space="preserve">_02 </w:t>
      </w:r>
      <w:r w:rsidR="005E456C">
        <w:t>population</w:t>
      </w:r>
      <w:r w:rsidRPr="00075780">
        <w:t xml:space="preserve"> received stronger genetic contributions from </w:t>
      </w:r>
      <w:r w:rsidR="005E456C">
        <w:t xml:space="preserve">the </w:t>
      </w:r>
      <w:r w:rsidRPr="00075780">
        <w:t>TNW_04 and TNW_05</w:t>
      </w:r>
      <w:r w:rsidR="005E456C">
        <w:t xml:space="preserve"> populations</w:t>
      </w:r>
      <w:r w:rsidRPr="00075780">
        <w:t xml:space="preserve"> than from </w:t>
      </w:r>
      <w:r w:rsidR="0023634A">
        <w:t xml:space="preserve">other Tennessee </w:t>
      </w:r>
      <w:r w:rsidRPr="00075780">
        <w:t>populations</w:t>
      </w:r>
      <w:r w:rsidR="00CB7271">
        <w:t xml:space="preserve"> (</w:t>
      </w:r>
      <w:r w:rsidR="00CB7271" w:rsidRPr="00F61AF2">
        <w:rPr>
          <w:b/>
          <w:bCs/>
          <w:color w:val="0070C0"/>
        </w:rPr>
        <w:t>Fig. 3</w:t>
      </w:r>
      <w:r w:rsidR="000C2188">
        <w:rPr>
          <w:b/>
          <w:bCs/>
          <w:color w:val="0070C0"/>
        </w:rPr>
        <w:t>C</w:t>
      </w:r>
      <w:r w:rsidR="00CB7271">
        <w:t>)</w:t>
      </w:r>
      <w:r w:rsidRPr="00075780">
        <w:t>.</w:t>
      </w:r>
    </w:p>
    <w:p w14:paraId="376F6C20" w14:textId="209B4B39" w:rsidR="00DE2953" w:rsidRDefault="00075780" w:rsidP="004B156F">
      <w:r w:rsidRPr="00075780">
        <w:t xml:space="preserve">Among natural populations, we detected significant isolation by geographic distance </w:t>
      </w:r>
      <w:r w:rsidR="000070D6">
        <w:t xml:space="preserve">(IBD) </w:t>
      </w:r>
      <w:r w:rsidRPr="00075780">
        <w:t xml:space="preserve">(Mantel’s </w:t>
      </w:r>
      <w:r w:rsidRPr="00075780">
        <w:rPr>
          <w:i/>
          <w:iCs/>
        </w:rPr>
        <w:t>r</w:t>
      </w:r>
      <w:r w:rsidRPr="00075780">
        <w:t xml:space="preserve"> = 0.505, </w:t>
      </w:r>
      <w:r w:rsidRPr="00075780">
        <w:rPr>
          <w:i/>
          <w:iCs/>
        </w:rPr>
        <w:t>p</w:t>
      </w:r>
      <w:r w:rsidRPr="00075780">
        <w:t xml:space="preserve"> = 0.001). AMOVA further showed that genetic variation was partitioned across multiple hierarchical levels (</w:t>
      </w:r>
      <w:r w:rsidRPr="00075780">
        <w:rPr>
          <w:b/>
          <w:bCs/>
          <w:color w:val="0070C0"/>
        </w:rPr>
        <w:t>Table 2</w:t>
      </w:r>
      <w:r w:rsidRPr="00075780">
        <w:t>): 21% of the variation occurred among regions (IN, KY, TNE, and TNW), 21% among populations within regions, and 64% within populations.</w:t>
      </w:r>
    </w:p>
    <w:p w14:paraId="0B6702D4" w14:textId="42C37F5B" w:rsidR="00C75E3B" w:rsidRPr="00E938E0" w:rsidRDefault="00C75E3B" w:rsidP="0082036B">
      <w:pPr>
        <w:pStyle w:val="Heading2"/>
      </w:pPr>
      <w:r w:rsidRPr="00E938E0">
        <w:t xml:space="preserve">Genetic </w:t>
      </w:r>
      <w:r w:rsidR="000011AB">
        <w:t>diversity</w:t>
      </w:r>
      <w:r w:rsidR="000D4613">
        <w:t>,</w:t>
      </w:r>
      <w:r w:rsidR="000011AB">
        <w:t xml:space="preserve"> inbreeding, </w:t>
      </w:r>
      <w:r w:rsidR="00D01363">
        <w:t xml:space="preserve">and </w:t>
      </w:r>
      <w:r w:rsidR="000011AB">
        <w:t>bottleneck</w:t>
      </w:r>
    </w:p>
    <w:p w14:paraId="4A2CADCD" w14:textId="3AE7D06F" w:rsidR="00475720" w:rsidRDefault="0F580947" w:rsidP="00D519B8">
      <w:r>
        <w:t xml:space="preserve">Populations of </w:t>
      </w:r>
      <w:r w:rsidRPr="682E26A9">
        <w:rPr>
          <w:i/>
          <w:iCs/>
        </w:rPr>
        <w:t>P. globosa</w:t>
      </w:r>
      <w:r>
        <w:t xml:space="preserve"> </w:t>
      </w:r>
      <w:r w:rsidR="2866820F">
        <w:t>vari</w:t>
      </w:r>
      <w:r w:rsidR="704A8E09">
        <w:t>ed</w:t>
      </w:r>
      <w:r>
        <w:t xml:space="preserve"> in their genetic diversity</w:t>
      </w:r>
      <w:r w:rsidR="61E80291">
        <w:t xml:space="preserve"> (</w:t>
      </w:r>
      <w:r w:rsidR="61E80291" w:rsidRPr="682E26A9">
        <w:rPr>
          <w:b/>
          <w:bCs/>
          <w:color w:val="4472C4" w:themeColor="accent1"/>
        </w:rPr>
        <w:t>Table 3</w:t>
      </w:r>
      <w:r w:rsidR="61E80291">
        <w:t>)</w:t>
      </w:r>
      <w:r>
        <w:t xml:space="preserve">. The average number of alleles per locus (A) in </w:t>
      </w:r>
      <w:r w:rsidRPr="682E26A9">
        <w:rPr>
          <w:i/>
          <w:iCs/>
        </w:rPr>
        <w:t>P. globosa</w:t>
      </w:r>
      <w:r>
        <w:t xml:space="preserve"> ranged from 2.278 – 6.5, </w:t>
      </w:r>
      <w:r w:rsidR="6CEADE4F">
        <w:t>the number of private alleles per population (A</w:t>
      </w:r>
      <w:r w:rsidR="00C33FBD">
        <w:rPr>
          <w:vertAlign w:val="subscript"/>
        </w:rPr>
        <w:t>P</w:t>
      </w:r>
      <w:r w:rsidR="6CEADE4F">
        <w:t xml:space="preserve">) ranged from 1-12, </w:t>
      </w:r>
      <w:r>
        <w:t xml:space="preserve">and </w:t>
      </w:r>
      <w:r w:rsidR="6CEADE4F">
        <w:t xml:space="preserve">the </w:t>
      </w:r>
      <w:r w:rsidR="66908CFD">
        <w:t>allel</w:t>
      </w:r>
      <w:r w:rsidR="591B9863">
        <w:t>ic</w:t>
      </w:r>
      <w:r w:rsidR="6CEADE4F">
        <w:t xml:space="preserve"> richness (</w:t>
      </w:r>
      <w:r>
        <w:t>A</w:t>
      </w:r>
      <w:r w:rsidRPr="682E26A9">
        <w:rPr>
          <w:vertAlign w:val="subscript"/>
        </w:rPr>
        <w:t>R</w:t>
      </w:r>
      <w:r w:rsidR="6CEADE4F">
        <w:t xml:space="preserve">) </w:t>
      </w:r>
      <w:r>
        <w:t>ranged from 2.14 – 4.52 (</w:t>
      </w:r>
      <w:r w:rsidRPr="682E26A9">
        <w:rPr>
          <w:b/>
          <w:bCs/>
          <w:color w:val="4472C4" w:themeColor="accent1"/>
        </w:rPr>
        <w:t>Table 3</w:t>
      </w:r>
      <w:r>
        <w:t xml:space="preserve">). </w:t>
      </w:r>
      <w:r w:rsidR="41AF1557" w:rsidRPr="682E26A9">
        <w:rPr>
          <w:i/>
          <w:iCs/>
        </w:rPr>
        <w:t>P. globosa</w:t>
      </w:r>
      <w:r w:rsidR="41AF1557">
        <w:t xml:space="preserve"> ha</w:t>
      </w:r>
      <w:r w:rsidR="27AB8982">
        <w:t>d</w:t>
      </w:r>
      <w:r w:rsidR="5914DB7A">
        <w:t xml:space="preserve"> slightly</w:t>
      </w:r>
      <w:r w:rsidR="41AF1557">
        <w:t xml:space="preserve"> </w:t>
      </w:r>
      <w:r w:rsidR="1992D94C">
        <w:t>lower</w:t>
      </w:r>
      <w:r w:rsidR="41AF1557">
        <w:t xml:space="preserve"> A</w:t>
      </w:r>
      <w:r w:rsidR="41AF1557" w:rsidRPr="682E26A9">
        <w:rPr>
          <w:vertAlign w:val="subscript"/>
        </w:rPr>
        <w:t>R</w:t>
      </w:r>
      <w:r w:rsidR="41AF1557">
        <w:t xml:space="preserve"> </w:t>
      </w:r>
      <w:r w:rsidR="1992D94C">
        <w:t>than</w:t>
      </w:r>
      <w:r w:rsidR="41AF1557">
        <w:t xml:space="preserve"> its rare sister species, </w:t>
      </w:r>
      <w:r w:rsidR="41AF1557" w:rsidRPr="682E26A9">
        <w:rPr>
          <w:i/>
          <w:iCs/>
        </w:rPr>
        <w:t>P. filiformis and P. ouachitensis</w:t>
      </w:r>
      <w:r w:rsidR="41AF1557">
        <w:t xml:space="preserve">, </w:t>
      </w:r>
      <w:r w:rsidR="6D21CA2F">
        <w:t xml:space="preserve">and much </w:t>
      </w:r>
      <w:r w:rsidR="41AF1557">
        <w:t>lower A</w:t>
      </w:r>
      <w:r w:rsidR="41AF1557" w:rsidRPr="682E26A9">
        <w:rPr>
          <w:vertAlign w:val="subscript"/>
        </w:rPr>
        <w:t xml:space="preserve">R </w:t>
      </w:r>
      <w:r w:rsidR="41AF1557">
        <w:t xml:space="preserve">than </w:t>
      </w:r>
      <w:r w:rsidR="028D7638">
        <w:t>the widespread species,</w:t>
      </w:r>
      <w:r w:rsidR="5491F5BA">
        <w:t xml:space="preserve"> </w:t>
      </w:r>
      <w:r w:rsidR="5491F5BA" w:rsidRPr="45110081">
        <w:rPr>
          <w:i/>
          <w:iCs/>
        </w:rPr>
        <w:t xml:space="preserve">P. </w:t>
      </w:r>
      <w:r w:rsidR="41AF1557" w:rsidRPr="682E26A9">
        <w:rPr>
          <w:i/>
          <w:iCs/>
        </w:rPr>
        <w:t>gracilis</w:t>
      </w:r>
      <w:r w:rsidR="41AF1557">
        <w:t xml:space="preserve">. </w:t>
      </w:r>
      <w:r w:rsidR="2995109B">
        <w:t xml:space="preserve">The </w:t>
      </w:r>
      <w:r w:rsidR="2995109B" w:rsidRPr="682E26A9">
        <w:rPr>
          <w:i/>
          <w:iCs/>
        </w:rPr>
        <w:t>P. gracilis</w:t>
      </w:r>
      <w:r w:rsidR="2995109B">
        <w:t xml:space="preserve"> has </w:t>
      </w:r>
      <w:r w:rsidR="6CA12CD3">
        <w:t xml:space="preserve">an </w:t>
      </w:r>
      <w:r w:rsidR="3B8981A3">
        <w:t>extraordinarily</w:t>
      </w:r>
      <w:r w:rsidR="6CA12CD3">
        <w:t xml:space="preserve"> </w:t>
      </w:r>
      <w:r w:rsidR="6CA12CD3">
        <w:lastRenderedPageBreak/>
        <w:t xml:space="preserve">high </w:t>
      </w:r>
      <w:r w:rsidR="1E4DA7FF">
        <w:t xml:space="preserve">private alleles </w:t>
      </w:r>
      <w:r w:rsidR="1E4DA7FF" w:rsidRPr="007A1CF3">
        <w:t>(</w:t>
      </w:r>
      <w:r w:rsidR="6CA12CD3" w:rsidRPr="007A1CF3">
        <w:t>A</w:t>
      </w:r>
      <w:r w:rsidR="007A1CF3" w:rsidRPr="007A1CF3">
        <w:rPr>
          <w:vertAlign w:val="subscript"/>
        </w:rPr>
        <w:t>P</w:t>
      </w:r>
      <w:r w:rsidR="713B12FC" w:rsidRPr="007A1CF3">
        <w:t>)</w:t>
      </w:r>
      <w:r w:rsidR="6CA12CD3">
        <w:t xml:space="preserve"> because we only sample</w:t>
      </w:r>
      <w:r w:rsidR="4083CEDB">
        <w:t>d from</w:t>
      </w:r>
      <w:r w:rsidR="6CA12CD3">
        <w:t xml:space="preserve"> one population</w:t>
      </w:r>
      <w:r w:rsidR="3B8981A3">
        <w:t>.</w:t>
      </w:r>
      <w:r w:rsidR="32291666">
        <w:t xml:space="preserve"> </w:t>
      </w:r>
      <w:r w:rsidR="41AF1557">
        <w:t xml:space="preserve">Within </w:t>
      </w:r>
      <w:r w:rsidR="41AF1557" w:rsidRPr="682E26A9">
        <w:rPr>
          <w:i/>
          <w:iCs/>
        </w:rPr>
        <w:t>P. globosa</w:t>
      </w:r>
      <w:r w:rsidR="41AF1557">
        <w:t>, b</w:t>
      </w:r>
      <w:r>
        <w:t xml:space="preserve">oth </w:t>
      </w:r>
      <w:r w:rsidR="2FBC669B">
        <w:t>private alleles per population (A</w:t>
      </w:r>
      <w:r w:rsidR="00C33FBD">
        <w:rPr>
          <w:vertAlign w:val="subscript"/>
        </w:rPr>
        <w:t>P</w:t>
      </w:r>
      <w:r w:rsidR="2FBC669B">
        <w:t xml:space="preserve">) </w:t>
      </w:r>
      <w:r>
        <w:t>and the</w:t>
      </w:r>
      <w:r w:rsidR="2C1C678D">
        <w:t xml:space="preserve"> allele richness </w:t>
      </w:r>
      <w:r>
        <w:t>(A</w:t>
      </w:r>
      <w:r w:rsidR="2C1C678D" w:rsidRPr="682E26A9">
        <w:rPr>
          <w:vertAlign w:val="subscript"/>
        </w:rPr>
        <w:t>R</w:t>
      </w:r>
      <w:r>
        <w:t xml:space="preserve">) were lowest in </w:t>
      </w:r>
      <w:r w:rsidR="2B26E97D">
        <w:t>the</w:t>
      </w:r>
      <w:r w:rsidR="2866820F">
        <w:t xml:space="preserve"> </w:t>
      </w:r>
      <w:r>
        <w:t xml:space="preserve">population TNW_01 from </w:t>
      </w:r>
      <w:r w:rsidR="16598DE1">
        <w:t>western Tennessee (TNW</w:t>
      </w:r>
      <w:r w:rsidR="1191A298">
        <w:t>)</w:t>
      </w:r>
      <w:r w:rsidR="1759752C">
        <w:t xml:space="preserve">, </w:t>
      </w:r>
      <w:r w:rsidR="4F157176">
        <w:t xml:space="preserve">and </w:t>
      </w:r>
      <w:r w:rsidR="1759752C">
        <w:t>greatest</w:t>
      </w:r>
      <w:r>
        <w:t xml:space="preserve"> in population KY_04 from </w:t>
      </w:r>
      <w:r w:rsidR="1191A298">
        <w:t>Kentucky</w:t>
      </w:r>
      <w:r w:rsidR="1759752C">
        <w:t xml:space="preserve"> (KY)</w:t>
      </w:r>
      <w:r>
        <w:t xml:space="preserve"> (</w:t>
      </w:r>
      <w:r w:rsidR="2C1C678D" w:rsidRPr="682E26A9">
        <w:rPr>
          <w:b/>
          <w:bCs/>
          <w:color w:val="4472C4" w:themeColor="accent1"/>
        </w:rPr>
        <w:t>Fig. 4</w:t>
      </w:r>
      <w:r>
        <w:t>).</w:t>
      </w:r>
      <w:r w:rsidR="418827CC">
        <w:t xml:space="preserve"> The </w:t>
      </w:r>
      <w:r w:rsidR="00C750E3">
        <w:t xml:space="preserve">translocated (TR) </w:t>
      </w:r>
      <w:r w:rsidR="418827CC">
        <w:t xml:space="preserve">populations </w:t>
      </w:r>
      <w:r w:rsidR="5F95701C">
        <w:t>had medium A</w:t>
      </w:r>
      <w:r w:rsidR="5F95701C" w:rsidRPr="682E26A9">
        <w:rPr>
          <w:vertAlign w:val="subscript"/>
        </w:rPr>
        <w:t>R</w:t>
      </w:r>
      <w:r w:rsidR="5F95701C">
        <w:t xml:space="preserve"> but low A</w:t>
      </w:r>
      <w:r w:rsidR="5F95701C" w:rsidRPr="682E26A9">
        <w:rPr>
          <w:vertAlign w:val="subscript"/>
        </w:rPr>
        <w:t>P</w:t>
      </w:r>
      <w:ins w:id="55" w:author="Wen Kuo" w:date="2026-09-01T10:59:00Z" w16du:dateUtc="2026-09-01T15:59:00Z">
        <w:r w:rsidR="009C2637">
          <w:t>, which is consistent with the consequence of genetic mixing of two or more populations.</w:t>
        </w:r>
      </w:ins>
      <w:del w:id="56" w:author="Wen Kuo" w:date="2026-09-01T10:59:00Z" w16du:dateUtc="2026-09-01T15:59:00Z">
        <w:r w:rsidR="5F95701C" w:rsidDel="009C2637">
          <w:delText>.</w:delText>
        </w:r>
      </w:del>
    </w:p>
    <w:p w14:paraId="09E432CB" w14:textId="45302517" w:rsidR="008E2630" w:rsidRPr="00E938E0" w:rsidRDefault="2866820F" w:rsidP="682E26A9">
      <w:r>
        <w:t xml:space="preserve"> </w:t>
      </w:r>
      <w:r w:rsidR="1137E06C">
        <w:t>In</w:t>
      </w:r>
      <w:r w:rsidR="0F580947">
        <w:t xml:space="preserve"> </w:t>
      </w:r>
      <w:r w:rsidR="41AF1557" w:rsidRPr="682E26A9">
        <w:rPr>
          <w:i/>
          <w:iCs/>
        </w:rPr>
        <w:t>Physaria globosa</w:t>
      </w:r>
      <w:r w:rsidR="4AB7E6F9" w:rsidRPr="45110081">
        <w:rPr>
          <w:i/>
          <w:iCs/>
        </w:rPr>
        <w:t>,</w:t>
      </w:r>
      <w:r w:rsidR="41AF1557">
        <w:t xml:space="preserve"> o</w:t>
      </w:r>
      <w:r w:rsidR="0F580947">
        <w:t>bserved heterozygosity (H</w:t>
      </w:r>
      <w:r w:rsidR="0F580947" w:rsidRPr="682E26A9">
        <w:rPr>
          <w:vertAlign w:val="subscript"/>
        </w:rPr>
        <w:t>O</w:t>
      </w:r>
      <w:r w:rsidR="0F580947">
        <w:t>) ranged from 0.323 – 0.596</w:t>
      </w:r>
      <w:r w:rsidR="3F678B85">
        <w:t>,</w:t>
      </w:r>
      <w:r w:rsidR="0F580947">
        <w:t xml:space="preserve"> and expected heterozygosity (H</w:t>
      </w:r>
      <w:r w:rsidR="0F580947" w:rsidRPr="682E26A9">
        <w:rPr>
          <w:vertAlign w:val="subscript"/>
        </w:rPr>
        <w:t>E</w:t>
      </w:r>
      <w:r w:rsidR="0F580947">
        <w:t xml:space="preserve">) ranged from 0.323 – 0.620, </w:t>
      </w:r>
      <w:r w:rsidR="41AF1557">
        <w:t xml:space="preserve">which is similar to </w:t>
      </w:r>
      <w:r w:rsidR="41AF1557" w:rsidRPr="682E26A9">
        <w:rPr>
          <w:i/>
          <w:iCs/>
        </w:rPr>
        <w:t>P. filiformis</w:t>
      </w:r>
      <w:r w:rsidR="45504DE9">
        <w:t xml:space="preserve"> and </w:t>
      </w:r>
      <w:r w:rsidR="45504DE9" w:rsidRPr="682E26A9">
        <w:rPr>
          <w:i/>
          <w:iCs/>
        </w:rPr>
        <w:t>P. gracilis</w:t>
      </w:r>
      <w:r w:rsidR="45504DE9">
        <w:t xml:space="preserve">, but higher than </w:t>
      </w:r>
      <w:r w:rsidR="45504DE9" w:rsidRPr="682E26A9">
        <w:rPr>
          <w:i/>
          <w:iCs/>
        </w:rPr>
        <w:t>P. ouachitensis.</w:t>
      </w:r>
      <w:r w:rsidR="45504DE9">
        <w:t xml:space="preserve"> Within </w:t>
      </w:r>
      <w:r w:rsidR="45504DE9" w:rsidRPr="009A7ECA">
        <w:rPr>
          <w:i/>
        </w:rPr>
        <w:t>P. globosa</w:t>
      </w:r>
      <w:r w:rsidR="45504DE9">
        <w:t xml:space="preserve">, </w:t>
      </w:r>
      <w:r w:rsidR="0F580947">
        <w:t xml:space="preserve">most populations from </w:t>
      </w:r>
      <w:r w:rsidR="007300A3">
        <w:t>Kentucky (</w:t>
      </w:r>
      <w:r w:rsidR="6B2FB9BA">
        <w:t>KY)</w:t>
      </w:r>
      <w:r w:rsidR="0F580947">
        <w:t xml:space="preserve"> </w:t>
      </w:r>
      <w:r w:rsidR="042D4C8D">
        <w:t>exhibited</w:t>
      </w:r>
      <w:r w:rsidR="0F580947">
        <w:t xml:space="preserve"> greater than average H</w:t>
      </w:r>
      <w:r w:rsidR="0F580947" w:rsidRPr="682E26A9">
        <w:rPr>
          <w:vertAlign w:val="subscript"/>
        </w:rPr>
        <w:t xml:space="preserve">O </w:t>
      </w:r>
      <w:r w:rsidR="0F580947">
        <w:t>and H</w:t>
      </w:r>
      <w:r w:rsidR="0F580947" w:rsidRPr="682E26A9">
        <w:rPr>
          <w:vertAlign w:val="subscript"/>
        </w:rPr>
        <w:t>E</w:t>
      </w:r>
      <w:r w:rsidR="10642E03">
        <w:t xml:space="preserve">, </w:t>
      </w:r>
      <w:r w:rsidR="0F580947">
        <w:t xml:space="preserve">and populations from both </w:t>
      </w:r>
      <w:r w:rsidR="51A85340">
        <w:t xml:space="preserve">eastern Tennessee (TNE) </w:t>
      </w:r>
      <w:r w:rsidR="0F580947">
        <w:t xml:space="preserve">and </w:t>
      </w:r>
      <w:r w:rsidR="51A85340">
        <w:t xml:space="preserve">western Tennessee (TNW) </w:t>
      </w:r>
      <w:r w:rsidR="2814E0FF">
        <w:t xml:space="preserve">exhibited </w:t>
      </w:r>
      <w:r w:rsidR="0F580947">
        <w:t>lower than average H</w:t>
      </w:r>
      <w:r w:rsidR="0F580947" w:rsidRPr="682E26A9">
        <w:rPr>
          <w:vertAlign w:val="subscript"/>
        </w:rPr>
        <w:t xml:space="preserve">O </w:t>
      </w:r>
      <w:r w:rsidR="0F580947">
        <w:t>and H</w:t>
      </w:r>
      <w:r w:rsidR="0F580947" w:rsidRPr="682E26A9">
        <w:rPr>
          <w:vertAlign w:val="subscript"/>
        </w:rPr>
        <w:t xml:space="preserve">E </w:t>
      </w:r>
      <w:r w:rsidR="0F580947">
        <w:t>(</w:t>
      </w:r>
      <w:r w:rsidR="0F580947" w:rsidRPr="682E26A9">
        <w:rPr>
          <w:b/>
          <w:bCs/>
          <w:color w:val="4472C4" w:themeColor="accent1"/>
        </w:rPr>
        <w:t>Table 3</w:t>
      </w:r>
      <w:r w:rsidR="0F580947">
        <w:t>)</w:t>
      </w:r>
      <w:r w:rsidR="0F580947" w:rsidRPr="682E26A9">
        <w:rPr>
          <w:vertAlign w:val="subscript"/>
        </w:rPr>
        <w:t>.</w:t>
      </w:r>
      <w:r w:rsidR="0F580947">
        <w:t xml:space="preserve"> </w:t>
      </w:r>
      <w:r w:rsidR="18767EA9">
        <w:t xml:space="preserve">Generally, </w:t>
      </w:r>
      <w:r w:rsidR="0F580947">
        <w:t>H</w:t>
      </w:r>
      <w:r w:rsidR="0F580947" w:rsidRPr="682E26A9">
        <w:rPr>
          <w:vertAlign w:val="subscript"/>
        </w:rPr>
        <w:t>E</w:t>
      </w:r>
      <w:r w:rsidR="0F580947">
        <w:t xml:space="preserve"> was slightly greater than H</w:t>
      </w:r>
      <w:r w:rsidR="0F580947" w:rsidRPr="682E26A9">
        <w:rPr>
          <w:vertAlign w:val="subscript"/>
        </w:rPr>
        <w:t>O</w:t>
      </w:r>
      <w:r w:rsidR="0F580947">
        <w:t xml:space="preserve"> in most populations, such that the average inbreeding coefficient (F) was slightly positive </w:t>
      </w:r>
      <w:r w:rsidR="0F580947" w:rsidRPr="682E26A9">
        <w:rPr>
          <w:color w:val="000000" w:themeColor="text1"/>
        </w:rPr>
        <w:t xml:space="preserve">(overall mean = 0.08, </w:t>
      </w:r>
      <w:r w:rsidR="0F580947">
        <w:t xml:space="preserve">range </w:t>
      </w:r>
      <w:r w:rsidR="0F580947" w:rsidRPr="682E26A9">
        <w:rPr>
          <w:color w:val="000000" w:themeColor="text1"/>
        </w:rPr>
        <w:t>-0.036 to 0.227) (</w:t>
      </w:r>
      <w:r w:rsidR="0F580947" w:rsidRPr="682E26A9">
        <w:rPr>
          <w:b/>
          <w:bCs/>
          <w:color w:val="4472C4" w:themeColor="accent1"/>
        </w:rPr>
        <w:t>Table 3</w:t>
      </w:r>
      <w:r w:rsidR="0F580947" w:rsidRPr="682E26A9">
        <w:rPr>
          <w:color w:val="000000" w:themeColor="text1"/>
        </w:rPr>
        <w:t>). However, these positive inbreeding coefficients are likely due in part to null alleles rather than inbreeding, as</w:t>
      </w:r>
      <w:r w:rsidR="27F52E4C" w:rsidRPr="682E26A9">
        <w:rPr>
          <w:color w:val="000000" w:themeColor="text1"/>
        </w:rPr>
        <w:t xml:space="preserve"> the</w:t>
      </w:r>
      <w:r w:rsidR="0F580947" w:rsidRPr="682E26A9">
        <w:rPr>
          <w:color w:val="000000" w:themeColor="text1"/>
        </w:rPr>
        <w:t xml:space="preserve"> INEST analys</w:t>
      </w:r>
      <w:r w:rsidR="27F52E4C" w:rsidRPr="682E26A9">
        <w:rPr>
          <w:color w:val="000000" w:themeColor="text1"/>
        </w:rPr>
        <w:t>i</w:t>
      </w:r>
      <w:r w:rsidR="0F580947" w:rsidRPr="682E26A9">
        <w:rPr>
          <w:color w:val="000000" w:themeColor="text1"/>
        </w:rPr>
        <w:t xml:space="preserve">s revealed that the percentage of null alleles </w:t>
      </w:r>
      <w:r w:rsidR="0F580947">
        <w:t>(% null) ranged from 0.0771 - 0.4694 (overall mean = 0.2648) (</w:t>
      </w:r>
      <w:r w:rsidR="0F580947" w:rsidRPr="682E26A9">
        <w:rPr>
          <w:b/>
          <w:bCs/>
          <w:color w:val="4472C4" w:themeColor="accent1"/>
        </w:rPr>
        <w:t>Table 3</w:t>
      </w:r>
      <w:r w:rsidR="0F580947">
        <w:t>). After correcting for null alleles, inbreeding coefficients (F</w:t>
      </w:r>
      <w:r w:rsidR="0F580947" w:rsidRPr="682E26A9">
        <w:rPr>
          <w:vertAlign w:val="subscript"/>
        </w:rPr>
        <w:t>B</w:t>
      </w:r>
      <w:r w:rsidR="0F580947">
        <w:t>) were generally very close to zero (range 0 – 0.1481; overall mean = 0.04; Table 3), indicating that most populations have not experienced inbreeding. However, three populations (TNW_04, TNW_03, and TNW_01</w:t>
      </w:r>
      <w:r>
        <w:t>)</w:t>
      </w:r>
      <w:r w:rsidR="36EDE58E">
        <w:t>,</w:t>
      </w:r>
      <w:r w:rsidR="0F580947">
        <w:t xml:space="preserve"> all from TN</w:t>
      </w:r>
      <w:r w:rsidR="2DECAF25">
        <w:t>W region</w:t>
      </w:r>
      <w:r w:rsidR="21578CA8">
        <w:t>,</w:t>
      </w:r>
      <w:r w:rsidR="0F580947">
        <w:t xml:space="preserve"> exhibited inbreeding coefficients greater than &gt;0.10 even when corrected for null alleles, suggesting that they may have experienced some inbreeding.  </w:t>
      </w:r>
    </w:p>
    <w:p w14:paraId="6E62DF5D" w14:textId="4B9AC1C2" w:rsidR="00C75E3B" w:rsidRPr="00E938E0" w:rsidRDefault="00C75E3B" w:rsidP="00275C8A">
      <w:r w:rsidRPr="00E938E0">
        <w:t xml:space="preserve">We used </w:t>
      </w:r>
      <w:r w:rsidR="5D223690">
        <w:t>HP-rare</w:t>
      </w:r>
      <w:r w:rsidR="00376D42">
        <w:t xml:space="preserve"> </w:t>
      </w:r>
      <w:r w:rsidRPr="00E938E0">
        <w:t xml:space="preserve">to test for genetic bottlenecks and considered populations to show significant evidence for a genetic bottleneck when three out of the four tests were statistically significant. This revealed that </w:t>
      </w:r>
      <w:r w:rsidR="63F089FE">
        <w:t>the</w:t>
      </w:r>
      <w:r w:rsidR="3D7C7B70">
        <w:t xml:space="preserve"> </w:t>
      </w:r>
      <w:r w:rsidRPr="00E938E0">
        <w:t>following six populations</w:t>
      </w:r>
      <w:r w:rsidR="1D6E5DBF">
        <w:t>,</w:t>
      </w:r>
      <w:r w:rsidRPr="00E938E0">
        <w:t xml:space="preserve"> representing three </w:t>
      </w:r>
      <w:ins w:id="57" w:author="Wen Kuo" w:date="2026-08-31T15:19:00Z" w16du:dateUtc="2026-08-31T20:19:00Z">
        <w:r w:rsidR="004D4754">
          <w:t xml:space="preserve">geographic </w:t>
        </w:r>
      </w:ins>
      <w:del w:id="58" w:author="Wen Kuo" w:date="2026-08-31T15:19:00Z" w16du:dateUtc="2026-08-31T20:19:00Z">
        <w:r w:rsidRPr="00E938E0" w:rsidDel="004D4754">
          <w:delText xml:space="preserve">out of the four </w:delText>
        </w:r>
        <w:r w:rsidRPr="00E938E0" w:rsidDel="004D4754">
          <w:lastRenderedPageBreak/>
          <w:delText>eco</w:delText>
        </w:r>
      </w:del>
      <w:r w:rsidRPr="00E938E0">
        <w:t>regions</w:t>
      </w:r>
      <w:r w:rsidR="532AA82A">
        <w:t>,</w:t>
      </w:r>
      <w:r w:rsidRPr="00E938E0">
        <w:t xml:space="preserve"> had undergone recent bottlenecks: populations KY_02, KY_05, </w:t>
      </w:r>
      <w:r w:rsidR="008104FA">
        <w:t>TR</w:t>
      </w:r>
      <w:r w:rsidRPr="00E938E0">
        <w:t>_02 from KY</w:t>
      </w:r>
      <w:ins w:id="59" w:author="Wen Kuo" w:date="2026-08-31T15:20:00Z" w16du:dateUtc="2026-08-31T20:20:00Z">
        <w:r w:rsidR="00AA6DEC">
          <w:t xml:space="preserve"> region</w:t>
        </w:r>
      </w:ins>
      <w:r w:rsidRPr="00E938E0">
        <w:t xml:space="preserve">; population TNE_01 from </w:t>
      </w:r>
      <w:r w:rsidR="009E7039">
        <w:t xml:space="preserve">the </w:t>
      </w:r>
      <w:r w:rsidRPr="00E938E0">
        <w:t>TN</w:t>
      </w:r>
      <w:r w:rsidR="009E7039">
        <w:t>E</w:t>
      </w:r>
      <w:r w:rsidRPr="00E938E0">
        <w:t xml:space="preserve"> </w:t>
      </w:r>
      <w:r w:rsidR="009E7039">
        <w:t>region</w:t>
      </w:r>
      <w:r w:rsidRPr="00E938E0">
        <w:t>; and population TNW_0</w:t>
      </w:r>
      <w:r w:rsidR="009E7039">
        <w:t>1</w:t>
      </w:r>
      <w:r w:rsidRPr="00E938E0">
        <w:t xml:space="preserve"> and TNW_0</w:t>
      </w:r>
      <w:r w:rsidR="009E7039">
        <w:t>2</w:t>
      </w:r>
      <w:r w:rsidRPr="00E938E0">
        <w:t xml:space="preserve"> from TN</w:t>
      </w:r>
      <w:r w:rsidR="0089363A">
        <w:t>W</w:t>
      </w:r>
      <w:r w:rsidRPr="00E938E0">
        <w:t xml:space="preserve"> </w:t>
      </w:r>
      <w:r w:rsidR="0017219D">
        <w:t xml:space="preserve">region </w:t>
      </w:r>
      <w:r w:rsidRPr="00E938E0">
        <w:t>(</w:t>
      </w:r>
      <w:r w:rsidR="0089363A" w:rsidRPr="0089363A">
        <w:rPr>
          <w:b/>
          <w:bCs/>
          <w:color w:val="0070C0"/>
        </w:rPr>
        <w:t>Fig.</w:t>
      </w:r>
      <w:r w:rsidRPr="0089363A">
        <w:rPr>
          <w:b/>
          <w:bCs/>
          <w:color w:val="0070C0"/>
        </w:rPr>
        <w:t xml:space="preserve"> 4</w:t>
      </w:r>
      <w:r w:rsidRPr="00E938E0">
        <w:t xml:space="preserve">). Generally, populations with the lowest </w:t>
      </w:r>
      <w:r w:rsidR="0017219D">
        <w:t>A</w:t>
      </w:r>
      <w:r w:rsidR="0017219D" w:rsidRPr="0017219D">
        <w:rPr>
          <w:vertAlign w:val="subscript"/>
        </w:rPr>
        <w:t>R</w:t>
      </w:r>
      <w:r w:rsidRPr="00E938E0">
        <w:t xml:space="preserve"> also exhibited significant evidence of either genetic bottlenecks (TNE_01, </w:t>
      </w:r>
      <w:r w:rsidR="0017219D">
        <w:t xml:space="preserve">TNW_01, </w:t>
      </w:r>
      <w:r w:rsidRPr="00E938E0">
        <w:t>TNW_02), inbreeding (</w:t>
      </w:r>
      <w:del w:id="60" w:author="Wen Kuo" w:date="2026-08-31T15:21:00Z" w16du:dateUtc="2026-08-31T20:21:00Z">
        <w:r w:rsidRPr="00E938E0" w:rsidDel="00E3421D">
          <w:delText xml:space="preserve">i.e., </w:delText>
        </w:r>
      </w:del>
      <w:r w:rsidRPr="00E938E0">
        <w:t>TNW_0</w:t>
      </w:r>
      <w:r w:rsidR="0017219D">
        <w:t>1</w:t>
      </w:r>
      <w:r w:rsidRPr="00E938E0">
        <w:t xml:space="preserve"> and TNW_03), or both (TNW_01). </w:t>
      </w:r>
    </w:p>
    <w:p w14:paraId="3EF740A4" w14:textId="630BC6B5" w:rsidR="00C75E3B" w:rsidRDefault="00C75E3B" w:rsidP="00F312C5">
      <w:pPr>
        <w:pStyle w:val="Heading1"/>
      </w:pPr>
      <w:r w:rsidRPr="00E938E0">
        <w:t>Discussion</w:t>
      </w:r>
      <w:r w:rsidR="00D01363">
        <w:t xml:space="preserve"> (</w:t>
      </w:r>
      <w:r w:rsidR="00273ABC">
        <w:t>1562</w:t>
      </w:r>
      <w:r w:rsidR="00D01363">
        <w:t xml:space="preserve"> words)</w:t>
      </w:r>
    </w:p>
    <w:p w14:paraId="3139EFC6" w14:textId="61BCA7F8" w:rsidR="00091E73" w:rsidRPr="00091E73" w:rsidRDefault="50EEF571" w:rsidP="682E26A9">
      <w:r>
        <w:t xml:space="preserve">Our results </w:t>
      </w:r>
      <w:r w:rsidR="009AADE3">
        <w:t>indicate</w:t>
      </w:r>
      <w:r>
        <w:t xml:space="preserve"> that conservation planning for </w:t>
      </w:r>
      <w:r w:rsidRPr="682E26A9">
        <w:rPr>
          <w:i/>
          <w:iCs/>
        </w:rPr>
        <w:t>Physaria globosa</w:t>
      </w:r>
      <w:r>
        <w:t xml:space="preserve"> must balance two genetic realities: </w:t>
      </w:r>
      <w:r w:rsidR="00522405">
        <w:t xml:space="preserve">the </w:t>
      </w:r>
      <w:r>
        <w:t>species retain</w:t>
      </w:r>
      <w:r w:rsidR="00522405">
        <w:t>s</w:t>
      </w:r>
      <w:r>
        <w:t xml:space="preserve"> strong regional genetic structure that </w:t>
      </w:r>
      <w:r w:rsidR="6B3B855D">
        <w:t>warrants conservation</w:t>
      </w:r>
      <w:r>
        <w:t xml:space="preserve">, but genetic vulnerability is unevenly distributed and may require </w:t>
      </w:r>
      <w:r w:rsidR="4B6ECEAD">
        <w:t>population-specific</w:t>
      </w:r>
      <w:r>
        <w:t xml:space="preserve"> intervention</w:t>
      </w:r>
      <w:r w:rsidR="6FF4B110">
        <w:t>s</w:t>
      </w:r>
      <w:r>
        <w:t xml:space="preserve">. </w:t>
      </w:r>
      <w:r w:rsidRPr="682E26A9">
        <w:rPr>
          <w:i/>
          <w:iCs/>
        </w:rPr>
        <w:t>Physaria globosa</w:t>
      </w:r>
      <w:r>
        <w:t xml:space="preserve"> is neither genetically homogeneous across its range nor uniformly genetically depauperate across populations. Instead, the species exhibits strong regional </w:t>
      </w:r>
      <w:r w:rsidR="19BD3F08">
        <w:t>differentiation</w:t>
      </w:r>
      <w:r>
        <w:t xml:space="preserve">, substantial variation in within-population diversity, </w:t>
      </w:r>
      <w:ins w:id="61" w:author="Wen Kuo" w:date="2026-08-31T15:13:00Z" w16du:dateUtc="2026-08-31T20:13:00Z">
        <w:r w:rsidR="008F791B">
          <w:t>but</w:t>
        </w:r>
      </w:ins>
      <w:del w:id="62" w:author="Wen Kuo" w:date="2026-08-31T15:13:00Z" w16du:dateUtc="2026-08-31T20:13:00Z">
        <w:r w:rsidDel="008F791B">
          <w:delText>and</w:delText>
        </w:r>
      </w:del>
      <w:r>
        <w:t xml:space="preserve"> </w:t>
      </w:r>
      <w:ins w:id="63" w:author="Wen Kuo" w:date="2026-08-31T15:13:00Z" w16du:dateUtc="2026-08-31T20:13:00Z">
        <w:r w:rsidR="008E79D8" w:rsidRPr="008E79D8">
          <w:rPr>
            <w:rPrChange w:id="64" w:author="Wen Kuo" w:date="2026-08-31T15:13:00Z" w16du:dateUtc="2026-08-31T20:13:00Z">
              <w:rPr>
                <w:rFonts w:ascii="Helvetica" w:eastAsia="MS Mincho" w:hAnsi="Helvetica" w:cs="Helvetica"/>
                <w:lang w:eastAsia="en-US"/>
              </w:rPr>
            </w:rPrChange>
          </w:rPr>
          <w:t>with some populations displaying extremely low levels of genetic diversity</w:t>
        </w:r>
        <w:r w:rsidR="008F791B">
          <w:t xml:space="preserve"> and recent</w:t>
        </w:r>
      </w:ins>
      <w:ins w:id="65" w:author="Wen Kuo" w:date="2026-08-31T15:14:00Z" w16du:dateUtc="2026-08-31T20:14:00Z">
        <w:r w:rsidR="008F791B">
          <w:t xml:space="preserve"> bottlenecks</w:t>
        </w:r>
      </w:ins>
      <w:ins w:id="66" w:author="Wen Kuo" w:date="2026-08-31T15:13:00Z" w16du:dateUtc="2026-08-31T20:13:00Z">
        <w:r w:rsidR="008E79D8" w:rsidRPr="008E79D8">
          <w:rPr>
            <w:rPrChange w:id="67" w:author="Wen Kuo" w:date="2026-08-31T15:13:00Z" w16du:dateUtc="2026-08-31T20:13:00Z">
              <w:rPr>
                <w:rFonts w:ascii="Helvetica" w:eastAsia="MS Mincho" w:hAnsi="Helvetica" w:cs="Helvetica"/>
                <w:lang w:eastAsia="en-US"/>
              </w:rPr>
            </w:rPrChange>
          </w:rPr>
          <w:t>.</w:t>
        </w:r>
        <w:r w:rsidR="008E79D8" w:rsidRPr="008E79D8">
          <w:rPr>
            <w:rPrChange w:id="68" w:author="Wen Kuo" w:date="2026-08-31T15:13:00Z" w16du:dateUtc="2026-08-31T20:13:00Z">
              <w:rPr>
                <w:rFonts w:ascii="Helvetica" w:eastAsia="MS Mincho" w:hAnsi="Helvetica" w:cs="Helvetica"/>
                <w:lang w:eastAsia="en-US"/>
              </w:rPr>
            </w:rPrChange>
          </w:rPr>
          <w:t xml:space="preserve"> </w:t>
        </w:r>
      </w:ins>
      <w:del w:id="69" w:author="Wen Kuo" w:date="2026-08-31T15:13:00Z" w16du:dateUtc="2026-08-31T20:13:00Z">
        <w:r w:rsidDel="008E79D8">
          <w:delText>evidence of genetic</w:delText>
        </w:r>
        <w:r w:rsidR="1BFF52E6" w:rsidDel="008E79D8">
          <w:delText xml:space="preserve"> risk </w:delText>
        </w:r>
        <w:r w:rsidDel="008E79D8">
          <w:delText xml:space="preserve">concentrated in a subset of populations. </w:delText>
        </w:r>
      </w:del>
      <w:r w:rsidR="34B223BD">
        <w:t>T</w:t>
      </w:r>
      <w:r w:rsidR="6D1F9B33">
        <w:t>he</w:t>
      </w:r>
      <w:r w:rsidR="00E01D1F">
        <w:t xml:space="preserve"> translocated </w:t>
      </w:r>
      <w:r>
        <w:t xml:space="preserve">populations </w:t>
      </w:r>
      <w:r w:rsidR="708968AC">
        <w:t>exhibit</w:t>
      </w:r>
      <w:r>
        <w:t xml:space="preserve"> clear </w:t>
      </w:r>
      <w:r w:rsidR="00EC00D3">
        <w:t>genetic mixing</w:t>
      </w:r>
      <w:r>
        <w:t xml:space="preserve">, indicating that </w:t>
      </w:r>
      <w:r w:rsidR="139C1A17">
        <w:t xml:space="preserve">mixing </w:t>
      </w:r>
      <w:r w:rsidR="2CFDD8A1">
        <w:t>material from different source populations</w:t>
      </w:r>
      <w:r>
        <w:t xml:space="preserve"> can successfully </w:t>
      </w:r>
      <w:r w:rsidR="002C3230">
        <w:t xml:space="preserve">produce viable offspring and </w:t>
      </w:r>
      <w:r w:rsidR="003B2449">
        <w:t>increase</w:t>
      </w:r>
      <w:r>
        <w:t xml:space="preserve"> genetic variation. </w:t>
      </w:r>
      <w:r w:rsidR="003B2449">
        <w:t xml:space="preserve">However, </w:t>
      </w:r>
      <w:r w:rsidR="00594A31">
        <w:t>the fitness consequence</w:t>
      </w:r>
      <w:r w:rsidR="00621AA2">
        <w:t>s</w:t>
      </w:r>
      <w:r w:rsidR="00594A31">
        <w:t xml:space="preserve"> of </w:t>
      </w:r>
      <w:r w:rsidR="00B155C4">
        <w:t xml:space="preserve">genetic mixing </w:t>
      </w:r>
      <w:r w:rsidR="007F322B">
        <w:t>remain</w:t>
      </w:r>
      <w:r w:rsidR="00B155C4">
        <w:t xml:space="preserve"> unknow</w:t>
      </w:r>
      <w:r w:rsidR="00292BF8">
        <w:t>n</w:t>
      </w:r>
      <w:r w:rsidR="00B155C4">
        <w:t xml:space="preserve"> for this species. </w:t>
      </w:r>
      <w:r w:rsidR="001F3128">
        <w:t xml:space="preserve">The necessity and </w:t>
      </w:r>
      <w:r w:rsidR="007F322B">
        <w:t>long-term effects</w:t>
      </w:r>
      <w:r w:rsidR="00083F98">
        <w:t xml:space="preserve"> of genetic mixing</w:t>
      </w:r>
      <w:r w:rsidR="00D56A17">
        <w:t xml:space="preserve">, especially </w:t>
      </w:r>
      <w:r w:rsidR="00066517">
        <w:t>between naturally disjunct populations</w:t>
      </w:r>
      <w:r w:rsidR="00D56A17">
        <w:t>,</w:t>
      </w:r>
      <w:r w:rsidR="00083F98">
        <w:t xml:space="preserve"> </w:t>
      </w:r>
      <w:r w:rsidR="00EC2C9F">
        <w:t>must therefore be carefully evaluated before such mixing is conducted</w:t>
      </w:r>
      <w:r w:rsidR="006B12CB">
        <w:t xml:space="preserve">. </w:t>
      </w:r>
      <w:r>
        <w:t xml:space="preserve">Taken together, these findings </w:t>
      </w:r>
      <w:r w:rsidR="49B515A5">
        <w:t>suggest that a multi-pronged</w:t>
      </w:r>
      <w:r>
        <w:t xml:space="preserve"> conservation strategy </w:t>
      </w:r>
      <w:r w:rsidR="06605DD1">
        <w:t xml:space="preserve">involving </w:t>
      </w:r>
      <w:r w:rsidR="5D8F7EFC">
        <w:t>both</w:t>
      </w:r>
      <w:r>
        <w:t xml:space="preserve"> protection of natural regional </w:t>
      </w:r>
      <w:r w:rsidR="553FAE61">
        <w:t xml:space="preserve">genetic </w:t>
      </w:r>
      <w:r>
        <w:t xml:space="preserve">structure </w:t>
      </w:r>
      <w:r w:rsidR="39EE24F2">
        <w:t>and mixed-source</w:t>
      </w:r>
      <w:r w:rsidR="3073334D">
        <w:t xml:space="preserve"> </w:t>
      </w:r>
      <w:r w:rsidR="00DE0B6E">
        <w:t xml:space="preserve">translocated </w:t>
      </w:r>
      <w:r w:rsidR="3073334D">
        <w:t>populations</w:t>
      </w:r>
      <w:r w:rsidR="2C6FE01C">
        <w:t xml:space="preserve"> may help maintain genetic variation in </w:t>
      </w:r>
      <w:r w:rsidR="2C6FE01C" w:rsidRPr="00DB20DF">
        <w:rPr>
          <w:i/>
          <w:iCs/>
        </w:rPr>
        <w:t>P. globosa</w:t>
      </w:r>
      <w:r>
        <w:t>.</w:t>
      </w:r>
    </w:p>
    <w:p w14:paraId="16B04DFB" w14:textId="1F004A53" w:rsidR="00091E73" w:rsidRPr="00091E73" w:rsidRDefault="00BB3412" w:rsidP="007B56CE">
      <w:r>
        <w:rPr>
          <w:rStyle w:val="Emphasis"/>
        </w:rPr>
        <w:lastRenderedPageBreak/>
        <w:t>Physaria globosa</w:t>
      </w:r>
      <w:r>
        <w:t xml:space="preserve"> exhibits strong genetic structure across its disjunct geographic range, a pattern similar to that reported for the geographically proximate and closely related species </w:t>
      </w:r>
      <w:r>
        <w:rPr>
          <w:rStyle w:val="Emphasis"/>
        </w:rPr>
        <w:t>Physaria filiformis</w:t>
      </w:r>
      <w:r>
        <w:t xml:space="preserve"> </w:t>
      </w:r>
      <w:r w:rsidR="007B56CE">
        <w:fldChar w:fldCharType="begin"/>
      </w:r>
      <w:r w:rsidR="007B56CE">
        <w:instrText xml:space="preserve"> ADDIN EN.CITE &lt;EndNote&gt;&lt;Cite&gt;&lt;Author&gt;Edwards&lt;/Author&gt;&lt;Year&gt;2021&lt;/Year&gt;&lt;RecNum&gt;1680&lt;/RecNum&gt;&lt;DisplayText&gt;(Edwards&lt;style face="italic"&gt; et al.&lt;/style&gt;, 2021)&lt;/DisplayText&gt;&lt;record&gt;&lt;rec-number&gt;1680&lt;/rec-number&gt;&lt;foreign-keys&gt;&lt;key app="EN" db-id="szaf2t5f69xez3ewt26vaxsnadp0r9r9sxra" timestamp="1775847748"&gt;1680&lt;/key&gt;&lt;/foreign-keys&gt;&lt;ref-type name="Journal Article"&gt;17&lt;/ref-type&gt;&lt;contributors&gt;&lt;authors&gt;&lt;author&gt;Edwards, C. E.&lt;/author&gt;&lt;author&gt;Tessier, B. C.&lt;/author&gt;&lt;author&gt;Swift, J. F.&lt;/author&gt;&lt;author&gt;Bassüner, B.&lt;/author&gt;&lt;author&gt;Linan, A. G.&lt;/author&gt;&lt;author&gt;Albrecht, M. A.&lt;/author&gt;&lt;author&gt;Yatskievych, G. A.&lt;/author&gt;&lt;/authors&gt;&lt;/contributors&gt;&lt;titles&gt;&lt;title&gt;Conservation genetics of the threatened plant species Physaria filiformis (Missouri bladderpod) reveals strong genetic structure and a possible cryptic species&lt;/title&gt;&lt;secondary-title&gt;PLoS One&lt;/secondary-title&gt;&lt;/titles&gt;&lt;periodical&gt;&lt;full-title&gt;PLoS ONE&lt;/full-title&gt;&lt;/periodical&gt;&lt;pages&gt;e0247586&lt;/pages&gt;&lt;volume&gt;16&lt;/volume&gt;&lt;dates&gt;&lt;year&gt;2021&lt;/year&gt;&lt;/dates&gt;&lt;urls&gt;&lt;/urls&gt;&lt;/record&gt;&lt;/Cite&gt;&lt;/EndNote&gt;</w:instrText>
      </w:r>
      <w:r w:rsidR="007B56CE">
        <w:fldChar w:fldCharType="separate"/>
      </w:r>
      <w:r w:rsidR="007B56CE">
        <w:rPr>
          <w:noProof/>
        </w:rPr>
        <w:t>(Edwards</w:t>
      </w:r>
      <w:r w:rsidR="007B56CE" w:rsidRPr="007B56CE">
        <w:rPr>
          <w:i/>
          <w:noProof/>
        </w:rPr>
        <w:t xml:space="preserve"> et al.</w:t>
      </w:r>
      <w:r w:rsidR="007B56CE">
        <w:rPr>
          <w:noProof/>
        </w:rPr>
        <w:t>, 2021)</w:t>
      </w:r>
      <w:r w:rsidR="007B56CE">
        <w:fldChar w:fldCharType="end"/>
      </w:r>
      <w:r w:rsidR="007B56CE">
        <w:t xml:space="preserve">. </w:t>
      </w:r>
      <w:r>
        <w:t xml:space="preserve">Neighbor-joining analysis, PCA, STRUCTURE, and pairwise genetic differentiation consistently support a major split between the IN–KY and TNE–TNW groups, with additional substructure within each </w:t>
      </w:r>
      <w:del w:id="70" w:author="Wen Kuo" w:date="2026-08-31T15:15:00Z" w16du:dateUtc="2026-08-31T20:15:00Z">
        <w:r w:rsidDel="00E31F63">
          <w:delText>region</w:delText>
        </w:r>
      </w:del>
      <w:ins w:id="71" w:author="Wen Kuo" w:date="2026-08-31T15:15:00Z" w16du:dateUtc="2026-08-31T20:15:00Z">
        <w:r w:rsidR="00E31F63">
          <w:t>group</w:t>
        </w:r>
      </w:ins>
      <w:r>
        <w:t xml:space="preserve">. This pronounced spatial structure is likely reinforced by </w:t>
      </w:r>
      <w:r w:rsidR="004D4675">
        <w:t xml:space="preserve">discrete habitats and </w:t>
      </w:r>
      <w:r>
        <w:t xml:space="preserve">limited dispersal. Seed movement in </w:t>
      </w:r>
      <w:r>
        <w:rPr>
          <w:rStyle w:val="Emphasis"/>
        </w:rPr>
        <w:t>P. globosa</w:t>
      </w:r>
      <w:r>
        <w:t xml:space="preserve"> appears to be largely gravity-mediated, and pollen dispersal may also be spatially restricted by localized pollinator activity involving bees, flies, and other invertebrates</w:t>
      </w:r>
      <w:r w:rsidR="007B56CE">
        <w:t xml:space="preserve"> </w:t>
      </w:r>
      <w:r w:rsidR="007B56CE">
        <w:fldChar w:fldCharType="begin"/>
      </w:r>
      <w:r w:rsidR="007B56CE">
        <w:instrText xml:space="preserve"> ADDIN EN.CITE &lt;EndNote&gt;&lt;Cite&gt;&lt;Author&gt;Waters&lt;/Author&gt;&lt;Year&gt;2025&lt;/Year&gt;&lt;RecNum&gt;1790&lt;/RecNum&gt;&lt;DisplayText&gt;(Waters&lt;style face="italic"&gt; et al.&lt;/style&gt;, 2025)&lt;/DisplayText&gt;&lt;record&gt;&lt;rec-number&gt;1790&lt;/rec-number&gt;&lt;foreign-keys&gt;&lt;key app="EN" db-id="szaf2t5f69xez3ewt26vaxsnadp0r9r9sxra" timestamp="1781217898"&gt;1790&lt;/key&gt;&lt;/foreign-keys&gt;&lt;ref-type name="Journal Article"&gt;17&lt;/ref-type&gt;&lt;contributors&gt;&lt;authors&gt;&lt;author&gt;Waters, Christopher&lt;/author&gt;&lt;author&gt;Hurt, Carla&lt;/author&gt;&lt;author&gt;Krosnick, Shawn&lt;/author&gt;&lt;/authors&gt;&lt;/contributors&gt;&lt;titles&gt;&lt;title&gt;Looking to the past to inform the future: What eDNA from herbarium specimens can tell us about plant–animal interactions&lt;/title&gt;&lt;secondary-title&gt;Applications in Plant Sciences&lt;/secondary-title&gt;&lt;/titles&gt;&lt;periodical&gt;&lt;full-title&gt;Applications in Plant Sciences&lt;/full-title&gt;&lt;/periodical&gt;&lt;pages&gt;e11633&lt;/pages&gt;&lt;volume&gt;13&lt;/volume&gt;&lt;number&gt;2&lt;/number&gt;&lt;keywords&gt;&lt;keyword&gt;conservation&lt;/keyword&gt;&lt;keyword&gt;eDNA&lt;/keyword&gt;&lt;keyword&gt;herbarium specimens&lt;/keyword&gt;&lt;keyword&gt;metabarcoding&lt;/keyword&gt;&lt;keyword&gt;plant–animal interactions&lt;/keyword&gt;&lt;/keywords&gt;&lt;dates&gt;&lt;year&gt;2025&lt;/year&gt;&lt;pub-dates&gt;&lt;date&gt;2025/03/01&lt;/date&gt;&lt;/pub-dates&gt;&lt;/dates&gt;&lt;isbn&gt;2168-0450&lt;/isbn&gt;&lt;urls&gt;&lt;related-urls&gt;&lt;url&gt;https://doi.org/10.1002/aps3.11633&lt;/url&gt;&lt;/related-urls&gt;&lt;/urls&gt;&lt;electronic-resource-num&gt;https://doi.org/10.1002/aps3.11633&lt;/electronic-resource-num&gt;&lt;access-date&gt;2026/06/11&lt;/access-date&gt;&lt;/record&gt;&lt;/Cite&gt;&lt;/EndNote&gt;</w:instrText>
      </w:r>
      <w:r w:rsidR="007B56CE">
        <w:fldChar w:fldCharType="separate"/>
      </w:r>
      <w:r w:rsidR="007B56CE">
        <w:rPr>
          <w:noProof/>
        </w:rPr>
        <w:t>(Waters</w:t>
      </w:r>
      <w:r w:rsidR="007B56CE" w:rsidRPr="007B56CE">
        <w:rPr>
          <w:i/>
          <w:noProof/>
        </w:rPr>
        <w:t xml:space="preserve"> et al.</w:t>
      </w:r>
      <w:r w:rsidR="007B56CE">
        <w:rPr>
          <w:noProof/>
        </w:rPr>
        <w:t>, 2025)</w:t>
      </w:r>
      <w:r w:rsidR="007B56CE">
        <w:fldChar w:fldCharType="end"/>
      </w:r>
      <w:r>
        <w:t xml:space="preserve">. In addition, facultative self-compatibility in </w:t>
      </w:r>
      <w:r>
        <w:rPr>
          <w:rStyle w:val="Emphasis"/>
        </w:rPr>
        <w:t>P. globosa</w:t>
      </w:r>
      <w:r>
        <w:t xml:space="preserve"> may further promote localized genetic structure and elevated inbreeding within populations </w:t>
      </w:r>
      <w:r w:rsidR="007B56CE">
        <w:fldChar w:fldCharType="begin">
          <w:fldData xml:space="preserve">PEVuZE5vdGU+PENpdGU+PEF1dGhvcj5Qb3dlbGw8L0F1dGhvcj48WWVhcj4yMDIzPC9ZZWFyPjxS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</w:fldData>
        </w:fldChar>
      </w:r>
      <w:r w:rsidR="007B56CE">
        <w:instrText xml:space="preserve"> ADDIN EN.CITE </w:instrText>
      </w:r>
      <w:r w:rsidR="007B56CE">
        <w:fldChar w:fldCharType="begin">
          <w:fldData xml:space="preserve">PEVuZE5vdGU+PENpdGU+PEF1dGhvcj5Qb3dlbGw8L0F1dGhvcj48WWVhcj4yMDIzPC9ZZWFyPjxS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</w:fldData>
        </w:fldChar>
      </w:r>
      <w:r w:rsidR="007B56CE">
        <w:instrText xml:space="preserve"> ADDIN EN.CITE.DATA </w:instrText>
      </w:r>
      <w:r w:rsidR="007B56CE">
        <w:fldChar w:fldCharType="end"/>
      </w:r>
      <w:r w:rsidR="007B56CE">
        <w:fldChar w:fldCharType="separate"/>
      </w:r>
      <w:r w:rsidR="007B56CE">
        <w:rPr>
          <w:noProof/>
        </w:rPr>
        <w:t>(Powell, 2023)</w:t>
      </w:r>
      <w:r w:rsidR="007B56CE">
        <w:fldChar w:fldCharType="end"/>
      </w:r>
      <w:r>
        <w:t>. Significant isolation-by-distance and AMOVA results are consistent with this interpretation, indicating that genetic differentiation is structured both among regions and among populations within regions.</w:t>
      </w:r>
      <w:r w:rsidR="007B56CE">
        <w:t xml:space="preserve"> </w:t>
      </w:r>
      <w:r w:rsidR="4187A6EE">
        <w:t>However</w:t>
      </w:r>
      <w:r w:rsidR="50EEF571">
        <w:t xml:space="preserve">, genetic structure was not </w:t>
      </w:r>
      <w:r w:rsidR="3763BD89">
        <w:t xml:space="preserve">fully </w:t>
      </w:r>
      <w:r w:rsidR="50EEF571">
        <w:t>explained by geographic distance alone. Two Tennessee populations</w:t>
      </w:r>
      <w:r w:rsidR="00E10BB7">
        <w:t xml:space="preserve"> </w:t>
      </w:r>
      <w:r w:rsidR="4BC7EAD0">
        <w:t>(</w:t>
      </w:r>
      <w:r w:rsidR="50EEF571">
        <w:t>TNE_02</w:t>
      </w:r>
      <w:r w:rsidR="7DDE8305">
        <w:t xml:space="preserve"> and </w:t>
      </w:r>
      <w:r w:rsidR="50EEF571">
        <w:t>TNW_03</w:t>
      </w:r>
      <w:r w:rsidR="03A6EC09">
        <w:t>)</w:t>
      </w:r>
      <w:r w:rsidR="50EEF571">
        <w:t xml:space="preserve"> were genetically similar despite occurring on opposite sides of the greater Nashville metropolitan area</w:t>
      </w:r>
      <w:r w:rsidR="046BF7BD">
        <w:t xml:space="preserve"> (</w:t>
      </w:r>
      <w:r w:rsidR="046BF7BD" w:rsidRPr="682E26A9">
        <w:rPr>
          <w:b/>
          <w:bCs/>
          <w:color w:val="0070C0"/>
        </w:rPr>
        <w:t>Fig. 2</w:t>
      </w:r>
      <w:r w:rsidR="046BF7BD">
        <w:t>)</w:t>
      </w:r>
      <w:r w:rsidR="50EEF571">
        <w:t xml:space="preserve">. </w:t>
      </w:r>
      <w:r w:rsidR="6D9EE53B">
        <w:t>Given</w:t>
      </w:r>
      <w:r w:rsidR="50EEF571">
        <w:t xml:space="preserve"> these populations </w:t>
      </w:r>
      <w:r w:rsidR="001632C9">
        <w:t xml:space="preserve">both </w:t>
      </w:r>
      <w:r w:rsidR="50EEF571">
        <w:t xml:space="preserve">occur along the Cumberland River, their similarity may reflect rare dispersal </w:t>
      </w:r>
      <w:r w:rsidR="3A2F8F0C">
        <w:t>events via</w:t>
      </w:r>
      <w:r w:rsidR="50EEF571">
        <w:t xml:space="preserve"> </w:t>
      </w:r>
      <w:r w:rsidR="0C698A43">
        <w:t>hydrological processes</w:t>
      </w:r>
      <w:r w:rsidR="50EEF571">
        <w:t xml:space="preserve">, flooding, animal </w:t>
      </w:r>
      <w:r w:rsidR="3AC4C002">
        <w:t>vec</w:t>
      </w:r>
      <w:r w:rsidR="23A5707D">
        <w:t>tors</w:t>
      </w:r>
      <w:r w:rsidR="50EEF571">
        <w:t xml:space="preserve">, human activity, or transportation corridors. </w:t>
      </w:r>
      <w:r w:rsidR="7B7E47AD">
        <w:t xml:space="preserve">For example, </w:t>
      </w:r>
      <w:r w:rsidR="50EEF571">
        <w:t>historical connect</w:t>
      </w:r>
      <w:r w:rsidR="34392673">
        <w:t>ivity</w:t>
      </w:r>
      <w:r w:rsidR="50EEF571">
        <w:t xml:space="preserve"> </w:t>
      </w:r>
      <w:r w:rsidR="70CD870F">
        <w:t>via</w:t>
      </w:r>
      <w:r w:rsidR="50EEF571">
        <w:t xml:space="preserve"> the Tennessee Central Railway</w:t>
      </w:r>
      <w:r w:rsidR="00B010C0">
        <w:t xml:space="preserve"> </w:t>
      </w:r>
      <w:r w:rsidR="50EEF571">
        <w:t>may</w:t>
      </w:r>
      <w:r w:rsidR="305A414B">
        <w:t xml:space="preserve"> </w:t>
      </w:r>
      <w:r w:rsidR="50EEF571">
        <w:t xml:space="preserve">have facilitated low levels of gene flow or movement of </w:t>
      </w:r>
      <w:r w:rsidR="42A97B15">
        <w:t xml:space="preserve">propagules </w:t>
      </w:r>
      <w:r w:rsidR="00091E73">
        <w:fldChar w:fldCharType="begin"/>
      </w:r>
      <w:r w:rsidR="00091E73">
        <w:instrText xml:space="preserve"> ADDIN EN.CITE &lt;EndNote&gt;&lt;Cite&gt;&lt;Author&gt;Hicks&lt;/Author&gt;&lt;Year&gt;2023&lt;/Year&gt;&lt;RecNum&gt;1691&lt;/RecNum&gt;&lt;DisplayText&gt;(Hicks, 2023)&lt;/DisplayText&gt;&lt;record&gt;&lt;rec-number&gt;1691&lt;/rec-number&gt;&lt;foreign-keys&gt;&lt;key app="EN" db-id="szaf2t5f69xez3ewt26vaxsnadp0r9r9sxra" timestamp="1775847748"&gt;1691&lt;/key&gt;&lt;/foreign-keys&gt;&lt;ref-type name="Journal Article"&gt;17&lt;/ref-type&gt;&lt;contributors&gt;&lt;authors&gt;&lt;author&gt;Hicks, J. A.&lt;/author&gt;&lt;/authors&gt;&lt;/contributors&gt;&lt;titles&gt;&lt;title&gt;A Brief History of the Tennessee Central Railway Company&lt;/title&gt;&lt;/titles&gt;&lt;dates&gt;&lt;year&gt;2023&lt;/year&gt;&lt;/dates&gt;&lt;urls&gt;&lt;related-urls&gt;&lt;url&gt;https://www.tcry.org/tcry-history&lt;/url&gt;&lt;/related-urls&gt;&lt;/urls&gt;&lt;access-date&gt;April 30, 2023&lt;/access-date&gt;&lt;/record&gt;&lt;/Cite&gt;&lt;/EndNote&gt;</w:instrText>
      </w:r>
      <w:r w:rsidR="00091E73">
        <w:fldChar w:fldCharType="separate"/>
      </w:r>
      <w:r w:rsidR="42A97B15" w:rsidRPr="682E26A9">
        <w:rPr>
          <w:noProof/>
        </w:rPr>
        <w:t>(</w:t>
      </w:r>
      <w:r w:rsidR="42A97B15">
        <w:t>Hicks, 2023</w:t>
      </w:r>
      <w:r w:rsidR="42A97B15" w:rsidRPr="682E26A9">
        <w:rPr>
          <w:noProof/>
        </w:rPr>
        <w:t>)</w:t>
      </w:r>
      <w:r w:rsidR="00091E73">
        <w:fldChar w:fldCharType="end"/>
      </w:r>
      <w:r w:rsidR="50EEF571">
        <w:t xml:space="preserve">. Thus, although </w:t>
      </w:r>
      <w:r w:rsidR="50EEF571" w:rsidRPr="682E26A9">
        <w:rPr>
          <w:i/>
          <w:iCs/>
        </w:rPr>
        <w:t>P. globosa</w:t>
      </w:r>
      <w:r w:rsidR="50EEF571">
        <w:t xml:space="preserve"> </w:t>
      </w:r>
      <w:r w:rsidR="001632C9">
        <w:t>populations are</w:t>
      </w:r>
      <w:r w:rsidR="50EEF571">
        <w:t xml:space="preserve"> strongly </w:t>
      </w:r>
      <w:r w:rsidR="001632C9">
        <w:t xml:space="preserve">genetically </w:t>
      </w:r>
      <w:r w:rsidR="50EEF571">
        <w:t>structured overall, occasional dispersal or historical connectivity may</w:t>
      </w:r>
      <w:r w:rsidR="4683B85C">
        <w:t xml:space="preserve"> </w:t>
      </w:r>
      <w:r w:rsidR="3D1D3224">
        <w:t>contribute to</w:t>
      </w:r>
      <w:r w:rsidR="50EEF571">
        <w:t xml:space="preserve"> genetic similarity among geographically </w:t>
      </w:r>
      <w:r w:rsidR="5DF808B3">
        <w:t>distant</w:t>
      </w:r>
      <w:r w:rsidR="50EEF571">
        <w:t xml:space="preserve"> populations.</w:t>
      </w:r>
    </w:p>
    <w:p w14:paraId="6433204B" w14:textId="6FC68E17" w:rsidR="00091E73" w:rsidRPr="00091E73" w:rsidRDefault="50EEF571" w:rsidP="682E26A9">
      <w:r>
        <w:lastRenderedPageBreak/>
        <w:t xml:space="preserve">Genetic diversity in </w:t>
      </w:r>
      <w:r w:rsidRPr="682E26A9">
        <w:rPr>
          <w:i/>
          <w:iCs/>
        </w:rPr>
        <w:t>P. globosa</w:t>
      </w:r>
      <w:r>
        <w:t xml:space="preserve"> was unevenly distributed across its range. Allelic richness (A</w:t>
      </w:r>
      <w:r w:rsidRPr="682E26A9">
        <w:rPr>
          <w:vertAlign w:val="subscript"/>
        </w:rPr>
        <w:t>R</w:t>
      </w:r>
      <w:r>
        <w:t xml:space="preserve">) </w:t>
      </w:r>
      <w:r w:rsidR="5065725B">
        <w:t>wa</w:t>
      </w:r>
      <w:r w:rsidR="77AE2620">
        <w:t>s</w:t>
      </w:r>
      <w:r>
        <w:t xml:space="preserve"> generally lower in </w:t>
      </w:r>
      <w:r w:rsidRPr="682E26A9">
        <w:rPr>
          <w:i/>
          <w:iCs/>
        </w:rPr>
        <w:t>P. globosa</w:t>
      </w:r>
      <w:r>
        <w:t xml:space="preserve"> than in its congeners, but diversity also varied substantially among populations. KY_04 </w:t>
      </w:r>
      <w:r w:rsidR="24C130CE">
        <w:t>exhibited</w:t>
      </w:r>
      <w:r>
        <w:t xml:space="preserve"> the highest allelic richness and number of private alleles, whereas TNW_01 had the lowest. Bottleneck and inbreeding analyses </w:t>
      </w:r>
      <w:r w:rsidR="3828783B">
        <w:t xml:space="preserve">support this pattern, </w:t>
      </w:r>
      <w:r w:rsidR="47C2EEC5">
        <w:t>indicat</w:t>
      </w:r>
      <w:r w:rsidR="186F000C">
        <w:t>ing</w:t>
      </w:r>
      <w:r w:rsidR="47C2EEC5">
        <w:t xml:space="preserve"> that genetic risk is</w:t>
      </w:r>
      <w:r>
        <w:t xml:space="preserve"> localized rather than </w:t>
      </w:r>
      <w:r w:rsidR="531CF8B9">
        <w:t xml:space="preserve">pervasive across the </w:t>
      </w:r>
      <w:r w:rsidR="7D2623C4">
        <w:t>species</w:t>
      </w:r>
      <w:r>
        <w:t xml:space="preserve">. </w:t>
      </w:r>
      <w:r w:rsidR="6E6331D5">
        <w:t xml:space="preserve">Spatial variation in genetic diversity may, in part, reflect differences in </w:t>
      </w:r>
      <w:r>
        <w:t>disturbance and management histor</w:t>
      </w:r>
      <w:r w:rsidR="3940627B">
        <w:t>ies</w:t>
      </w:r>
      <w:r>
        <w:t xml:space="preserve">. In the southern </w:t>
      </w:r>
      <w:r w:rsidR="3860139F">
        <w:t>portion</w:t>
      </w:r>
      <w:r>
        <w:t xml:space="preserve"> of the range, construction of locks and dams along the Cumberland River </w:t>
      </w:r>
      <w:r w:rsidR="00091E73">
        <w:fldChar w:fldCharType="begin"/>
      </w:r>
      <w:r w:rsidR="00091E73">
        <w:instrText xml:space="preserve"> ADDIN EN.CITE &lt;EndNote&gt;&lt;Cite&gt;&lt;Author&gt;Olson&lt;/Author&gt;&lt;Year&gt;2021&lt;/Year&gt;&lt;RecNum&gt;1704&lt;/RecNum&gt;&lt;DisplayText&gt;(Olson, 2021)&lt;/DisplayText&gt;&lt;record&gt;&lt;rec-number&gt;1704&lt;/rec-number&gt;&lt;foreign-keys&gt;&lt;key app="EN" db-id="szaf2t5f69xez3ewt26vaxsnadp0r9r9sxra" timestamp="1775847748"&gt;1704&lt;/key&gt;&lt;/foreign-keys&gt;&lt;ref-type name="Journal Article"&gt;17&lt;/ref-type&gt;&lt;contributors&gt;&lt;authors&gt;&lt;author&gt;Olson, K.&lt;/author&gt;&lt;/authors&gt;&lt;/contributors&gt;&lt;titles&gt;&lt;title&gt;Cumberland River Resource Stewardship and Protection: Managing the Cumberland River and the Land Between the Lakes Landscapes&lt;/title&gt;&lt;secondary-title&gt;Journal of Water Resource and Protection&lt;/secondary-title&gt;&lt;/titles&gt;&lt;periodical&gt;&lt;full-title&gt;Journal of Water Resource and Protection&lt;/full-title&gt;&lt;/periodical&gt;&lt;pages&gt;92-111&lt;/pages&gt;&lt;volume&gt;13&lt;/volume&gt;&lt;dates&gt;&lt;year&gt;2021&lt;/year&gt;&lt;/dates&gt;&lt;urls&gt;&lt;/urls&gt;&lt;/record&gt;&lt;/Cite&gt;&lt;/EndNote&gt;</w:instrText>
      </w:r>
      <w:r w:rsidR="00091E73">
        <w:fldChar w:fldCharType="separate"/>
      </w:r>
      <w:r w:rsidR="425267DB" w:rsidRPr="682E26A9">
        <w:rPr>
          <w:noProof/>
        </w:rPr>
        <w:t>(</w:t>
      </w:r>
      <w:r w:rsidR="54B27EA5">
        <w:t>Olson, 2021</w:t>
      </w:r>
      <w:r w:rsidR="425267DB" w:rsidRPr="682E26A9">
        <w:rPr>
          <w:noProof/>
        </w:rPr>
        <w:t>)</w:t>
      </w:r>
      <w:r w:rsidR="00091E73">
        <w:fldChar w:fldCharType="end"/>
      </w:r>
      <w:r>
        <w:t>, historical railroad development</w:t>
      </w:r>
      <w:r w:rsidR="425267DB">
        <w:t xml:space="preserve"> </w:t>
      </w:r>
      <w:r w:rsidR="00091E73">
        <w:fldChar w:fldCharType="begin"/>
      </w:r>
      <w:r w:rsidR="00091E73">
        <w:instrText xml:space="preserve"> ADDIN EN.CITE &lt;EndNote&gt;&lt;Cite&gt;&lt;Author&gt;Hicks&lt;/Author&gt;&lt;Year&gt;2023&lt;/Year&gt;&lt;RecNum&gt;1691&lt;/RecNum&gt;&lt;DisplayText&gt;(Hicks, 2023)&lt;/DisplayText&gt;&lt;record&gt;&lt;rec-number&gt;1691&lt;/rec-number&gt;&lt;foreign-keys&gt;&lt;key app="EN" db-id="szaf2t5f69xez3ewt26vaxsnadp0r9r9sxra" timestamp="1775847748"&gt;1691&lt;/key&gt;&lt;/foreign-keys&gt;&lt;ref-type name="Journal Article"&gt;17&lt;/ref-type&gt;&lt;contributors&gt;&lt;authors&gt;&lt;author&gt;Hicks, J. A.&lt;/author&gt;&lt;/authors&gt;&lt;/contributors&gt;&lt;titles&gt;&lt;title&gt;A Brief History of the Tennessee Central Railway Company&lt;/title&gt;&lt;/titles&gt;&lt;dates&gt;&lt;year&gt;2023&lt;/year&gt;&lt;/dates&gt;&lt;urls&gt;&lt;related-urls&gt;&lt;url&gt;https://www.tcry.org/tcry-history&lt;/url&gt;&lt;/related-urls&gt;&lt;/urls&gt;&lt;access-date&gt;April 30, 2023&lt;/access-date&gt;&lt;/record&gt;&lt;/Cite&gt;&lt;/EndNote&gt;</w:instrText>
      </w:r>
      <w:r w:rsidR="00091E73">
        <w:fldChar w:fldCharType="separate"/>
      </w:r>
      <w:r w:rsidR="425267DB" w:rsidRPr="682E26A9">
        <w:rPr>
          <w:noProof/>
        </w:rPr>
        <w:t>(</w:t>
      </w:r>
      <w:r w:rsidR="54B27EA5">
        <w:t>Hicks, 2023</w:t>
      </w:r>
      <w:r w:rsidR="425267DB" w:rsidRPr="682E26A9">
        <w:rPr>
          <w:noProof/>
        </w:rPr>
        <w:t>)</w:t>
      </w:r>
      <w:r w:rsidR="00091E73">
        <w:fldChar w:fldCharType="end"/>
      </w:r>
      <w:r>
        <w:t xml:space="preserve">, roadside herbicide use, recreation, and development </w:t>
      </w:r>
      <w:r w:rsidR="00091E73">
        <w:fldChar w:fldCharType="begin"/>
      </w:r>
      <w:r w:rsidR="00F141CE">
        <w:instrText xml:space="preserve"> ADDIN EN.CITE &lt;EndNote&gt;&lt;Cite&gt;&lt;Author&gt;Long&lt;/Author&gt;&lt;Year&gt;2021&lt;/Year&gt;&lt;RecNum&gt;1724&lt;/RecNum&gt;&lt;DisplayText&gt;(Long&lt;style face="italic"&gt; et al.&lt;/style&gt;, 2021)&lt;/DisplayText&gt;&lt;record&gt;&lt;rec-number&gt;1724&lt;/rec-number&gt;&lt;foreign-keys&gt;&lt;key app="EN" db-id="szaf2t5f69xez3ewt26vaxsnadp0r9r9sxra" timestamp="1776227368"&gt;1724&lt;/key&gt;&lt;/foreign-keys&gt;&lt;ref-type name="Journal Article"&gt;17&lt;/ref-type&gt;&lt;contributors&gt;&lt;authors&gt;&lt;author&gt;Long, Quinn&lt;/author&gt;&lt;author&gt;Albrecht, Matthew&lt;/author&gt;&lt;author&gt;Call, Geoff&lt;/author&gt;&lt;author&gt;Region, Southeast&lt;/author&gt;&lt;/authors&gt;&lt;/contributors&gt;&lt;titles&gt;&lt;title&gt;Recovery Implementation Strategy for Short’s Bladderpod (Physaria globosa)&lt;/title&gt;&lt;/titles&gt;&lt;dates&gt;&lt;year&gt;2021&lt;/year&gt;&lt;/dates&gt;&lt;urls&gt;&lt;/urls&gt;&lt;/record&gt;&lt;/Cite&gt;&lt;/EndNote&gt;</w:instrText>
      </w:r>
      <w:r w:rsidR="00091E73">
        <w:fldChar w:fldCharType="separate"/>
      </w:r>
      <w:r w:rsidR="00F141CE">
        <w:rPr>
          <w:noProof/>
        </w:rPr>
        <w:t>(Long</w:t>
      </w:r>
      <w:r w:rsidR="00F141CE" w:rsidRPr="00F141CE">
        <w:rPr>
          <w:i/>
          <w:noProof/>
        </w:rPr>
        <w:t xml:space="preserve"> et al.</w:t>
      </w:r>
      <w:r w:rsidR="00F141CE">
        <w:rPr>
          <w:noProof/>
        </w:rPr>
        <w:t>, 2021)</w:t>
      </w:r>
      <w:r w:rsidR="00091E73">
        <w:fldChar w:fldCharType="end"/>
      </w:r>
      <w:r>
        <w:t xml:space="preserve"> may have reduced population sizes </w:t>
      </w:r>
      <w:r w:rsidR="798B713B">
        <w:t>and</w:t>
      </w:r>
      <w:r>
        <w:t xml:space="preserve"> altered connectivity.</w:t>
      </w:r>
      <w:r w:rsidR="34BBB901">
        <w:t xml:space="preserve"> Invasive </w:t>
      </w:r>
      <w:r w:rsidRPr="682E26A9">
        <w:rPr>
          <w:i/>
          <w:iCs/>
        </w:rPr>
        <w:t>Lonicera maackii</w:t>
      </w:r>
      <w:r>
        <w:t xml:space="preserve"> may further contribute to local genetic erosion by reducing light availability</w:t>
      </w:r>
      <w:r w:rsidR="1D66862A">
        <w:t xml:space="preserve"> </w:t>
      </w:r>
      <w:r>
        <w:t xml:space="preserve">and decreasing </w:t>
      </w:r>
      <w:r w:rsidR="2CB7C0A9">
        <w:t xml:space="preserve">native plant </w:t>
      </w:r>
      <w:r>
        <w:t xml:space="preserve">growth </w:t>
      </w:r>
      <w:r w:rsidR="00091E73">
        <w:fldChar w:fldCharType="begin"/>
      </w:r>
      <w:r w:rsidR="00091E73">
        <w:instrText xml:space="preserve"> ADDIN EN.CITE &lt;EndNote&gt;&lt;Cite&gt;&lt;Author&gt;McNeish&lt;/Author&gt;&lt;Year&gt;2016&lt;/Year&gt;&lt;RecNum&gt;1702&lt;/RecNum&gt;&lt;DisplayText&gt;(McNeish &amp;amp; McEwan, 2016)&lt;/DisplayText&gt;&lt;record&gt;&lt;rec-number&gt;1702&lt;/rec-number&gt;&lt;foreign-keys&gt;&lt;key app="EN" db-id="szaf2t5f69xez3ewt26vaxsnadp0r9r9sxra" timestamp="1775847748"&gt;1702&lt;/key&gt;&lt;/foreign-keys&gt;&lt;ref-type name="Journal Article"&gt;17&lt;/ref-type&gt;&lt;contributors&gt;&lt;authors&gt;&lt;author&gt;McNeish, R. E.&lt;/author&gt;&lt;author&gt;McEwan, R. W.&lt;/author&gt;&lt;/authors&gt;&lt;/contributors&gt;&lt;titles&gt;&lt;title&gt;A review on the invasion ecology of Amur honeysuckle (Lonicera maackii, Caprifoliaceae) a case study of ecological impacts at multiple scales1&lt;/title&gt;&lt;secondary-title&gt;The Journal of the Torrey Botanical Society&lt;/secondary-title&gt;&lt;/titles&gt;&lt;periodical&gt;&lt;full-title&gt;The Journal of the Torrey Botanical Society&lt;/full-title&gt;&lt;/periodical&gt;&lt;pages&gt;367-385&lt;/pages&gt;&lt;volume&gt;143&lt;/volume&gt;&lt;dates&gt;&lt;year&gt;2016&lt;/year&gt;&lt;/dates&gt;&lt;urls&gt;&lt;/urls&gt;&lt;/record&gt;&lt;/Cite&gt;&lt;/EndNote&gt;</w:instrText>
      </w:r>
      <w:r w:rsidR="00091E73">
        <w:fldChar w:fldCharType="separate"/>
      </w:r>
      <w:r w:rsidR="5C4886FA" w:rsidRPr="682E26A9">
        <w:rPr>
          <w:noProof/>
        </w:rPr>
        <w:t>(</w:t>
      </w:r>
      <w:r w:rsidR="54B27EA5">
        <w:t>McNeish &amp; McEwan, 2016</w:t>
      </w:r>
      <w:r w:rsidR="5C4886FA" w:rsidRPr="682E26A9">
        <w:rPr>
          <w:noProof/>
        </w:rPr>
        <w:t>)</w:t>
      </w:r>
      <w:r w:rsidR="00091E73">
        <w:fldChar w:fldCharType="end"/>
      </w:r>
      <w:r w:rsidR="185011AE">
        <w:t>,</w:t>
      </w:r>
      <w:r w:rsidR="44FC4205">
        <w:t xml:space="preserve"> </w:t>
      </w:r>
      <w:r w:rsidR="185011AE">
        <w:t>a</w:t>
      </w:r>
      <w:r>
        <w:t xml:space="preserve"> threat</w:t>
      </w:r>
      <w:r w:rsidR="5B981BD9">
        <w:t xml:space="preserve"> particularly</w:t>
      </w:r>
      <w:r>
        <w:t xml:space="preserve"> relevant </w:t>
      </w:r>
      <w:r w:rsidR="4651464B">
        <w:t>for a species</w:t>
      </w:r>
      <w:r>
        <w:t xml:space="preserve"> </w:t>
      </w:r>
      <w:r w:rsidR="5F3341DC">
        <w:t xml:space="preserve">potentially dependent </w:t>
      </w:r>
      <w:r w:rsidR="4430912D">
        <w:t xml:space="preserve">on </w:t>
      </w:r>
      <w:r w:rsidR="4DFEBAC7">
        <w:t xml:space="preserve">high-light conditions maintained by </w:t>
      </w:r>
      <w:r w:rsidR="0A75ED4F">
        <w:t xml:space="preserve">periodic </w:t>
      </w:r>
      <w:r>
        <w:t xml:space="preserve">disturbance </w:t>
      </w:r>
      <w:r w:rsidR="00091E73">
        <w:fldChar w:fldCharType="begin"/>
      </w:r>
      <w:r w:rsidR="00F141CE">
        <w:instrText xml:space="preserve"> ADDIN EN.CITE &lt;EndNote&gt;&lt;Cite&gt;&lt;Author&gt;Long&lt;/Author&gt;&lt;Year&gt;2021&lt;/Year&gt;&lt;RecNum&gt;1724&lt;/RecNum&gt;&lt;DisplayText&gt;(Long&lt;style face="italic"&gt; et al.&lt;/style&gt;, 2021; Krosnick&lt;style face="italic"&gt; et al.&lt;/style&gt;, 2022)&lt;/DisplayText&gt;&lt;record&gt;&lt;rec-number&gt;1724&lt;/rec-number&gt;&lt;foreign-keys&gt;&lt;key app="EN" db-id="szaf2t5f69xez3ewt26vaxsnadp0r9r9sxra" timestamp="1776227368"&gt;1724&lt;/key&gt;&lt;/foreign-keys&gt;&lt;ref-type name="Journal Article"&gt;17&lt;/ref-type&gt;&lt;contributors&gt;&lt;authors&gt;&lt;author&gt;Long, Quinn&lt;/author&gt;&lt;author&gt;Albrecht, Matthew&lt;/author&gt;&lt;author&gt;Call, Geoff&lt;/author&gt;&lt;author&gt;Region, Southeast&lt;/author&gt;&lt;/authors&gt;&lt;/contributors&gt;&lt;titles&gt;&lt;title&gt;Recovery Implementation Strategy for Short’s Bladderpod (Physaria globosa)&lt;/title&gt;&lt;/titles&gt;&lt;dates&gt;&lt;year&gt;2021&lt;/year&gt;&lt;/dates&gt;&lt;urls&gt;&lt;/urls&gt;&lt;/record&gt;&lt;/Cite&gt;&lt;Cite&gt;&lt;Author&gt;Krosnick&lt;/Author&gt;&lt;Year&gt;2022&lt;/Year&gt;&lt;RecNum&gt;1697&lt;/RecNum&gt;&lt;record&gt;&lt;rec-number&gt;1697&lt;/rec-number&gt;&lt;foreign-keys&gt;&lt;key app="EN" db-id="szaf2t5f69xez3ewt26vaxsnadp0r9r9sxra" timestamp="1775847748"&gt;1697&lt;/key&gt;&lt;/foreign-keys&gt;&lt;ref-type name="Journal Article"&gt;17&lt;/ref-type&gt;&lt;contributors&gt;&lt;authors&gt;&lt;author&gt;Krosnick, S. E.&lt;/author&gt;&lt;author&gt;Thacker, J. H.&lt;/author&gt;&lt;author&gt;Mattingly, H. T.&lt;/author&gt;&lt;author&gt;Call, G. P.&lt;/author&gt;&lt;author&gt;Maynord, S. C.&lt;/author&gt;&lt;author&gt;Adams, D. S.&lt;/author&gt;&lt;author&gt;Wheeler, K.&lt;/author&gt;&lt;/authors&gt;&lt;/contributors&gt;&lt;titles&gt;&lt;title&gt;Ecological Correlates of Reproductive Output in a Tennessee Population of Short&amp;apos;s Bladderpod, Physaria globosa (Brassicaceae)&lt;/title&gt;&lt;secondary-title&gt;Castanea&lt;/secondary-title&gt;&lt;/titles&gt;&lt;periodical&gt;&lt;full-title&gt;Castanea&lt;/full-title&gt;&lt;/periodical&gt;&lt;pages&gt;20-38&lt;/pages&gt;&lt;volume&gt;87&lt;/volume&gt;&lt;dates&gt;&lt;year&gt;2022&lt;/year&gt;&lt;/dates&gt;&lt;urls&gt;&lt;/urls&gt;&lt;/record&gt;&lt;/Cite&gt;&lt;/EndNote&gt;</w:instrText>
      </w:r>
      <w:r w:rsidR="00091E73">
        <w:fldChar w:fldCharType="separate"/>
      </w:r>
      <w:r w:rsidR="00F141CE">
        <w:rPr>
          <w:noProof/>
        </w:rPr>
        <w:t>(Long</w:t>
      </w:r>
      <w:r w:rsidR="00F141CE" w:rsidRPr="00F141CE">
        <w:rPr>
          <w:i/>
          <w:noProof/>
        </w:rPr>
        <w:t xml:space="preserve"> et al.</w:t>
      </w:r>
      <w:r w:rsidR="00F141CE">
        <w:rPr>
          <w:noProof/>
        </w:rPr>
        <w:t>, 2021; Krosnick</w:t>
      </w:r>
      <w:r w:rsidR="00F141CE" w:rsidRPr="00F141CE">
        <w:rPr>
          <w:i/>
          <w:noProof/>
        </w:rPr>
        <w:t xml:space="preserve"> et al.</w:t>
      </w:r>
      <w:r w:rsidR="00F141CE">
        <w:rPr>
          <w:noProof/>
        </w:rPr>
        <w:t>, 2022)</w:t>
      </w:r>
      <w:r w:rsidR="00091E73">
        <w:fldChar w:fldCharType="end"/>
      </w:r>
      <w:r>
        <w:t>. Conversely, KY_04</w:t>
      </w:r>
      <w:r w:rsidR="0532EBC7">
        <w:t>, which</w:t>
      </w:r>
      <w:r>
        <w:t xml:space="preserve"> is regularly managed with fire and </w:t>
      </w:r>
      <w:r w:rsidR="4DD383A5" w:rsidRPr="682E26A9">
        <w:rPr>
          <w:i/>
          <w:iCs/>
        </w:rPr>
        <w:t>L. maackii</w:t>
      </w:r>
      <w:r w:rsidR="4DD383A5">
        <w:t xml:space="preserve"> </w:t>
      </w:r>
      <w:r>
        <w:t>removal</w:t>
      </w:r>
      <w:r w:rsidR="24F8B5F6">
        <w:t>,</w:t>
      </w:r>
      <w:r>
        <w:t xml:space="preserve"> </w:t>
      </w:r>
      <w:r w:rsidR="246E7465">
        <w:t>exhibited</w:t>
      </w:r>
      <w:r>
        <w:t xml:space="preserve"> among the highest genetic diversity of all sampled populations. Although our data cannot directly test whether </w:t>
      </w:r>
      <w:r w:rsidR="001632C9">
        <w:t xml:space="preserve">these </w:t>
      </w:r>
      <w:r>
        <w:t>management</w:t>
      </w:r>
      <w:r w:rsidR="001632C9">
        <w:t xml:space="preserve"> practices</w:t>
      </w:r>
      <w:r>
        <w:t xml:space="preserve"> </w:t>
      </w:r>
      <w:r w:rsidR="696335D6">
        <w:t>promoted</w:t>
      </w:r>
      <w:r>
        <w:t xml:space="preserve"> high diversity, th</w:t>
      </w:r>
      <w:r w:rsidR="3857C043">
        <w:t>is</w:t>
      </w:r>
      <w:r>
        <w:t xml:space="preserve"> pattern </w:t>
      </w:r>
      <w:r w:rsidR="4C1FE3F4">
        <w:t xml:space="preserve">is consistent with the hypothesis that </w:t>
      </w:r>
      <w:r>
        <w:t xml:space="preserve">active habitat management may </w:t>
      </w:r>
      <w:r w:rsidR="7A4934ED">
        <w:t xml:space="preserve">promote </w:t>
      </w:r>
      <w:r>
        <w:t>recruitment and</w:t>
      </w:r>
      <w:r w:rsidR="452D5293">
        <w:t xml:space="preserve"> help maintain</w:t>
      </w:r>
      <w:r>
        <w:t xml:space="preserve"> genetic variation, possibly through </w:t>
      </w:r>
      <w:r w:rsidR="22F2F339">
        <w:t>contributions</w:t>
      </w:r>
      <w:r w:rsidR="63820FAC">
        <w:t xml:space="preserve"> from a</w:t>
      </w:r>
      <w:r>
        <w:t xml:space="preserve"> persistent</w:t>
      </w:r>
      <w:r w:rsidR="1915E1DB">
        <w:t xml:space="preserve"> soil</w:t>
      </w:r>
      <w:r>
        <w:t xml:space="preserve"> seed bank</w:t>
      </w:r>
      <w:r w:rsidR="001F345F">
        <w:t>.</w:t>
      </w:r>
      <w:r w:rsidR="000B612B">
        <w:t xml:space="preserve"> </w:t>
      </w:r>
    </w:p>
    <w:p w14:paraId="08B693EA" w14:textId="632A96E4" w:rsidR="00DA65C9" w:rsidRDefault="00224C20" w:rsidP="682E26A9">
      <w:r>
        <w:t xml:space="preserve">Genetic mixing of multiple source populations can be used in </w:t>
      </w:r>
      <w:r>
        <w:rPr>
          <w:rStyle w:val="Emphasis"/>
        </w:rPr>
        <w:t>ex situ</w:t>
      </w:r>
      <w:r>
        <w:t xml:space="preserve"> and translocated populations to reduce inbreeding and increase genetic diversity, but such intervention should be guided by regional genetic structure, source-population history, </w:t>
      </w:r>
      <w:r w:rsidR="00D2430F">
        <w:t xml:space="preserve">local adaptation, </w:t>
      </w:r>
      <w:r>
        <w:t>and post-translocation monitoring rather than treated as universally beneficial</w:t>
      </w:r>
      <w:r w:rsidR="00EF7CFA">
        <w:t xml:space="preserve"> </w:t>
      </w:r>
      <w:r w:rsidR="00EF7CFA">
        <w:fldChar w:fldCharType="begin">
          <w:fldData xml:space="preserve">PEVuZE5vdGU+PENpdGU+PEF1dGhvcj5WYW4gUm9zc3VtPC9BdXRob3I+PFllYXI+MjAyNTwvWWVh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==
</w:fldData>
        </w:fldChar>
      </w:r>
      <w:r w:rsidR="00EF7CFA">
        <w:instrText xml:space="preserve"> ADDIN EN.CITE </w:instrText>
      </w:r>
      <w:r w:rsidR="00EF7CFA">
        <w:fldChar w:fldCharType="begin">
          <w:fldData xml:space="preserve">PEVuZE5vdGU+PENpdGU+PEF1dGhvcj5WYW4gUm9zc3VtPC9BdXRob3I+PFllYXI+MjAyNTwvWWVh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==
</w:fldData>
        </w:fldChar>
      </w:r>
      <w:r w:rsidR="00EF7CFA">
        <w:instrText xml:space="preserve"> ADDIN EN.CITE.DATA </w:instrText>
      </w:r>
      <w:r w:rsidR="00EF7CFA">
        <w:fldChar w:fldCharType="end"/>
      </w:r>
      <w:r w:rsidR="00EF7CFA">
        <w:fldChar w:fldCharType="separate"/>
      </w:r>
      <w:r w:rsidR="00EF7CFA">
        <w:rPr>
          <w:noProof/>
        </w:rPr>
        <w:t xml:space="preserve">(Van Rossum &amp; Le Pajolec, </w:t>
      </w:r>
      <w:r w:rsidR="00EF7CFA">
        <w:rPr>
          <w:noProof/>
        </w:rPr>
        <w:lastRenderedPageBreak/>
        <w:t>2021; Van Rossum</w:t>
      </w:r>
      <w:r w:rsidR="00EF7CFA" w:rsidRPr="00EF7CFA">
        <w:rPr>
          <w:i/>
          <w:noProof/>
        </w:rPr>
        <w:t xml:space="preserve"> et al.</w:t>
      </w:r>
      <w:r w:rsidR="00EF7CFA">
        <w:rPr>
          <w:noProof/>
        </w:rPr>
        <w:t>, 2025)</w:t>
      </w:r>
      <w:r w:rsidR="00EF7CFA">
        <w:fldChar w:fldCharType="end"/>
      </w:r>
      <w:r>
        <w:t xml:space="preserve">. </w:t>
      </w:r>
      <w:r w:rsidR="005E46FD">
        <w:t xml:space="preserve">In </w:t>
      </w:r>
      <w:r w:rsidR="005E46FD">
        <w:rPr>
          <w:rStyle w:val="Emphasis"/>
        </w:rPr>
        <w:t>Physaria globosa</w:t>
      </w:r>
      <w:r w:rsidR="005E46FD">
        <w:t xml:space="preserve">, this concern is particularly relevant because genetic mixing and </w:t>
      </w:r>
      <w:r w:rsidR="00C04A15">
        <w:t>translocation</w:t>
      </w:r>
      <w:r w:rsidR="005E46FD">
        <w:t xml:space="preserve"> efforts have been conducted for decades without prior genetic assessment or long-term genetic monitoring.</w:t>
      </w:r>
      <w:r w:rsidR="00EF7CFA">
        <w:t xml:space="preserve"> </w:t>
      </w:r>
      <w:r w:rsidR="00415A13">
        <w:t>This study documented the genetic composition of two genetically mixed populations whose genetic sources originate at different geographic scales. One genetically mixed population (TR_01) has genetic sources from within the same geographic region, where gene flow between the source populations can occur naturally. In contrast, the other genetically mixed population (TR_02) has genetic sources from two geographically distinct regions, between which natural gene flow rarely occurs.</w:t>
      </w:r>
    </w:p>
    <w:p w14:paraId="740BC86C" w14:textId="79A80B41" w:rsidR="00BC579A" w:rsidRDefault="00237AE2" w:rsidP="00720ECD">
      <w:r>
        <w:t xml:space="preserve">Assisted migration that promotes genetic mixing and increases genetic diversity may be </w:t>
      </w:r>
      <w:commentRangeStart w:id="72"/>
      <w:commentRangeStart w:id="73"/>
      <w:r>
        <w:t xml:space="preserve">more </w:t>
      </w:r>
      <w:del w:id="74" w:author="Wen Kuo" w:date="2026-08-31T15:10:00Z" w16du:dateUtc="2026-08-31T20:10:00Z">
        <w:r w:rsidDel="00042DB7">
          <w:delText xml:space="preserve">publicly </w:delText>
        </w:r>
      </w:del>
      <w:r>
        <w:t xml:space="preserve">acceptable </w:t>
      </w:r>
      <w:commentRangeEnd w:id="72"/>
      <w:r w:rsidR="001632C9">
        <w:rPr>
          <w:rStyle w:val="CommentReference"/>
          <w:sz w:val="24"/>
          <w:szCs w:val="24"/>
        </w:rPr>
        <w:commentReference w:id="72"/>
      </w:r>
      <w:commentRangeEnd w:id="73"/>
      <w:r w:rsidR="00E77C1D">
        <w:rPr>
          <w:rStyle w:val="CommentReference"/>
          <w:sz w:val="24"/>
          <w:szCs w:val="24"/>
        </w:rPr>
        <w:commentReference w:id="73"/>
      </w:r>
      <w:r>
        <w:t>when the intervention</w:t>
      </w:r>
      <w:ins w:id="75" w:author="Wen Kuo" w:date="2026-08-31T15:10:00Z" w16du:dateUtc="2026-08-31T20:10:00Z">
        <w:r w:rsidR="003A690F">
          <w:t xml:space="preserve"> focuses on</w:t>
        </w:r>
      </w:ins>
      <w:del w:id="76" w:author="Wen Kuo" w:date="2026-08-31T15:10:00Z" w16du:dateUtc="2026-08-31T20:10:00Z">
        <w:r w:rsidDel="003A690F">
          <w:delText xml:space="preserve"> merely</w:delText>
        </w:r>
      </w:del>
      <w:r>
        <w:t xml:space="preserve"> augment</w:t>
      </w:r>
      <w:ins w:id="77" w:author="Wen Kuo" w:date="2026-08-31T15:10:00Z" w16du:dateUtc="2026-08-31T20:10:00Z">
        <w:r w:rsidR="003A690F">
          <w:t>ation of</w:t>
        </w:r>
      </w:ins>
      <w:del w:id="78" w:author="Wen Kuo" w:date="2026-08-31T15:10:00Z" w16du:dateUtc="2026-08-31T20:10:00Z">
        <w:r w:rsidDel="003A690F">
          <w:delText>s</w:delText>
        </w:r>
      </w:del>
      <w:r>
        <w:t xml:space="preserve"> existing natural processes, because it is less likely to disrupt natural population structure, demographic history, or local adaptation, if present. The TR_01 population was initially established using seeds from the KY_02 population and was subsequently augmented with seeds from the KY_05 population. </w:t>
      </w:r>
      <w:moveToRangeStart w:id="79" w:author="Wen Kuo" w:date="2026-08-31T15:58:00Z" w:name="move239084310"/>
      <w:moveTo w:id="80" w:author="Wen Kuo" w:date="2026-08-31T15:58:00Z" w16du:dateUtc="2026-08-31T20:58:00Z">
        <w:r w:rsidR="00FF5CBE">
          <w:t xml:space="preserve">Based on our population structure analysis, natural gene flow occurs between these two source populations. </w:t>
        </w:r>
      </w:moveTo>
      <w:moveToRangeEnd w:id="79"/>
      <w:ins w:id="81" w:author="Wen Kuo" w:date="2026-08-31T15:50:00Z" w16du:dateUtc="2026-08-31T20:50:00Z">
        <w:r w:rsidR="0020340A">
          <w:t xml:space="preserve">There is no sign of population bottleneck </w:t>
        </w:r>
      </w:ins>
      <w:ins w:id="82" w:author="Wen Kuo" w:date="2026-08-31T15:55:00Z" w16du:dateUtc="2026-08-31T20:55:00Z">
        <w:r w:rsidR="009F1DF8">
          <w:t xml:space="preserve">in the </w:t>
        </w:r>
      </w:ins>
      <w:ins w:id="83" w:author="Wen Kuo" w:date="2026-08-31T15:50:00Z" w16du:dateUtc="2026-08-31T20:50:00Z">
        <w:r w:rsidR="0020340A">
          <w:t>TR_01</w:t>
        </w:r>
      </w:ins>
      <w:ins w:id="84" w:author="Wen Kuo" w:date="2026-08-31T15:55:00Z" w16du:dateUtc="2026-08-31T20:55:00Z">
        <w:r w:rsidR="009F1DF8">
          <w:t xml:space="preserve"> population</w:t>
        </w:r>
      </w:ins>
      <w:ins w:id="85" w:author="Wen Kuo" w:date="2026-08-31T15:50:00Z" w16du:dateUtc="2026-08-31T20:50:00Z">
        <w:r w:rsidR="0020340A">
          <w:t xml:space="preserve">, </w:t>
        </w:r>
      </w:ins>
      <w:ins w:id="86" w:author="Wen Kuo" w:date="2026-08-31T15:55:00Z" w16du:dateUtc="2026-08-31T20:55:00Z">
        <w:r w:rsidR="00C469C2">
          <w:t xml:space="preserve">suggesting </w:t>
        </w:r>
      </w:ins>
      <w:ins w:id="87" w:author="Wen Kuo" w:date="2026-08-31T15:56:00Z" w16du:dateUtc="2026-08-31T20:56:00Z">
        <w:r w:rsidR="00C469C2">
          <w:t>that</w:t>
        </w:r>
      </w:ins>
      <w:ins w:id="88" w:author="Wen Kuo" w:date="2026-08-31T15:50:00Z" w16du:dateUtc="2026-08-31T20:50:00Z">
        <w:r w:rsidR="0020340A">
          <w:t xml:space="preserve"> </w:t>
        </w:r>
      </w:ins>
      <w:ins w:id="89" w:author="Wen Kuo" w:date="2026-08-31T15:51:00Z" w16du:dateUtc="2026-08-31T20:51:00Z">
        <w:r w:rsidR="000C395E">
          <w:t xml:space="preserve">the founder population of 100-200 </w:t>
        </w:r>
        <w:r w:rsidR="005C5041">
          <w:t xml:space="preserve">seeds </w:t>
        </w:r>
      </w:ins>
      <w:ins w:id="90" w:author="Wen Kuo" w:date="2026-08-31T15:53:00Z" w16du:dateUtc="2026-08-31T20:53:00Z">
        <w:r w:rsidR="00F949BD">
          <w:t xml:space="preserve">as an acceptable population size for </w:t>
        </w:r>
        <w:r w:rsidR="00703107">
          <w:t xml:space="preserve">maintaining </w:t>
        </w:r>
      </w:ins>
      <w:ins w:id="91" w:author="Wen Kuo" w:date="2026-08-31T15:55:00Z" w16du:dateUtc="2026-08-31T20:55:00Z">
        <w:r w:rsidR="00393E95">
          <w:t>a comparable level of genetic diversity to natural populations.</w:t>
        </w:r>
      </w:ins>
      <w:ins w:id="92" w:author="Wen Kuo" w:date="2026-08-31T15:54:00Z" w16du:dateUtc="2026-08-31T20:54:00Z">
        <w:r w:rsidR="00FA6B5C">
          <w:t xml:space="preserve"> </w:t>
        </w:r>
      </w:ins>
      <w:moveFromRangeStart w:id="93" w:author="Wen Kuo" w:date="2026-08-31T15:58:00Z" w:name="move239084310"/>
      <w:moveFrom w:id="94" w:author="Wen Kuo" w:date="2026-08-31T15:58:00Z" w16du:dateUtc="2026-08-31T20:58:00Z">
        <w:r w:rsidDel="00FF5CBE">
          <w:t xml:space="preserve">Based on our population structure analysis, natural gene flow occurs between these two source populations. </w:t>
        </w:r>
      </w:moveFrom>
      <w:moveFromRangeEnd w:id="93"/>
      <w:r w:rsidR="00F67D59">
        <w:t>When we sampled the TR_01</w:t>
      </w:r>
      <w:r w:rsidR="00CF2835">
        <w:t xml:space="preserve"> population</w:t>
      </w:r>
      <w:r w:rsidR="00AA1528">
        <w:t xml:space="preserve"> in 2021</w:t>
      </w:r>
      <w:r w:rsidR="00CF2835">
        <w:t xml:space="preserve">, it </w:t>
      </w:r>
      <w:r w:rsidR="001632C9">
        <w:t xml:space="preserve">had </w:t>
      </w:r>
      <w:r w:rsidR="00CF2835">
        <w:t xml:space="preserve">been 7 years since the </w:t>
      </w:r>
      <w:r w:rsidR="00BE14B0">
        <w:t>introduction of the KY_02 population and 6 years since the introduction of the KY_05</w:t>
      </w:r>
      <w:r w:rsidR="00EC5545">
        <w:t xml:space="preserve"> population. </w:t>
      </w:r>
      <w:r w:rsidR="00AB23F8">
        <w:t xml:space="preserve">However, we only detected that </w:t>
      </w:r>
      <w:r w:rsidR="00AA1528">
        <w:t xml:space="preserve">16.7% of the population was admixed. </w:t>
      </w:r>
      <w:r w:rsidR="0003791C">
        <w:t xml:space="preserve">The low proportion of admixture could be attributable to </w:t>
      </w:r>
      <w:r w:rsidR="00AE7040">
        <w:t xml:space="preserve">the </w:t>
      </w:r>
      <w:r w:rsidR="005A674A">
        <w:t xml:space="preserve">facultative self-compatibility and </w:t>
      </w:r>
      <w:r w:rsidR="00795286">
        <w:t xml:space="preserve">the </w:t>
      </w:r>
      <w:ins w:id="95" w:author="Wen Kuo" w:date="2026-08-31T14:19:00Z" w16du:dateUtc="2026-08-31T19:19:00Z">
        <w:r w:rsidR="004A7028">
          <w:t>mostly</w:t>
        </w:r>
      </w:ins>
      <w:del w:id="96" w:author="Wen Kuo" w:date="2026-08-31T14:19:00Z" w16du:dateUtc="2026-08-31T19:19:00Z">
        <w:r w:rsidR="00795286" w:rsidDel="004A7028">
          <w:delText>primar</w:delText>
        </w:r>
        <w:r w:rsidR="00924312" w:rsidDel="004A7028">
          <w:delText>il</w:delText>
        </w:r>
        <w:r w:rsidR="00795286" w:rsidDel="004A7028">
          <w:delText>y</w:delText>
        </w:r>
      </w:del>
      <w:r w:rsidR="00795286">
        <w:t xml:space="preserve"> biennial life history of the species</w:t>
      </w:r>
      <w:r w:rsidR="00BD075A">
        <w:t xml:space="preserve">. </w:t>
      </w:r>
      <w:r w:rsidR="00D422ED">
        <w:t>As</w:t>
      </w:r>
      <w:r w:rsidR="00C245D0">
        <w:t xml:space="preserve"> m</w:t>
      </w:r>
      <w:r w:rsidR="00BE6CDF">
        <w:t>ost of t</w:t>
      </w:r>
      <w:r w:rsidR="006B6362">
        <w:t xml:space="preserve">he KY_02 and KY_05 sourced individuals flowered </w:t>
      </w:r>
      <w:r w:rsidR="00BE6CDF">
        <w:t xml:space="preserve">in different years, </w:t>
      </w:r>
      <w:r w:rsidR="00924312">
        <w:t>this likely limited</w:t>
      </w:r>
      <w:r w:rsidR="00BE6CDF">
        <w:t xml:space="preserve"> the rate</w:t>
      </w:r>
      <w:r w:rsidR="00123752">
        <w:t xml:space="preserve"> of genetic mixing. </w:t>
      </w:r>
      <w:r w:rsidR="00D449C9">
        <w:t xml:space="preserve">Although flowering time incongruence is expected to </w:t>
      </w:r>
      <w:r w:rsidR="00570AD0">
        <w:t>degrade</w:t>
      </w:r>
      <w:r w:rsidR="00DA2B34">
        <w:t xml:space="preserve"> </w:t>
      </w:r>
      <w:r w:rsidR="00924312">
        <w:t>due to</w:t>
      </w:r>
      <w:r w:rsidR="00DA2B34">
        <w:t xml:space="preserve"> genetic mixing and variation in seed </w:t>
      </w:r>
      <w:r w:rsidR="00DA2B34">
        <w:lastRenderedPageBreak/>
        <w:t>dormancy</w:t>
      </w:r>
      <w:r w:rsidR="00AE5315">
        <w:t xml:space="preserve">, </w:t>
      </w:r>
      <w:r w:rsidR="00570AD0">
        <w:t xml:space="preserve">we </w:t>
      </w:r>
      <w:r w:rsidR="006C5460">
        <w:t xml:space="preserve">demonstrate that additional considerations are needed for </w:t>
      </w:r>
      <w:r w:rsidR="00A601BC">
        <w:t>manipulating biennial species in conservation.</w:t>
      </w:r>
    </w:p>
    <w:p w14:paraId="3A6A5E77" w14:textId="13A5099F" w:rsidR="004A3522" w:rsidRDefault="009E0584" w:rsidP="00FF732A">
      <w:r>
        <w:t>On the contrary, a</w:t>
      </w:r>
      <w:r w:rsidR="005422A3">
        <w:t>ssisted migration that mixes naturally isolated populations</w:t>
      </w:r>
      <w:ins w:id="97" w:author="Wen Kuo" w:date="2026-08-31T15:59:00Z" w16du:dateUtc="2026-08-31T20:59:00Z">
        <w:r w:rsidR="00780077">
          <w:t xml:space="preserve"> </w:t>
        </w:r>
        <w:r w:rsidR="00780077">
          <w:t>can rapidly restore genetic diversity</w:t>
        </w:r>
        <w:r w:rsidR="00780077">
          <w:t>; however, it</w:t>
        </w:r>
      </w:ins>
      <w:ins w:id="98" w:author="Wen Kuo" w:date="2026-08-31T16:01:00Z" w16du:dateUtc="2026-08-31T21:01:00Z">
        <w:r w:rsidR="00553CED">
          <w:t>s</w:t>
        </w:r>
      </w:ins>
      <w:r w:rsidR="005422A3">
        <w:t xml:space="preserve"> </w:t>
      </w:r>
      <w:ins w:id="99" w:author="Wen Kuo" w:date="2026-08-31T16:01:00Z" w16du:dateUtc="2026-08-31T21:01:00Z">
        <w:r w:rsidR="00553CED">
          <w:t xml:space="preserve">long-term consequences remain uncertain </w:t>
        </w:r>
      </w:ins>
      <w:del w:id="100" w:author="Wen Kuo" w:date="2026-08-31T16:01:00Z" w16du:dateUtc="2026-08-31T21:01:00Z">
        <w:r w:rsidR="005422A3" w:rsidDel="00553CED">
          <w:delText xml:space="preserve">is more controversial </w:delText>
        </w:r>
      </w:del>
      <w:r w:rsidR="005422A3">
        <w:t xml:space="preserve">because it can irreversibly alter natural population structure, demographic history, </w:t>
      </w:r>
      <w:ins w:id="101" w:author="Wen Kuo" w:date="2026-08-31T16:00:00Z" w16du:dateUtc="2026-08-31T21:00:00Z">
        <w:r w:rsidR="005C2758">
          <w:t xml:space="preserve">expression of genetic load, </w:t>
        </w:r>
      </w:ins>
      <w:r w:rsidR="005422A3">
        <w:t>or local adaptation, if present</w:t>
      </w:r>
      <w:ins w:id="102" w:author="Wen Kuo" w:date="2026-08-31T16:01:00Z" w16du:dateUtc="2026-08-31T21:01:00Z">
        <w:r w:rsidR="00FF732A">
          <w:t xml:space="preserve"> </w:t>
        </w:r>
      </w:ins>
      <w:del w:id="103" w:author="Wen Kuo" w:date="2026-08-31T16:01:00Z" w16du:dateUtc="2026-08-31T21:01:00Z">
        <w:r w:rsidR="005422A3" w:rsidDel="00FF732A">
          <w:delText xml:space="preserve">. Although such mixing can rapidly restore genetic diversity, its </w:delText>
        </w:r>
      </w:del>
      <w:del w:id="104" w:author="Wen Kuo" w:date="2026-08-31T16:02:00Z" w16du:dateUtc="2026-08-31T21:02:00Z">
        <w:r w:rsidR="005422A3" w:rsidDel="00553CED">
          <w:delText>long-term consequences remain uncertain</w:delText>
        </w:r>
      </w:del>
      <w:r w:rsidR="000827F9">
        <w:fldChar w:fldCharType="begin">
          <w:fldData xml:space="preserve">PEVuZE5vdGU+PENpdGU+PEF1dGhvcj5TZXh0b248L0F1dGhvcj48WWVhcj4yMDExPC9ZZWFyPjxS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=
</w:fldData>
        </w:fldChar>
      </w:r>
      <w:r w:rsidR="000827F9">
        <w:instrText xml:space="preserve"> ADDIN EN.CITE </w:instrText>
      </w:r>
      <w:r w:rsidR="000827F9">
        <w:fldChar w:fldCharType="begin">
          <w:fldData xml:space="preserve">PEVuZE5vdGU+PENpdGU+PEF1dGhvcj5TZXh0b248L0F1dGhvcj48WWVhcj4yMDExPC9ZZWFyPjxS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=
</w:fldData>
        </w:fldChar>
      </w:r>
      <w:r w:rsidR="000827F9">
        <w:instrText xml:space="preserve"> ADDIN EN.CITE.DATA </w:instrText>
      </w:r>
      <w:r w:rsidR="000827F9">
        <w:fldChar w:fldCharType="end"/>
      </w:r>
      <w:r w:rsidR="000827F9">
        <w:fldChar w:fldCharType="separate"/>
      </w:r>
      <w:r w:rsidR="000827F9">
        <w:rPr>
          <w:noProof/>
        </w:rPr>
        <w:t>(Sexton</w:t>
      </w:r>
      <w:r w:rsidR="000827F9" w:rsidRPr="000827F9">
        <w:rPr>
          <w:i/>
          <w:noProof/>
        </w:rPr>
        <w:t xml:space="preserve"> et al.</w:t>
      </w:r>
      <w:r w:rsidR="000827F9">
        <w:rPr>
          <w:noProof/>
        </w:rPr>
        <w:t>, 2011; Frankham, 2015; Bell</w:t>
      </w:r>
      <w:r w:rsidR="000827F9" w:rsidRPr="000827F9">
        <w:rPr>
          <w:i/>
          <w:noProof/>
        </w:rPr>
        <w:t xml:space="preserve"> et al.</w:t>
      </w:r>
      <w:r w:rsidR="000827F9">
        <w:rPr>
          <w:noProof/>
        </w:rPr>
        <w:t>, 2019; Pérez-Pereira</w:t>
      </w:r>
      <w:r w:rsidR="000827F9" w:rsidRPr="000827F9">
        <w:rPr>
          <w:i/>
          <w:noProof/>
        </w:rPr>
        <w:t xml:space="preserve"> et al.</w:t>
      </w:r>
      <w:r w:rsidR="000827F9">
        <w:rPr>
          <w:noProof/>
        </w:rPr>
        <w:t>, 2022)</w:t>
      </w:r>
      <w:r w:rsidR="000827F9">
        <w:fldChar w:fldCharType="end"/>
      </w:r>
      <w:r w:rsidR="005422A3">
        <w:t>. It should therefore be considered only after careful evaluation and when the target species faces a high risk of extinction without intervention.</w:t>
      </w:r>
      <w:r w:rsidR="008510C5">
        <w:t xml:space="preserve"> </w:t>
      </w:r>
      <w:r w:rsidR="004A3522">
        <w:t xml:space="preserve">Our genetic analysis indicated that the TR_02 population is a mixture of genotypes from the IN–KY and TNE–TNW regions, which are geographically distinct and experience little natural gene flow. </w:t>
      </w:r>
      <w:ins w:id="105" w:author="Wen Kuo" w:date="2026-08-31T15:44:00Z" w16du:dateUtc="2026-08-31T20:44:00Z">
        <w:r w:rsidR="00F7606A">
          <w:t>Although t</w:t>
        </w:r>
      </w:ins>
      <w:del w:id="106" w:author="Wen Kuo" w:date="2026-08-31T15:44:00Z" w16du:dateUtc="2026-08-31T20:44:00Z">
        <w:r w:rsidR="004A3522" w:rsidDel="00F7606A">
          <w:delText>T</w:delText>
        </w:r>
      </w:del>
      <w:r w:rsidR="004A3522">
        <w:t>his result demonstrates that individuals from these geographically distinct regions can produce viable offspring</w:t>
      </w:r>
      <w:ins w:id="107" w:author="Wen Kuo" w:date="2026-08-31T15:44:00Z" w16du:dateUtc="2026-08-31T20:44:00Z">
        <w:r w:rsidR="00F7606A">
          <w:t xml:space="preserve">, </w:t>
        </w:r>
        <w:r w:rsidR="00F7606A">
          <w:t xml:space="preserve">for the reasons discussed above, </w:t>
        </w:r>
        <w:r w:rsidR="00F7606A" w:rsidRPr="00AF06FF">
          <w:rPr>
            <w:u w:val="single"/>
          </w:rPr>
          <w:t>we do not recommend such a high-risk intervention without careful evaluation</w:t>
        </w:r>
        <w:r w:rsidR="00F7606A">
          <w:rPr>
            <w:u w:val="single"/>
          </w:rPr>
          <w:t xml:space="preserve"> </w:t>
        </w:r>
        <w:r w:rsidR="00F7606A">
          <w:t>of necessity, genetic compatibility, and the long-term monitoring program after genetic mixing.</w:t>
        </w:r>
        <w:r w:rsidR="002D79D6">
          <w:t xml:space="preserve"> Moreover, </w:t>
        </w:r>
      </w:ins>
      <w:del w:id="108" w:author="Wen Kuo" w:date="2026-08-31T15:44:00Z" w16du:dateUtc="2026-08-31T20:44:00Z">
        <w:r w:rsidR="004A3522" w:rsidDel="00F7606A">
          <w:delText>.</w:delText>
        </w:r>
      </w:del>
      <w:ins w:id="109" w:author="Wen Kuo" w:date="2026-08-31T15:46:00Z" w16du:dateUtc="2026-08-31T20:46:00Z">
        <w:r w:rsidR="005E02DF">
          <w:t>t</w:t>
        </w:r>
      </w:ins>
      <w:ins w:id="110" w:author="Wen Kuo" w:date="2026-08-31T15:40:00Z" w16du:dateUtc="2026-08-31T20:40:00Z">
        <w:r w:rsidR="00286B81">
          <w:t xml:space="preserve">his population also showed significant </w:t>
        </w:r>
        <w:r w:rsidR="00160C53">
          <w:t xml:space="preserve">recent </w:t>
        </w:r>
        <w:r w:rsidR="00286B81">
          <w:t>bottleneck</w:t>
        </w:r>
      </w:ins>
      <w:del w:id="111" w:author="Wen Kuo" w:date="2026-08-31T15:40:00Z" w16du:dateUtc="2026-08-31T20:40:00Z">
        <w:r w:rsidR="004A3522" w:rsidDel="00160C53">
          <w:delText xml:space="preserve"> </w:delText>
        </w:r>
      </w:del>
      <w:ins w:id="112" w:author="Wen Kuo" w:date="2026-08-31T15:40:00Z" w16du:dateUtc="2026-08-31T20:40:00Z">
        <w:r w:rsidR="00160C53">
          <w:t xml:space="preserve"> with</w:t>
        </w:r>
      </w:ins>
      <w:ins w:id="113" w:author="Wen Kuo" w:date="2026-08-31T15:41:00Z" w16du:dateUtc="2026-08-31T20:41:00Z">
        <w:r w:rsidR="00160C53">
          <w:t xml:space="preserve"> a deficit of rare alleles at segregation sites, which </w:t>
        </w:r>
      </w:ins>
      <w:ins w:id="114" w:author="Wen Kuo" w:date="2026-08-31T15:42:00Z" w16du:dateUtc="2026-08-31T20:42:00Z">
        <w:r w:rsidR="00EB637A">
          <w:t xml:space="preserve">implies this population was </w:t>
        </w:r>
        <w:r w:rsidR="00800C66">
          <w:t>constructed from very few founder individuals</w:t>
        </w:r>
      </w:ins>
      <w:ins w:id="115" w:author="Wen Kuo" w:date="2026-08-31T15:44:00Z" w16du:dateUtc="2026-08-31T20:44:00Z">
        <w:r w:rsidR="002D79D6">
          <w:t xml:space="preserve"> </w:t>
        </w:r>
      </w:ins>
      <w:ins w:id="116" w:author="Wen Kuo" w:date="2026-08-31T15:45:00Z" w16du:dateUtc="2026-08-31T20:45:00Z">
        <w:r w:rsidR="00D62323">
          <w:t xml:space="preserve">instead of a </w:t>
        </w:r>
      </w:ins>
      <w:ins w:id="117" w:author="Wen Kuo" w:date="2026-08-31T15:46:00Z" w16du:dateUtc="2026-08-31T20:46:00Z">
        <w:r w:rsidR="005E02DF">
          <w:t>well-planned</w:t>
        </w:r>
      </w:ins>
      <w:ins w:id="118" w:author="Wen Kuo" w:date="2026-08-31T15:45:00Z" w16du:dateUtc="2026-08-31T20:45:00Z">
        <w:r w:rsidR="00D62323">
          <w:t xml:space="preserve"> </w:t>
        </w:r>
        <w:r w:rsidR="00ED696D">
          <w:t>interbreeding program.</w:t>
        </w:r>
        <w:r w:rsidR="00D62323">
          <w:t xml:space="preserve"> </w:t>
        </w:r>
      </w:ins>
      <w:ins w:id="119" w:author="Wen Kuo" w:date="2026-08-31T15:47:00Z" w16du:dateUtc="2026-08-31T20:47:00Z">
        <w:r w:rsidR="00AD5451">
          <w:t xml:space="preserve">For the </w:t>
        </w:r>
        <w:r w:rsidR="00D74A7C">
          <w:t xml:space="preserve">necessity alone, </w:t>
        </w:r>
      </w:ins>
      <w:del w:id="120" w:author="Wen Kuo" w:date="2026-08-31T15:44:00Z" w16du:dateUtc="2026-08-31T20:44:00Z">
        <w:r w:rsidR="004A3522" w:rsidDel="00F7606A">
          <w:delText xml:space="preserve">However, for the reasons discussed above, </w:delText>
        </w:r>
        <w:r w:rsidR="004A3522" w:rsidRPr="00AF06FF" w:rsidDel="00F7606A">
          <w:rPr>
            <w:u w:val="single"/>
          </w:rPr>
          <w:delText xml:space="preserve">we do not recommend </w:delText>
        </w:r>
        <w:r w:rsidR="00372B06" w:rsidRPr="00AF06FF" w:rsidDel="00F7606A">
          <w:rPr>
            <w:u w:val="single"/>
          </w:rPr>
          <w:delText xml:space="preserve">such a high-risk intervention </w:delText>
        </w:r>
        <w:r w:rsidR="004A3522" w:rsidRPr="00AF06FF" w:rsidDel="00F7606A">
          <w:rPr>
            <w:u w:val="single"/>
          </w:rPr>
          <w:delText>without careful evaluation</w:delText>
        </w:r>
      </w:del>
      <w:del w:id="121" w:author="Wen Kuo" w:date="2026-08-31T14:19:00Z" w16du:dateUtc="2026-08-31T19:19:00Z">
        <w:r w:rsidR="004A3522" w:rsidDel="003C4DF6">
          <w:delText>.</w:delText>
        </w:r>
      </w:del>
      <w:del w:id="122" w:author="Wen Kuo" w:date="2026-08-31T14:21:00Z" w16du:dateUtc="2026-08-31T19:21:00Z">
        <w:r w:rsidR="004A3522" w:rsidDel="00370450">
          <w:delText xml:space="preserve"> </w:delText>
        </w:r>
      </w:del>
      <w:ins w:id="123" w:author="Wen Kuo" w:date="2026-08-31T15:47:00Z" w16du:dateUtc="2026-08-31T20:47:00Z">
        <w:r w:rsidR="00D74A7C">
          <w:t>a</w:t>
        </w:r>
      </w:ins>
      <w:del w:id="124" w:author="Wen Kuo" w:date="2026-08-31T15:47:00Z" w16du:dateUtc="2026-08-31T20:47:00Z">
        <w:r w:rsidR="004A3522" w:rsidDel="00D74A7C">
          <w:delText>A</w:delText>
        </w:r>
      </w:del>
      <w:r w:rsidR="004A3522">
        <w:t xml:space="preserve">lthough some local populations of </w:t>
      </w:r>
      <w:r w:rsidR="004A3522">
        <w:rPr>
          <w:rStyle w:val="Emphasis"/>
        </w:rPr>
        <w:t>P. globosa</w:t>
      </w:r>
      <w:r w:rsidR="004A3522">
        <w:t xml:space="preserve"> have experienced demographic bottlenecks and reduced genetic diversity, substantial genetic diversity is still maintained within geographic regions, and there are no clear signs that the species faces imminent extinction.</w:t>
      </w:r>
    </w:p>
    <w:p w14:paraId="52AAE565" w14:textId="6229E0EC" w:rsidR="00091E73" w:rsidRPr="00091E73" w:rsidRDefault="50EEF571" w:rsidP="682E26A9">
      <w:r>
        <w:t xml:space="preserve">These findings support a risk-benefit </w:t>
      </w:r>
      <w:r w:rsidR="6A0A7AC0">
        <w:t>framework</w:t>
      </w:r>
      <w:r>
        <w:t xml:space="preserve"> </w:t>
      </w:r>
      <w:r w:rsidR="401E20CB">
        <w:t>for</w:t>
      </w:r>
      <w:r>
        <w:t xml:space="preserve"> conservation management </w:t>
      </w:r>
      <w:r w:rsidR="52551813">
        <w:t>for</w:t>
      </w:r>
      <w:r>
        <w:t xml:space="preserve"> </w:t>
      </w:r>
      <w:r w:rsidRPr="682E26A9">
        <w:rPr>
          <w:i/>
          <w:iCs/>
        </w:rPr>
        <w:t>P. globosa</w:t>
      </w:r>
      <w:r>
        <w:t xml:space="preserve">. </w:t>
      </w:r>
      <w:r w:rsidR="2ECB016F">
        <w:t>S</w:t>
      </w:r>
      <w:r>
        <w:t xml:space="preserve">trong regional structure </w:t>
      </w:r>
      <w:ins w:id="125" w:author="Wen Kuo" w:date="2026-08-31T14:27:00Z" w16du:dateUtc="2026-08-31T19:27:00Z">
        <w:r w:rsidR="0020610E">
          <w:t xml:space="preserve">(IN-KY vs. TNE-TNW) </w:t>
        </w:r>
      </w:ins>
      <w:r>
        <w:t xml:space="preserve">argues against treating all populations as interchangeable seed sources, </w:t>
      </w:r>
      <w:r w:rsidR="5526168B">
        <w:t>as such practices</w:t>
      </w:r>
      <w:r>
        <w:t xml:space="preserve"> could erode historic </w:t>
      </w:r>
      <w:r w:rsidR="04EC6CE9">
        <w:t xml:space="preserve">genetic </w:t>
      </w:r>
      <w:r>
        <w:t>differentiat</w:t>
      </w:r>
      <w:r w:rsidR="1F03098D">
        <w:t>ion</w:t>
      </w:r>
      <w:r>
        <w:t xml:space="preserve">. </w:t>
      </w:r>
      <w:r w:rsidR="331427E4">
        <w:t>Conversely</w:t>
      </w:r>
      <w:r>
        <w:t xml:space="preserve">, </w:t>
      </w:r>
      <w:r w:rsidR="33C0A034">
        <w:t>reduced</w:t>
      </w:r>
      <w:r>
        <w:t xml:space="preserve"> diversity, bottleneck signals, localized inbreeding, and </w:t>
      </w:r>
      <w:r w:rsidR="2B71CF5B">
        <w:t>ongoing</w:t>
      </w:r>
      <w:r>
        <w:t xml:space="preserve"> habitat threats</w:t>
      </w:r>
      <w:r w:rsidR="232F4D8C">
        <w:t xml:space="preserve"> suggest that</w:t>
      </w:r>
      <w:r>
        <w:t xml:space="preserve"> </w:t>
      </w:r>
      <w:r w:rsidR="6FA2DC54">
        <w:t>current</w:t>
      </w:r>
      <w:r w:rsidR="3ACE9BB0">
        <w:t xml:space="preserve"> management</w:t>
      </w:r>
      <w:r>
        <w:t xml:space="preserve"> </w:t>
      </w:r>
      <w:r w:rsidR="7D8E017F">
        <w:t xml:space="preserve">practices </w:t>
      </w:r>
      <w:r w:rsidR="2887FA40">
        <w:t xml:space="preserve">alone </w:t>
      </w:r>
      <w:r>
        <w:t>may be</w:t>
      </w:r>
      <w:r w:rsidR="759CDBC1">
        <w:t xml:space="preserve"> in</w:t>
      </w:r>
      <w:r>
        <w:t>sufficient</w:t>
      </w:r>
      <w:r w:rsidR="31B592F4">
        <w:t xml:space="preserve"> in some cases</w:t>
      </w:r>
      <w:r>
        <w:t xml:space="preserve">. The most defensible interpretation is therefore not that management must choose between </w:t>
      </w:r>
      <w:r w:rsidR="1CBF2648">
        <w:t>conserving population</w:t>
      </w:r>
      <w:r>
        <w:t xml:space="preserve"> structure </w:t>
      </w:r>
      <w:r w:rsidR="00A14E0C">
        <w:t>or</w:t>
      </w:r>
      <w:r>
        <w:t xml:space="preserve"> restoring</w:t>
      </w:r>
      <w:r w:rsidR="00A14E0C">
        <w:t>/creating</w:t>
      </w:r>
      <w:r>
        <w:t xml:space="preserve"> gene flow, but that both goals must be balanced. </w:t>
      </w:r>
      <w:r w:rsidRPr="682E26A9">
        <w:rPr>
          <w:i/>
          <w:iCs/>
        </w:rPr>
        <w:t>In situ</w:t>
      </w:r>
      <w:r>
        <w:t xml:space="preserve"> </w:t>
      </w:r>
      <w:r>
        <w:lastRenderedPageBreak/>
        <w:t xml:space="preserve">conservation should remain the </w:t>
      </w:r>
      <w:r w:rsidR="24249325">
        <w:t>primary focus</w:t>
      </w:r>
      <w:r>
        <w:t xml:space="preserve"> because it </w:t>
      </w:r>
      <w:r w:rsidR="1E11CEDA">
        <w:t>maintains</w:t>
      </w:r>
      <w:r>
        <w:t xml:space="preserve"> the geographic distribution of </w:t>
      </w:r>
      <w:r w:rsidR="2360F4F5">
        <w:t xml:space="preserve">genetic </w:t>
      </w:r>
      <w:r>
        <w:t xml:space="preserve">diversity and supports representation and redundancy across the range. </w:t>
      </w:r>
      <w:r w:rsidR="07FE1E92">
        <w:t>However, e</w:t>
      </w:r>
      <w:r w:rsidRPr="682E26A9">
        <w:rPr>
          <w:i/>
          <w:iCs/>
        </w:rPr>
        <w:t>x situ</w:t>
      </w:r>
      <w:r>
        <w:t xml:space="preserve"> conservation and reintroductio</w:t>
      </w:r>
      <w:r w:rsidR="2A73D7EC">
        <w:t xml:space="preserve">n </w:t>
      </w:r>
      <w:r w:rsidR="30FE29FC">
        <w:t xml:space="preserve">efforts </w:t>
      </w:r>
      <w:r w:rsidR="6DD0A980">
        <w:t>using multiple source populations</w:t>
      </w:r>
      <w:r w:rsidR="2A73D7EC">
        <w:t xml:space="preserve"> </w:t>
      </w:r>
      <w:ins w:id="126" w:author="Wen Kuo" w:date="2026-08-31T14:28:00Z" w16du:dateUtc="2026-08-31T19:28:00Z">
        <w:r w:rsidR="003A2CF6">
          <w:t xml:space="preserve">with natural gene flow </w:t>
        </w:r>
      </w:ins>
      <w:r>
        <w:t xml:space="preserve">may </w:t>
      </w:r>
      <w:r w:rsidR="20EB508C">
        <w:t>serve as</w:t>
      </w:r>
      <w:r>
        <w:t xml:space="preserve"> complement</w:t>
      </w:r>
      <w:r w:rsidR="3FC1A12A">
        <w:t>ary approaches</w:t>
      </w:r>
      <w:r>
        <w:t xml:space="preserve"> when guided by genetic data and </w:t>
      </w:r>
      <w:r w:rsidR="098EFC32">
        <w:t>coupled</w:t>
      </w:r>
      <w:r>
        <w:t xml:space="preserve"> </w:t>
      </w:r>
      <w:r w:rsidR="18FF87CD">
        <w:t>with continue</w:t>
      </w:r>
      <w:r w:rsidR="5022BEF2">
        <w:t>d</w:t>
      </w:r>
      <w:r>
        <w:t xml:space="preserve"> monitoring</w:t>
      </w:r>
      <w:r w:rsidR="4A682FB4">
        <w:t xml:space="preserve"> and evaluation</w:t>
      </w:r>
      <w:r>
        <w:t>.</w:t>
      </w:r>
    </w:p>
    <w:p w14:paraId="012F2CDC" w14:textId="685E3636" w:rsidR="00091E73" w:rsidRPr="00091E73" w:rsidRDefault="214665DC" w:rsidP="682E26A9">
      <w:r>
        <w:t xml:space="preserve">From a conservation perspective, </w:t>
      </w:r>
      <w:r w:rsidR="371673A9">
        <w:t>efforts</w:t>
      </w:r>
      <w:r w:rsidR="50EEF571">
        <w:t xml:space="preserve"> shoul</w:t>
      </w:r>
      <w:r w:rsidR="1AE7B360">
        <w:t xml:space="preserve">d </w:t>
      </w:r>
      <w:r w:rsidR="0DAA4B93">
        <w:t>pr</w:t>
      </w:r>
      <w:r w:rsidR="7D0C61A2">
        <w:t>i</w:t>
      </w:r>
      <w:r w:rsidR="0DAA4B93">
        <w:t>o</w:t>
      </w:r>
      <w:r w:rsidR="38E5E1EC">
        <w:t>ritize</w:t>
      </w:r>
      <w:r w:rsidR="0DAA4B93">
        <w:t xml:space="preserve"> </w:t>
      </w:r>
      <w:r w:rsidR="071DAE94">
        <w:t xml:space="preserve">the </w:t>
      </w:r>
      <w:r w:rsidR="50EEF571">
        <w:t>protect</w:t>
      </w:r>
      <w:r w:rsidR="7604561B">
        <w:t xml:space="preserve">ion </w:t>
      </w:r>
      <w:r w:rsidR="65255E0B">
        <w:t xml:space="preserve">and management </w:t>
      </w:r>
      <w:r w:rsidR="7604561B">
        <w:t>of</w:t>
      </w:r>
      <w:r w:rsidR="50EEF571">
        <w:t xml:space="preserve"> multiple populations </w:t>
      </w:r>
      <w:ins w:id="127" w:author="Wen Kuo" w:date="2026-08-31T15:05:00Z" w16du:dateUtc="2026-08-31T20:05:00Z">
        <w:r w:rsidR="00BF43A1">
          <w:t>within</w:t>
        </w:r>
      </w:ins>
      <w:del w:id="128" w:author="Wen Kuo" w:date="2026-08-31T15:05:00Z" w16du:dateUtc="2026-08-31T20:05:00Z">
        <w:r w:rsidR="50EEF571" w:rsidDel="00BF43A1">
          <w:delText>across both</w:delText>
        </w:r>
      </w:del>
      <w:r w:rsidR="50EEF571">
        <w:t xml:space="preserve"> major </w:t>
      </w:r>
      <w:ins w:id="129" w:author="Wen Kuo" w:date="2026-08-31T15:08:00Z" w16du:dateUtc="2026-08-31T20:08:00Z">
        <w:r w:rsidR="008A0C8D">
          <w:t xml:space="preserve">geographic </w:t>
        </w:r>
      </w:ins>
      <w:r w:rsidR="50EEF571">
        <w:t>region</w:t>
      </w:r>
      <w:ins w:id="130" w:author="Wen Kuo" w:date="2026-08-31T15:05:00Z" w16du:dateUtc="2026-08-31T20:05:00Z">
        <w:r w:rsidR="004E0BAF">
          <w:t>s</w:t>
        </w:r>
        <w:r w:rsidR="00BF43A1">
          <w:t xml:space="preserve"> (IN, KY, TNE</w:t>
        </w:r>
      </w:ins>
      <w:ins w:id="131" w:author="Wen Kuo" w:date="2026-08-31T15:06:00Z" w16du:dateUtc="2026-08-31T20:06:00Z">
        <w:r w:rsidR="00BF43A1">
          <w:t>, TNW</w:t>
        </w:r>
      </w:ins>
      <w:ins w:id="132" w:author="Wen Kuo" w:date="2026-08-31T15:05:00Z" w16du:dateUtc="2026-08-31T20:05:00Z">
        <w:r w:rsidR="00BF43A1">
          <w:t>)</w:t>
        </w:r>
      </w:ins>
      <w:del w:id="133" w:author="Wen Kuo" w:date="2026-08-31T15:05:00Z" w16du:dateUtc="2026-08-31T20:05:00Z">
        <w:r w:rsidR="50EEF571" w:rsidDel="004E0BAF">
          <w:delText>al groups and, whenever possible, multiple populations within each ecoregion</w:delText>
        </w:r>
      </w:del>
      <w:r w:rsidR="50EEF571">
        <w:t>. At present, Indiana</w:t>
      </w:r>
      <w:ins w:id="134" w:author="Wen Kuo" w:date="2026-08-31T15:06:00Z" w16du:dateUtc="2026-08-31T20:06:00Z">
        <w:r w:rsidR="00BF43A1">
          <w:t xml:space="preserve"> (IN)</w:t>
        </w:r>
      </w:ins>
      <w:r w:rsidR="50EEF571">
        <w:t xml:space="preserve"> may be the only region where this goal is largely met, because its single</w:t>
      </w:r>
      <w:ins w:id="135" w:author="Wen Kuo" w:date="2026-09-01T10:16:00Z" w16du:dateUtc="2026-09-01T15:16:00Z">
        <w:r w:rsidR="00D514E1">
          <w:t>-</w:t>
        </w:r>
      </w:ins>
      <w:del w:id="136" w:author="Wen Kuo" w:date="2026-09-01T10:16:00Z" w16du:dateUtc="2026-09-01T15:16:00Z">
        <w:r w:rsidR="50EEF571" w:rsidDel="00D514E1">
          <w:delText xml:space="preserve"> </w:delText>
        </w:r>
      </w:del>
      <w:r w:rsidR="50EEF571">
        <w:t>known population is</w:t>
      </w:r>
      <w:r w:rsidR="4A3DC172">
        <w:t xml:space="preserve"> both</w:t>
      </w:r>
      <w:r w:rsidR="50EEF571">
        <w:t xml:space="preserve"> protected and </w:t>
      </w:r>
      <w:r w:rsidR="22BE1B50">
        <w:t xml:space="preserve">actively </w:t>
      </w:r>
      <w:r w:rsidR="50EEF571">
        <w:t>managed. In eastern Tennessee</w:t>
      </w:r>
      <w:ins w:id="137" w:author="Wen Kuo" w:date="2026-08-31T15:06:00Z" w16du:dateUtc="2026-08-31T20:06:00Z">
        <w:r w:rsidR="00BF43A1">
          <w:t xml:space="preserve"> (TNE)</w:t>
        </w:r>
      </w:ins>
      <w:r w:rsidR="50EEF571">
        <w:t xml:space="preserve">, several populations along the Cumberland River are protected, and populations </w:t>
      </w:r>
      <w:r w:rsidR="714C8647">
        <w:t>associated with</w:t>
      </w:r>
      <w:r w:rsidR="50EEF571">
        <w:t xml:space="preserve"> </w:t>
      </w:r>
      <w:r w:rsidR="065ED132">
        <w:t>cliff-</w:t>
      </w:r>
      <w:r w:rsidR="50EEF571">
        <w:t>faces and ledges may be less vulnerable to invasion</w:t>
      </w:r>
      <w:r w:rsidR="7DECB06F">
        <w:t xml:space="preserve"> by </w:t>
      </w:r>
      <w:r w:rsidR="7DECB06F" w:rsidRPr="00200049">
        <w:rPr>
          <w:i/>
          <w:iCs/>
        </w:rPr>
        <w:t>L. maackii</w:t>
      </w:r>
      <w:r w:rsidR="50EEF571">
        <w:t xml:space="preserve">; however, the genetic </w:t>
      </w:r>
      <w:r w:rsidR="7FB5412E">
        <w:t>status</w:t>
      </w:r>
      <w:r w:rsidR="50EEF571">
        <w:t xml:space="preserve"> </w:t>
      </w:r>
      <w:r w:rsidR="4F374A07">
        <w:t>of</w:t>
      </w:r>
      <w:r w:rsidR="50EEF571">
        <w:t xml:space="preserve"> these sites remains un</w:t>
      </w:r>
      <w:r w:rsidR="738BCE66">
        <w:t>certain</w:t>
      </w:r>
      <w:r w:rsidR="50EEF571">
        <w:t xml:space="preserve"> </w:t>
      </w:r>
      <w:r w:rsidR="11EB3744">
        <w:t>due to limited</w:t>
      </w:r>
      <w:r w:rsidR="50EEF571">
        <w:t xml:space="preserve"> access during this study. Many populations in Kentucky</w:t>
      </w:r>
      <w:ins w:id="138" w:author="Wen Kuo" w:date="2026-08-31T15:06:00Z" w16du:dateUtc="2026-08-31T20:06:00Z">
        <w:r w:rsidR="00D35C9D">
          <w:t xml:space="preserve"> (KY)</w:t>
        </w:r>
      </w:ins>
      <w:r w:rsidR="50EEF571">
        <w:t xml:space="preserve"> and </w:t>
      </w:r>
      <w:ins w:id="139" w:author="Wen Kuo" w:date="2026-08-31T15:06:00Z" w16du:dateUtc="2026-08-31T20:06:00Z">
        <w:r w:rsidR="00D35C9D">
          <w:t>western</w:t>
        </w:r>
      </w:ins>
      <w:ins w:id="140" w:author="Wen Kuo" w:date="2026-08-31T15:07:00Z" w16du:dateUtc="2026-08-31T20:07:00Z">
        <w:r w:rsidR="00D35C9D">
          <w:t xml:space="preserve"> </w:t>
        </w:r>
      </w:ins>
      <w:r w:rsidR="50EEF571">
        <w:t>Tennessee</w:t>
      </w:r>
      <w:ins w:id="141" w:author="Wen Kuo" w:date="2026-08-31T15:07:00Z" w16du:dateUtc="2026-08-31T20:07:00Z">
        <w:r w:rsidR="00D35C9D">
          <w:t xml:space="preserve"> (TNW)</w:t>
        </w:r>
      </w:ins>
      <w:r w:rsidR="50EEF571">
        <w:t xml:space="preserve"> occur on private land </w:t>
      </w:r>
      <w:r w:rsidR="1B3D0C82">
        <w:t>and are not currently being</w:t>
      </w:r>
      <w:r w:rsidR="50EEF571">
        <w:t xml:space="preserve"> active</w:t>
      </w:r>
      <w:r w:rsidR="4A1C2831">
        <w:t>ly</w:t>
      </w:r>
      <w:r w:rsidR="50EEF571">
        <w:t xml:space="preserve"> manage</w:t>
      </w:r>
      <w:r w:rsidR="7ABF6623">
        <w:t>d</w:t>
      </w:r>
      <w:r w:rsidR="50EEF571">
        <w:t xml:space="preserve">, making them important targets for future conservation. </w:t>
      </w:r>
      <w:r w:rsidR="50EEF571">
        <w:lastRenderedPageBreak/>
        <w:t xml:space="preserve">Populations showing low allelic richness, bottleneck signatures, </w:t>
      </w:r>
      <w:r w:rsidR="00D106F0">
        <w:t>elevated inbreeding</w:t>
      </w:r>
      <w:r w:rsidR="50EEF571">
        <w:t>, or severe habitat degradation should therefore be prioritized for closer demographic and genetic monitoring, habitat management, and, where appropriate, demographic</w:t>
      </w:r>
      <w:r w:rsidR="04D7543F">
        <w:t xml:space="preserve"> or genetic</w:t>
      </w:r>
      <w:r w:rsidR="50EEF571">
        <w:t xml:space="preserve"> </w:t>
      </w:r>
      <w:r w:rsidR="1BB2CA28">
        <w:t>augmentation</w:t>
      </w:r>
      <w:r w:rsidR="50EEF571">
        <w:t>.</w:t>
      </w:r>
      <w:r w:rsidR="72EE41B3">
        <w:t xml:space="preserve"> However, these efforts may be logistically challenging because </w:t>
      </w:r>
      <w:r w:rsidR="72EE41B3" w:rsidRPr="3664319A">
        <w:rPr>
          <w:i/>
          <w:iCs/>
        </w:rPr>
        <w:t>P. globosa</w:t>
      </w:r>
      <w:r w:rsidR="72EE41B3">
        <w:t xml:space="preserve"> often occurs on cliff tops, ledges, and steep slopes that are difficult and potentially dangerous to access, making them important targets for </w:t>
      </w:r>
      <w:r w:rsidR="72EE41B3" w:rsidRPr="00AF06FF">
        <w:rPr>
          <w:i/>
          <w:iCs/>
        </w:rPr>
        <w:t>ex situ</w:t>
      </w:r>
      <w:r w:rsidR="72EE41B3">
        <w:t xml:space="preserve"> conservation</w:t>
      </w:r>
      <w:r w:rsidR="007C23E6">
        <w:t>, such as translocation</w:t>
      </w:r>
      <w:r w:rsidR="72EE41B3">
        <w:t>.</w:t>
      </w:r>
    </w:p>
    <w:p w14:paraId="20509250" w14:textId="2E0F7D0D" w:rsidR="00636D58" w:rsidRPr="00E938E0" w:rsidRDefault="50EEF571" w:rsidP="682E26A9">
      <w:r>
        <w:lastRenderedPageBreak/>
        <w:t>Finally, this study highlights the limit</w:t>
      </w:r>
      <w:r w:rsidR="20F0B563">
        <w:t>ation</w:t>
      </w:r>
      <w:r>
        <w:t xml:space="preserve"> of inference </w:t>
      </w:r>
      <w:r w:rsidR="261EE0D0">
        <w:t xml:space="preserve">based solely on </w:t>
      </w:r>
      <w:r>
        <w:t xml:space="preserve">neutral microsatellite </w:t>
      </w:r>
      <w:r w:rsidR="6D23DB55">
        <w:t>markers</w:t>
      </w:r>
      <w:r>
        <w:t xml:space="preserve">. </w:t>
      </w:r>
      <w:r w:rsidR="6815967C">
        <w:t xml:space="preserve">Although </w:t>
      </w:r>
      <w:r w:rsidR="1F393D66">
        <w:t>these data effectively</w:t>
      </w:r>
      <w:r>
        <w:t xml:space="preserve"> </w:t>
      </w:r>
      <w:r w:rsidR="7030522F">
        <w:t>characterize</w:t>
      </w:r>
      <w:r>
        <w:t xml:space="preserve"> genetic structure, relative diversity, </w:t>
      </w:r>
      <w:r w:rsidR="24B11B00">
        <w:t>and admixture</w:t>
      </w:r>
      <w:r>
        <w:t xml:space="preserve">, </w:t>
      </w:r>
      <w:r w:rsidR="4589D49A">
        <w:t>they do not</w:t>
      </w:r>
      <w:r>
        <w:t xml:space="preserve"> </w:t>
      </w:r>
      <w:r w:rsidR="764D597A">
        <w:t>provide insight into adaptive variation among</w:t>
      </w:r>
      <w:r>
        <w:t xml:space="preserve"> regional groups or </w:t>
      </w:r>
      <w:r w:rsidR="757F29A5">
        <w:t>the fitness consequences of</w:t>
      </w:r>
      <w:r>
        <w:t xml:space="preserve"> </w:t>
      </w:r>
      <w:r w:rsidR="1A744960">
        <w:t>genetic mixing</w:t>
      </w:r>
      <w:r w:rsidR="2519B4BE">
        <w:t xml:space="preserve"> for reintroduction</w:t>
      </w:r>
      <w:r>
        <w:t>. Th</w:t>
      </w:r>
      <w:r w:rsidR="6CA63853">
        <w:t xml:space="preserve">is </w:t>
      </w:r>
      <w:r>
        <w:t xml:space="preserve">uncertainty is </w:t>
      </w:r>
      <w:r w:rsidR="1AAC0403">
        <w:t xml:space="preserve">particularly </w:t>
      </w:r>
      <w:r w:rsidR="024828DE">
        <w:t>relevant for a</w:t>
      </w:r>
      <w:r>
        <w:t xml:space="preserve"> species </w:t>
      </w:r>
      <w:r w:rsidR="7EC89BBA">
        <w:t>in</w:t>
      </w:r>
      <w:r>
        <w:t xml:space="preserve"> which conservation decisions may involve </w:t>
      </w:r>
      <w:r w:rsidR="5AF8F278">
        <w:t>translocating</w:t>
      </w:r>
      <w:r>
        <w:t xml:space="preserve"> genotypes among historically differentiated populations. Future work integrat</w:t>
      </w:r>
      <w:r w:rsidR="58374DC1">
        <w:t>ing</w:t>
      </w:r>
      <w:r>
        <w:t xml:space="preserve"> demographic </w:t>
      </w:r>
      <w:r w:rsidR="37791B50">
        <w:t>data</w:t>
      </w:r>
      <w:r>
        <w:t xml:space="preserve">, common-garden or fitness </w:t>
      </w:r>
      <w:r w:rsidR="1DE0D1AD">
        <w:t>experiments</w:t>
      </w:r>
      <w:r>
        <w:t xml:space="preserve">, seed-bank dynamics, and genome-scale markers will </w:t>
      </w:r>
      <w:r w:rsidR="0D88012D">
        <w:t>be necessary to</w:t>
      </w:r>
      <w:r>
        <w:t xml:space="preserve"> determin</w:t>
      </w:r>
      <w:r w:rsidR="39E98EC8">
        <w:t>e</w:t>
      </w:r>
      <w:r>
        <w:t xml:space="preserve"> whether management</w:t>
      </w:r>
      <w:r w:rsidR="02A06B82">
        <w:t xml:space="preserve"> interventions</w:t>
      </w:r>
      <w:r w:rsidR="1F8761A4">
        <w:t xml:space="preserve"> and</w:t>
      </w:r>
      <w:r>
        <w:t xml:space="preserve"> </w:t>
      </w:r>
      <w:r w:rsidR="0882F5DA">
        <w:t>m</w:t>
      </w:r>
      <w:r w:rsidR="00916255">
        <w:t>u</w:t>
      </w:r>
      <w:r w:rsidR="0882F5DA">
        <w:t>lti-source conservation translocations</w:t>
      </w:r>
      <w:r>
        <w:t xml:space="preserve"> enhance </w:t>
      </w:r>
      <w:r w:rsidR="0A784E47">
        <w:t xml:space="preserve">long-persistence </w:t>
      </w:r>
      <w:r w:rsidR="7280DB9D">
        <w:t>and</w:t>
      </w:r>
      <w:r>
        <w:t xml:space="preserve"> evolutionary potential in </w:t>
      </w:r>
      <w:r w:rsidRPr="682E26A9">
        <w:rPr>
          <w:i/>
          <w:iCs/>
        </w:rPr>
        <w:t>P. globosa</w:t>
      </w:r>
      <w:r>
        <w:t>.</w:t>
      </w:r>
    </w:p>
    <w:p w14:paraId="32D206DA" w14:textId="2C6817F1" w:rsidR="005B082D" w:rsidRDefault="00636D58" w:rsidP="00F312C5">
      <w:pPr>
        <w:pStyle w:val="Heading1"/>
      </w:pPr>
      <w:r w:rsidRPr="00E938E0">
        <w:t>Acknowledgements</w:t>
      </w:r>
    </w:p>
    <w:p w14:paraId="09009EEF" w14:textId="0ACE85CB" w:rsidR="00CA2A1B" w:rsidRDefault="00636D58" w:rsidP="0082036B">
      <w:r w:rsidRPr="00E938E0">
        <w:t>Funding for this project was provided through a cooperative agreement (F19AC00621) with the US Fish and Wildlife Service. We thank Geoff Call, Caitlin Elam, Noah Dell</w:t>
      </w:r>
      <w:r w:rsidRPr="00E938E0">
        <w:lastRenderedPageBreak/>
        <w:t xml:space="preserve">, Julian Campbell, </w:t>
      </w:r>
      <w:r w:rsidR="00955925">
        <w:t>Shawn Krosnick,</w:t>
      </w:r>
      <w:r w:rsidR="00191A9C">
        <w:t xml:space="preserve"> </w:t>
      </w:r>
      <w:r w:rsidR="00191A9C" w:rsidRPr="00191A9C">
        <w:t>Scott Namestnik</w:t>
      </w:r>
      <w:r w:rsidR="00191A9C">
        <w:t>, and John Malone for assistance with funding, collection permits, and sampling.</w:t>
      </w:r>
      <w:r w:rsidRPr="00E938E0">
        <w:t xml:space="preserve"> </w:t>
      </w:r>
    </w:p>
    <w:p w14:paraId="31D553B7" w14:textId="0DF428FD" w:rsidR="00DA052D" w:rsidRDefault="00DA052D" w:rsidP="00F312C5">
      <w:pPr>
        <w:pStyle w:val="Heading1"/>
      </w:pPr>
      <w:r>
        <w:t>Data availability</w:t>
      </w:r>
    </w:p>
    <w:p w14:paraId="74EF01A3" w14:textId="7E4CD445" w:rsidR="00BE408F" w:rsidRPr="00E938E0" w:rsidRDefault="00AA6137" w:rsidP="0082036B">
      <w:r>
        <w:t xml:space="preserve">All </w:t>
      </w:r>
      <w:r w:rsidR="00352CD8">
        <w:t xml:space="preserve">raw </w:t>
      </w:r>
      <w:r>
        <w:t xml:space="preserve">data </w:t>
      </w:r>
      <w:r w:rsidR="00352CD8">
        <w:t xml:space="preserve">and analyzing scripts </w:t>
      </w:r>
      <w:r>
        <w:t>were archived</w:t>
      </w:r>
      <w:r w:rsidR="00960676">
        <w:t xml:space="preserve"> at GitHub (</w:t>
      </w:r>
      <w:r w:rsidR="00BB19B5" w:rsidRPr="00BB19B5">
        <w:rPr>
          <w:rFonts w:ascii="Arial" w:hAnsi="Arial" w:cs="Arial"/>
          <w:color w:val="4472C4" w:themeColor="accent1"/>
          <w:sz w:val="22"/>
          <w:szCs w:val="22"/>
        </w:rPr>
        <w:t>https://github.com/kuowenhsi/Physaria_SSR</w:t>
      </w:r>
      <w:r w:rsidR="00960676" w:rsidRPr="00BB19B5">
        <w:rPr>
          <w:rFonts w:ascii="Arial" w:hAnsi="Arial" w:cs="Arial"/>
          <w:color w:val="4472C4" w:themeColor="accent1"/>
          <w:sz w:val="22"/>
          <w:szCs w:val="22"/>
        </w:rPr>
        <w:t>)</w:t>
      </w:r>
      <w:r w:rsidR="00960676">
        <w:t xml:space="preserve"> and </w:t>
      </w:r>
      <w:r>
        <w:rPr>
          <w:rFonts w:hint="eastAsia"/>
        </w:rPr>
        <w:t>a</w:t>
      </w:r>
      <w:r>
        <w:t>t DRYAD (</w:t>
      </w:r>
      <w:r w:rsidR="00352CD8" w:rsidRPr="00352CD8">
        <w:rPr>
          <w:rFonts w:ascii="Arial" w:hAnsi="Arial" w:cs="Arial"/>
          <w:color w:val="4472C4" w:themeColor="accent1"/>
          <w:sz w:val="22"/>
          <w:szCs w:val="22"/>
        </w:rPr>
        <w:t>DOI: 10.5061/dryad.k98sf7mnw</w:t>
      </w:r>
      <w:r>
        <w:t>).</w:t>
      </w:r>
    </w:p>
    <w:p w14:paraId="0872619D" w14:textId="7FEC20F5" w:rsidR="00061CDF" w:rsidRDefault="00C75E3B" w:rsidP="00D01363">
      <w:pPr>
        <w:pStyle w:val="Heading1"/>
      </w:pPr>
      <w:r w:rsidRPr="00E938E0">
        <w:t>Literature cited</w:t>
      </w:r>
    </w:p>
    <w:p w14:paraId="3B42DBF5" w14:textId="77777777" w:rsidR="000827F9" w:rsidRPr="000827F9" w:rsidRDefault="00061CDF" w:rsidP="000827F9">
      <w:pPr>
        <w:pStyle w:val="EndNoteBibliography"/>
        <w:ind w:left="720" w:hanging="720"/>
        <w:rPr>
          <w:noProof/>
        </w:rPr>
      </w:pPr>
      <w:r>
        <w:fldChar w:fldCharType="begin"/>
      </w:r>
      <w:r>
        <w:instrText xml:space="preserve"> ADDIN EN.SECTION.REFLIST </w:instrText>
      </w:r>
      <w:r>
        <w:fldChar w:fldCharType="separate"/>
      </w:r>
      <w:r w:rsidR="000827F9" w:rsidRPr="000827F9">
        <w:rPr>
          <w:b/>
          <w:noProof/>
        </w:rPr>
        <w:t>2010.</w:t>
      </w:r>
      <w:r w:rsidR="000827F9" w:rsidRPr="000827F9">
        <w:rPr>
          <w:noProof/>
        </w:rPr>
        <w:t xml:space="preserve"> </w:t>
      </w:r>
      <w:r w:rsidR="000827F9" w:rsidRPr="000827F9">
        <w:rPr>
          <w:i/>
          <w:noProof/>
        </w:rPr>
        <w:t>Flora of North America</w:t>
      </w:r>
      <w:r w:rsidR="000827F9" w:rsidRPr="000827F9">
        <w:rPr>
          <w:noProof/>
        </w:rPr>
        <w:t>. New York and Oxford: Oxford University Press.</w:t>
      </w:r>
    </w:p>
    <w:p w14:paraId="058C2BF2" w14:textId="77777777" w:rsidR="000827F9" w:rsidRPr="000827F9" w:rsidRDefault="000827F9" w:rsidP="000827F9">
      <w:pPr>
        <w:pStyle w:val="EndNoteBibliography"/>
        <w:ind w:left="720" w:hanging="720"/>
        <w:rPr>
          <w:noProof/>
        </w:rPr>
      </w:pPr>
      <w:r w:rsidRPr="000827F9">
        <w:rPr>
          <w:b/>
          <w:noProof/>
        </w:rPr>
        <w:t>Aguilar-Gómez D, Yuan L, Zhang Y, Ochoa A, Culver M, Fitak RR, Onorato D, Lohmueller KE, Nielsen R. 2025.</w:t>
      </w:r>
      <w:r w:rsidRPr="000827F9">
        <w:rPr>
          <w:noProof/>
        </w:rPr>
        <w:t xml:space="preserve"> Genetic rescue of Florida panthers reduced homozygosity but did not swamp ancestral genotypes. </w:t>
      </w:r>
      <w:r w:rsidRPr="000827F9">
        <w:rPr>
          <w:i/>
          <w:noProof/>
        </w:rPr>
        <w:t>Proceedings of the National Academy of Sciences</w:t>
      </w:r>
      <w:r w:rsidRPr="000827F9">
        <w:rPr>
          <w:noProof/>
        </w:rPr>
        <w:t xml:space="preserve"> </w:t>
      </w:r>
      <w:r w:rsidRPr="000827F9">
        <w:rPr>
          <w:b/>
          <w:noProof/>
        </w:rPr>
        <w:t>122</w:t>
      </w:r>
      <w:r w:rsidRPr="000827F9">
        <w:rPr>
          <w:noProof/>
        </w:rPr>
        <w:t>(31): e2410945122.</w:t>
      </w:r>
    </w:p>
    <w:p w14:paraId="1F4170C3" w14:textId="77777777" w:rsidR="000827F9" w:rsidRPr="000827F9" w:rsidRDefault="000827F9" w:rsidP="000827F9">
      <w:pPr>
        <w:pStyle w:val="EndNoteBibliography"/>
        <w:ind w:left="720" w:hanging="720"/>
        <w:rPr>
          <w:noProof/>
        </w:rPr>
      </w:pPr>
      <w:r w:rsidRPr="000827F9">
        <w:rPr>
          <w:b/>
          <w:noProof/>
        </w:rPr>
        <w:t>Allen GC, Flores-Vergara MA, Krasynanski S, Kumar S, Thompson WF. 2006.</w:t>
      </w:r>
      <w:r w:rsidRPr="000827F9">
        <w:rPr>
          <w:noProof/>
        </w:rPr>
        <w:t xml:space="preserve"> A modified protocol for rapid DNA isolation from plant tissues using cetyltrimethylammonium bromide. </w:t>
      </w:r>
      <w:r w:rsidRPr="000827F9">
        <w:rPr>
          <w:i/>
          <w:noProof/>
        </w:rPr>
        <w:t>Nat Protoc</w:t>
      </w:r>
      <w:r w:rsidRPr="000827F9">
        <w:rPr>
          <w:noProof/>
        </w:rPr>
        <w:t xml:space="preserve"> </w:t>
      </w:r>
      <w:r w:rsidRPr="000827F9">
        <w:rPr>
          <w:b/>
          <w:noProof/>
        </w:rPr>
        <w:t>1</w:t>
      </w:r>
      <w:r w:rsidRPr="000827F9">
        <w:rPr>
          <w:noProof/>
        </w:rPr>
        <w:t>(5): 2320–2325.</w:t>
      </w:r>
    </w:p>
    <w:p w14:paraId="2057D3F7" w14:textId="77777777" w:rsidR="000827F9" w:rsidRPr="000827F9" w:rsidRDefault="000827F9" w:rsidP="000827F9">
      <w:pPr>
        <w:pStyle w:val="EndNoteBibliography"/>
        <w:ind w:left="720" w:hanging="720"/>
        <w:rPr>
          <w:noProof/>
        </w:rPr>
      </w:pPr>
      <w:r w:rsidRPr="000827F9">
        <w:rPr>
          <w:b/>
          <w:noProof/>
        </w:rPr>
        <w:t>Bell DA, Robinson ZL, Funk WC, Fitzpatrick SW, Allendorf FW, Tallmon DA, Whiteley AR. 2019.</w:t>
      </w:r>
      <w:r w:rsidRPr="000827F9">
        <w:rPr>
          <w:noProof/>
        </w:rPr>
        <w:t xml:space="preserve"> The Exciting Potential and Remaining Uncertainties of Genetic Rescue. </w:t>
      </w:r>
      <w:r w:rsidRPr="000827F9">
        <w:rPr>
          <w:i/>
          <w:noProof/>
        </w:rPr>
        <w:t>Trends in Ecology &amp; Evolution</w:t>
      </w:r>
      <w:r w:rsidRPr="000827F9">
        <w:rPr>
          <w:noProof/>
        </w:rPr>
        <w:t xml:space="preserve"> </w:t>
      </w:r>
      <w:r w:rsidRPr="000827F9">
        <w:rPr>
          <w:b/>
          <w:noProof/>
        </w:rPr>
        <w:t>34</w:t>
      </w:r>
      <w:r w:rsidRPr="000827F9">
        <w:rPr>
          <w:noProof/>
        </w:rPr>
        <w:t>(12): 1070–1079.</w:t>
      </w:r>
    </w:p>
    <w:p w14:paraId="1D5D1F9C" w14:textId="77777777" w:rsidR="000827F9" w:rsidRPr="000827F9" w:rsidRDefault="000827F9" w:rsidP="000827F9">
      <w:pPr>
        <w:pStyle w:val="EndNoteBibliography"/>
        <w:ind w:left="720" w:hanging="720"/>
        <w:rPr>
          <w:noProof/>
        </w:rPr>
      </w:pPr>
      <w:r w:rsidRPr="000827F9">
        <w:rPr>
          <w:b/>
          <w:noProof/>
        </w:rPr>
        <w:t>Boutin-Ganache I, Raposo M, Raymond M, Deschepper CF. 2001.</w:t>
      </w:r>
      <w:r w:rsidRPr="000827F9">
        <w:rPr>
          <w:noProof/>
        </w:rPr>
        <w:t xml:space="preserve"> M13-tailed primers improve the readability and usability of microsatellite analyses performed with two different allele-sizing methods. </w:t>
      </w:r>
      <w:r w:rsidRPr="000827F9">
        <w:rPr>
          <w:i/>
          <w:noProof/>
        </w:rPr>
        <w:t>BioTechniques</w:t>
      </w:r>
      <w:r w:rsidRPr="000827F9">
        <w:rPr>
          <w:noProof/>
        </w:rPr>
        <w:t xml:space="preserve"> </w:t>
      </w:r>
      <w:r w:rsidRPr="000827F9">
        <w:rPr>
          <w:b/>
          <w:noProof/>
        </w:rPr>
        <w:t>31</w:t>
      </w:r>
      <w:r w:rsidRPr="000827F9">
        <w:rPr>
          <w:noProof/>
        </w:rPr>
        <w:t>: 24–25.</w:t>
      </w:r>
    </w:p>
    <w:p w14:paraId="48D3BD37" w14:textId="77777777" w:rsidR="000827F9" w:rsidRPr="000827F9" w:rsidRDefault="000827F9" w:rsidP="000827F9">
      <w:pPr>
        <w:pStyle w:val="EndNoteBibliography"/>
        <w:ind w:left="720" w:hanging="720"/>
        <w:rPr>
          <w:noProof/>
        </w:rPr>
      </w:pPr>
      <w:r w:rsidRPr="000827F9">
        <w:rPr>
          <w:b/>
          <w:noProof/>
        </w:rPr>
        <w:t>Bucharova A. 2017.</w:t>
      </w:r>
      <w:r w:rsidRPr="000827F9">
        <w:rPr>
          <w:noProof/>
        </w:rPr>
        <w:t xml:space="preserve"> Assisted migration within species range ignores biotic interactions and lacks evidence. </w:t>
      </w:r>
      <w:r w:rsidRPr="000827F9">
        <w:rPr>
          <w:i/>
          <w:noProof/>
        </w:rPr>
        <w:t>Restoration Ecology</w:t>
      </w:r>
      <w:r w:rsidRPr="000827F9">
        <w:rPr>
          <w:noProof/>
        </w:rPr>
        <w:t xml:space="preserve"> </w:t>
      </w:r>
      <w:r w:rsidRPr="000827F9">
        <w:rPr>
          <w:b/>
          <w:noProof/>
        </w:rPr>
        <w:t>25</w:t>
      </w:r>
      <w:r w:rsidRPr="000827F9">
        <w:rPr>
          <w:noProof/>
        </w:rPr>
        <w:t>(1): 14–18.</w:t>
      </w:r>
    </w:p>
    <w:p w14:paraId="14EE8226" w14:textId="77777777" w:rsidR="000827F9" w:rsidRPr="000827F9" w:rsidRDefault="000827F9" w:rsidP="000827F9">
      <w:pPr>
        <w:pStyle w:val="EndNoteBibliography"/>
        <w:ind w:left="720" w:hanging="720"/>
        <w:rPr>
          <w:noProof/>
        </w:rPr>
      </w:pPr>
      <w:r w:rsidRPr="000827F9">
        <w:rPr>
          <w:b/>
          <w:noProof/>
        </w:rPr>
        <w:t>Chybicki IJ, Burczyk J. 2009.</w:t>
      </w:r>
      <w:r w:rsidRPr="000827F9">
        <w:rPr>
          <w:noProof/>
        </w:rPr>
        <w:t xml:space="preserve"> Simultaneous estimation of null alleles and inbreeding coefficients. </w:t>
      </w:r>
      <w:r w:rsidRPr="000827F9">
        <w:rPr>
          <w:i/>
          <w:noProof/>
        </w:rPr>
        <w:t>J Hered</w:t>
      </w:r>
      <w:r w:rsidRPr="000827F9">
        <w:rPr>
          <w:noProof/>
        </w:rPr>
        <w:t xml:space="preserve"> </w:t>
      </w:r>
      <w:r w:rsidRPr="000827F9">
        <w:rPr>
          <w:b/>
          <w:noProof/>
        </w:rPr>
        <w:t>100</w:t>
      </w:r>
      <w:r w:rsidRPr="000827F9">
        <w:rPr>
          <w:noProof/>
        </w:rPr>
        <w:t>: 106–113.</w:t>
      </w:r>
    </w:p>
    <w:p w14:paraId="43FD5008" w14:textId="77777777" w:rsidR="000827F9" w:rsidRPr="000827F9" w:rsidRDefault="000827F9" w:rsidP="000827F9">
      <w:pPr>
        <w:pStyle w:val="EndNoteBibliography"/>
        <w:ind w:left="720" w:hanging="720"/>
        <w:rPr>
          <w:noProof/>
        </w:rPr>
      </w:pPr>
      <w:r w:rsidRPr="000827F9">
        <w:rPr>
          <w:b/>
          <w:noProof/>
        </w:rPr>
        <w:t>Donat MG, Lowry AL, Alexander LV, O’Gorman PA, Maher N. 2016.</w:t>
      </w:r>
      <w:r w:rsidRPr="000827F9">
        <w:rPr>
          <w:noProof/>
        </w:rPr>
        <w:t xml:space="preserve"> More </w:t>
      </w:r>
      <w:r w:rsidRPr="000827F9">
        <w:rPr>
          <w:noProof/>
        </w:rPr>
        <w:lastRenderedPageBreak/>
        <w:t xml:space="preserve">extreme precipitation in the world’s dry and wet regions. </w:t>
      </w:r>
      <w:r w:rsidRPr="000827F9">
        <w:rPr>
          <w:i/>
          <w:noProof/>
        </w:rPr>
        <w:t>Nature Climate Change</w:t>
      </w:r>
      <w:r w:rsidRPr="000827F9">
        <w:rPr>
          <w:noProof/>
        </w:rPr>
        <w:t xml:space="preserve"> </w:t>
      </w:r>
      <w:r w:rsidRPr="000827F9">
        <w:rPr>
          <w:b/>
          <w:noProof/>
        </w:rPr>
        <w:t>6</w:t>
      </w:r>
      <w:r w:rsidRPr="000827F9">
        <w:rPr>
          <w:noProof/>
        </w:rPr>
        <w:t>(5): 508–513.</w:t>
      </w:r>
    </w:p>
    <w:p w14:paraId="3D99BEEB" w14:textId="77777777" w:rsidR="000827F9" w:rsidRPr="000827F9" w:rsidRDefault="000827F9" w:rsidP="000827F9">
      <w:pPr>
        <w:pStyle w:val="EndNoteBibliography"/>
        <w:ind w:left="720" w:hanging="720"/>
        <w:rPr>
          <w:noProof/>
        </w:rPr>
      </w:pPr>
      <w:r w:rsidRPr="000827F9">
        <w:rPr>
          <w:b/>
          <w:noProof/>
        </w:rPr>
        <w:t>Dussex N, Morales HE, Grossen C, Dalen L, van Oosterhout C. 2023.</w:t>
      </w:r>
      <w:r w:rsidRPr="000827F9">
        <w:rPr>
          <w:noProof/>
        </w:rPr>
        <w:t xml:space="preserve"> Purging and accumulation of genetic load in conservation. </w:t>
      </w:r>
      <w:r w:rsidRPr="000827F9">
        <w:rPr>
          <w:i/>
          <w:noProof/>
        </w:rPr>
        <w:t>Trends Ecol Evol</w:t>
      </w:r>
      <w:r w:rsidRPr="000827F9">
        <w:rPr>
          <w:noProof/>
        </w:rPr>
        <w:t xml:space="preserve"> </w:t>
      </w:r>
      <w:r w:rsidRPr="000827F9">
        <w:rPr>
          <w:b/>
          <w:noProof/>
        </w:rPr>
        <w:t>38</w:t>
      </w:r>
      <w:r w:rsidRPr="000827F9">
        <w:rPr>
          <w:noProof/>
        </w:rPr>
        <w:t>(10): 961–969.</w:t>
      </w:r>
    </w:p>
    <w:p w14:paraId="3FD67B3D" w14:textId="77777777" w:rsidR="000827F9" w:rsidRPr="000827F9" w:rsidRDefault="000827F9" w:rsidP="000827F9">
      <w:pPr>
        <w:pStyle w:val="EndNoteBibliography"/>
        <w:ind w:left="720" w:hanging="720"/>
        <w:rPr>
          <w:noProof/>
        </w:rPr>
      </w:pPr>
      <w:r w:rsidRPr="000827F9">
        <w:rPr>
          <w:b/>
          <w:noProof/>
        </w:rPr>
        <w:t>Earl DA, vonHoldt BM. 2012.</w:t>
      </w:r>
      <w:r w:rsidRPr="000827F9">
        <w:rPr>
          <w:noProof/>
        </w:rPr>
        <w:t xml:space="preserve"> STRUCTURE HARVESTER: a website and program for visualizing STRUCTURE output and implementing the Evanno method. </w:t>
      </w:r>
      <w:r w:rsidRPr="000827F9">
        <w:rPr>
          <w:i/>
          <w:noProof/>
        </w:rPr>
        <w:t>Conservation Genetics Resources</w:t>
      </w:r>
      <w:r w:rsidRPr="000827F9">
        <w:rPr>
          <w:noProof/>
        </w:rPr>
        <w:t xml:space="preserve"> </w:t>
      </w:r>
      <w:r w:rsidRPr="000827F9">
        <w:rPr>
          <w:b/>
          <w:noProof/>
        </w:rPr>
        <w:t>4</w:t>
      </w:r>
      <w:r w:rsidRPr="000827F9">
        <w:rPr>
          <w:noProof/>
        </w:rPr>
        <w:t>(2): 359–361.</w:t>
      </w:r>
    </w:p>
    <w:p w14:paraId="2E8D6586" w14:textId="77777777" w:rsidR="000827F9" w:rsidRPr="000827F9" w:rsidRDefault="000827F9" w:rsidP="000827F9">
      <w:pPr>
        <w:pStyle w:val="EndNoteBibliography"/>
        <w:ind w:left="720" w:hanging="720"/>
        <w:rPr>
          <w:noProof/>
        </w:rPr>
      </w:pPr>
      <w:r w:rsidRPr="000827F9">
        <w:rPr>
          <w:b/>
          <w:noProof/>
        </w:rPr>
        <w:t>Edwards CE, Bassüner B, David AS, Dell N, Foye CJ, Herron S, Koontz S, Peterson C, Smith SA, Weekley CW, et al. 2025.</w:t>
      </w:r>
      <w:r w:rsidRPr="000827F9">
        <w:rPr>
          <w:noProof/>
        </w:rPr>
        <w:t xml:space="preserve"> Parentage analysis of conservation translocations in the endangered, self-incompatible shrub Pseudoziziphus celata reveals reproductive constraints, variable survival and a case for genetics-driven conservation. </w:t>
      </w:r>
      <w:r w:rsidRPr="000827F9">
        <w:rPr>
          <w:i/>
          <w:noProof/>
        </w:rPr>
        <w:t>Annals of Botany</w:t>
      </w:r>
      <w:r w:rsidRPr="000827F9">
        <w:rPr>
          <w:noProof/>
        </w:rPr>
        <w:t>.</w:t>
      </w:r>
    </w:p>
    <w:p w14:paraId="4F261370" w14:textId="77777777" w:rsidR="000827F9" w:rsidRPr="000827F9" w:rsidRDefault="000827F9" w:rsidP="000827F9">
      <w:pPr>
        <w:pStyle w:val="EndNoteBibliography"/>
        <w:ind w:left="720" w:hanging="720"/>
        <w:rPr>
          <w:noProof/>
        </w:rPr>
      </w:pPr>
      <w:r w:rsidRPr="000827F9">
        <w:rPr>
          <w:b/>
          <w:noProof/>
        </w:rPr>
        <w:t>Edwards CE, Tessier BC, Swift JF, Bassüner B, Linan AG, Albrecht MA, Yatskievych GA. 2021.</w:t>
      </w:r>
      <w:r w:rsidRPr="000827F9">
        <w:rPr>
          <w:noProof/>
        </w:rPr>
        <w:t xml:space="preserve"> Conservation genetics of the threatened plant species Physaria filiformis (Missouri bladderpod) reveals strong genetic structure and a possible cryptic species. </w:t>
      </w:r>
      <w:r w:rsidRPr="000827F9">
        <w:rPr>
          <w:i/>
          <w:noProof/>
        </w:rPr>
        <w:t>PLoS One</w:t>
      </w:r>
      <w:r w:rsidRPr="000827F9">
        <w:rPr>
          <w:noProof/>
        </w:rPr>
        <w:t xml:space="preserve"> </w:t>
      </w:r>
      <w:r w:rsidRPr="000827F9">
        <w:rPr>
          <w:b/>
          <w:noProof/>
        </w:rPr>
        <w:t>16</w:t>
      </w:r>
      <w:r w:rsidRPr="000827F9">
        <w:rPr>
          <w:noProof/>
        </w:rPr>
        <w:t>: e0247586.</w:t>
      </w:r>
    </w:p>
    <w:p w14:paraId="485CE782" w14:textId="77777777" w:rsidR="000827F9" w:rsidRPr="000827F9" w:rsidRDefault="000827F9" w:rsidP="000827F9">
      <w:pPr>
        <w:pStyle w:val="EndNoteBibliography"/>
        <w:ind w:left="720" w:hanging="720"/>
        <w:rPr>
          <w:noProof/>
        </w:rPr>
      </w:pPr>
      <w:r w:rsidRPr="000827F9">
        <w:rPr>
          <w:b/>
          <w:noProof/>
        </w:rPr>
        <w:t>Elberling H. 2000.</w:t>
      </w:r>
      <w:r w:rsidRPr="000827F9">
        <w:rPr>
          <w:noProof/>
        </w:rPr>
        <w:t xml:space="preserve"> Spatial pattern of Lesquerella arctica: effects of seed bank and desiccation cracks. </w:t>
      </w:r>
      <w:r w:rsidRPr="000827F9">
        <w:rPr>
          <w:i/>
          <w:noProof/>
        </w:rPr>
        <w:t>Ecoscience</w:t>
      </w:r>
      <w:r w:rsidRPr="000827F9">
        <w:rPr>
          <w:noProof/>
        </w:rPr>
        <w:t xml:space="preserve"> </w:t>
      </w:r>
      <w:r w:rsidRPr="000827F9">
        <w:rPr>
          <w:b/>
          <w:noProof/>
        </w:rPr>
        <w:t>7</w:t>
      </w:r>
      <w:r w:rsidRPr="000827F9">
        <w:rPr>
          <w:noProof/>
        </w:rPr>
        <w:t>: 86–91.</w:t>
      </w:r>
    </w:p>
    <w:p w14:paraId="30A11764" w14:textId="77777777" w:rsidR="000827F9" w:rsidRPr="000827F9" w:rsidRDefault="000827F9" w:rsidP="000827F9">
      <w:pPr>
        <w:pStyle w:val="EndNoteBibliography"/>
        <w:ind w:left="720" w:hanging="720"/>
        <w:rPr>
          <w:noProof/>
        </w:rPr>
      </w:pPr>
      <w:r w:rsidRPr="000827F9">
        <w:rPr>
          <w:b/>
          <w:noProof/>
        </w:rPr>
        <w:t>Faircloth BC. 2008.</w:t>
      </w:r>
      <w:r w:rsidRPr="000827F9">
        <w:rPr>
          <w:noProof/>
        </w:rPr>
        <w:t xml:space="preserve"> MSATCOMMANDER: detection of microsatellite repeat arrays and automated, locus-specific primer design. </w:t>
      </w:r>
      <w:r w:rsidRPr="000827F9">
        <w:rPr>
          <w:i/>
          <w:noProof/>
        </w:rPr>
        <w:t>Mol Ecol Res</w:t>
      </w:r>
      <w:r w:rsidRPr="000827F9">
        <w:rPr>
          <w:noProof/>
        </w:rPr>
        <w:t xml:space="preserve"> </w:t>
      </w:r>
      <w:r w:rsidRPr="000827F9">
        <w:rPr>
          <w:b/>
          <w:noProof/>
        </w:rPr>
        <w:t>8</w:t>
      </w:r>
      <w:r w:rsidRPr="000827F9">
        <w:rPr>
          <w:noProof/>
        </w:rPr>
        <w:t>: 92–94.</w:t>
      </w:r>
    </w:p>
    <w:p w14:paraId="04A5AE10" w14:textId="77777777" w:rsidR="000827F9" w:rsidRPr="000827F9" w:rsidRDefault="000827F9" w:rsidP="000827F9">
      <w:pPr>
        <w:pStyle w:val="EndNoteBibliography"/>
        <w:ind w:left="720" w:hanging="720"/>
        <w:rPr>
          <w:noProof/>
        </w:rPr>
      </w:pPr>
      <w:r w:rsidRPr="000827F9">
        <w:rPr>
          <w:b/>
          <w:noProof/>
        </w:rPr>
        <w:t>Frankham R. 2015.</w:t>
      </w:r>
      <w:r w:rsidRPr="000827F9">
        <w:rPr>
          <w:noProof/>
        </w:rPr>
        <w:t xml:space="preserve"> Genetic rescue of small inbred populations: meta-analysis reveals large and cons</w:t>
      </w:r>
      <w:r w:rsidRPr="000827F9">
        <w:rPr>
          <w:noProof/>
        </w:rPr>
        <w:lastRenderedPageBreak/>
        <w:t xml:space="preserve">istent benefits of gene flow. </w:t>
      </w:r>
      <w:r w:rsidRPr="000827F9">
        <w:rPr>
          <w:i/>
          <w:noProof/>
        </w:rPr>
        <w:t>Molecular Ecology</w:t>
      </w:r>
      <w:r w:rsidRPr="000827F9">
        <w:rPr>
          <w:noProof/>
        </w:rPr>
        <w:t xml:space="preserve"> </w:t>
      </w:r>
      <w:r w:rsidRPr="000827F9">
        <w:rPr>
          <w:b/>
          <w:noProof/>
        </w:rPr>
        <w:t>24</w:t>
      </w:r>
      <w:r w:rsidRPr="000827F9">
        <w:rPr>
          <w:noProof/>
        </w:rPr>
        <w:t>(11): 2610–2618.</w:t>
      </w:r>
    </w:p>
    <w:p w14:paraId="75AAA900" w14:textId="77777777" w:rsidR="000827F9" w:rsidRPr="000827F9" w:rsidRDefault="000827F9" w:rsidP="000827F9">
      <w:pPr>
        <w:pStyle w:val="EndNoteBibliography"/>
        <w:ind w:left="720" w:hanging="720"/>
        <w:rPr>
          <w:noProof/>
        </w:rPr>
      </w:pPr>
      <w:r w:rsidRPr="000827F9">
        <w:rPr>
          <w:b/>
          <w:noProof/>
        </w:rPr>
        <w:t>Fraser DJ, Bernatchez L. 2001.</w:t>
      </w:r>
      <w:r w:rsidRPr="000827F9">
        <w:rPr>
          <w:noProof/>
        </w:rPr>
        <w:t xml:space="preserve"> Adaptive evolutionary conservation: towards a unified concept for defining conservation units. </w:t>
      </w:r>
      <w:r w:rsidRPr="000827F9">
        <w:rPr>
          <w:i/>
          <w:noProof/>
        </w:rPr>
        <w:t>Molecular Ecology</w:t>
      </w:r>
      <w:r w:rsidRPr="000827F9">
        <w:rPr>
          <w:noProof/>
        </w:rPr>
        <w:t xml:space="preserve"> </w:t>
      </w:r>
      <w:r w:rsidRPr="000827F9">
        <w:rPr>
          <w:b/>
          <w:noProof/>
        </w:rPr>
        <w:t>10</w:t>
      </w:r>
      <w:r w:rsidRPr="000827F9">
        <w:rPr>
          <w:noProof/>
        </w:rPr>
        <w:t>(12): 2741–2752.</w:t>
      </w:r>
    </w:p>
    <w:p w14:paraId="14EA319C" w14:textId="77777777" w:rsidR="000827F9" w:rsidRPr="000827F9" w:rsidRDefault="000827F9" w:rsidP="000827F9">
      <w:pPr>
        <w:pStyle w:val="EndNoteBibliography"/>
        <w:ind w:left="720" w:hanging="720"/>
        <w:rPr>
          <w:noProof/>
        </w:rPr>
      </w:pPr>
      <w:r w:rsidRPr="000827F9">
        <w:rPr>
          <w:b/>
          <w:noProof/>
        </w:rPr>
        <w:t>Fuentes-Soriano S, Al-Shehbaz I. 2013.</w:t>
      </w:r>
      <w:r w:rsidRPr="000827F9">
        <w:rPr>
          <w:noProof/>
        </w:rPr>
        <w:t xml:space="preserve"> Phylogenetic Relationships of Mustards with Multiaperturate Pollen (Physarieae, Brassicaceae) based on the Plastid &lt;I&gt;ndhF&lt;/I&gt; gene: Implications for Morphological Diversification. </w:t>
      </w:r>
      <w:r w:rsidRPr="000827F9">
        <w:rPr>
          <w:i/>
          <w:noProof/>
        </w:rPr>
        <w:t>Systematic Botany</w:t>
      </w:r>
      <w:r w:rsidRPr="000827F9">
        <w:rPr>
          <w:noProof/>
        </w:rPr>
        <w:t xml:space="preserve"> </w:t>
      </w:r>
      <w:r w:rsidRPr="000827F9">
        <w:rPr>
          <w:b/>
          <w:noProof/>
        </w:rPr>
        <w:t>38</w:t>
      </w:r>
      <w:r w:rsidRPr="000827F9">
        <w:rPr>
          <w:noProof/>
        </w:rPr>
        <w:t>(1): 178–191.</w:t>
      </w:r>
    </w:p>
    <w:p w14:paraId="77401BD7" w14:textId="77777777" w:rsidR="000827F9" w:rsidRPr="000827F9" w:rsidRDefault="000827F9" w:rsidP="000827F9">
      <w:pPr>
        <w:pStyle w:val="EndNoteBibliography"/>
        <w:ind w:left="720" w:hanging="720"/>
        <w:rPr>
          <w:noProof/>
        </w:rPr>
      </w:pPr>
      <w:r w:rsidRPr="000827F9">
        <w:rPr>
          <w:b/>
          <w:noProof/>
        </w:rPr>
        <w:t>Fuentes-Soriano S, Kellogg EA. 2021.</w:t>
      </w:r>
      <w:r w:rsidRPr="000827F9">
        <w:rPr>
          <w:noProof/>
        </w:rPr>
        <w:t xml:space="preserve"> Molecular Systematics of Tribe Physarieae (Brassicaceae) Based on Nuclear ITS, LUMINIDEPENDENS, and Chloroplast ndhF. </w:t>
      </w:r>
      <w:r w:rsidRPr="000827F9">
        <w:rPr>
          <w:i/>
          <w:noProof/>
        </w:rPr>
        <w:t>Systematic Botany</w:t>
      </w:r>
      <w:r w:rsidRPr="000827F9">
        <w:rPr>
          <w:noProof/>
        </w:rPr>
        <w:t xml:space="preserve"> </w:t>
      </w:r>
      <w:r w:rsidRPr="000827F9">
        <w:rPr>
          <w:b/>
          <w:noProof/>
        </w:rPr>
        <w:t>46</w:t>
      </w:r>
      <w:r w:rsidRPr="000827F9">
        <w:rPr>
          <w:noProof/>
        </w:rPr>
        <w:t>(3): 611–627.</w:t>
      </w:r>
    </w:p>
    <w:p w14:paraId="2BF5928D" w14:textId="77777777" w:rsidR="000827F9" w:rsidRPr="000827F9" w:rsidRDefault="000827F9" w:rsidP="000827F9">
      <w:pPr>
        <w:pStyle w:val="EndNoteBibliography"/>
        <w:ind w:left="720" w:hanging="720"/>
        <w:rPr>
          <w:noProof/>
        </w:rPr>
      </w:pPr>
      <w:r w:rsidRPr="000827F9">
        <w:rPr>
          <w:b/>
          <w:noProof/>
        </w:rPr>
        <w:t>Gaitán-Espitia JD, Hobday AJ. 2021.</w:t>
      </w:r>
      <w:r w:rsidRPr="000827F9">
        <w:rPr>
          <w:noProof/>
        </w:rPr>
        <w:t xml:space="preserve"> Evolutionary principles and genetic considerations for guiding conservation interventions under climate change. </w:t>
      </w:r>
      <w:r w:rsidRPr="000827F9">
        <w:rPr>
          <w:i/>
          <w:noProof/>
        </w:rPr>
        <w:t>Global Change Biology</w:t>
      </w:r>
      <w:r w:rsidRPr="000827F9">
        <w:rPr>
          <w:noProof/>
        </w:rPr>
        <w:t xml:space="preserve"> </w:t>
      </w:r>
      <w:r w:rsidRPr="000827F9">
        <w:rPr>
          <w:b/>
          <w:noProof/>
        </w:rPr>
        <w:t>27</w:t>
      </w:r>
      <w:r w:rsidRPr="000827F9">
        <w:rPr>
          <w:noProof/>
        </w:rPr>
        <w:t>(3): 475–488.</w:t>
      </w:r>
    </w:p>
    <w:p w14:paraId="36434518" w14:textId="77777777" w:rsidR="000827F9" w:rsidRPr="000827F9" w:rsidRDefault="000827F9" w:rsidP="000827F9">
      <w:pPr>
        <w:pStyle w:val="EndNoteBibliography"/>
        <w:ind w:left="720" w:hanging="720"/>
        <w:rPr>
          <w:noProof/>
        </w:rPr>
      </w:pPr>
      <w:r w:rsidRPr="000827F9">
        <w:rPr>
          <w:b/>
          <w:noProof/>
        </w:rPr>
        <w:t>Gassert F, Venter O, Watson JEM, Brumby SP, Mazzariello JC, Atkinson SC, Hyde S. 2023.</w:t>
      </w:r>
      <w:r w:rsidRPr="000827F9">
        <w:rPr>
          <w:noProof/>
        </w:rPr>
        <w:t xml:space="preserve"> An operational approach to near real time global high resolution mapping of the terrestrial Human Footprint. </w:t>
      </w:r>
      <w:r w:rsidRPr="000827F9">
        <w:rPr>
          <w:i/>
          <w:noProof/>
        </w:rPr>
        <w:t>Frontiers in Remote Sensing</w:t>
      </w:r>
      <w:r w:rsidRPr="000827F9">
        <w:rPr>
          <w:noProof/>
        </w:rPr>
        <w:t xml:space="preserve"> </w:t>
      </w:r>
      <w:r w:rsidRPr="000827F9">
        <w:rPr>
          <w:b/>
          <w:noProof/>
        </w:rPr>
        <w:t>Volume 4 - 2023</w:t>
      </w:r>
      <w:r w:rsidRPr="000827F9">
        <w:rPr>
          <w:noProof/>
        </w:rPr>
        <w:t>.</w:t>
      </w:r>
    </w:p>
    <w:p w14:paraId="1D0F818F" w14:textId="77777777" w:rsidR="000827F9" w:rsidRPr="000827F9" w:rsidRDefault="000827F9" w:rsidP="000827F9">
      <w:pPr>
        <w:pStyle w:val="EndNoteBibliography"/>
        <w:ind w:left="720" w:hanging="720"/>
        <w:rPr>
          <w:noProof/>
        </w:rPr>
      </w:pPr>
      <w:r w:rsidRPr="000827F9">
        <w:rPr>
          <w:b/>
          <w:noProof/>
        </w:rPr>
        <w:t>Hicks JA. 2023.</w:t>
      </w:r>
      <w:r w:rsidRPr="000827F9">
        <w:rPr>
          <w:noProof/>
        </w:rPr>
        <w:t xml:space="preserve"> A Brief History of the Tennessee Central Railway Company.</w:t>
      </w:r>
    </w:p>
    <w:p w14:paraId="0D928214" w14:textId="77777777" w:rsidR="000827F9" w:rsidRPr="000827F9" w:rsidRDefault="000827F9" w:rsidP="000827F9">
      <w:pPr>
        <w:pStyle w:val="EndNoteBibliography"/>
        <w:ind w:left="720" w:hanging="720"/>
        <w:rPr>
          <w:noProof/>
        </w:rPr>
      </w:pPr>
      <w:r w:rsidRPr="000827F9">
        <w:rPr>
          <w:b/>
          <w:noProof/>
        </w:rPr>
        <w:t>Hoelzel AR, Bruford MW, Fleischer RC. 2019.</w:t>
      </w:r>
      <w:r w:rsidRPr="000827F9">
        <w:rPr>
          <w:noProof/>
        </w:rPr>
        <w:t xml:space="preserve"> Conservation of adaptive potential and functional diversity. </w:t>
      </w:r>
      <w:r w:rsidRPr="000827F9">
        <w:rPr>
          <w:i/>
          <w:noProof/>
        </w:rPr>
        <w:t>Conservation Genetics</w:t>
      </w:r>
      <w:r w:rsidRPr="000827F9">
        <w:rPr>
          <w:noProof/>
        </w:rPr>
        <w:t xml:space="preserve"> </w:t>
      </w:r>
      <w:r w:rsidRPr="000827F9">
        <w:rPr>
          <w:b/>
          <w:noProof/>
        </w:rPr>
        <w:t>20</w:t>
      </w:r>
      <w:r w:rsidRPr="000827F9">
        <w:rPr>
          <w:noProof/>
        </w:rPr>
        <w:t>(1): 1–5.</w:t>
      </w:r>
    </w:p>
    <w:p w14:paraId="3CB3DDEE" w14:textId="77777777" w:rsidR="000827F9" w:rsidRPr="000827F9" w:rsidRDefault="000827F9" w:rsidP="000827F9">
      <w:pPr>
        <w:pStyle w:val="EndNoteBibliography"/>
        <w:ind w:left="720" w:hanging="720"/>
        <w:rPr>
          <w:noProof/>
        </w:rPr>
      </w:pPr>
      <w:r w:rsidRPr="000827F9">
        <w:rPr>
          <w:b/>
          <w:noProof/>
        </w:rPr>
        <w:t>Hufford KM, Mazer SJ. 2003.</w:t>
      </w:r>
      <w:r w:rsidRPr="000827F9">
        <w:rPr>
          <w:noProof/>
        </w:rPr>
        <w:t xml:space="preserve"> Plant ecotypes: genetic differentiation in the age of ecological restoration. </w:t>
      </w:r>
      <w:r w:rsidRPr="000827F9">
        <w:rPr>
          <w:i/>
          <w:noProof/>
        </w:rPr>
        <w:t>Trends in Ecology &amp; Evolution</w:t>
      </w:r>
      <w:r w:rsidRPr="000827F9">
        <w:rPr>
          <w:noProof/>
        </w:rPr>
        <w:t xml:space="preserve"> </w:t>
      </w:r>
      <w:r w:rsidRPr="000827F9">
        <w:rPr>
          <w:b/>
          <w:noProof/>
        </w:rPr>
        <w:t>18</w:t>
      </w:r>
      <w:r w:rsidRPr="000827F9">
        <w:rPr>
          <w:noProof/>
        </w:rPr>
        <w:t>(3): 147–155.</w:t>
      </w:r>
    </w:p>
    <w:p w14:paraId="0719247C" w14:textId="77777777" w:rsidR="000827F9" w:rsidRPr="000827F9" w:rsidRDefault="000827F9" w:rsidP="000827F9">
      <w:pPr>
        <w:pStyle w:val="EndNoteBibliography"/>
        <w:ind w:left="720" w:hanging="720"/>
        <w:rPr>
          <w:noProof/>
        </w:rPr>
      </w:pPr>
      <w:r w:rsidRPr="000827F9">
        <w:rPr>
          <w:b/>
          <w:noProof/>
        </w:rPr>
        <w:t>Jombart T. 2008.</w:t>
      </w:r>
      <w:r w:rsidRPr="000827F9">
        <w:rPr>
          <w:noProof/>
        </w:rPr>
        <w:t xml:space="preserve"> adegenet: a R package for the multivariate analysis of genetic markers. </w:t>
      </w:r>
      <w:r w:rsidRPr="000827F9">
        <w:rPr>
          <w:i/>
          <w:noProof/>
        </w:rPr>
        <w:t>Bioinformatics</w:t>
      </w:r>
      <w:r w:rsidRPr="000827F9">
        <w:rPr>
          <w:noProof/>
        </w:rPr>
        <w:t xml:space="preserve"> </w:t>
      </w:r>
      <w:r w:rsidRPr="000827F9">
        <w:rPr>
          <w:b/>
          <w:noProof/>
        </w:rPr>
        <w:t>24</w:t>
      </w:r>
      <w:r w:rsidRPr="000827F9">
        <w:rPr>
          <w:noProof/>
        </w:rPr>
        <w:t>: 1403–1405.</w:t>
      </w:r>
    </w:p>
    <w:p w14:paraId="7BA40EAF" w14:textId="77777777" w:rsidR="000827F9" w:rsidRPr="000827F9" w:rsidRDefault="000827F9" w:rsidP="000827F9">
      <w:pPr>
        <w:pStyle w:val="EndNoteBibliography"/>
        <w:ind w:left="720" w:hanging="720"/>
        <w:rPr>
          <w:noProof/>
        </w:rPr>
      </w:pPr>
      <w:r w:rsidRPr="000827F9">
        <w:rPr>
          <w:b/>
          <w:noProof/>
        </w:rPr>
        <w:t>Kalinowski ST. 2005.</w:t>
      </w:r>
      <w:r w:rsidRPr="000827F9">
        <w:rPr>
          <w:noProof/>
        </w:rPr>
        <w:t xml:space="preserve"> hp-rare 1.0: a computer program for perform</w:t>
      </w:r>
      <w:r w:rsidRPr="000827F9">
        <w:rPr>
          <w:noProof/>
        </w:rPr>
        <w:lastRenderedPageBreak/>
        <w:t xml:space="preserve">ing rarefaction on measures of allelic richness. </w:t>
      </w:r>
      <w:r w:rsidRPr="000827F9">
        <w:rPr>
          <w:i/>
          <w:noProof/>
        </w:rPr>
        <w:t>Mol Ecol Notes</w:t>
      </w:r>
      <w:r w:rsidRPr="000827F9">
        <w:rPr>
          <w:noProof/>
        </w:rPr>
        <w:t xml:space="preserve"> </w:t>
      </w:r>
      <w:r w:rsidRPr="000827F9">
        <w:rPr>
          <w:b/>
          <w:noProof/>
        </w:rPr>
        <w:t>5</w:t>
      </w:r>
      <w:r w:rsidRPr="000827F9">
        <w:rPr>
          <w:noProof/>
        </w:rPr>
        <w:t>: 187–189.</w:t>
      </w:r>
    </w:p>
    <w:p w14:paraId="747F16FA" w14:textId="77777777" w:rsidR="000827F9" w:rsidRPr="000827F9" w:rsidRDefault="000827F9" w:rsidP="000827F9">
      <w:pPr>
        <w:pStyle w:val="EndNoteBibliography"/>
        <w:ind w:left="720" w:hanging="720"/>
        <w:rPr>
          <w:noProof/>
        </w:rPr>
      </w:pPr>
      <w:r w:rsidRPr="000827F9">
        <w:rPr>
          <w:b/>
          <w:noProof/>
        </w:rPr>
        <w:t>Kallison ER, Hettihewa B, Mashburn B, O'Kane SL, Jr., Albrecht MA, Edwards CE. 2026.</w:t>
      </w:r>
      <w:r w:rsidRPr="000827F9">
        <w:rPr>
          <w:noProof/>
        </w:rPr>
        <w:t xml:space="preserve"> Morphological and Phylogenomic Analyses Support the Recognition of a Cryptic New Species of Physaria (Brassicaceae)  Endemic to the Ouachita Mountains of Arkansas, USA. </w:t>
      </w:r>
      <w:r w:rsidRPr="000827F9">
        <w:rPr>
          <w:i/>
          <w:noProof/>
        </w:rPr>
        <w:t>Systematic Botany</w:t>
      </w:r>
      <w:r w:rsidRPr="000827F9">
        <w:rPr>
          <w:noProof/>
        </w:rPr>
        <w:t>.</w:t>
      </w:r>
    </w:p>
    <w:p w14:paraId="6022C36D" w14:textId="77777777" w:rsidR="000827F9" w:rsidRPr="000827F9" w:rsidRDefault="000827F9" w:rsidP="000827F9">
      <w:pPr>
        <w:pStyle w:val="EndNoteBibliography"/>
        <w:ind w:left="720" w:hanging="720"/>
        <w:rPr>
          <w:noProof/>
        </w:rPr>
      </w:pPr>
      <w:r w:rsidRPr="000827F9">
        <w:rPr>
          <w:b/>
          <w:noProof/>
        </w:rPr>
        <w:t>Krosnick SE, Thacker JH, Mattingly HT, Call GP, Maynord SC, Adams DS, Wheeler K. 2022.</w:t>
      </w:r>
      <w:r w:rsidRPr="000827F9">
        <w:rPr>
          <w:noProof/>
        </w:rPr>
        <w:t xml:space="preserve"> Ecological Correlates of Reproductive Output in a Tennessee Population of Short's Bladderpod, Physaria globosa (Brassicaceae). </w:t>
      </w:r>
      <w:r w:rsidRPr="000827F9">
        <w:rPr>
          <w:i/>
          <w:noProof/>
        </w:rPr>
        <w:t>Castanea</w:t>
      </w:r>
      <w:r w:rsidRPr="000827F9">
        <w:rPr>
          <w:noProof/>
        </w:rPr>
        <w:t xml:space="preserve"> </w:t>
      </w:r>
      <w:r w:rsidRPr="000827F9">
        <w:rPr>
          <w:b/>
          <w:noProof/>
        </w:rPr>
        <w:t>87</w:t>
      </w:r>
      <w:r w:rsidRPr="000827F9">
        <w:rPr>
          <w:noProof/>
        </w:rPr>
        <w:t>: 20–38.</w:t>
      </w:r>
    </w:p>
    <w:p w14:paraId="1FDA90A0" w14:textId="77777777" w:rsidR="000827F9" w:rsidRPr="000827F9" w:rsidRDefault="000827F9" w:rsidP="000827F9">
      <w:pPr>
        <w:pStyle w:val="EndNoteBibliography"/>
        <w:ind w:left="720" w:hanging="720"/>
        <w:rPr>
          <w:noProof/>
        </w:rPr>
      </w:pPr>
      <w:r w:rsidRPr="000827F9">
        <w:rPr>
          <w:b/>
          <w:noProof/>
        </w:rPr>
        <w:t>Linan AG, Gereau RE, Sucher R, Mashimba FH, Bassuner B, Wyatt A, Edwards CE. 2024.</w:t>
      </w:r>
      <w:r w:rsidRPr="000827F9">
        <w:rPr>
          <w:noProof/>
        </w:rPr>
        <w:t xml:space="preserve"> Capturing and managing genetic diversity in ex situ collections of threatened tropical trees: A case study in Karomia gigas. </w:t>
      </w:r>
      <w:r w:rsidRPr="000827F9">
        <w:rPr>
          <w:i/>
          <w:noProof/>
        </w:rPr>
        <w:t>Applications in Plant Sciences</w:t>
      </w:r>
      <w:r w:rsidRPr="000827F9">
        <w:rPr>
          <w:noProof/>
        </w:rPr>
        <w:t xml:space="preserve"> </w:t>
      </w:r>
      <w:r w:rsidRPr="000827F9">
        <w:rPr>
          <w:b/>
          <w:noProof/>
        </w:rPr>
        <w:t>12</w:t>
      </w:r>
      <w:r w:rsidRPr="000827F9">
        <w:rPr>
          <w:noProof/>
        </w:rPr>
        <w:t>(3): e11589.</w:t>
      </w:r>
    </w:p>
    <w:p w14:paraId="3D345363" w14:textId="77777777" w:rsidR="000827F9" w:rsidRPr="000827F9" w:rsidRDefault="000827F9" w:rsidP="000827F9">
      <w:pPr>
        <w:pStyle w:val="EndNoteBibliography"/>
        <w:ind w:left="720" w:hanging="720"/>
        <w:rPr>
          <w:noProof/>
        </w:rPr>
      </w:pPr>
      <w:r w:rsidRPr="000827F9">
        <w:rPr>
          <w:b/>
          <w:noProof/>
        </w:rPr>
        <w:t>Long Q, Albrecht M, Call G, Region S. 2021.</w:t>
      </w:r>
      <w:r w:rsidRPr="000827F9">
        <w:rPr>
          <w:noProof/>
        </w:rPr>
        <w:t xml:space="preserve"> Recovery Implementation Strategy for Short’s Bladderpod (Physaria globosa).</w:t>
      </w:r>
    </w:p>
    <w:p w14:paraId="36379E6D" w14:textId="77777777" w:rsidR="000827F9" w:rsidRPr="000827F9" w:rsidRDefault="000827F9" w:rsidP="000827F9">
      <w:pPr>
        <w:pStyle w:val="EndNoteBibliography"/>
        <w:ind w:left="720" w:hanging="720"/>
        <w:rPr>
          <w:noProof/>
        </w:rPr>
      </w:pPr>
      <w:r w:rsidRPr="000827F9">
        <w:rPr>
          <w:b/>
          <w:noProof/>
        </w:rPr>
        <w:t>MacDonald ZG, Dupuis JR, Glasier JRN, Sissons R, Moehrenschlager A, Shaffer HB, Sperling FAH. 2025.</w:t>
      </w:r>
      <w:r w:rsidRPr="000827F9">
        <w:rPr>
          <w:noProof/>
        </w:rPr>
        <w:t xml:space="preserve"> Whole-Genome Evaluation of Genetic Rescue: The Case of a Curiously Isolated and Endangered Butterfly. </w:t>
      </w:r>
      <w:r w:rsidRPr="000827F9">
        <w:rPr>
          <w:i/>
          <w:noProof/>
        </w:rPr>
        <w:t>Molecular Ecology</w:t>
      </w:r>
      <w:r w:rsidRPr="000827F9">
        <w:rPr>
          <w:noProof/>
        </w:rPr>
        <w:t xml:space="preserve"> </w:t>
      </w:r>
      <w:r w:rsidRPr="000827F9">
        <w:rPr>
          <w:b/>
          <w:noProof/>
        </w:rPr>
        <w:t>34</w:t>
      </w:r>
      <w:r w:rsidRPr="000827F9">
        <w:rPr>
          <w:noProof/>
        </w:rPr>
        <w:t>(4): e17657.</w:t>
      </w:r>
    </w:p>
    <w:p w14:paraId="2884DFD2" w14:textId="77777777" w:rsidR="000827F9" w:rsidRPr="000827F9" w:rsidRDefault="000827F9" w:rsidP="000827F9">
      <w:pPr>
        <w:pStyle w:val="EndNoteBibliography"/>
        <w:ind w:left="720" w:hanging="720"/>
        <w:rPr>
          <w:noProof/>
        </w:rPr>
      </w:pPr>
      <w:r w:rsidRPr="000827F9">
        <w:rPr>
          <w:b/>
          <w:noProof/>
        </w:rPr>
        <w:t>Mashburn B, Jhangeer-Khan R, Bégué A, Tatayah V, Olsen KM, Edwards CE. 2023.</w:t>
      </w:r>
      <w:r w:rsidRPr="000827F9">
        <w:rPr>
          <w:noProof/>
        </w:rPr>
        <w:t xml:space="preserve"> Genetic assessment improves conservation efforts for the critically endangered oceanic island endemic Hibiscus liliiflorus. </w:t>
      </w:r>
      <w:r w:rsidRPr="000827F9">
        <w:rPr>
          <w:i/>
          <w:noProof/>
        </w:rPr>
        <w:t>Journal of Heredity</w:t>
      </w:r>
      <w:r w:rsidRPr="000827F9">
        <w:rPr>
          <w:noProof/>
        </w:rPr>
        <w:t xml:space="preserve"> </w:t>
      </w:r>
      <w:r w:rsidRPr="000827F9">
        <w:rPr>
          <w:b/>
          <w:noProof/>
        </w:rPr>
        <w:t>114</w:t>
      </w:r>
      <w:r w:rsidRPr="000827F9">
        <w:rPr>
          <w:noProof/>
        </w:rPr>
        <w:t>(3): 259–270.</w:t>
      </w:r>
    </w:p>
    <w:p w14:paraId="650BB9D0" w14:textId="77777777" w:rsidR="000827F9" w:rsidRPr="000827F9" w:rsidRDefault="000827F9" w:rsidP="000827F9">
      <w:pPr>
        <w:pStyle w:val="EndNoteBibliography"/>
        <w:ind w:left="720" w:hanging="720"/>
        <w:rPr>
          <w:noProof/>
        </w:rPr>
      </w:pPr>
      <w:r w:rsidRPr="000827F9">
        <w:rPr>
          <w:b/>
          <w:noProof/>
        </w:rPr>
        <w:t>McNeish RE, McEwan RW. 2016.</w:t>
      </w:r>
      <w:r w:rsidRPr="000827F9">
        <w:rPr>
          <w:noProof/>
        </w:rPr>
        <w:t xml:space="preserve"> A review on the invasion ecology of Amur honeysuckle (Lonicera maackii, Caprifoliaceae) a case study of ecological impacts at multiple scales1. </w:t>
      </w:r>
      <w:r w:rsidRPr="000827F9">
        <w:rPr>
          <w:i/>
          <w:noProof/>
        </w:rPr>
        <w:t>The Journal of the Torrey Botanical Society</w:t>
      </w:r>
      <w:r w:rsidRPr="000827F9">
        <w:rPr>
          <w:noProof/>
        </w:rPr>
        <w:t xml:space="preserve"> </w:t>
      </w:r>
      <w:r w:rsidRPr="000827F9">
        <w:rPr>
          <w:b/>
          <w:noProof/>
        </w:rPr>
        <w:t>143</w:t>
      </w:r>
      <w:r w:rsidRPr="000827F9">
        <w:rPr>
          <w:noProof/>
        </w:rPr>
        <w:t>: 367–385.</w:t>
      </w:r>
    </w:p>
    <w:p w14:paraId="07EBFADD" w14:textId="77777777" w:rsidR="000827F9" w:rsidRPr="000827F9" w:rsidRDefault="000827F9" w:rsidP="000827F9">
      <w:pPr>
        <w:pStyle w:val="EndNoteBibliography"/>
        <w:ind w:left="720" w:hanging="720"/>
        <w:rPr>
          <w:noProof/>
        </w:rPr>
      </w:pPr>
      <w:r w:rsidRPr="000827F9">
        <w:rPr>
          <w:b/>
          <w:noProof/>
        </w:rPr>
        <w:t>Meirmans PG, Van Tienderen PH. 2004.</w:t>
      </w:r>
      <w:r w:rsidRPr="000827F9">
        <w:rPr>
          <w:noProof/>
        </w:rPr>
        <w:t xml:space="preserve"> GENOTYPE and GENODIVE: two programs for the analysis of genetic diversity of asexual organisms. </w:t>
      </w:r>
      <w:r w:rsidRPr="000827F9">
        <w:rPr>
          <w:i/>
          <w:noProof/>
        </w:rPr>
        <w:t>Mol Ecol Notes</w:t>
      </w:r>
      <w:r w:rsidRPr="000827F9">
        <w:rPr>
          <w:noProof/>
        </w:rPr>
        <w:t xml:space="preserve"> </w:t>
      </w:r>
      <w:r w:rsidRPr="000827F9">
        <w:rPr>
          <w:b/>
          <w:noProof/>
        </w:rPr>
        <w:t>4</w:t>
      </w:r>
      <w:r w:rsidRPr="000827F9">
        <w:rPr>
          <w:noProof/>
        </w:rPr>
        <w:t>: 792–794.</w:t>
      </w:r>
    </w:p>
    <w:p w14:paraId="1846DB7C" w14:textId="77777777" w:rsidR="000827F9" w:rsidRPr="000827F9" w:rsidRDefault="000827F9" w:rsidP="000827F9">
      <w:pPr>
        <w:pStyle w:val="EndNoteBibliography"/>
        <w:ind w:left="720" w:hanging="720"/>
        <w:rPr>
          <w:noProof/>
        </w:rPr>
      </w:pPr>
      <w:r w:rsidRPr="000827F9">
        <w:rPr>
          <w:b/>
          <w:noProof/>
        </w:rPr>
        <w:t>Olson K. 2021.</w:t>
      </w:r>
      <w:r w:rsidRPr="000827F9">
        <w:rPr>
          <w:noProof/>
        </w:rPr>
        <w:t xml:space="preserve"> Cumberland River Resource Stewardship and Protection: Managing the Cumberland River and the Land Between the Lakes Landscapes. </w:t>
      </w:r>
      <w:r w:rsidRPr="000827F9">
        <w:rPr>
          <w:i/>
          <w:noProof/>
        </w:rPr>
        <w:t>Journal of Water Resource and Protection</w:t>
      </w:r>
      <w:r w:rsidRPr="000827F9">
        <w:rPr>
          <w:noProof/>
        </w:rPr>
        <w:t xml:space="preserve"> </w:t>
      </w:r>
      <w:r w:rsidRPr="000827F9">
        <w:rPr>
          <w:b/>
          <w:noProof/>
        </w:rPr>
        <w:t>13</w:t>
      </w:r>
      <w:r w:rsidRPr="000827F9">
        <w:rPr>
          <w:noProof/>
        </w:rPr>
        <w:t>: 92–111.</w:t>
      </w:r>
    </w:p>
    <w:p w14:paraId="5E680262" w14:textId="77777777" w:rsidR="000827F9" w:rsidRPr="000827F9" w:rsidRDefault="000827F9" w:rsidP="000827F9">
      <w:pPr>
        <w:pStyle w:val="EndNoteBibliography"/>
        <w:ind w:left="720" w:hanging="720"/>
        <w:rPr>
          <w:noProof/>
        </w:rPr>
      </w:pPr>
      <w:r w:rsidRPr="000827F9">
        <w:rPr>
          <w:b/>
          <w:noProof/>
        </w:rPr>
        <w:t>Paradis E, Claude J, Strimmer K. 2004.</w:t>
      </w:r>
      <w:r w:rsidRPr="000827F9">
        <w:rPr>
          <w:noProof/>
        </w:rPr>
        <w:t xml:space="preserve"> APE: Analyses of Phylogenetics and Evolution in R language. </w:t>
      </w:r>
      <w:r w:rsidRPr="000827F9">
        <w:rPr>
          <w:i/>
          <w:noProof/>
        </w:rPr>
        <w:t>Bioinformatics</w:t>
      </w:r>
      <w:r w:rsidRPr="000827F9">
        <w:rPr>
          <w:noProof/>
        </w:rPr>
        <w:t xml:space="preserve"> </w:t>
      </w:r>
      <w:r w:rsidRPr="000827F9">
        <w:rPr>
          <w:b/>
          <w:noProof/>
        </w:rPr>
        <w:t>20</w:t>
      </w:r>
      <w:r w:rsidRPr="000827F9">
        <w:rPr>
          <w:noProof/>
        </w:rPr>
        <w:t>(2): 289–290.</w:t>
      </w:r>
    </w:p>
    <w:p w14:paraId="66327224" w14:textId="77777777" w:rsidR="000827F9" w:rsidRPr="000827F9" w:rsidRDefault="000827F9" w:rsidP="000827F9">
      <w:pPr>
        <w:pStyle w:val="EndNoteBibliography"/>
        <w:ind w:left="720" w:hanging="720"/>
        <w:rPr>
          <w:noProof/>
        </w:rPr>
      </w:pPr>
      <w:r w:rsidRPr="000827F9">
        <w:rPr>
          <w:b/>
          <w:noProof/>
        </w:rPr>
        <w:t>Peakall R, Smouse PE. 2012.</w:t>
      </w:r>
      <w:r w:rsidRPr="000827F9">
        <w:rPr>
          <w:noProof/>
        </w:rPr>
        <w:t xml:space="preserve"> GenAlEx 6.5: genetic analysis in Excel. Population genetic software for teaching and research--an update. </w:t>
      </w:r>
      <w:r w:rsidRPr="000827F9">
        <w:rPr>
          <w:i/>
          <w:noProof/>
        </w:rPr>
        <w:t>Bioinformatics</w:t>
      </w:r>
      <w:r w:rsidRPr="000827F9">
        <w:rPr>
          <w:noProof/>
        </w:rPr>
        <w:t xml:space="preserve"> </w:t>
      </w:r>
      <w:r w:rsidRPr="000827F9">
        <w:rPr>
          <w:b/>
          <w:noProof/>
        </w:rPr>
        <w:t>28</w:t>
      </w:r>
      <w:r w:rsidRPr="000827F9">
        <w:rPr>
          <w:noProof/>
        </w:rPr>
        <w:t>(19): 2537–2539.</w:t>
      </w:r>
    </w:p>
    <w:p w14:paraId="352DD2F8" w14:textId="77777777" w:rsidR="000827F9" w:rsidRPr="000827F9" w:rsidRDefault="000827F9" w:rsidP="000827F9">
      <w:pPr>
        <w:pStyle w:val="EndNoteBibliography"/>
        <w:ind w:left="720" w:hanging="720"/>
        <w:rPr>
          <w:noProof/>
        </w:rPr>
      </w:pPr>
      <w:r w:rsidRPr="000827F9">
        <w:rPr>
          <w:b/>
          <w:noProof/>
        </w:rPr>
        <w:t>Pérez-Pereira N, Caballero A, García-Dorado A. 2022.</w:t>
      </w:r>
      <w:r w:rsidRPr="000827F9">
        <w:rPr>
          <w:noProof/>
        </w:rPr>
        <w:t xml:space="preserve"> Reviewing the consequences of genetic purging on the success of rescue programs. </w:t>
      </w:r>
      <w:r w:rsidRPr="000827F9">
        <w:rPr>
          <w:i/>
          <w:noProof/>
        </w:rPr>
        <w:t>Conservation Genetics</w:t>
      </w:r>
      <w:r w:rsidRPr="000827F9">
        <w:rPr>
          <w:noProof/>
        </w:rPr>
        <w:t xml:space="preserve"> </w:t>
      </w:r>
      <w:r w:rsidRPr="000827F9">
        <w:rPr>
          <w:b/>
          <w:noProof/>
        </w:rPr>
        <w:t>23</w:t>
      </w:r>
      <w:r w:rsidRPr="000827F9">
        <w:rPr>
          <w:noProof/>
        </w:rPr>
        <w:t>(1): 1–17.</w:t>
      </w:r>
    </w:p>
    <w:p w14:paraId="7E6994AB" w14:textId="77777777" w:rsidR="000827F9" w:rsidRPr="000827F9" w:rsidRDefault="000827F9" w:rsidP="000827F9">
      <w:pPr>
        <w:pStyle w:val="EndNoteBibliography"/>
        <w:ind w:left="720" w:hanging="720"/>
        <w:rPr>
          <w:noProof/>
        </w:rPr>
      </w:pPr>
      <w:r w:rsidRPr="000827F9">
        <w:rPr>
          <w:b/>
          <w:noProof/>
        </w:rPr>
        <w:t xml:space="preserve">Powell ED. 2023. </w:t>
      </w:r>
      <w:r w:rsidRPr="000827F9">
        <w:rPr>
          <w:i/>
          <w:noProof/>
        </w:rPr>
        <w:t>Ecology and Reproductive Dynamics of Physaria globosa (Brassicaceae).</w:t>
      </w:r>
      <w:r w:rsidRPr="000827F9">
        <w:rPr>
          <w:noProof/>
        </w:rPr>
        <w:t>M.S., Tennessee Technological University United States -- Tennessee.</w:t>
      </w:r>
    </w:p>
    <w:p w14:paraId="01A7C8C7" w14:textId="77777777" w:rsidR="000827F9" w:rsidRPr="000827F9" w:rsidRDefault="000827F9" w:rsidP="000827F9">
      <w:pPr>
        <w:pStyle w:val="EndNoteBibliography"/>
        <w:ind w:left="720" w:hanging="720"/>
        <w:rPr>
          <w:noProof/>
        </w:rPr>
      </w:pPr>
      <w:r w:rsidRPr="000827F9">
        <w:rPr>
          <w:b/>
          <w:noProof/>
        </w:rPr>
        <w:t>Pritchard JK, Stephens M, Donnelly P. 2000.</w:t>
      </w:r>
      <w:r w:rsidRPr="000827F9">
        <w:rPr>
          <w:noProof/>
        </w:rPr>
        <w:t xml:space="preserve"> Inference of Population Structure Using Multilocus Genotype Data. </w:t>
      </w:r>
      <w:r w:rsidRPr="000827F9">
        <w:rPr>
          <w:i/>
          <w:noProof/>
        </w:rPr>
        <w:t>Genetics</w:t>
      </w:r>
      <w:r w:rsidRPr="000827F9">
        <w:rPr>
          <w:noProof/>
        </w:rPr>
        <w:t xml:space="preserve"> </w:t>
      </w:r>
      <w:r w:rsidRPr="000827F9">
        <w:rPr>
          <w:b/>
          <w:noProof/>
        </w:rPr>
        <w:t>155</w:t>
      </w:r>
      <w:r w:rsidRPr="000827F9">
        <w:rPr>
          <w:noProof/>
        </w:rPr>
        <w:t>(2): 945–959.</w:t>
      </w:r>
    </w:p>
    <w:p w14:paraId="2BC1BB9F" w14:textId="77777777" w:rsidR="000827F9" w:rsidRPr="000827F9" w:rsidRDefault="000827F9" w:rsidP="000827F9">
      <w:pPr>
        <w:pStyle w:val="EndNoteBibliography"/>
        <w:ind w:left="720" w:hanging="720"/>
        <w:rPr>
          <w:noProof/>
        </w:rPr>
      </w:pPr>
      <w:r w:rsidRPr="000827F9">
        <w:rPr>
          <w:b/>
          <w:noProof/>
        </w:rPr>
        <w:t>Rozen S, Skaletsky H. 1999.</w:t>
      </w:r>
      <w:r w:rsidRPr="000827F9">
        <w:rPr>
          <w:noProof/>
        </w:rPr>
        <w:t xml:space="preserve"> Primer3 on the WWW for general users and for biologist programmers. </w:t>
      </w:r>
      <w:r w:rsidRPr="000827F9">
        <w:rPr>
          <w:i/>
          <w:noProof/>
        </w:rPr>
        <w:t>Methods Mol Biol</w:t>
      </w:r>
      <w:r w:rsidRPr="000827F9">
        <w:rPr>
          <w:noProof/>
        </w:rPr>
        <w:t xml:space="preserve"> </w:t>
      </w:r>
      <w:r w:rsidRPr="000827F9">
        <w:rPr>
          <w:b/>
          <w:noProof/>
        </w:rPr>
        <w:t>132</w:t>
      </w:r>
      <w:r w:rsidRPr="000827F9">
        <w:rPr>
          <w:noProof/>
        </w:rPr>
        <w:t>: 365–386.</w:t>
      </w:r>
    </w:p>
    <w:p w14:paraId="04206551" w14:textId="77777777" w:rsidR="000827F9" w:rsidRPr="000827F9" w:rsidRDefault="000827F9" w:rsidP="000827F9">
      <w:pPr>
        <w:pStyle w:val="EndNoteBibliography"/>
        <w:ind w:left="720" w:hanging="720"/>
        <w:rPr>
          <w:noProof/>
        </w:rPr>
      </w:pPr>
      <w:r w:rsidRPr="000827F9">
        <w:rPr>
          <w:b/>
          <w:noProof/>
        </w:rPr>
        <w:t>Sexton JP, Strauss SY, Rice KJ. 2011.</w:t>
      </w:r>
      <w:r w:rsidRPr="000827F9">
        <w:rPr>
          <w:noProof/>
        </w:rPr>
        <w:t xml:space="preserve"> Gene flow increases fitness at the warm edge of a species’ range. </w:t>
      </w:r>
      <w:r w:rsidRPr="000827F9">
        <w:rPr>
          <w:i/>
          <w:noProof/>
        </w:rPr>
        <w:t>Proceedings of the National Academy of Sciences</w:t>
      </w:r>
      <w:r w:rsidRPr="000827F9">
        <w:rPr>
          <w:noProof/>
        </w:rPr>
        <w:t xml:space="preserve"> </w:t>
      </w:r>
      <w:r w:rsidRPr="000827F9">
        <w:rPr>
          <w:b/>
          <w:noProof/>
        </w:rPr>
        <w:t>108</w:t>
      </w:r>
      <w:r w:rsidRPr="000827F9">
        <w:rPr>
          <w:noProof/>
        </w:rPr>
        <w:t>(28): 11704–11709.</w:t>
      </w:r>
    </w:p>
    <w:p w14:paraId="240D8E93" w14:textId="77777777" w:rsidR="000827F9" w:rsidRPr="000827F9" w:rsidRDefault="000827F9" w:rsidP="000827F9">
      <w:pPr>
        <w:pStyle w:val="EndNoteBibliography"/>
        <w:ind w:left="720" w:hanging="720"/>
        <w:rPr>
          <w:noProof/>
        </w:rPr>
      </w:pPr>
      <w:r w:rsidRPr="000827F9">
        <w:rPr>
          <w:b/>
          <w:noProof/>
        </w:rPr>
        <w:t>Shaw RE, Farquharson KA, Bruford MW, Coates DJ, Elliott CP, Mergeay J, Ottewell KM, Segelbacher G, Hoban S, Hvilsom C, et al. 2025.</w:t>
      </w:r>
      <w:r w:rsidRPr="000827F9">
        <w:rPr>
          <w:noProof/>
        </w:rPr>
        <w:t xml:space="preserve"> Global meta-analysis shows action is needed to halt genetic diversity loss. </w:t>
      </w:r>
      <w:r w:rsidRPr="000827F9">
        <w:rPr>
          <w:i/>
          <w:noProof/>
        </w:rPr>
        <w:t>Nature</w:t>
      </w:r>
      <w:r w:rsidRPr="000827F9">
        <w:rPr>
          <w:noProof/>
        </w:rPr>
        <w:t xml:space="preserve"> </w:t>
      </w:r>
      <w:r w:rsidRPr="000827F9">
        <w:rPr>
          <w:b/>
          <w:noProof/>
        </w:rPr>
        <w:t>638</w:t>
      </w:r>
      <w:r w:rsidRPr="000827F9">
        <w:rPr>
          <w:noProof/>
        </w:rPr>
        <w:t>(8051): 704–710.</w:t>
      </w:r>
    </w:p>
    <w:p w14:paraId="64B9AD2E" w14:textId="77777777" w:rsidR="000827F9" w:rsidRPr="000827F9" w:rsidRDefault="000827F9" w:rsidP="000827F9">
      <w:pPr>
        <w:pStyle w:val="EndNoteBibliography"/>
        <w:ind w:left="720" w:hanging="720"/>
        <w:rPr>
          <w:noProof/>
        </w:rPr>
      </w:pPr>
      <w:r w:rsidRPr="000827F9">
        <w:rPr>
          <w:b/>
          <w:noProof/>
        </w:rPr>
        <w:t>Swift JF, Smith SA, Menges ES, Bassuner B, Edwards CE. 2016.</w:t>
      </w:r>
      <w:r w:rsidRPr="000827F9">
        <w:rPr>
          <w:noProof/>
        </w:rPr>
        <w:t xml:space="preserve"> Analysis of mating system and genetic structure in the endangered, amphicarpic plant, Lewton's polygala (Polygala lewtonii). </w:t>
      </w:r>
      <w:r w:rsidRPr="000827F9">
        <w:rPr>
          <w:i/>
          <w:noProof/>
        </w:rPr>
        <w:t>Conserv Genet</w:t>
      </w:r>
      <w:r w:rsidRPr="000827F9">
        <w:rPr>
          <w:noProof/>
        </w:rPr>
        <w:t>: 1–16.</w:t>
      </w:r>
    </w:p>
    <w:p w14:paraId="59339596" w14:textId="77777777" w:rsidR="000827F9" w:rsidRPr="000827F9" w:rsidRDefault="000827F9" w:rsidP="000827F9">
      <w:pPr>
        <w:pStyle w:val="EndNoteBibliography"/>
        <w:ind w:left="720" w:hanging="720"/>
        <w:rPr>
          <w:noProof/>
        </w:rPr>
      </w:pPr>
      <w:r w:rsidRPr="000827F9">
        <w:rPr>
          <w:b/>
          <w:noProof/>
        </w:rPr>
        <w:t>Van Rossum F, Buisson D, Le Péchon T, Daco L, Hermant S, Dahlem R, Colling G, Bardin P. 2025.</w:t>
      </w:r>
      <w:r w:rsidRPr="000827F9">
        <w:rPr>
          <w:noProof/>
        </w:rPr>
        <w:t xml:space="preserve"> Taxonomic and genetic assessment of disjunct populations of the threatened plant Arnica montana (Asteraceae) from central France. </w:t>
      </w:r>
      <w:r w:rsidRPr="000827F9">
        <w:rPr>
          <w:i/>
          <w:noProof/>
        </w:rPr>
        <w:t>Perspectives in Plant Ecology, Evolution and Systematics</w:t>
      </w:r>
      <w:r w:rsidRPr="000827F9">
        <w:rPr>
          <w:noProof/>
        </w:rPr>
        <w:t xml:space="preserve"> </w:t>
      </w:r>
      <w:r w:rsidRPr="000827F9">
        <w:rPr>
          <w:b/>
          <w:noProof/>
        </w:rPr>
        <w:t>67</w:t>
      </w:r>
      <w:r w:rsidRPr="000827F9">
        <w:rPr>
          <w:noProof/>
        </w:rPr>
        <w:t>: 125873.</w:t>
      </w:r>
    </w:p>
    <w:p w14:paraId="7E9A730A" w14:textId="77777777" w:rsidR="000827F9" w:rsidRPr="000827F9" w:rsidRDefault="000827F9" w:rsidP="000827F9">
      <w:pPr>
        <w:pStyle w:val="EndNoteBibliography"/>
        <w:ind w:left="720" w:hanging="720"/>
        <w:rPr>
          <w:noProof/>
        </w:rPr>
      </w:pPr>
      <w:r w:rsidRPr="000827F9">
        <w:rPr>
          <w:b/>
          <w:noProof/>
        </w:rPr>
        <w:t>Van Rossum F, Le Pajolec S. 2021.</w:t>
      </w:r>
      <w:r w:rsidRPr="000827F9">
        <w:rPr>
          <w:noProof/>
        </w:rPr>
        <w:t xml:space="preserve"> Mixing gene pools to prevent inbreeding issues in translocated populations of clonal species. </w:t>
      </w:r>
      <w:r w:rsidRPr="000827F9">
        <w:rPr>
          <w:i/>
          <w:noProof/>
        </w:rPr>
        <w:t>Molecular Ecology</w:t>
      </w:r>
      <w:r w:rsidRPr="000827F9">
        <w:rPr>
          <w:noProof/>
        </w:rPr>
        <w:t xml:space="preserve"> </w:t>
      </w:r>
      <w:r w:rsidRPr="000827F9">
        <w:rPr>
          <w:b/>
          <w:noProof/>
        </w:rPr>
        <w:t>30</w:t>
      </w:r>
      <w:r w:rsidRPr="000827F9">
        <w:rPr>
          <w:noProof/>
        </w:rPr>
        <w:t>(12): 2756–2771.</w:t>
      </w:r>
    </w:p>
    <w:p w14:paraId="35709521" w14:textId="77777777" w:rsidR="000827F9" w:rsidRPr="000827F9" w:rsidRDefault="000827F9" w:rsidP="000827F9">
      <w:pPr>
        <w:pStyle w:val="EndNoteBibliography"/>
        <w:ind w:left="720" w:hanging="720"/>
        <w:rPr>
          <w:noProof/>
        </w:rPr>
      </w:pPr>
      <w:r w:rsidRPr="000827F9">
        <w:rPr>
          <w:b/>
          <w:noProof/>
        </w:rPr>
        <w:t>Waters C, Hurt C, Krosnick S. 2025.</w:t>
      </w:r>
      <w:r w:rsidRPr="000827F9">
        <w:rPr>
          <w:noProof/>
        </w:rPr>
        <w:t xml:space="preserve"> Looking to the past to inform the future: What eDNA from herbarium specimens can tell us about plant–animal interactions. </w:t>
      </w:r>
      <w:r w:rsidRPr="000827F9">
        <w:rPr>
          <w:i/>
          <w:noProof/>
        </w:rPr>
        <w:t>Applications in Plant Sciences</w:t>
      </w:r>
      <w:r w:rsidRPr="000827F9">
        <w:rPr>
          <w:noProof/>
        </w:rPr>
        <w:t xml:space="preserve"> </w:t>
      </w:r>
      <w:r w:rsidRPr="000827F9">
        <w:rPr>
          <w:b/>
          <w:noProof/>
        </w:rPr>
        <w:t>13</w:t>
      </w:r>
      <w:r w:rsidRPr="000827F9">
        <w:rPr>
          <w:noProof/>
        </w:rPr>
        <w:t>(2): e11633.</w:t>
      </w:r>
    </w:p>
    <w:p w14:paraId="43DDCB74" w14:textId="77777777" w:rsidR="000827F9" w:rsidRPr="000827F9" w:rsidRDefault="000827F9" w:rsidP="000827F9">
      <w:pPr>
        <w:pStyle w:val="EndNoteBibliography"/>
        <w:ind w:left="720" w:hanging="720"/>
        <w:rPr>
          <w:noProof/>
        </w:rPr>
      </w:pPr>
      <w:r w:rsidRPr="000827F9">
        <w:rPr>
          <w:b/>
          <w:noProof/>
        </w:rPr>
        <w:t>Xu C, McDowell NG, Fisher RA, Wei L, Sevanto S, Christoffersen BO, Weng E, Middleton RS. 2019.</w:t>
      </w:r>
      <w:r w:rsidRPr="000827F9">
        <w:rPr>
          <w:noProof/>
        </w:rPr>
        <w:t xml:space="preserve"> Increasing impacts of extreme droughts on vegetation productivity under climate change. </w:t>
      </w:r>
      <w:r w:rsidRPr="000827F9">
        <w:rPr>
          <w:i/>
          <w:noProof/>
        </w:rPr>
        <w:t>Nature Climate Change</w:t>
      </w:r>
      <w:r w:rsidRPr="000827F9">
        <w:rPr>
          <w:noProof/>
        </w:rPr>
        <w:t xml:space="preserve"> </w:t>
      </w:r>
      <w:r w:rsidRPr="000827F9">
        <w:rPr>
          <w:b/>
          <w:noProof/>
        </w:rPr>
        <w:t>9</w:t>
      </w:r>
      <w:r w:rsidRPr="000827F9">
        <w:rPr>
          <w:noProof/>
        </w:rPr>
        <w:t>(12): 948–953.</w:t>
      </w:r>
    </w:p>
    <w:p w14:paraId="71408657" w14:textId="77777777" w:rsidR="000827F9" w:rsidRPr="000827F9" w:rsidRDefault="000827F9" w:rsidP="000827F9">
      <w:pPr>
        <w:pStyle w:val="EndNoteBibliography"/>
        <w:ind w:left="720" w:hanging="720"/>
        <w:rPr>
          <w:noProof/>
        </w:rPr>
      </w:pPr>
      <w:r w:rsidRPr="000827F9">
        <w:rPr>
          <w:b/>
          <w:noProof/>
        </w:rPr>
        <w:t>Yu G 2025</w:t>
      </w:r>
      <w:r w:rsidRPr="000827F9">
        <w:rPr>
          <w:noProof/>
        </w:rPr>
        <w:t>. scatterpie: Scatter Pie Plot.</w:t>
      </w:r>
    </w:p>
    <w:p w14:paraId="0A94D81A" w14:textId="2ED30A57" w:rsidR="00061CDF" w:rsidRDefault="00061CDF" w:rsidP="006638F6">
      <w:pPr>
        <w:ind w:firstLine="0"/>
      </w:pPr>
      <w:r>
        <w:fldChar w:fldCharType="end"/>
      </w:r>
    </w:p>
    <w:p w14:paraId="58445B47" w14:textId="77777777" w:rsidR="00C94B5F" w:rsidRDefault="00C94B5F" w:rsidP="0082036B"/>
    <w:p w14:paraId="72B4556D" w14:textId="77777777" w:rsidR="00D01363" w:rsidRDefault="00D01363" w:rsidP="0082036B"/>
    <w:p w14:paraId="3F0D9E9C" w14:textId="77777777" w:rsidR="00D01363" w:rsidRPr="00E938E0" w:rsidRDefault="00D01363" w:rsidP="00D01363">
      <w:pPr>
        <w:pStyle w:val="Heading1"/>
      </w:pPr>
      <w:r>
        <w:t>Tables</w:t>
      </w:r>
    </w:p>
    <w:p w14:paraId="64ECB3B2" w14:textId="738D30C5" w:rsidR="00D01363" w:rsidRPr="00E938E0" w:rsidRDefault="00D01363" w:rsidP="0082036B">
      <w:pPr>
        <w:sectPr w:rsidR="00D01363" w:rsidRPr="00E938E0" w:rsidSect="00E938E0">
          <w:headerReference w:type="even" r:id="rId16"/>
          <w:headerReference w:type="default" r:id="rId17"/>
          <w:footerReference w:type="even" r:id="rId18"/>
          <w:footerReference w:type="default" r:id="rId19"/>
          <w:pgSz w:w="12240" w:h="15840"/>
          <w:pgMar w:top="1440" w:right="1440" w:bottom="1440" w:left="1440" w:header="720" w:footer="720" w:gutter="0"/>
          <w:lnNumType w:countBy="1" w:restart="continuous"/>
          <w:cols w:space="720"/>
          <w:docGrid w:linePitch="360"/>
        </w:sectPr>
      </w:pPr>
    </w:p>
    <w:p w14:paraId="67B68DA7" w14:textId="1CC2363A" w:rsidR="00C94B5F" w:rsidRPr="00E938E0" w:rsidRDefault="00C94B5F" w:rsidP="0082036B">
      <w:pPr>
        <w:pStyle w:val="Heading3"/>
        <w:rPr>
          <w:b/>
        </w:rPr>
      </w:pPr>
      <w:r w:rsidRPr="00E938E0">
        <w:lastRenderedPageBreak/>
        <w:t xml:space="preserve">Table 1. </w:t>
      </w:r>
      <w:r w:rsidR="002645B6" w:rsidRPr="00E938E0">
        <w:t xml:space="preserve">Information about the populations and samples of </w:t>
      </w:r>
      <w:r w:rsidR="002645B6" w:rsidRPr="00E938E0">
        <w:rPr>
          <w:i/>
        </w:rPr>
        <w:t>Physaria globosa</w:t>
      </w:r>
      <w:r w:rsidR="002645B6" w:rsidRPr="00E938E0">
        <w:t xml:space="preserve"> </w:t>
      </w:r>
      <w:r w:rsidRPr="00E938E0">
        <w:t xml:space="preserve">included in the study, including voucher number, collection locality, </w:t>
      </w:r>
      <w:r w:rsidR="00194357" w:rsidRPr="00E938E0">
        <w:t>ecoreg</w:t>
      </w:r>
      <w:r w:rsidR="00AD6614" w:rsidRPr="00E938E0">
        <w:t>ion</w:t>
      </w:r>
      <w:r w:rsidRPr="00E938E0">
        <w:t>, GPS coordinates, and number of samples collected per site.</w:t>
      </w:r>
      <w:r w:rsidRPr="00E938E0">
        <w:rPr>
          <w:b/>
        </w:rPr>
        <w:t xml:space="preserve"> </w:t>
      </w:r>
    </w:p>
    <w:tbl>
      <w:tblPr>
        <w:tblpPr w:leftFromText="187" w:rightFromText="187" w:vertAnchor="text" w:horzAnchor="page" w:tblpX="1369" w:tblpY="1"/>
        <w:tblW w:w="0" w:type="auto"/>
        <w:tblBorders>
          <w:top w:val="single" w:sz="4" w:space="0" w:color="auto"/>
          <w:bottom w:val="single" w:sz="4" w:space="0" w:color="auto"/>
        </w:tblBorders>
        <w:tblLook w:val="04A0" w:firstRow="1" w:lastRow="0" w:firstColumn="1" w:lastColumn="0" w:noHBand="0" w:noVBand="1"/>
        <w:tblPrChange w:id="142" w:author="Wen Kuo" w:date="2026-08-31T14:01:00Z" w16du:dateUtc="2026-08-31T19:01:00Z">
          <w:tblPr>
            <w:tblpPr w:leftFromText="187" w:rightFromText="187" w:vertAnchor="text" w:horzAnchor="page" w:tblpX="1369" w:tblpY="1"/>
            <w:tblW w:w="0" w:type="auto"/>
            <w:tblBorders>
              <w:top w:val="single" w:sz="4" w:space="0" w:color="auto"/>
              <w:bottom w:val="single" w:sz="4" w:space="0" w:color="auto"/>
            </w:tblBorders>
            <w:tblLook w:val="04A0" w:firstRow="1" w:lastRow="0" w:firstColumn="1" w:lastColumn="0" w:noHBand="0" w:noVBand="1"/>
          </w:tblPr>
        </w:tblPrChange>
      </w:tblPr>
      <w:tblGrid>
        <w:gridCol w:w="983"/>
        <w:gridCol w:w="1831"/>
        <w:gridCol w:w="1453"/>
        <w:gridCol w:w="4193"/>
        <w:gridCol w:w="1800"/>
        <w:gridCol w:w="1156"/>
        <w:gridCol w:w="1094"/>
        <w:gridCol w:w="1080"/>
        <w:tblGridChange w:id="143">
          <w:tblGrid>
            <w:gridCol w:w="983"/>
            <w:gridCol w:w="1831"/>
            <w:gridCol w:w="1453"/>
            <w:gridCol w:w="3831"/>
            <w:gridCol w:w="362"/>
            <w:gridCol w:w="1348"/>
            <w:gridCol w:w="452"/>
            <w:gridCol w:w="808"/>
            <w:gridCol w:w="348"/>
            <w:gridCol w:w="841"/>
            <w:gridCol w:w="253"/>
            <w:gridCol w:w="1080"/>
            <w:gridCol w:w="90"/>
          </w:tblGrid>
        </w:tblGridChange>
      </w:tblGrid>
      <w:tr w:rsidR="00D65868" w:rsidRPr="00005C04" w14:paraId="6B5B8D51" w14:textId="77777777" w:rsidTr="00860FBC">
        <w:trPr>
          <w:trHeight w:val="576"/>
          <w:trPrChange w:id="144" w:author="Wen Kuo" w:date="2026-08-31T14:01:00Z" w16du:dateUtc="2026-08-31T19:01:00Z">
            <w:trPr>
              <w:trHeight w:val="576"/>
            </w:trPr>
          </w:trPrChange>
        </w:trPr>
        <w:tc>
          <w:tcPr>
            <w:tcW w:w="0" w:type="auto"/>
            <w:tcBorders>
              <w:top w:val="single" w:sz="4" w:space="0" w:color="auto"/>
              <w:bottom w:val="single" w:sz="4" w:space="0" w:color="auto"/>
            </w:tcBorders>
            <w:vAlign w:val="center"/>
            <w:tcPrChange w:id="145" w:author="Wen Kuo" w:date="2026-08-31T14:01:00Z" w16du:dateUtc="2026-08-31T19:01:00Z">
              <w:tcPr>
                <w:tcW w:w="0" w:type="auto"/>
                <w:tcBorders>
                  <w:top w:val="single" w:sz="4" w:space="0" w:color="auto"/>
                  <w:bottom w:val="single" w:sz="4" w:space="0" w:color="auto"/>
                </w:tcBorders>
                <w:vAlign w:val="center"/>
              </w:tcPr>
            </w:tcPrChange>
          </w:tcPr>
          <w:p w14:paraId="61651F46" w14:textId="3887E346" w:rsidR="00C94B5F" w:rsidRPr="00005C04" w:rsidRDefault="00636D58" w:rsidP="00D73CD7">
            <w:pPr>
              <w:pStyle w:val="Style1"/>
            </w:pPr>
            <w:r w:rsidRPr="00005C04">
              <w:t>Population</w:t>
            </w:r>
          </w:p>
        </w:tc>
        <w:tc>
          <w:tcPr>
            <w:tcW w:w="1831" w:type="dxa"/>
            <w:tcBorders>
              <w:top w:val="single" w:sz="4" w:space="0" w:color="auto"/>
              <w:bottom w:val="single" w:sz="4" w:space="0" w:color="auto"/>
            </w:tcBorders>
            <w:vAlign w:val="center"/>
            <w:tcPrChange w:id="146" w:author="Wen Kuo" w:date="2026-08-31T14:01:00Z" w16du:dateUtc="2026-08-31T19:01:00Z">
              <w:tcPr>
                <w:tcW w:w="1831" w:type="dxa"/>
                <w:tcBorders>
                  <w:top w:val="single" w:sz="4" w:space="0" w:color="auto"/>
                  <w:bottom w:val="single" w:sz="4" w:space="0" w:color="auto"/>
                </w:tcBorders>
                <w:vAlign w:val="center"/>
              </w:tcPr>
            </w:tcPrChange>
          </w:tcPr>
          <w:p w14:paraId="7F6DB7F0" w14:textId="18DA75FD" w:rsidR="00C94B5F" w:rsidRPr="00005C04" w:rsidRDefault="00C94B5F" w:rsidP="00D73CD7">
            <w:pPr>
              <w:pStyle w:val="Style1"/>
            </w:pPr>
            <w:r w:rsidRPr="00005C04">
              <w:t>Collector</w:t>
            </w:r>
            <w:ins w:id="147" w:author="Wen Kuo" w:date="2026-08-31T13:47:00Z" w16du:dateUtc="2026-08-31T18:47:00Z">
              <w:r w:rsidR="00791CA8">
                <w:t>¶</w:t>
              </w:r>
            </w:ins>
          </w:p>
        </w:tc>
        <w:tc>
          <w:tcPr>
            <w:tcW w:w="1453" w:type="dxa"/>
            <w:tcBorders>
              <w:top w:val="single" w:sz="4" w:space="0" w:color="auto"/>
              <w:bottom w:val="single" w:sz="4" w:space="0" w:color="auto"/>
            </w:tcBorders>
            <w:vAlign w:val="center"/>
            <w:tcPrChange w:id="148" w:author="Wen Kuo" w:date="2026-08-31T14:01:00Z" w16du:dateUtc="2026-08-31T19:01:00Z">
              <w:tcPr>
                <w:tcW w:w="1453" w:type="dxa"/>
                <w:tcBorders>
                  <w:top w:val="single" w:sz="4" w:space="0" w:color="auto"/>
                  <w:bottom w:val="single" w:sz="4" w:space="0" w:color="auto"/>
                </w:tcBorders>
                <w:vAlign w:val="center"/>
              </w:tcPr>
            </w:tcPrChange>
          </w:tcPr>
          <w:p w14:paraId="2F366787" w14:textId="57468B8E" w:rsidR="00C94B5F" w:rsidRPr="00005C04" w:rsidRDefault="00C94B5F" w:rsidP="00D73CD7">
            <w:pPr>
              <w:pStyle w:val="Style1"/>
            </w:pPr>
            <w:r w:rsidRPr="00005C04">
              <w:t>Speci</w:t>
            </w:r>
            <w:r w:rsidRPr="00005C04">
              <w:lastRenderedPageBreak/>
              <w:t>es</w:t>
            </w:r>
          </w:p>
        </w:tc>
        <w:tc>
          <w:tcPr>
            <w:tcW w:w="4193" w:type="dxa"/>
            <w:tcBorders>
              <w:top w:val="single" w:sz="4" w:space="0" w:color="auto"/>
              <w:bottom w:val="single" w:sz="4" w:space="0" w:color="auto"/>
            </w:tcBorders>
            <w:vAlign w:val="center"/>
            <w:tcPrChange w:id="149" w:author="Wen Kuo" w:date="2026-08-31T14:01:00Z" w16du:dateUtc="2026-08-31T19:01:00Z">
              <w:tcPr>
                <w:tcW w:w="3831" w:type="dxa"/>
                <w:tcBorders>
                  <w:top w:val="single" w:sz="4" w:space="0" w:color="auto"/>
                  <w:bottom w:val="single" w:sz="4" w:space="0" w:color="auto"/>
                </w:tcBorders>
                <w:vAlign w:val="center"/>
              </w:tcPr>
            </w:tcPrChange>
          </w:tcPr>
          <w:p w14:paraId="337A6316" w14:textId="77777777" w:rsidR="00E03687" w:rsidRDefault="00C94B5F" w:rsidP="00D73CD7">
            <w:pPr>
              <w:pStyle w:val="Style1"/>
            </w:pPr>
            <w:r w:rsidRPr="00005C04">
              <w:t>State, County, Locality</w:t>
            </w:r>
          </w:p>
          <w:p w14:paraId="552E6AE7" w14:textId="7842BDDB" w:rsidR="00C94B5F" w:rsidRPr="00005C04" w:rsidRDefault="00AD6614" w:rsidP="00D73CD7">
            <w:pPr>
              <w:pStyle w:val="Style1"/>
            </w:pPr>
            <w:r w:rsidRPr="00005C04">
              <w:t>(Element Occurrence number</w:t>
            </w:r>
            <w:r w:rsidR="00EF3DF1" w:rsidRPr="00005C04">
              <w:t>)</w:t>
            </w:r>
          </w:p>
        </w:tc>
        <w:tc>
          <w:tcPr>
            <w:tcW w:w="1800" w:type="dxa"/>
            <w:tcBorders>
              <w:top w:val="single" w:sz="4" w:space="0" w:color="auto"/>
              <w:bottom w:val="single" w:sz="4" w:space="0" w:color="auto"/>
            </w:tcBorders>
            <w:vAlign w:val="center"/>
            <w:tcPrChange w:id="150" w:author="Wen Kuo" w:date="2026-08-31T14:01:00Z" w16du:dateUtc="2026-08-31T19:01:00Z">
              <w:tcPr>
                <w:tcW w:w="1710" w:type="dxa"/>
                <w:gridSpan w:val="2"/>
                <w:tcBorders>
                  <w:top w:val="single" w:sz="4" w:space="0" w:color="auto"/>
                  <w:bottom w:val="single" w:sz="4" w:space="0" w:color="auto"/>
                </w:tcBorders>
                <w:vAlign w:val="center"/>
              </w:tcPr>
            </w:tcPrChange>
          </w:tcPr>
          <w:p w14:paraId="70C7F6FB" w14:textId="6A89F53A" w:rsidR="00C94B5F" w:rsidRPr="00005C04" w:rsidRDefault="00194357" w:rsidP="00D73CD7">
            <w:pPr>
              <w:pStyle w:val="Style1"/>
            </w:pPr>
            <w:r w:rsidRPr="00005C04">
              <w:t>Eco</w:t>
            </w:r>
            <w:r w:rsidR="00004C4D" w:rsidRPr="00005C04">
              <w:t>region</w:t>
            </w:r>
          </w:p>
        </w:tc>
        <w:tc>
          <w:tcPr>
            <w:tcW w:w="1156" w:type="dxa"/>
            <w:tcBorders>
              <w:top w:val="single" w:sz="4" w:space="0" w:color="auto"/>
              <w:bottom w:val="single" w:sz="4" w:space="0" w:color="auto"/>
            </w:tcBorders>
            <w:vAlign w:val="center"/>
            <w:tcPrChange w:id="151" w:author="Wen Kuo" w:date="2026-08-31T14:01:00Z" w16du:dateUtc="2026-08-31T19:01:00Z">
              <w:tcPr>
                <w:tcW w:w="1260" w:type="dxa"/>
                <w:gridSpan w:val="2"/>
                <w:tcBorders>
                  <w:top w:val="single" w:sz="4" w:space="0" w:color="auto"/>
                  <w:bottom w:val="single" w:sz="4" w:space="0" w:color="auto"/>
                </w:tcBorders>
                <w:vAlign w:val="center"/>
              </w:tcPr>
            </w:tcPrChange>
          </w:tcPr>
          <w:p w14:paraId="425AFDEF" w14:textId="2DC78151" w:rsidR="00C94B5F" w:rsidRPr="00005C04" w:rsidRDefault="00C94B5F" w:rsidP="00D73CD7">
            <w:pPr>
              <w:pStyle w:val="Style1"/>
            </w:pPr>
            <w:r w:rsidRPr="00005C04">
              <w:t>Lat</w:t>
            </w:r>
            <w:r w:rsidR="00BE408F">
              <w:t>itude</w:t>
            </w:r>
          </w:p>
        </w:tc>
        <w:tc>
          <w:tcPr>
            <w:tcW w:w="1094" w:type="dxa"/>
            <w:tcBorders>
              <w:top w:val="single" w:sz="4" w:space="0" w:color="auto"/>
              <w:bottom w:val="single" w:sz="4" w:space="0" w:color="auto"/>
            </w:tcBorders>
            <w:vAlign w:val="center"/>
            <w:tcPrChange w:id="152" w:author="Wen Kuo" w:date="2026-08-31T14:01:00Z" w16du:dateUtc="2026-08-31T19:01:00Z">
              <w:tcPr>
                <w:tcW w:w="1189" w:type="dxa"/>
                <w:gridSpan w:val="2"/>
                <w:tcBorders>
                  <w:top w:val="single" w:sz="4" w:space="0" w:color="auto"/>
                  <w:bottom w:val="single" w:sz="4" w:space="0" w:color="auto"/>
                </w:tcBorders>
                <w:vAlign w:val="center"/>
              </w:tcPr>
            </w:tcPrChange>
          </w:tcPr>
          <w:p w14:paraId="37CC9251" w14:textId="252D1D1D" w:rsidR="00C94B5F" w:rsidRPr="00005C04" w:rsidRDefault="00C94B5F" w:rsidP="00D73CD7">
            <w:pPr>
              <w:pStyle w:val="Style1"/>
            </w:pPr>
            <w:r w:rsidRPr="00005C04">
              <w:t>Long</w:t>
            </w:r>
            <w:r w:rsidR="00BE408F">
              <w:t>itude</w:t>
            </w:r>
          </w:p>
        </w:tc>
        <w:tc>
          <w:tcPr>
            <w:tcW w:w="1080" w:type="dxa"/>
            <w:tcBorders>
              <w:top w:val="single" w:sz="4" w:space="0" w:color="auto"/>
              <w:bottom w:val="single" w:sz="4" w:space="0" w:color="auto"/>
            </w:tcBorders>
            <w:vAlign w:val="center"/>
            <w:tcPrChange w:id="153" w:author="Wen Kuo" w:date="2026-08-31T14:01:00Z" w16du:dateUtc="2026-08-31T19:01:00Z">
              <w:tcPr>
                <w:tcW w:w="0" w:type="auto"/>
                <w:gridSpan w:val="3"/>
                <w:tcBorders>
                  <w:top w:val="single" w:sz="4" w:space="0" w:color="auto"/>
                  <w:bottom w:val="single" w:sz="4" w:space="0" w:color="auto"/>
                </w:tcBorders>
                <w:vAlign w:val="center"/>
              </w:tcPr>
            </w:tcPrChange>
          </w:tcPr>
          <w:p w14:paraId="3E15F4C2" w14:textId="77777777" w:rsidR="00C94B5F" w:rsidRPr="00005C04" w:rsidRDefault="00C94B5F" w:rsidP="00D73CD7">
            <w:pPr>
              <w:pStyle w:val="Style1"/>
            </w:pPr>
            <w:r w:rsidRPr="00005C04">
              <w:t>Number of samples</w:t>
            </w:r>
          </w:p>
        </w:tc>
      </w:tr>
      <w:tr w:rsidR="00D65868" w:rsidRPr="00005C04" w14:paraId="6C864B0E" w14:textId="77777777" w:rsidTr="00860FBC">
        <w:trPr>
          <w:trHeight w:val="576"/>
          <w:trPrChange w:id="154" w:author="Wen Kuo" w:date="2026-08-31T14:01:00Z" w16du:dateUtc="2026-08-31T19:01:00Z">
            <w:trPr>
              <w:trHeight w:val="576"/>
            </w:trPr>
          </w:trPrChange>
        </w:trPr>
        <w:tc>
          <w:tcPr>
            <w:tcW w:w="0" w:type="auto"/>
            <w:tcBorders>
              <w:top w:val="single" w:sz="4" w:space="0" w:color="auto"/>
            </w:tcBorders>
            <w:vAlign w:val="center"/>
            <w:tcPrChange w:id="155" w:author="Wen Kuo" w:date="2026-08-31T14:01:00Z" w16du:dateUtc="2026-08-31T19:01:00Z">
              <w:tcPr>
                <w:tcW w:w="0" w:type="auto"/>
                <w:tcBorders>
                  <w:top w:val="single" w:sz="4" w:space="0" w:color="auto"/>
                </w:tcBorders>
                <w:vAlign w:val="center"/>
              </w:tcPr>
            </w:tcPrChange>
          </w:tcPr>
          <w:p w14:paraId="32494A46" w14:textId="14C96D35" w:rsidR="00C94B5F" w:rsidRPr="00005C04" w:rsidRDefault="00636D58" w:rsidP="00D73CD7">
            <w:pPr>
              <w:pStyle w:val="Style1"/>
            </w:pPr>
            <w:r w:rsidRPr="00005C04">
              <w:t>IN_01</w:t>
            </w:r>
          </w:p>
        </w:tc>
        <w:tc>
          <w:tcPr>
            <w:tcW w:w="1831" w:type="dxa"/>
            <w:tcBorders>
              <w:top w:val="single" w:sz="4" w:space="0" w:color="auto"/>
            </w:tcBorders>
            <w:vAlign w:val="center"/>
            <w:tcPrChange w:id="156" w:author="Wen Kuo" w:date="2026-08-31T14:01:00Z" w16du:dateUtc="2026-08-31T19:01:00Z">
              <w:tcPr>
                <w:tcW w:w="1831" w:type="dxa"/>
                <w:tcBorders>
                  <w:top w:val="single" w:sz="4" w:space="0" w:color="auto"/>
                </w:tcBorders>
                <w:vAlign w:val="center"/>
              </w:tcPr>
            </w:tcPrChange>
          </w:tcPr>
          <w:p w14:paraId="40B31DFF" w14:textId="7890A116" w:rsidR="00C94B5F" w:rsidRPr="00005C04" w:rsidRDefault="0061546A" w:rsidP="00D73CD7">
            <w:pPr>
              <w:pStyle w:val="Style1"/>
            </w:pPr>
            <w:ins w:id="157" w:author="Wen Kuo" w:date="2026-08-31T13:12:00Z" w16du:dateUtc="2026-08-31T18:12:00Z">
              <w:r>
                <w:fldChar w:fldCharType="begin"/>
              </w:r>
              <w:r>
                <w:instrText>HYPERLINK "https://www.tropicos.org/collection/5529049"</w:instrText>
              </w:r>
              <w:r>
                <w:fldChar w:fldCharType="separate"/>
              </w:r>
              <w:r w:rsidR="00C94B5F" w:rsidRPr="0061546A">
                <w:rPr>
                  <w:rStyle w:val="Hyperlink"/>
                </w:rPr>
                <w:t>Edwards and Linan</w:t>
              </w:r>
              <w:r w:rsidR="00636D58" w:rsidRPr="0061546A">
                <w:rPr>
                  <w:rStyle w:val="Hyperlink"/>
                </w:rPr>
                <w:t xml:space="preserve"> 346 (MO)</w:t>
              </w:r>
              <w:r>
                <w:fldChar w:fldCharType="end"/>
              </w:r>
            </w:ins>
          </w:p>
        </w:tc>
        <w:tc>
          <w:tcPr>
            <w:tcW w:w="1453" w:type="dxa"/>
            <w:tcBorders>
              <w:top w:val="single" w:sz="4" w:space="0" w:color="auto"/>
            </w:tcBorders>
            <w:vAlign w:val="center"/>
            <w:tcPrChange w:id="158" w:author="Wen Kuo" w:date="2026-08-31T14:01:00Z" w16du:dateUtc="2026-08-31T19:01:00Z">
              <w:tcPr>
                <w:tcW w:w="1453" w:type="dxa"/>
                <w:tcBorders>
                  <w:top w:val="single" w:sz="4" w:space="0" w:color="auto"/>
                </w:tcBorders>
                <w:vAlign w:val="center"/>
              </w:tcPr>
            </w:tcPrChange>
          </w:tcPr>
          <w:p w14:paraId="32928CD0" w14:textId="6FFFAB5A" w:rsidR="00C94B5F" w:rsidRPr="00E261AB" w:rsidRDefault="00C6583B" w:rsidP="00D73CD7">
            <w:pPr>
              <w:pStyle w:val="Style1"/>
              <w:rPr>
                <w:i/>
                <w:iCs/>
              </w:rPr>
            </w:pPr>
            <w:r w:rsidRPr="00E261AB">
              <w:rPr>
                <w:i/>
                <w:iCs/>
              </w:rPr>
              <w:t xml:space="preserve">P. </w:t>
            </w:r>
            <w:r w:rsidR="00C94B5F" w:rsidRPr="00E261AB">
              <w:rPr>
                <w:i/>
                <w:iCs/>
              </w:rPr>
              <w:t xml:space="preserve"> globosa</w:t>
            </w:r>
          </w:p>
        </w:tc>
        <w:tc>
          <w:tcPr>
            <w:tcW w:w="4193" w:type="dxa"/>
            <w:tcBorders>
              <w:top w:val="single" w:sz="4" w:space="0" w:color="auto"/>
            </w:tcBorders>
            <w:vAlign w:val="center"/>
            <w:tcPrChange w:id="159" w:author="Wen Kuo" w:date="2026-08-31T14:01:00Z" w16du:dateUtc="2026-08-31T19:01:00Z">
              <w:tcPr>
                <w:tcW w:w="3831" w:type="dxa"/>
                <w:tcBorders>
                  <w:top w:val="single" w:sz="4" w:space="0" w:color="auto"/>
                </w:tcBorders>
                <w:vAlign w:val="center"/>
              </w:tcPr>
            </w:tcPrChange>
          </w:tcPr>
          <w:p w14:paraId="3B30E4D9" w14:textId="77777777" w:rsidR="00C94B5F" w:rsidRPr="00005C04" w:rsidRDefault="00C94B5F" w:rsidP="00D73CD7">
            <w:pPr>
              <w:pStyle w:val="Style1"/>
            </w:pPr>
            <w:r w:rsidRPr="00005C04">
              <w:t>IN, Posey, Big Cypress Slough</w:t>
            </w:r>
          </w:p>
        </w:tc>
        <w:tc>
          <w:tcPr>
            <w:tcW w:w="1800" w:type="dxa"/>
            <w:tcBorders>
              <w:top w:val="single" w:sz="4" w:space="0" w:color="auto"/>
            </w:tcBorders>
            <w:vAlign w:val="center"/>
            <w:tcPrChange w:id="160" w:author="Wen Kuo" w:date="2026-08-31T14:01:00Z" w16du:dateUtc="2026-08-31T19:01:00Z">
              <w:tcPr>
                <w:tcW w:w="1710" w:type="dxa"/>
                <w:gridSpan w:val="2"/>
                <w:tcBorders>
                  <w:top w:val="single" w:sz="4" w:space="0" w:color="auto"/>
                </w:tcBorders>
                <w:vAlign w:val="center"/>
              </w:tcPr>
            </w:tcPrChange>
          </w:tcPr>
          <w:p w14:paraId="5DC83824" w14:textId="77777777" w:rsidR="00C94B5F" w:rsidRPr="00005C04" w:rsidRDefault="00C94B5F" w:rsidP="00D73CD7">
            <w:pPr>
              <w:pStyle w:val="Style1"/>
            </w:pPr>
            <w:r w:rsidRPr="00005C04">
              <w:t>Shawnee Hills</w:t>
            </w:r>
          </w:p>
        </w:tc>
        <w:tc>
          <w:tcPr>
            <w:tcW w:w="1156" w:type="dxa"/>
            <w:tcBorders>
              <w:top w:val="single" w:sz="4" w:space="0" w:color="auto"/>
            </w:tcBorders>
            <w:vAlign w:val="center"/>
            <w:tcPrChange w:id="161" w:author="Wen Kuo" w:date="2026-08-31T14:01:00Z" w16du:dateUtc="2026-08-31T19:01:00Z">
              <w:tcPr>
                <w:tcW w:w="1260" w:type="dxa"/>
                <w:gridSpan w:val="2"/>
                <w:tcBorders>
                  <w:top w:val="single" w:sz="4" w:space="0" w:color="auto"/>
                </w:tcBorders>
                <w:vAlign w:val="center"/>
              </w:tcPr>
            </w:tcPrChange>
          </w:tcPr>
          <w:p w14:paraId="651E98B7" w14:textId="5B1CC6C6" w:rsidR="00C94B5F" w:rsidRPr="00005C04" w:rsidRDefault="00C94B5F" w:rsidP="00D73CD7">
            <w:pPr>
              <w:pStyle w:val="Style1"/>
            </w:pPr>
            <w:r w:rsidRPr="00005C04">
              <w:t>37.82</w:t>
            </w:r>
          </w:p>
        </w:tc>
        <w:tc>
          <w:tcPr>
            <w:tcW w:w="1094" w:type="dxa"/>
            <w:tcBorders>
              <w:top w:val="single" w:sz="4" w:space="0" w:color="auto"/>
            </w:tcBorders>
            <w:vAlign w:val="center"/>
            <w:tcPrChange w:id="162" w:author="Wen Kuo" w:date="2026-08-31T14:01:00Z" w16du:dateUtc="2026-08-31T19:01:00Z">
              <w:tcPr>
                <w:tcW w:w="1189" w:type="dxa"/>
                <w:gridSpan w:val="2"/>
                <w:tcBorders>
                  <w:top w:val="single" w:sz="4" w:space="0" w:color="auto"/>
                </w:tcBorders>
                <w:vAlign w:val="center"/>
              </w:tcPr>
            </w:tcPrChange>
          </w:tcPr>
          <w:p w14:paraId="61D583F0" w14:textId="1F9A6958" w:rsidR="00C94B5F" w:rsidRPr="00005C04" w:rsidRDefault="00C94B5F" w:rsidP="00D73CD7">
            <w:pPr>
              <w:pStyle w:val="Style1"/>
            </w:pPr>
            <w:r w:rsidRPr="00005C04">
              <w:t>-88.00</w:t>
            </w:r>
          </w:p>
        </w:tc>
        <w:tc>
          <w:tcPr>
            <w:tcW w:w="1080" w:type="dxa"/>
            <w:tcBorders>
              <w:top w:val="single" w:sz="4" w:space="0" w:color="auto"/>
            </w:tcBorders>
            <w:vAlign w:val="center"/>
            <w:tcPrChange w:id="163" w:author="Wen Kuo" w:date="2026-08-31T14:01:00Z" w16du:dateUtc="2026-08-31T19:01:00Z">
              <w:tcPr>
                <w:tcW w:w="0" w:type="auto"/>
                <w:gridSpan w:val="3"/>
                <w:tcBorders>
                  <w:top w:val="single" w:sz="4" w:space="0" w:color="auto"/>
                </w:tcBorders>
                <w:vAlign w:val="center"/>
              </w:tcPr>
            </w:tcPrChange>
          </w:tcPr>
          <w:p w14:paraId="573377C3" w14:textId="77777777" w:rsidR="00C94B5F" w:rsidRPr="00005C04" w:rsidRDefault="00C94B5F" w:rsidP="00D73CD7">
            <w:pPr>
              <w:pStyle w:val="Style1"/>
            </w:pPr>
            <w:r w:rsidRPr="00005C04">
              <w:t>24</w:t>
            </w:r>
          </w:p>
        </w:tc>
      </w:tr>
      <w:tr w:rsidR="00864BD1" w:rsidRPr="00005C04" w14:paraId="49B160AE" w14:textId="77777777" w:rsidTr="00860FBC">
        <w:trPr>
          <w:trHeight w:val="576"/>
          <w:trPrChange w:id="164" w:author="Wen Kuo" w:date="2026-08-31T14:01:00Z" w16du:dateUtc="2026-08-31T19:01:00Z">
            <w:trPr>
              <w:trHeight w:val="576"/>
            </w:trPr>
          </w:trPrChange>
        </w:trPr>
        <w:tc>
          <w:tcPr>
            <w:tcW w:w="0" w:type="auto"/>
            <w:vAlign w:val="center"/>
            <w:tcPrChange w:id="165" w:author="Wen Kuo" w:date="2026-08-31T14:01:00Z" w16du:dateUtc="2026-08-31T19:01:00Z">
              <w:tcPr>
                <w:tcW w:w="0" w:type="auto"/>
                <w:vAlign w:val="center"/>
              </w:tcPr>
            </w:tcPrChange>
          </w:tcPr>
          <w:p w14:paraId="08AD1092" w14:textId="16D072BA" w:rsidR="00864BD1" w:rsidRPr="00005C04" w:rsidRDefault="00864BD1" w:rsidP="00D73CD7">
            <w:pPr>
              <w:pStyle w:val="Style1"/>
            </w:pPr>
            <w:r w:rsidRPr="00005C04">
              <w:t>KY_01</w:t>
            </w:r>
          </w:p>
        </w:tc>
        <w:tc>
          <w:tcPr>
            <w:tcW w:w="1831" w:type="dxa"/>
            <w:vAlign w:val="center"/>
            <w:tcPrChange w:id="166" w:author="Wen Kuo" w:date="2026-08-31T14:01:00Z" w16du:dateUtc="2026-08-31T19:01:00Z">
              <w:tcPr>
                <w:tcW w:w="1831" w:type="dxa"/>
                <w:vAlign w:val="center"/>
              </w:tcPr>
            </w:tcPrChange>
          </w:tcPr>
          <w:p w14:paraId="726169D5" w14:textId="4296450C" w:rsidR="00864BD1" w:rsidRPr="00005C04" w:rsidRDefault="004158DE" w:rsidP="00D73CD7">
            <w:pPr>
              <w:pStyle w:val="Style1"/>
            </w:pPr>
            <w:ins w:id="167" w:author="Wen Kuo" w:date="2026-08-31T13:12:00Z" w16du:dateUtc="2026-08-31T18:12:00Z">
              <w:r>
                <w:fldChar w:fldCharType="begin"/>
              </w:r>
              <w:r>
                <w:instrText>HYPERLINK "https://www.tropicos.org/collection/5529051"</w:instrText>
              </w:r>
              <w:r>
                <w:fldChar w:fldCharType="separate"/>
              </w:r>
              <w:r w:rsidR="00864BD1" w:rsidRPr="004158DE">
                <w:rPr>
                  <w:rStyle w:val="Hyperlink"/>
                </w:rPr>
                <w:t>Edwards, Linan and Littlefield 349 (MO)</w:t>
              </w:r>
              <w:r>
                <w:fldChar w:fldCharType="end"/>
              </w:r>
            </w:ins>
            <w:r w:rsidR="00864BD1" w:rsidRPr="00005C04">
              <w:t xml:space="preserve"> </w:t>
            </w:r>
          </w:p>
        </w:tc>
        <w:tc>
          <w:tcPr>
            <w:tcW w:w="1453" w:type="dxa"/>
            <w:vAlign w:val="center"/>
            <w:tcPrChange w:id="168" w:author="Wen Kuo" w:date="2026-08-31T14:01:00Z" w16du:dateUtc="2026-08-31T19:01:00Z">
              <w:tcPr>
                <w:tcW w:w="1453" w:type="dxa"/>
                <w:vAlign w:val="center"/>
              </w:tcPr>
            </w:tcPrChange>
          </w:tcPr>
          <w:p w14:paraId="1E260472" w14:textId="5AD90260" w:rsidR="00864BD1" w:rsidRPr="00E261AB" w:rsidRDefault="00864BD1" w:rsidP="00D73CD7">
            <w:pPr>
              <w:pStyle w:val="Style1"/>
              <w:rPr>
                <w:i/>
                <w:iCs/>
              </w:rPr>
            </w:pPr>
            <w:r w:rsidRPr="00E261AB">
              <w:rPr>
                <w:i/>
                <w:iCs/>
              </w:rPr>
              <w:t>P. globosa</w:t>
            </w:r>
          </w:p>
        </w:tc>
        <w:tc>
          <w:tcPr>
            <w:tcW w:w="4193" w:type="dxa"/>
            <w:vAlign w:val="center"/>
            <w:tcPrChange w:id="169" w:author="Wen Kuo" w:date="2026-08-31T14:01:00Z" w16du:dateUtc="2026-08-31T19:01:00Z">
              <w:tcPr>
                <w:tcW w:w="3831" w:type="dxa"/>
                <w:vAlign w:val="center"/>
              </w:tcPr>
            </w:tcPrChange>
          </w:tcPr>
          <w:p w14:paraId="33854AD4" w14:textId="75E2C6A7" w:rsidR="00864BD1" w:rsidRPr="00005C04" w:rsidRDefault="00864BD1" w:rsidP="00D73CD7">
            <w:pPr>
              <w:pStyle w:val="Style1"/>
            </w:pPr>
            <w:r w:rsidRPr="00005C04">
              <w:t>KY, Franklin</w:t>
            </w:r>
            <w:ins w:id="170" w:author="Wen Kuo" w:date="2026-08-31T13:50:00Z" w16du:dateUtc="2026-08-31T18:50:00Z">
              <w:r w:rsidR="00916C63">
                <w:t>.</w:t>
              </w:r>
            </w:ins>
            <w:del w:id="171" w:author="Wen Kuo" w:date="2026-08-31T13:50:00Z" w16du:dateUtc="2026-08-31T18:50:00Z">
              <w:r w:rsidRPr="00005C04" w:rsidDel="00916C63">
                <w:delText>,</w:delText>
              </w:r>
            </w:del>
            <w:r w:rsidRPr="00005C04">
              <w:t xml:space="preserve"> Near intersection of Camp Pleasant Rd. and Gregory Woods Rd. (EO</w:t>
            </w:r>
            <w:ins w:id="172" w:author="Wen Kuo" w:date="2026-08-31T13:51:00Z" w16du:dateUtc="2026-08-31T18:51:00Z">
              <w:r w:rsidR="00916C63">
                <w:t>-</w:t>
              </w:r>
            </w:ins>
            <w:r w:rsidRPr="00005C04">
              <w:t>23a)</w:t>
            </w:r>
          </w:p>
        </w:tc>
        <w:tc>
          <w:tcPr>
            <w:tcW w:w="1800" w:type="dxa"/>
            <w:vAlign w:val="center"/>
            <w:tcPrChange w:id="173" w:author="Wen Kuo" w:date="2026-08-31T14:01:00Z" w16du:dateUtc="2026-08-31T19:01:00Z">
              <w:tcPr>
                <w:tcW w:w="1710" w:type="dxa"/>
                <w:gridSpan w:val="2"/>
                <w:vAlign w:val="center"/>
              </w:tcPr>
            </w:tcPrChange>
          </w:tcPr>
          <w:p w14:paraId="1B947073" w14:textId="0883D423" w:rsidR="00864BD1" w:rsidRPr="00005C04" w:rsidRDefault="00864BD1" w:rsidP="00D73CD7">
            <w:pPr>
              <w:pStyle w:val="Style1"/>
            </w:pPr>
            <w:r w:rsidRPr="00005C04">
              <w:t>Bluegrass</w:t>
            </w:r>
          </w:p>
        </w:tc>
        <w:tc>
          <w:tcPr>
            <w:tcW w:w="1156" w:type="dxa"/>
            <w:vAlign w:val="center"/>
            <w:tcPrChange w:id="174" w:author="Wen Kuo" w:date="2026-08-31T14:01:00Z" w16du:dateUtc="2026-08-31T19:01:00Z">
              <w:tcPr>
                <w:tcW w:w="1260" w:type="dxa"/>
                <w:gridSpan w:val="2"/>
                <w:vAlign w:val="center"/>
              </w:tcPr>
            </w:tcPrChange>
          </w:tcPr>
          <w:p w14:paraId="28AA9F8E" w14:textId="446E02C7" w:rsidR="00864BD1" w:rsidRPr="00005C04" w:rsidRDefault="00864BD1" w:rsidP="00D73CD7">
            <w:pPr>
              <w:pStyle w:val="Style1"/>
            </w:pPr>
            <w:r w:rsidRPr="00005C04">
              <w:t>38.31</w:t>
            </w:r>
          </w:p>
        </w:tc>
        <w:tc>
          <w:tcPr>
            <w:tcW w:w="1094" w:type="dxa"/>
            <w:vAlign w:val="center"/>
            <w:tcPrChange w:id="175" w:author="Wen Kuo" w:date="2026-08-31T14:01:00Z" w16du:dateUtc="2026-08-31T19:01:00Z">
              <w:tcPr>
                <w:tcW w:w="1189" w:type="dxa"/>
                <w:gridSpan w:val="2"/>
                <w:vAlign w:val="center"/>
              </w:tcPr>
            </w:tcPrChange>
          </w:tcPr>
          <w:p w14:paraId="34B7D1C5" w14:textId="4B6D71BF" w:rsidR="00864BD1" w:rsidRPr="00005C04" w:rsidRDefault="00864BD1" w:rsidP="00D73CD7">
            <w:pPr>
              <w:pStyle w:val="Style1"/>
            </w:pPr>
            <w:r w:rsidRPr="00005C04">
              <w:t>-84.80</w:t>
            </w:r>
          </w:p>
        </w:tc>
        <w:tc>
          <w:tcPr>
            <w:tcW w:w="1080" w:type="dxa"/>
            <w:vAlign w:val="center"/>
            <w:tcPrChange w:id="176" w:author="Wen Kuo" w:date="2026-08-31T14:01:00Z" w16du:dateUtc="2026-08-31T19:01:00Z">
              <w:tcPr>
                <w:tcW w:w="0" w:type="auto"/>
                <w:gridSpan w:val="3"/>
                <w:vAlign w:val="center"/>
              </w:tcPr>
            </w:tcPrChange>
          </w:tcPr>
          <w:p w14:paraId="0AF73B7A" w14:textId="40B183FA" w:rsidR="00864BD1" w:rsidRPr="00005C04" w:rsidRDefault="00864BD1" w:rsidP="00D73CD7">
            <w:pPr>
              <w:pStyle w:val="Style1"/>
            </w:pPr>
            <w:r w:rsidRPr="00005C04">
              <w:t>24</w:t>
            </w:r>
          </w:p>
        </w:tc>
      </w:tr>
      <w:tr w:rsidR="00864BD1" w:rsidRPr="00005C04" w14:paraId="568FB7DF" w14:textId="77777777" w:rsidTr="00860FBC">
        <w:trPr>
          <w:trHeight w:val="576"/>
          <w:trPrChange w:id="177" w:author="Wen Kuo" w:date="2026-08-31T14:01:00Z" w16du:dateUtc="2026-08-31T19:01:00Z">
            <w:trPr>
              <w:trHeight w:val="576"/>
            </w:trPr>
          </w:trPrChange>
        </w:trPr>
        <w:tc>
          <w:tcPr>
            <w:tcW w:w="0" w:type="auto"/>
            <w:vAlign w:val="center"/>
            <w:tcPrChange w:id="178" w:author="Wen Kuo" w:date="2026-08-31T14:01:00Z" w16du:dateUtc="2026-08-31T19:01:00Z">
              <w:tcPr>
                <w:tcW w:w="0" w:type="auto"/>
                <w:vAlign w:val="center"/>
              </w:tcPr>
            </w:tcPrChange>
          </w:tcPr>
          <w:p w14:paraId="76FA4268" w14:textId="5F799154" w:rsidR="00864BD1" w:rsidRPr="00005C04" w:rsidRDefault="00864BD1" w:rsidP="00D73CD7">
            <w:pPr>
              <w:pStyle w:val="Style1"/>
            </w:pPr>
            <w:r w:rsidRPr="00005C04">
              <w:t>KY_02</w:t>
            </w:r>
          </w:p>
        </w:tc>
        <w:tc>
          <w:tcPr>
            <w:tcW w:w="1831" w:type="dxa"/>
            <w:vAlign w:val="center"/>
            <w:tcPrChange w:id="179" w:author="Wen Kuo" w:date="2026-08-31T14:01:00Z" w16du:dateUtc="2026-08-31T19:01:00Z">
              <w:tcPr>
                <w:tcW w:w="1831" w:type="dxa"/>
                <w:vAlign w:val="center"/>
              </w:tcPr>
            </w:tcPrChange>
          </w:tcPr>
          <w:p w14:paraId="79D28664" w14:textId="75D2E9CE" w:rsidR="00864BD1" w:rsidRPr="00005C04" w:rsidRDefault="004158DE" w:rsidP="00D73CD7">
            <w:pPr>
              <w:pStyle w:val="Style1"/>
            </w:pPr>
            <w:ins w:id="180" w:author="Wen Kuo" w:date="2026-08-31T13:13:00Z" w16du:dateUtc="2026-08-31T18:13:00Z">
              <w:r>
                <w:fldChar w:fldCharType="begin"/>
              </w:r>
              <w:r>
                <w:instrText>HYPERLINK "https://www.tropicos.org/collection/5529413"</w:instrText>
              </w:r>
              <w:r>
                <w:fldChar w:fldCharType="separate"/>
              </w:r>
              <w:r w:rsidR="00864BD1" w:rsidRPr="004158DE">
                <w:rPr>
                  <w:rStyle w:val="Hyperlink"/>
                </w:rPr>
                <w:t>Edwards, Linan and Littlefield 347 (MO)</w:t>
              </w:r>
              <w:r>
                <w:fldChar w:fldCharType="end"/>
              </w:r>
            </w:ins>
          </w:p>
        </w:tc>
        <w:tc>
          <w:tcPr>
            <w:tcW w:w="1453" w:type="dxa"/>
            <w:vAlign w:val="center"/>
            <w:tcPrChange w:id="181" w:author="Wen Kuo" w:date="2026-08-31T14:01:00Z" w16du:dateUtc="2026-08-31T19:01:00Z">
              <w:tcPr>
                <w:tcW w:w="1453" w:type="dxa"/>
                <w:vAlign w:val="center"/>
              </w:tcPr>
            </w:tcPrChange>
          </w:tcPr>
          <w:p w14:paraId="1C7A98DA" w14:textId="598738BA" w:rsidR="00864BD1" w:rsidRPr="00E261AB" w:rsidRDefault="00864BD1" w:rsidP="00D73CD7">
            <w:pPr>
              <w:pStyle w:val="Style1"/>
              <w:rPr>
                <w:i/>
                <w:iCs/>
              </w:rPr>
            </w:pPr>
            <w:r w:rsidRPr="00E261AB">
              <w:rPr>
                <w:i/>
                <w:iCs/>
              </w:rPr>
              <w:t>P. globosa</w:t>
            </w:r>
          </w:p>
        </w:tc>
        <w:tc>
          <w:tcPr>
            <w:tcW w:w="4193" w:type="dxa"/>
            <w:vAlign w:val="center"/>
            <w:tcPrChange w:id="182" w:author="Wen Kuo" w:date="2026-08-31T14:01:00Z" w16du:dateUtc="2026-08-31T19:01:00Z">
              <w:tcPr>
                <w:tcW w:w="3831" w:type="dxa"/>
                <w:vAlign w:val="center"/>
              </w:tcPr>
            </w:tcPrChange>
          </w:tcPr>
          <w:p w14:paraId="264693AD" w14:textId="5DED8E2D" w:rsidR="00864BD1" w:rsidRPr="00005C04" w:rsidRDefault="00864BD1" w:rsidP="00D73CD7">
            <w:pPr>
              <w:pStyle w:val="Style1"/>
            </w:pPr>
            <w:r w:rsidRPr="00005C04">
              <w:t>KY, Franklin</w:t>
            </w:r>
            <w:del w:id="183" w:author="Wen Kuo" w:date="2026-08-31T13:49:00Z" w16du:dateUtc="2026-08-31T18:49:00Z">
              <w:r w:rsidRPr="00005C04" w:rsidDel="00D66EFE">
                <w:delText>, EO 18</w:delText>
              </w:r>
            </w:del>
            <w:r w:rsidRPr="00005C04">
              <w:t>, Cove Spring</w:t>
            </w:r>
            <w:ins w:id="184" w:author="Wen Kuo" w:date="2026-08-31T13:51:00Z" w16du:dateUtc="2026-08-31T18:51:00Z">
              <w:r w:rsidR="00916C63">
                <w:t>.</w:t>
              </w:r>
            </w:ins>
            <w:del w:id="185" w:author="Wen Kuo" w:date="2026-08-31T13:51:00Z" w16du:dateUtc="2026-08-31T18:51:00Z">
              <w:r w:rsidRPr="00005C04" w:rsidDel="00916C63">
                <w:delText>,</w:delText>
              </w:r>
            </w:del>
            <w:r w:rsidRPr="00005C04">
              <w:t xml:space="preserve"> Area </w:t>
            </w:r>
            <w:ins w:id="186" w:author="Wen Kuo" w:date="2026-08-31T13:51:00Z" w16du:dateUtc="2026-08-31T18:51:00Z">
              <w:r w:rsidR="00916C63">
                <w:t>n</w:t>
              </w:r>
            </w:ins>
            <w:del w:id="187" w:author="Wen Kuo" w:date="2026-08-31T13:51:00Z" w16du:dateUtc="2026-08-31T18:51:00Z">
              <w:r w:rsidRPr="00005C04" w:rsidDel="00916C63">
                <w:delText>N</w:delText>
              </w:r>
            </w:del>
            <w:r w:rsidRPr="00005C04">
              <w:t>orth of parking lot on 127, just north of its intersection with 421 (EO18)</w:t>
            </w:r>
          </w:p>
        </w:tc>
        <w:tc>
          <w:tcPr>
            <w:tcW w:w="1800" w:type="dxa"/>
            <w:vAlign w:val="center"/>
            <w:tcPrChange w:id="188" w:author="Wen Kuo" w:date="2026-08-31T14:01:00Z" w16du:dateUtc="2026-08-31T19:01:00Z">
              <w:tcPr>
                <w:tcW w:w="1710" w:type="dxa"/>
                <w:gridSpan w:val="2"/>
                <w:vAlign w:val="center"/>
              </w:tcPr>
            </w:tcPrChange>
          </w:tcPr>
          <w:p w14:paraId="7C9C1B53" w14:textId="77777777" w:rsidR="00864BD1" w:rsidRPr="00005C04" w:rsidRDefault="00864BD1" w:rsidP="00D73CD7">
            <w:pPr>
              <w:pStyle w:val="Style1"/>
            </w:pPr>
            <w:r w:rsidRPr="00005C04">
              <w:t>Bluegrass</w:t>
            </w:r>
          </w:p>
        </w:tc>
        <w:tc>
          <w:tcPr>
            <w:tcW w:w="1156" w:type="dxa"/>
            <w:vAlign w:val="center"/>
            <w:tcPrChange w:id="189" w:author="Wen Kuo" w:date="2026-08-31T14:01:00Z" w16du:dateUtc="2026-08-31T19:01:00Z">
              <w:tcPr>
                <w:tcW w:w="1260" w:type="dxa"/>
                <w:gridSpan w:val="2"/>
                <w:vAlign w:val="center"/>
              </w:tcPr>
            </w:tcPrChange>
          </w:tcPr>
          <w:p w14:paraId="0BD14A4C" w14:textId="01C82871" w:rsidR="00864BD1" w:rsidRPr="00005C04" w:rsidRDefault="00864BD1" w:rsidP="00D73CD7">
            <w:pPr>
              <w:pStyle w:val="Style1"/>
            </w:pPr>
            <w:r w:rsidRPr="00005C04">
              <w:t>38.22</w:t>
            </w:r>
          </w:p>
        </w:tc>
        <w:tc>
          <w:tcPr>
            <w:tcW w:w="1094" w:type="dxa"/>
            <w:vAlign w:val="center"/>
            <w:tcPrChange w:id="190" w:author="Wen Kuo" w:date="2026-08-31T14:01:00Z" w16du:dateUtc="2026-08-31T19:01:00Z">
              <w:tcPr>
                <w:tcW w:w="1189" w:type="dxa"/>
                <w:gridSpan w:val="2"/>
                <w:vAlign w:val="center"/>
              </w:tcPr>
            </w:tcPrChange>
          </w:tcPr>
          <w:p w14:paraId="771C04EC" w14:textId="76C437DC" w:rsidR="00864BD1" w:rsidRPr="00005C04" w:rsidRDefault="00864BD1" w:rsidP="00D73CD7">
            <w:pPr>
              <w:pStyle w:val="Style1"/>
            </w:pPr>
            <w:r w:rsidRPr="00005C04">
              <w:t>-84.85</w:t>
            </w:r>
          </w:p>
        </w:tc>
        <w:tc>
          <w:tcPr>
            <w:tcW w:w="1080" w:type="dxa"/>
            <w:vAlign w:val="center"/>
            <w:tcPrChange w:id="191" w:author="Wen Kuo" w:date="2026-08-31T14:01:00Z" w16du:dateUtc="2026-08-31T19:01:00Z">
              <w:tcPr>
                <w:tcW w:w="0" w:type="auto"/>
                <w:gridSpan w:val="3"/>
                <w:vAlign w:val="center"/>
              </w:tcPr>
            </w:tcPrChange>
          </w:tcPr>
          <w:p w14:paraId="08F5BE3C" w14:textId="77777777" w:rsidR="00864BD1" w:rsidRPr="00005C04" w:rsidRDefault="00864BD1" w:rsidP="00D73CD7">
            <w:pPr>
              <w:pStyle w:val="Style1"/>
            </w:pPr>
            <w:r w:rsidRPr="00005C04">
              <w:t>11</w:t>
            </w:r>
          </w:p>
        </w:tc>
      </w:tr>
      <w:tr w:rsidR="00864BD1" w:rsidRPr="00005C04" w14:paraId="57156623" w14:textId="77777777" w:rsidTr="00860FBC">
        <w:trPr>
          <w:trHeight w:val="576"/>
          <w:trPrChange w:id="192" w:author="Wen Kuo" w:date="2026-08-31T14:01:00Z" w16du:dateUtc="2026-08-31T19:01:00Z">
            <w:trPr>
              <w:trHeight w:val="576"/>
            </w:trPr>
          </w:trPrChange>
        </w:trPr>
        <w:tc>
          <w:tcPr>
            <w:tcW w:w="0" w:type="auto"/>
            <w:vAlign w:val="center"/>
            <w:tcPrChange w:id="193" w:author="Wen Kuo" w:date="2026-08-31T14:01:00Z" w16du:dateUtc="2026-08-31T19:01:00Z">
              <w:tcPr>
                <w:tcW w:w="0" w:type="auto"/>
                <w:vAlign w:val="center"/>
              </w:tcPr>
            </w:tcPrChange>
          </w:tcPr>
          <w:p w14:paraId="628DC911" w14:textId="6D34CC43" w:rsidR="00864BD1" w:rsidRPr="00005C04" w:rsidRDefault="00864BD1" w:rsidP="00D73CD7">
            <w:pPr>
              <w:pStyle w:val="Style1"/>
            </w:pPr>
            <w:r w:rsidRPr="00005C04">
              <w:t>KY_03</w:t>
            </w:r>
          </w:p>
        </w:tc>
        <w:tc>
          <w:tcPr>
            <w:tcW w:w="1831" w:type="dxa"/>
            <w:vAlign w:val="center"/>
            <w:tcPrChange w:id="194" w:author="Wen Kuo" w:date="2026-08-31T14:01:00Z" w16du:dateUtc="2026-08-31T19:01:00Z">
              <w:tcPr>
                <w:tcW w:w="1831" w:type="dxa"/>
                <w:vAlign w:val="center"/>
              </w:tcPr>
            </w:tcPrChange>
          </w:tcPr>
          <w:p w14:paraId="74676FF5" w14:textId="53C86397" w:rsidR="00864BD1" w:rsidRPr="00005C04" w:rsidRDefault="00904FB8" w:rsidP="00D73CD7">
            <w:pPr>
              <w:pStyle w:val="Style1"/>
            </w:pPr>
            <w:ins w:id="195" w:author="Wen Kuo" w:date="2026-08-31T13:13:00Z" w16du:dateUtc="2026-08-31T18:13:00Z">
              <w:r>
                <w:fldChar w:fldCharType="begin"/>
              </w:r>
              <w:r>
                <w:instrText>HYPERLINK "https://www.tropicos.org/collection/5529152"</w:instrText>
              </w:r>
              <w:r>
                <w:fldChar w:fldCharType="separate"/>
              </w:r>
              <w:r w:rsidR="00864BD1" w:rsidRPr="00904FB8">
                <w:rPr>
                  <w:rStyle w:val="Hyperlink"/>
                </w:rPr>
                <w:t>Edwards, Linan and Littlefield 350 (MO)</w:t>
              </w:r>
              <w:r>
                <w:fldChar w:fldCharType="end"/>
              </w:r>
            </w:ins>
          </w:p>
        </w:tc>
        <w:tc>
          <w:tcPr>
            <w:tcW w:w="1453" w:type="dxa"/>
            <w:vAlign w:val="center"/>
            <w:tcPrChange w:id="196" w:author="Wen Kuo" w:date="2026-08-31T14:01:00Z" w16du:dateUtc="2026-08-31T19:01:00Z">
              <w:tcPr>
                <w:tcW w:w="1453" w:type="dxa"/>
                <w:vAlign w:val="center"/>
              </w:tcPr>
            </w:tcPrChange>
          </w:tcPr>
          <w:p w14:paraId="3F3F0197" w14:textId="48B96EF0" w:rsidR="00864BD1" w:rsidRPr="00E261AB" w:rsidRDefault="00864BD1" w:rsidP="00D73CD7">
            <w:pPr>
              <w:pStyle w:val="Style1"/>
              <w:rPr>
                <w:i/>
                <w:iCs/>
              </w:rPr>
            </w:pPr>
            <w:r w:rsidRPr="00E261AB">
              <w:rPr>
                <w:i/>
                <w:iCs/>
              </w:rPr>
              <w:t>P. globosa</w:t>
            </w:r>
          </w:p>
        </w:tc>
        <w:tc>
          <w:tcPr>
            <w:tcW w:w="4193" w:type="dxa"/>
            <w:vAlign w:val="center"/>
            <w:tcPrChange w:id="197" w:author="Wen Kuo" w:date="2026-08-31T14:01:00Z" w16du:dateUtc="2026-08-31T19:01:00Z">
              <w:tcPr>
                <w:tcW w:w="3831" w:type="dxa"/>
                <w:vAlign w:val="center"/>
              </w:tcPr>
            </w:tcPrChange>
          </w:tcPr>
          <w:p w14:paraId="6F2CD3CC" w14:textId="0E486DD3" w:rsidR="00864BD1" w:rsidRPr="00005C04" w:rsidRDefault="00864BD1" w:rsidP="00D73CD7">
            <w:pPr>
              <w:pStyle w:val="Style1"/>
            </w:pPr>
            <w:r w:rsidRPr="00005C04">
              <w:t>KY, Franklin</w:t>
            </w:r>
            <w:ins w:id="198" w:author="Wen Kuo" w:date="2026-08-31T13:51:00Z" w16du:dateUtc="2026-08-31T18:51:00Z">
              <w:r w:rsidR="00916C63">
                <w:t>.</w:t>
              </w:r>
            </w:ins>
            <w:del w:id="199" w:author="Wen Kuo" w:date="2026-08-31T13:51:00Z" w16du:dateUtc="2026-08-31T18:51:00Z">
              <w:r w:rsidRPr="00005C04" w:rsidDel="00916C63">
                <w:delText>,</w:delText>
              </w:r>
            </w:del>
            <w:r w:rsidRPr="00005C04">
              <w:t xml:space="preserve"> Bald Knob (EO</w:t>
            </w:r>
            <w:ins w:id="200" w:author="Wen Kuo" w:date="2026-08-31T13:51:00Z" w16du:dateUtc="2026-08-31T18:51:00Z">
              <w:r w:rsidR="00916C63">
                <w:t>-</w:t>
              </w:r>
            </w:ins>
            <w:r w:rsidRPr="00005C04">
              <w:t>07)</w:t>
            </w:r>
          </w:p>
        </w:tc>
        <w:tc>
          <w:tcPr>
            <w:tcW w:w="1800" w:type="dxa"/>
            <w:vAlign w:val="center"/>
            <w:tcPrChange w:id="201" w:author="Wen Kuo" w:date="2026-08-31T14:01:00Z" w16du:dateUtc="2026-08-31T19:01:00Z">
              <w:tcPr>
                <w:tcW w:w="1710" w:type="dxa"/>
                <w:gridSpan w:val="2"/>
                <w:vAlign w:val="center"/>
              </w:tcPr>
            </w:tcPrChange>
          </w:tcPr>
          <w:p w14:paraId="25C62010" w14:textId="4DE7BA58" w:rsidR="00864BD1" w:rsidRPr="00005C04" w:rsidRDefault="00864BD1" w:rsidP="00D73CD7">
            <w:pPr>
              <w:pStyle w:val="Style1"/>
            </w:pPr>
            <w:r w:rsidRPr="00005C04">
              <w:t>Bluegrass</w:t>
            </w:r>
          </w:p>
        </w:tc>
        <w:tc>
          <w:tcPr>
            <w:tcW w:w="1156" w:type="dxa"/>
            <w:vAlign w:val="center"/>
            <w:tcPrChange w:id="202" w:author="Wen Kuo" w:date="2026-08-31T14:01:00Z" w16du:dateUtc="2026-08-31T19:01:00Z">
              <w:tcPr>
                <w:tcW w:w="1260" w:type="dxa"/>
                <w:gridSpan w:val="2"/>
                <w:vAlign w:val="center"/>
              </w:tcPr>
            </w:tcPrChange>
          </w:tcPr>
          <w:p w14:paraId="3CC8CF78" w14:textId="4DE48DCC" w:rsidR="00864BD1" w:rsidRPr="00005C04" w:rsidRDefault="00864BD1" w:rsidP="00D73CD7">
            <w:pPr>
              <w:pStyle w:val="Style1"/>
            </w:pPr>
            <w:r w:rsidRPr="00005C04">
              <w:t>38.20</w:t>
            </w:r>
          </w:p>
        </w:tc>
        <w:tc>
          <w:tcPr>
            <w:tcW w:w="1094" w:type="dxa"/>
            <w:vAlign w:val="center"/>
            <w:tcPrChange w:id="203" w:author="Wen Kuo" w:date="2026-08-31T14:01:00Z" w16du:dateUtc="2026-08-31T19:01:00Z">
              <w:tcPr>
                <w:tcW w:w="1189" w:type="dxa"/>
                <w:gridSpan w:val="2"/>
                <w:vAlign w:val="center"/>
              </w:tcPr>
            </w:tcPrChange>
          </w:tcPr>
          <w:p w14:paraId="7ECBF745" w14:textId="54209E0E" w:rsidR="00864BD1" w:rsidRPr="00005C04" w:rsidRDefault="00864BD1" w:rsidP="00D73CD7">
            <w:pPr>
              <w:pStyle w:val="Style1"/>
            </w:pPr>
            <w:r w:rsidRPr="00005C04">
              <w:t>-84.88</w:t>
            </w:r>
          </w:p>
        </w:tc>
        <w:tc>
          <w:tcPr>
            <w:tcW w:w="1080" w:type="dxa"/>
            <w:vAlign w:val="center"/>
            <w:tcPrChange w:id="204" w:author="Wen Kuo" w:date="2026-08-31T14:01:00Z" w16du:dateUtc="2026-08-31T19:01:00Z">
              <w:tcPr>
                <w:tcW w:w="0" w:type="auto"/>
                <w:gridSpan w:val="3"/>
                <w:vAlign w:val="center"/>
              </w:tcPr>
            </w:tcPrChange>
          </w:tcPr>
          <w:p w14:paraId="71DA199C" w14:textId="025C5BDA" w:rsidR="00864BD1" w:rsidRPr="00005C04" w:rsidRDefault="00864BD1" w:rsidP="00D73CD7">
            <w:pPr>
              <w:pStyle w:val="Style1"/>
            </w:pPr>
            <w:r w:rsidRPr="00005C04">
              <w:t>23</w:t>
            </w:r>
          </w:p>
        </w:tc>
      </w:tr>
      <w:tr w:rsidR="00864BD1" w:rsidRPr="00005C04" w14:paraId="78450D02" w14:textId="77777777" w:rsidTr="00860FBC">
        <w:trPr>
          <w:trHeight w:val="576"/>
          <w:trPrChange w:id="205" w:author="Wen Kuo" w:date="2026-08-31T14:01:00Z" w16du:dateUtc="2026-08-31T19:01:00Z">
            <w:trPr>
              <w:trHeight w:val="576"/>
            </w:trPr>
          </w:trPrChange>
        </w:trPr>
        <w:tc>
          <w:tcPr>
            <w:tcW w:w="0" w:type="auto"/>
            <w:vAlign w:val="center"/>
            <w:tcPrChange w:id="206" w:author="Wen Kuo" w:date="2026-08-31T14:01:00Z" w16du:dateUtc="2026-08-31T19:01:00Z">
              <w:tcPr>
                <w:tcW w:w="0" w:type="auto"/>
                <w:vAlign w:val="center"/>
              </w:tcPr>
            </w:tcPrChange>
          </w:tcPr>
          <w:p w14:paraId="6AFC3F47" w14:textId="5EB896A9" w:rsidR="00864BD1" w:rsidRPr="00005C04" w:rsidRDefault="00864BD1" w:rsidP="00D73CD7">
            <w:pPr>
              <w:pStyle w:val="Style1"/>
            </w:pPr>
            <w:r w:rsidRPr="00005C04">
              <w:t>KY_04</w:t>
            </w:r>
          </w:p>
        </w:tc>
        <w:tc>
          <w:tcPr>
            <w:tcW w:w="1831" w:type="dxa"/>
            <w:vAlign w:val="center"/>
            <w:tcPrChange w:id="207" w:author="Wen Kuo" w:date="2026-08-31T14:01:00Z" w16du:dateUtc="2026-08-31T19:01:00Z">
              <w:tcPr>
                <w:tcW w:w="1831" w:type="dxa"/>
                <w:vAlign w:val="center"/>
              </w:tcPr>
            </w:tcPrChange>
          </w:tcPr>
          <w:p w14:paraId="6A147C94" w14:textId="16DEFD9B" w:rsidR="00864BD1" w:rsidRPr="00005C04" w:rsidRDefault="00904FB8" w:rsidP="00D73CD7">
            <w:pPr>
              <w:pStyle w:val="Style1"/>
            </w:pPr>
            <w:ins w:id="208" w:author="Wen Kuo" w:date="2026-08-31T13:13:00Z" w16du:dateUtc="2026-08-31T18:13:00Z">
              <w:r>
                <w:fldChar w:fldCharType="begin"/>
              </w:r>
              <w:r>
                <w:instrText>HYPERLINK "https://www.tropicos.org/collection/5529158"</w:instrText>
              </w:r>
              <w:r>
                <w:fldChar w:fldCharType="separate"/>
              </w:r>
              <w:r w:rsidR="00864BD1" w:rsidRPr="00904FB8">
                <w:rPr>
                  <w:rStyle w:val="Hyperlink"/>
                </w:rPr>
                <w:t>Edwards, Linan and Littlefield 351 (MO)</w:t>
              </w:r>
              <w:r>
                <w:fldChar w:fldCharType="end"/>
              </w:r>
            </w:ins>
          </w:p>
        </w:tc>
        <w:tc>
          <w:tcPr>
            <w:tcW w:w="1453" w:type="dxa"/>
            <w:vAlign w:val="center"/>
            <w:tcPrChange w:id="209" w:author="Wen Kuo" w:date="2026-08-31T14:01:00Z" w16du:dateUtc="2026-08-31T19:01:00Z">
              <w:tcPr>
                <w:tcW w:w="1453" w:type="dxa"/>
                <w:vAlign w:val="center"/>
              </w:tcPr>
            </w:tcPrChange>
          </w:tcPr>
          <w:p w14:paraId="2EFC2849" w14:textId="32ACCA34" w:rsidR="00864BD1" w:rsidRPr="00E261AB" w:rsidRDefault="00864BD1" w:rsidP="00D73CD7">
            <w:pPr>
              <w:pStyle w:val="Style1"/>
              <w:rPr>
                <w:i/>
                <w:iCs/>
              </w:rPr>
            </w:pPr>
            <w:r w:rsidRPr="00E261AB">
              <w:rPr>
                <w:i/>
                <w:iCs/>
              </w:rPr>
              <w:t>P. globosa</w:t>
            </w:r>
          </w:p>
        </w:tc>
        <w:tc>
          <w:tcPr>
            <w:tcW w:w="4193" w:type="dxa"/>
            <w:vAlign w:val="center"/>
            <w:tcPrChange w:id="210" w:author="Wen Kuo" w:date="2026-08-31T14:01:00Z" w16du:dateUtc="2026-08-31T19:01:00Z">
              <w:tcPr>
                <w:tcW w:w="3831" w:type="dxa"/>
                <w:vAlign w:val="center"/>
              </w:tcPr>
            </w:tcPrChange>
          </w:tcPr>
          <w:p w14:paraId="1AA24F4A" w14:textId="7F862225" w:rsidR="00864BD1" w:rsidRPr="00005C04" w:rsidRDefault="00864BD1" w:rsidP="00D73CD7">
            <w:pPr>
              <w:pStyle w:val="Style1"/>
            </w:pPr>
            <w:r w:rsidRPr="00005C04">
              <w:t>KY, Franklin</w:t>
            </w:r>
            <w:ins w:id="211" w:author="Wen Kuo" w:date="2026-08-31T13:51:00Z" w16du:dateUtc="2026-08-31T18:51:00Z">
              <w:r w:rsidR="00916C63">
                <w:t>.</w:t>
              </w:r>
            </w:ins>
            <w:del w:id="212" w:author="Wen Kuo" w:date="2026-08-31T13:51:00Z" w16du:dateUtc="2026-08-31T18:51:00Z">
              <w:r w:rsidRPr="00005C04" w:rsidDel="00916C63">
                <w:delText>,</w:delText>
              </w:r>
            </w:del>
            <w:r w:rsidRPr="00005C04">
              <w:t xml:space="preserve"> Ninevah Rd</w:t>
            </w:r>
            <w:ins w:id="213" w:author="Wen Kuo" w:date="2026-08-31T13:21:00Z" w16du:dateUtc="2026-08-31T18:21:00Z">
              <w:r w:rsidR="00196CEA">
                <w:t>.</w:t>
              </w:r>
            </w:ins>
            <w:del w:id="214" w:author="Wen Kuo" w:date="2026-08-31T13:21:00Z" w16du:dateUtc="2026-08-31T18:21:00Z">
              <w:r w:rsidRPr="00005C04" w:rsidDel="00196CEA">
                <w:delText>.</w:delText>
              </w:r>
            </w:del>
            <w:r w:rsidRPr="00005C04">
              <w:t xml:space="preserve"> (EO</w:t>
            </w:r>
            <w:ins w:id="215" w:author="Wen Kuo" w:date="2026-08-31T13:51:00Z" w16du:dateUtc="2026-08-31T18:51:00Z">
              <w:r w:rsidR="00916C63">
                <w:t>-</w:t>
              </w:r>
            </w:ins>
            <w:del w:id="216" w:author="Wen Kuo" w:date="2026-08-31T13:51:00Z" w16du:dateUtc="2026-08-31T18:51:00Z">
              <w:r w:rsidRPr="00005C04" w:rsidDel="00916C63">
                <w:delText xml:space="preserve"> </w:delText>
              </w:r>
            </w:del>
            <w:r w:rsidRPr="00005C04">
              <w:t>04)</w:t>
            </w:r>
          </w:p>
        </w:tc>
        <w:tc>
          <w:tcPr>
            <w:tcW w:w="1800" w:type="dxa"/>
            <w:vAlign w:val="center"/>
            <w:tcPrChange w:id="217" w:author="Wen Kuo" w:date="2026-08-31T14:01:00Z" w16du:dateUtc="2026-08-31T19:01:00Z">
              <w:tcPr>
                <w:tcW w:w="1710" w:type="dxa"/>
                <w:gridSpan w:val="2"/>
                <w:vAlign w:val="center"/>
              </w:tcPr>
            </w:tcPrChange>
          </w:tcPr>
          <w:p w14:paraId="5FC88A65" w14:textId="0F99CA77" w:rsidR="00864BD1" w:rsidRPr="00005C04" w:rsidRDefault="00864BD1" w:rsidP="00D73CD7">
            <w:pPr>
              <w:pStyle w:val="Style1"/>
            </w:pPr>
            <w:r w:rsidRPr="00005C04">
              <w:t>Bluegrass</w:t>
            </w:r>
          </w:p>
        </w:tc>
        <w:tc>
          <w:tcPr>
            <w:tcW w:w="1156" w:type="dxa"/>
            <w:vAlign w:val="center"/>
            <w:tcPrChange w:id="218" w:author="Wen Kuo" w:date="2026-08-31T14:01:00Z" w16du:dateUtc="2026-08-31T19:01:00Z">
              <w:tcPr>
                <w:tcW w:w="1260" w:type="dxa"/>
                <w:gridSpan w:val="2"/>
                <w:vAlign w:val="center"/>
              </w:tcPr>
            </w:tcPrChange>
          </w:tcPr>
          <w:p w14:paraId="2B722D98" w14:textId="19F901DD" w:rsidR="00864BD1" w:rsidRPr="00005C04" w:rsidRDefault="00864BD1" w:rsidP="00D73CD7">
            <w:pPr>
              <w:pStyle w:val="Style1"/>
            </w:pPr>
            <w:r w:rsidRPr="00005C04">
              <w:t>38.11</w:t>
            </w:r>
          </w:p>
        </w:tc>
        <w:tc>
          <w:tcPr>
            <w:tcW w:w="1094" w:type="dxa"/>
            <w:vAlign w:val="center"/>
            <w:tcPrChange w:id="219" w:author="Wen Kuo" w:date="2026-08-31T14:01:00Z" w16du:dateUtc="2026-08-31T19:01:00Z">
              <w:tcPr>
                <w:tcW w:w="1189" w:type="dxa"/>
                <w:gridSpan w:val="2"/>
                <w:vAlign w:val="center"/>
              </w:tcPr>
            </w:tcPrChange>
          </w:tcPr>
          <w:p w14:paraId="564BDF15" w14:textId="00C92B78" w:rsidR="00864BD1" w:rsidRPr="00005C04" w:rsidRDefault="00864BD1" w:rsidP="00D73CD7">
            <w:pPr>
              <w:pStyle w:val="Style1"/>
            </w:pPr>
            <w:r w:rsidRPr="00005C04">
              <w:t>-84.87</w:t>
            </w:r>
          </w:p>
        </w:tc>
        <w:tc>
          <w:tcPr>
            <w:tcW w:w="1080" w:type="dxa"/>
            <w:vAlign w:val="center"/>
            <w:tcPrChange w:id="220" w:author="Wen Kuo" w:date="2026-08-31T14:01:00Z" w16du:dateUtc="2026-08-31T19:01:00Z">
              <w:tcPr>
                <w:tcW w:w="0" w:type="auto"/>
                <w:gridSpan w:val="3"/>
                <w:vAlign w:val="center"/>
              </w:tcPr>
            </w:tcPrChange>
          </w:tcPr>
          <w:p w14:paraId="37BA11AE" w14:textId="40954634" w:rsidR="00864BD1" w:rsidRPr="00005C04" w:rsidRDefault="00864BD1" w:rsidP="00D73CD7">
            <w:pPr>
              <w:pStyle w:val="Style1"/>
            </w:pPr>
            <w:r w:rsidRPr="00005C04">
              <w:t>24</w:t>
            </w:r>
          </w:p>
        </w:tc>
      </w:tr>
      <w:tr w:rsidR="00864BD1" w:rsidRPr="00005C04" w14:paraId="1C0944E8" w14:textId="77777777" w:rsidTr="00860FBC">
        <w:trPr>
          <w:trHeight w:val="576"/>
          <w:trPrChange w:id="221" w:author="Wen Kuo" w:date="2026-08-31T14:01:00Z" w16du:dateUtc="2026-08-31T19:01:00Z">
            <w:trPr>
              <w:trHeight w:val="576"/>
            </w:trPr>
          </w:trPrChange>
        </w:trPr>
        <w:tc>
          <w:tcPr>
            <w:tcW w:w="0" w:type="auto"/>
            <w:vAlign w:val="center"/>
            <w:tcPrChange w:id="222" w:author="Wen Kuo" w:date="2026-08-31T14:01:00Z" w16du:dateUtc="2026-08-31T19:01:00Z">
              <w:tcPr>
                <w:tcW w:w="0" w:type="auto"/>
                <w:vAlign w:val="center"/>
              </w:tcPr>
            </w:tcPrChange>
          </w:tcPr>
          <w:p w14:paraId="08C3A435" w14:textId="39B307CB" w:rsidR="00864BD1" w:rsidRPr="00005C04" w:rsidRDefault="00864BD1" w:rsidP="00D73CD7">
            <w:pPr>
              <w:pStyle w:val="Style1"/>
            </w:pPr>
            <w:r w:rsidRPr="00005C04">
              <w:t>KY_05</w:t>
            </w:r>
          </w:p>
        </w:tc>
        <w:tc>
          <w:tcPr>
            <w:tcW w:w="1831" w:type="dxa"/>
            <w:vAlign w:val="center"/>
            <w:tcPrChange w:id="223" w:author="Wen Kuo" w:date="2026-08-31T14:01:00Z" w16du:dateUtc="2026-08-31T19:01:00Z">
              <w:tcPr>
                <w:tcW w:w="1831" w:type="dxa"/>
                <w:vAlign w:val="center"/>
              </w:tcPr>
            </w:tcPrChange>
          </w:tcPr>
          <w:p w14:paraId="547F4D1C" w14:textId="4B199954" w:rsidR="00864BD1" w:rsidRPr="00005C04" w:rsidRDefault="00D13245" w:rsidP="00D73CD7">
            <w:pPr>
              <w:pStyle w:val="Style1"/>
            </w:pPr>
            <w:ins w:id="224" w:author="Wen Kuo" w:date="2026-08-31T13:16:00Z" w16du:dateUtc="2026-08-31T18:16:00Z">
              <w:r>
                <w:fldChar w:fldCharType="begin"/>
              </w:r>
              <w:r>
                <w:instrText>HYPERLINK "https://www.tropicos.org/collection/5529162"</w:instrText>
              </w:r>
              <w:r>
                <w:fldChar w:fldCharType="separate"/>
              </w:r>
              <w:r w:rsidR="00864BD1" w:rsidRPr="00D13245">
                <w:rPr>
                  <w:rStyle w:val="Hyperlink"/>
                </w:rPr>
                <w:t>Edwards, Linan and Littlefield</w:t>
              </w:r>
              <w:r w:rsidR="00225264" w:rsidRPr="00D13245">
                <w:rPr>
                  <w:rStyle w:val="Hyperlink"/>
                </w:rPr>
                <w:t xml:space="preserve"> 352</w:t>
              </w:r>
              <w:r w:rsidR="00864BD1" w:rsidRPr="00D13245">
                <w:rPr>
                  <w:rStyle w:val="Hyperlink"/>
                </w:rPr>
                <w:t xml:space="preserve"> (MO)</w:t>
              </w:r>
              <w:r>
                <w:fldChar w:fldCharType="end"/>
              </w:r>
            </w:ins>
          </w:p>
        </w:tc>
        <w:tc>
          <w:tcPr>
            <w:tcW w:w="1453" w:type="dxa"/>
            <w:vAlign w:val="center"/>
            <w:tcPrChange w:id="225" w:author="Wen Kuo" w:date="2026-08-31T14:01:00Z" w16du:dateUtc="2026-08-31T19:01:00Z">
              <w:tcPr>
                <w:tcW w:w="1453" w:type="dxa"/>
                <w:vAlign w:val="center"/>
              </w:tcPr>
            </w:tcPrChange>
          </w:tcPr>
          <w:p w14:paraId="32BE0C6E" w14:textId="1656B8E1" w:rsidR="00864BD1" w:rsidRPr="00E261AB" w:rsidRDefault="00864BD1" w:rsidP="00D73CD7">
            <w:pPr>
              <w:pStyle w:val="Style1"/>
              <w:rPr>
                <w:i/>
                <w:iCs/>
              </w:rPr>
            </w:pPr>
            <w:r w:rsidRPr="00E261AB">
              <w:rPr>
                <w:i/>
                <w:iCs/>
              </w:rPr>
              <w:t>P. globosa</w:t>
            </w:r>
          </w:p>
        </w:tc>
        <w:tc>
          <w:tcPr>
            <w:tcW w:w="4193" w:type="dxa"/>
            <w:vAlign w:val="center"/>
            <w:tcPrChange w:id="226" w:author="Wen Kuo" w:date="2026-08-31T14:01:00Z" w16du:dateUtc="2026-08-31T19:01:00Z">
              <w:tcPr>
                <w:tcW w:w="3831" w:type="dxa"/>
                <w:vAlign w:val="center"/>
              </w:tcPr>
            </w:tcPrChange>
          </w:tcPr>
          <w:p w14:paraId="3FEFA8F5" w14:textId="295BCFC4" w:rsidR="00864BD1" w:rsidRPr="00005C04" w:rsidRDefault="00864BD1" w:rsidP="00D73CD7">
            <w:pPr>
              <w:pStyle w:val="Style1"/>
            </w:pPr>
            <w:r w:rsidRPr="00005C04">
              <w:t>KY, Woodford</w:t>
            </w:r>
            <w:ins w:id="227" w:author="Wen Kuo" w:date="2026-08-31T13:51:00Z" w16du:dateUtc="2026-08-31T18:51:00Z">
              <w:r w:rsidR="00916C63">
                <w:t>.</w:t>
              </w:r>
            </w:ins>
            <w:del w:id="228" w:author="Wen Kuo" w:date="2026-08-31T13:51:00Z" w16du:dateUtc="2026-08-31T18:51:00Z">
              <w:r w:rsidRPr="00005C04" w:rsidDel="00916C63">
                <w:delText>,</w:delText>
              </w:r>
            </w:del>
            <w:r w:rsidRPr="00005C04">
              <w:t xml:space="preserve"> </w:t>
            </w:r>
            <w:ins w:id="229" w:author="Wen Kuo" w:date="2026-08-31T13:51:00Z" w16du:dateUtc="2026-08-31T18:51:00Z">
              <w:r w:rsidR="00916C63">
                <w:t>O</w:t>
              </w:r>
            </w:ins>
            <w:del w:id="230" w:author="Wen Kuo" w:date="2026-08-31T13:51:00Z" w16du:dateUtc="2026-08-31T18:51:00Z">
              <w:r w:rsidRPr="00005C04" w:rsidDel="00916C63">
                <w:delText>o</w:delText>
              </w:r>
            </w:del>
            <w:r w:rsidRPr="00005C04">
              <w:t>ff Delaney Ferry Rd</w:t>
            </w:r>
            <w:ins w:id="231" w:author="Wen Kuo" w:date="2026-08-31T13:21:00Z" w16du:dateUtc="2026-08-31T18:21:00Z">
              <w:r w:rsidR="00196CEA">
                <w:t>.</w:t>
              </w:r>
            </w:ins>
            <w:r w:rsidRPr="00005C04">
              <w:t xml:space="preserve"> (Murphy property, EO</w:t>
            </w:r>
            <w:ins w:id="232" w:author="Wen Kuo" w:date="2026-08-31T13:51:00Z" w16du:dateUtc="2026-08-31T18:51:00Z">
              <w:r w:rsidR="00916C63">
                <w:t>-</w:t>
              </w:r>
            </w:ins>
            <w:r w:rsidRPr="00005C04">
              <w:t xml:space="preserve">28) </w:t>
            </w:r>
          </w:p>
        </w:tc>
        <w:tc>
          <w:tcPr>
            <w:tcW w:w="1800" w:type="dxa"/>
            <w:vAlign w:val="center"/>
            <w:tcPrChange w:id="233" w:author="Wen Kuo" w:date="2026-08-31T14:01:00Z" w16du:dateUtc="2026-08-31T19:01:00Z">
              <w:tcPr>
                <w:tcW w:w="1710" w:type="dxa"/>
                <w:gridSpan w:val="2"/>
                <w:vAlign w:val="center"/>
              </w:tcPr>
            </w:tcPrChange>
          </w:tcPr>
          <w:p w14:paraId="6831A667" w14:textId="35D0F184" w:rsidR="00864BD1" w:rsidRPr="00005C04" w:rsidRDefault="00864BD1" w:rsidP="00D73CD7">
            <w:pPr>
              <w:pStyle w:val="Style1"/>
            </w:pPr>
            <w:r w:rsidRPr="00005C04">
              <w:t>Bluegrass/ partially cultivated</w:t>
            </w:r>
          </w:p>
        </w:tc>
        <w:tc>
          <w:tcPr>
            <w:tcW w:w="1156" w:type="dxa"/>
            <w:vAlign w:val="center"/>
            <w:tcPrChange w:id="234" w:author="Wen Kuo" w:date="2026-08-31T14:01:00Z" w16du:dateUtc="2026-08-31T19:01:00Z">
              <w:tcPr>
                <w:tcW w:w="1260" w:type="dxa"/>
                <w:gridSpan w:val="2"/>
                <w:vAlign w:val="center"/>
              </w:tcPr>
            </w:tcPrChange>
          </w:tcPr>
          <w:p w14:paraId="53C9B0BB" w14:textId="2BCE2F3E" w:rsidR="00864BD1" w:rsidRPr="00005C04" w:rsidRDefault="00864BD1" w:rsidP="00D73CD7">
            <w:pPr>
              <w:pStyle w:val="Style1"/>
            </w:pPr>
            <w:r w:rsidRPr="00005C04">
              <w:t>37.97</w:t>
            </w:r>
          </w:p>
        </w:tc>
        <w:tc>
          <w:tcPr>
            <w:tcW w:w="1094" w:type="dxa"/>
            <w:vAlign w:val="center"/>
            <w:tcPrChange w:id="235" w:author="Wen Kuo" w:date="2026-08-31T14:01:00Z" w16du:dateUtc="2026-08-31T19:01:00Z">
              <w:tcPr>
                <w:tcW w:w="1189" w:type="dxa"/>
                <w:gridSpan w:val="2"/>
                <w:vAlign w:val="center"/>
              </w:tcPr>
            </w:tcPrChange>
          </w:tcPr>
          <w:p w14:paraId="7B8DE4AD" w14:textId="1FF732A5" w:rsidR="00864BD1" w:rsidRPr="00005C04" w:rsidRDefault="00864BD1" w:rsidP="00D73CD7">
            <w:pPr>
              <w:pStyle w:val="Style1"/>
            </w:pPr>
            <w:r w:rsidRPr="00005C04">
              <w:t>-84.69</w:t>
            </w:r>
          </w:p>
        </w:tc>
        <w:tc>
          <w:tcPr>
            <w:tcW w:w="1080" w:type="dxa"/>
            <w:vAlign w:val="center"/>
            <w:tcPrChange w:id="236" w:author="Wen Kuo" w:date="2026-08-31T14:01:00Z" w16du:dateUtc="2026-08-31T19:01:00Z">
              <w:tcPr>
                <w:tcW w:w="0" w:type="auto"/>
                <w:gridSpan w:val="3"/>
                <w:vAlign w:val="center"/>
              </w:tcPr>
            </w:tcPrChange>
          </w:tcPr>
          <w:p w14:paraId="0D8AAC86" w14:textId="695EA49A" w:rsidR="00864BD1" w:rsidRPr="00005C04" w:rsidRDefault="00864BD1" w:rsidP="00D73CD7">
            <w:pPr>
              <w:pStyle w:val="Style1"/>
            </w:pPr>
            <w:r w:rsidRPr="00005C04">
              <w:t>24</w:t>
            </w:r>
          </w:p>
        </w:tc>
      </w:tr>
      <w:tr w:rsidR="00864BD1" w:rsidRPr="00005C04" w14:paraId="642E0436" w14:textId="77777777" w:rsidTr="00860FBC">
        <w:trPr>
          <w:trHeight w:val="576"/>
          <w:trPrChange w:id="237" w:author="Wen Kuo" w:date="2026-08-31T14:01:00Z" w16du:dateUtc="2026-08-31T19:01:00Z">
            <w:trPr>
              <w:trHeight w:val="576"/>
            </w:trPr>
          </w:trPrChange>
        </w:trPr>
        <w:tc>
          <w:tcPr>
            <w:tcW w:w="0" w:type="auto"/>
            <w:vAlign w:val="center"/>
            <w:tcPrChange w:id="238" w:author="Wen Kuo" w:date="2026-08-31T14:01:00Z" w16du:dateUtc="2026-08-31T19:01:00Z">
              <w:tcPr>
                <w:tcW w:w="0" w:type="auto"/>
                <w:vAlign w:val="center"/>
              </w:tcPr>
            </w:tcPrChange>
          </w:tcPr>
          <w:p w14:paraId="11EF67CD" w14:textId="713034EA" w:rsidR="00864BD1" w:rsidRPr="00005C04" w:rsidRDefault="00864BD1" w:rsidP="00D73CD7">
            <w:pPr>
              <w:pStyle w:val="Style1"/>
            </w:pPr>
            <w:r w:rsidRPr="00005C04">
              <w:t>KY_06</w:t>
            </w:r>
          </w:p>
        </w:tc>
        <w:tc>
          <w:tcPr>
            <w:tcW w:w="1831" w:type="dxa"/>
            <w:vAlign w:val="center"/>
            <w:tcPrChange w:id="239" w:author="Wen Kuo" w:date="2026-08-31T14:01:00Z" w16du:dateUtc="2026-08-31T19:01:00Z">
              <w:tcPr>
                <w:tcW w:w="1831" w:type="dxa"/>
                <w:vAlign w:val="center"/>
              </w:tcPr>
            </w:tcPrChange>
          </w:tcPr>
          <w:p w14:paraId="286DD9DF" w14:textId="530AA6F9" w:rsidR="00864BD1" w:rsidRPr="00005C04" w:rsidRDefault="005759B7" w:rsidP="00D73CD7">
            <w:pPr>
              <w:pStyle w:val="Style1"/>
            </w:pPr>
            <w:ins w:id="240" w:author="Wen Kuo" w:date="2026-08-31T13:20:00Z" w16du:dateUtc="2026-08-31T18:20:00Z">
              <w:r>
                <w:fldChar w:fldCharType="begin"/>
              </w:r>
              <w:r>
                <w:instrText>HYPERLINK "https://www.tropicos.org/collection/5529173"</w:instrText>
              </w:r>
              <w:r>
                <w:fldChar w:fldCharType="separate"/>
              </w:r>
              <w:r w:rsidR="00864BD1" w:rsidRPr="005759B7">
                <w:rPr>
                  <w:rStyle w:val="Hyperlink"/>
                </w:rPr>
                <w:t>Edwards, Linan and Littlefield</w:t>
              </w:r>
              <w:r w:rsidRPr="005759B7">
                <w:rPr>
                  <w:rStyle w:val="Hyperlink"/>
                </w:rPr>
                <w:t xml:space="preserve"> 354</w:t>
              </w:r>
              <w:r w:rsidR="00864BD1" w:rsidRPr="005759B7">
                <w:rPr>
                  <w:rStyle w:val="Hyperlink"/>
                </w:rPr>
                <w:t xml:space="preserve"> (MO)</w:t>
              </w:r>
              <w:r>
                <w:fldChar w:fldCharType="end"/>
              </w:r>
            </w:ins>
          </w:p>
        </w:tc>
        <w:tc>
          <w:tcPr>
            <w:tcW w:w="1453" w:type="dxa"/>
            <w:vAlign w:val="center"/>
            <w:tcPrChange w:id="241" w:author="Wen Kuo" w:date="2026-08-31T14:01:00Z" w16du:dateUtc="2026-08-31T19:01:00Z">
              <w:tcPr>
                <w:tcW w:w="1453" w:type="dxa"/>
                <w:vAlign w:val="center"/>
              </w:tcPr>
            </w:tcPrChange>
          </w:tcPr>
          <w:p w14:paraId="194C14E8" w14:textId="5E035929" w:rsidR="00864BD1" w:rsidRPr="00E261AB" w:rsidRDefault="00864BD1" w:rsidP="00D73CD7">
            <w:pPr>
              <w:pStyle w:val="Style1"/>
              <w:rPr>
                <w:i/>
                <w:iCs/>
              </w:rPr>
            </w:pPr>
            <w:r w:rsidRPr="00E261AB">
              <w:rPr>
                <w:i/>
                <w:iCs/>
              </w:rPr>
              <w:t>P. globosa</w:t>
            </w:r>
          </w:p>
        </w:tc>
        <w:tc>
          <w:tcPr>
            <w:tcW w:w="4193" w:type="dxa"/>
            <w:vAlign w:val="center"/>
            <w:tcPrChange w:id="242" w:author="Wen Kuo" w:date="2026-08-31T14:01:00Z" w16du:dateUtc="2026-08-31T19:01:00Z">
              <w:tcPr>
                <w:tcW w:w="3831" w:type="dxa"/>
                <w:vAlign w:val="center"/>
              </w:tcPr>
            </w:tcPrChange>
          </w:tcPr>
          <w:p w14:paraId="16CADA68" w14:textId="741DE96F" w:rsidR="00864BD1" w:rsidRPr="00005C04" w:rsidRDefault="00864BD1" w:rsidP="00D73CD7">
            <w:pPr>
              <w:pStyle w:val="Style1"/>
            </w:pPr>
            <w:r w:rsidRPr="00005C04">
              <w:t>KY, Madison</w:t>
            </w:r>
            <w:ins w:id="243" w:author="Wen Kuo" w:date="2026-08-31T13:51:00Z" w16du:dateUtc="2026-08-31T18:51:00Z">
              <w:r w:rsidR="00414218">
                <w:t>.</w:t>
              </w:r>
            </w:ins>
            <w:del w:id="244" w:author="Wen Kuo" w:date="2026-08-31T13:51:00Z" w16du:dateUtc="2026-08-31T18:51:00Z">
              <w:r w:rsidRPr="00005C04" w:rsidDel="00414218">
                <w:delText>,</w:delText>
              </w:r>
            </w:del>
            <w:r w:rsidRPr="00005C04">
              <w:t xml:space="preserve"> </w:t>
            </w:r>
            <w:ins w:id="245" w:author="Wen Kuo" w:date="2026-08-31T13:19:00Z">
              <w:r w:rsidR="00C6128D" w:rsidRPr="00C6128D">
                <w:rPr>
                  <w:rPrChange w:id="246" w:author="Wen Kuo" w:date="2026-08-31T13:20:00Z" w16du:dateUtc="2026-08-31T18:20:00Z">
                    <w:rPr>
                      <w:rFonts w:ascii="Calibri" w:eastAsia="Times New Roman" w:hAnsi="Calibri" w:cs="Calibri"/>
                      <w:spacing w:val="0"/>
                      <w:kern w:val="0"/>
                      <w:sz w:val="22"/>
                      <w:szCs w:val="22"/>
                    </w:rPr>
                  </w:rPrChange>
                </w:rPr>
                <w:t xml:space="preserve">Valley </w:t>
              </w:r>
            </w:ins>
            <w:ins w:id="247" w:author="Wen Kuo" w:date="2026-08-31T13:52:00Z" w16du:dateUtc="2026-08-31T18:52:00Z">
              <w:r w:rsidR="00414218">
                <w:t>v</w:t>
              </w:r>
            </w:ins>
            <w:ins w:id="248" w:author="Wen Kuo" w:date="2026-08-31T13:19:00Z">
              <w:r w:rsidR="00C6128D" w:rsidRPr="00C6128D">
                <w:rPr>
                  <w:rPrChange w:id="249" w:author="Wen Kuo" w:date="2026-08-31T13:20:00Z" w16du:dateUtc="2026-08-31T18:20:00Z">
                    <w:rPr>
                      <w:rFonts w:ascii="Calibri" w:eastAsia="Times New Roman" w:hAnsi="Calibri" w:cs="Calibri"/>
                      <w:spacing w:val="0"/>
                      <w:kern w:val="0"/>
                      <w:sz w:val="22"/>
                      <w:szCs w:val="22"/>
                    </w:rPr>
                  </w:rPrChange>
                </w:rPr>
                <w:t>iew on bluff over Tate Creek. In thick honeysuckle</w:t>
              </w:r>
            </w:ins>
            <w:ins w:id="250" w:author="Wen Kuo" w:date="2026-08-31T13:21:00Z" w16du:dateUtc="2026-08-31T18:21:00Z">
              <w:r w:rsidR="006D3A5F">
                <w:t xml:space="preserve"> </w:t>
              </w:r>
            </w:ins>
            <w:del w:id="251" w:author="Wen Kuo" w:date="2026-08-31T13:19:00Z" w16du:dateUtc="2026-08-31T18:19:00Z">
              <w:r w:rsidRPr="00C6128D" w:rsidDel="00C6128D">
                <w:delText>Valley View</w:delText>
              </w:r>
              <w:r w:rsidRPr="00005C04" w:rsidDel="00C6128D">
                <w:delText xml:space="preserve"> </w:delText>
              </w:r>
            </w:del>
            <w:r w:rsidRPr="00005C04">
              <w:t>(EO10a)</w:t>
            </w:r>
          </w:p>
        </w:tc>
        <w:tc>
          <w:tcPr>
            <w:tcW w:w="1800" w:type="dxa"/>
            <w:vAlign w:val="center"/>
            <w:tcPrChange w:id="252" w:author="Wen Kuo" w:date="2026-08-31T14:01:00Z" w16du:dateUtc="2026-08-31T19:01:00Z">
              <w:tcPr>
                <w:tcW w:w="1710" w:type="dxa"/>
                <w:gridSpan w:val="2"/>
                <w:vAlign w:val="center"/>
              </w:tcPr>
            </w:tcPrChange>
          </w:tcPr>
          <w:p w14:paraId="7F297E40" w14:textId="75102E55" w:rsidR="00864BD1" w:rsidRPr="00005C04" w:rsidRDefault="00864BD1" w:rsidP="00D73CD7">
            <w:pPr>
              <w:pStyle w:val="Style1"/>
            </w:pPr>
            <w:r w:rsidRPr="00005C04">
              <w:t>Bluegrass</w:t>
            </w:r>
          </w:p>
        </w:tc>
        <w:tc>
          <w:tcPr>
            <w:tcW w:w="1156" w:type="dxa"/>
            <w:vAlign w:val="center"/>
            <w:tcPrChange w:id="253" w:author="Wen Kuo" w:date="2026-08-31T14:01:00Z" w16du:dateUtc="2026-08-31T19:01:00Z">
              <w:tcPr>
                <w:tcW w:w="1260" w:type="dxa"/>
                <w:gridSpan w:val="2"/>
                <w:vAlign w:val="center"/>
              </w:tcPr>
            </w:tcPrChange>
          </w:tcPr>
          <w:p w14:paraId="75DD5F79" w14:textId="08CE7A5A" w:rsidR="00864BD1" w:rsidRPr="00005C04" w:rsidRDefault="00864BD1" w:rsidP="00D73CD7">
            <w:pPr>
              <w:pStyle w:val="Style1"/>
            </w:pPr>
            <w:r w:rsidRPr="00005C04">
              <w:t>37.84</w:t>
            </w:r>
          </w:p>
        </w:tc>
        <w:tc>
          <w:tcPr>
            <w:tcW w:w="1094" w:type="dxa"/>
            <w:vAlign w:val="center"/>
            <w:tcPrChange w:id="254" w:author="Wen Kuo" w:date="2026-08-31T14:01:00Z" w16du:dateUtc="2026-08-31T19:01:00Z">
              <w:tcPr>
                <w:tcW w:w="1189" w:type="dxa"/>
                <w:gridSpan w:val="2"/>
                <w:vAlign w:val="center"/>
              </w:tcPr>
            </w:tcPrChange>
          </w:tcPr>
          <w:p w14:paraId="48A49952" w14:textId="743891C1" w:rsidR="00864BD1" w:rsidRPr="00005C04" w:rsidRDefault="00864BD1" w:rsidP="00D73CD7">
            <w:pPr>
              <w:pStyle w:val="Style1"/>
            </w:pPr>
            <w:r w:rsidRPr="00005C04">
              <w:t>-84.42</w:t>
            </w:r>
          </w:p>
        </w:tc>
        <w:tc>
          <w:tcPr>
            <w:tcW w:w="1080" w:type="dxa"/>
            <w:vAlign w:val="center"/>
            <w:tcPrChange w:id="255" w:author="Wen Kuo" w:date="2026-08-31T14:01:00Z" w16du:dateUtc="2026-08-31T19:01:00Z">
              <w:tcPr>
                <w:tcW w:w="0" w:type="auto"/>
                <w:gridSpan w:val="3"/>
                <w:vAlign w:val="center"/>
              </w:tcPr>
            </w:tcPrChange>
          </w:tcPr>
          <w:p w14:paraId="6D9ABC13" w14:textId="393C88C2" w:rsidR="00864BD1" w:rsidRPr="00005C04" w:rsidRDefault="00864BD1" w:rsidP="00D73CD7">
            <w:pPr>
              <w:pStyle w:val="Style1"/>
            </w:pPr>
            <w:r w:rsidRPr="00005C04">
              <w:t>11</w:t>
            </w:r>
          </w:p>
        </w:tc>
      </w:tr>
      <w:tr w:rsidR="00864BD1" w:rsidRPr="00005C04" w14:paraId="11C1F88E" w14:textId="77777777" w:rsidTr="00860FBC">
        <w:trPr>
          <w:trHeight w:val="576"/>
          <w:trPrChange w:id="256" w:author="Wen Kuo" w:date="2026-08-31T14:01:00Z" w16du:dateUtc="2026-08-31T19:01:00Z">
            <w:trPr>
              <w:trHeight w:val="576"/>
            </w:trPr>
          </w:trPrChange>
        </w:trPr>
        <w:tc>
          <w:tcPr>
            <w:tcW w:w="0" w:type="auto"/>
            <w:vAlign w:val="center"/>
            <w:tcPrChange w:id="257" w:author="Wen Kuo" w:date="2026-08-31T14:01:00Z" w16du:dateUtc="2026-08-31T19:01:00Z">
              <w:tcPr>
                <w:tcW w:w="0" w:type="auto"/>
                <w:vAlign w:val="center"/>
              </w:tcPr>
            </w:tcPrChange>
          </w:tcPr>
          <w:p w14:paraId="0C110CE7" w14:textId="293D70AC" w:rsidR="00864BD1" w:rsidRPr="00005C04" w:rsidRDefault="0090080D" w:rsidP="00D73CD7">
            <w:pPr>
              <w:pStyle w:val="Style1"/>
            </w:pPr>
            <w:r>
              <w:t>TR_01</w:t>
            </w:r>
          </w:p>
        </w:tc>
        <w:tc>
          <w:tcPr>
            <w:tcW w:w="1831" w:type="dxa"/>
            <w:vAlign w:val="center"/>
            <w:tcPrChange w:id="258" w:author="Wen Kuo" w:date="2026-08-31T14:01:00Z" w16du:dateUtc="2026-08-31T19:01:00Z">
              <w:tcPr>
                <w:tcW w:w="1831" w:type="dxa"/>
                <w:vAlign w:val="center"/>
              </w:tcPr>
            </w:tcPrChange>
          </w:tcPr>
          <w:p w14:paraId="0528A11C" w14:textId="44550D27" w:rsidR="00864BD1" w:rsidRPr="00005C04" w:rsidRDefault="004B3D90" w:rsidP="00D73CD7">
            <w:pPr>
              <w:pStyle w:val="Style1"/>
            </w:pPr>
            <w:ins w:id="259" w:author="Wen Kuo" w:date="2026-08-31T13:14:00Z" w16du:dateUtc="2026-08-31T18:14:00Z">
              <w:r>
                <w:fldChar w:fldCharType="begin"/>
              </w:r>
              <w:r>
                <w:instrText>HYPERLINK "https://www.tropicos.org/collection/5529050"</w:instrText>
              </w:r>
              <w:r>
                <w:fldChar w:fldCharType="separate"/>
              </w:r>
              <w:r w:rsidR="00864BD1" w:rsidRPr="004B3D90">
                <w:rPr>
                  <w:rStyle w:val="Hyperlink"/>
                </w:rPr>
                <w:t>Edwards, Linan and Littlefield 348 (MO)</w:t>
              </w:r>
              <w:r>
                <w:fldChar w:fldCharType="end"/>
              </w:r>
            </w:ins>
          </w:p>
        </w:tc>
        <w:tc>
          <w:tcPr>
            <w:tcW w:w="1453" w:type="dxa"/>
            <w:vAlign w:val="center"/>
            <w:tcPrChange w:id="260" w:author="Wen Kuo" w:date="2026-08-31T14:01:00Z" w16du:dateUtc="2026-08-31T19:01:00Z">
              <w:tcPr>
                <w:tcW w:w="1453" w:type="dxa"/>
                <w:vAlign w:val="center"/>
              </w:tcPr>
            </w:tcPrChange>
          </w:tcPr>
          <w:p w14:paraId="02B96294" w14:textId="5A78FC52" w:rsidR="00864BD1" w:rsidRPr="00E261AB" w:rsidRDefault="00864BD1" w:rsidP="00D73CD7">
            <w:pPr>
              <w:pStyle w:val="Style1"/>
              <w:rPr>
                <w:i/>
                <w:iCs/>
              </w:rPr>
            </w:pPr>
            <w:r w:rsidRPr="00E261AB">
              <w:rPr>
                <w:i/>
                <w:iCs/>
              </w:rPr>
              <w:t>P.  globosa</w:t>
            </w:r>
          </w:p>
        </w:tc>
        <w:tc>
          <w:tcPr>
            <w:tcW w:w="4193" w:type="dxa"/>
            <w:vAlign w:val="center"/>
            <w:tcPrChange w:id="261" w:author="Wen Kuo" w:date="2026-08-31T14:01:00Z" w16du:dateUtc="2026-08-31T19:01:00Z">
              <w:tcPr>
                <w:tcW w:w="3831" w:type="dxa"/>
                <w:vAlign w:val="center"/>
              </w:tcPr>
            </w:tcPrChange>
          </w:tcPr>
          <w:p w14:paraId="05E3C222" w14:textId="77777777" w:rsidR="009C6077" w:rsidRDefault="00864BD1" w:rsidP="00D73CD7">
            <w:pPr>
              <w:pStyle w:val="Style1"/>
              <w:rPr>
                <w:ins w:id="262" w:author="Wen Kuo" w:date="2026-08-31T13:52:00Z" w16du:dateUtc="2026-08-31T18:52:00Z"/>
              </w:rPr>
            </w:pPr>
            <w:r w:rsidRPr="00005C04">
              <w:t>KY, Franklin</w:t>
            </w:r>
            <w:ins w:id="263" w:author="Wen Kuo" w:date="2026-08-31T13:52:00Z" w16du:dateUtc="2026-08-31T18:52:00Z">
              <w:r w:rsidR="00414218">
                <w:t>.</w:t>
              </w:r>
            </w:ins>
            <w:del w:id="264" w:author="Wen Kuo" w:date="2026-08-31T13:52:00Z" w16du:dateUtc="2026-08-31T18:52:00Z">
              <w:r w:rsidRPr="00005C04" w:rsidDel="00414218">
                <w:delText>,</w:delText>
              </w:r>
            </w:del>
            <w:r w:rsidRPr="00005C04">
              <w:t xml:space="preserve"> Cove Spring</w:t>
            </w:r>
            <w:del w:id="265" w:author="Wen Kuo" w:date="2026-08-31T13:50:00Z" w16du:dateUtc="2026-08-31T18:50:00Z">
              <w:r w:rsidRPr="00005C04" w:rsidDel="000C33D5">
                <w:delText xml:space="preserve"> reintroduction</w:delText>
              </w:r>
            </w:del>
            <w:r w:rsidRPr="00005C04">
              <w:t xml:space="preserve"> (EO30)</w:t>
            </w:r>
            <w:ins w:id="266" w:author="Wen Kuo" w:date="2026-08-31T13:52:00Z" w16du:dateUtc="2026-08-31T18:52:00Z">
              <w:r w:rsidR="00414218">
                <w:t>.</w:t>
              </w:r>
            </w:ins>
            <w:del w:id="267" w:author="Wen Kuo" w:date="2026-08-31T13:52:00Z" w16du:dateUtc="2026-08-31T18:52:00Z">
              <w:r w:rsidRPr="00005C04" w:rsidDel="00414218">
                <w:delText>,</w:delText>
              </w:r>
            </w:del>
            <w:r w:rsidRPr="00005C04">
              <w:t xml:space="preserve"> </w:t>
            </w:r>
          </w:p>
          <w:p w14:paraId="1D076C1C" w14:textId="5683F60C" w:rsidR="00864BD1" w:rsidRPr="00005C04" w:rsidRDefault="009C6077" w:rsidP="00D73CD7">
            <w:pPr>
              <w:pStyle w:val="Style1"/>
            </w:pPr>
            <w:ins w:id="268" w:author="Wen Kuo" w:date="2026-08-31T13:52:00Z" w16du:dateUtc="2026-08-31T18:52:00Z">
              <w:r>
                <w:t>S</w:t>
              </w:r>
            </w:ins>
            <w:del w:id="269" w:author="Wen Kuo" w:date="2026-08-31T13:52:00Z" w16du:dateUtc="2026-08-31T18:52:00Z">
              <w:r w:rsidR="00864BD1" w:rsidRPr="00005C04" w:rsidDel="009C6077">
                <w:delText>s</w:delText>
              </w:r>
            </w:del>
            <w:r w:rsidR="00864BD1" w:rsidRPr="00005C04">
              <w:t>ource: KY</w:t>
            </w:r>
            <w:r w:rsidR="00011550">
              <w:t>_02 and KY_05</w:t>
            </w:r>
            <w:del w:id="270" w:author="Wen Kuo" w:date="2026-08-31T13:52:00Z" w16du:dateUtc="2026-08-31T18:52:00Z">
              <w:r w:rsidR="00864BD1" w:rsidRPr="00005C04" w:rsidDel="009C6077">
                <w:delText xml:space="preserve"> </w:delText>
              </w:r>
              <w:r w:rsidR="00011550" w:rsidDel="009C6077">
                <w:delText>(</w:delText>
              </w:r>
              <w:r w:rsidR="00864BD1" w:rsidRPr="00005C04" w:rsidDel="009C6077">
                <w:delText>EOs18 and 28</w:delText>
              </w:r>
              <w:r w:rsidR="00011550" w:rsidDel="009C6077">
                <w:delText>)</w:delText>
              </w:r>
            </w:del>
          </w:p>
        </w:tc>
        <w:tc>
          <w:tcPr>
            <w:tcW w:w="1800" w:type="dxa"/>
            <w:vAlign w:val="center"/>
            <w:tcPrChange w:id="271" w:author="Wen Kuo" w:date="2026-08-31T14:01:00Z" w16du:dateUtc="2026-08-31T19:01:00Z">
              <w:tcPr>
                <w:tcW w:w="1710" w:type="dxa"/>
                <w:gridSpan w:val="2"/>
                <w:vAlign w:val="center"/>
              </w:tcPr>
            </w:tcPrChange>
          </w:tcPr>
          <w:p w14:paraId="40CB2552" w14:textId="35183F2A" w:rsidR="00864BD1" w:rsidRPr="00326069" w:rsidRDefault="0099671E" w:rsidP="00D73CD7">
            <w:pPr>
              <w:pStyle w:val="Style1"/>
            </w:pPr>
            <w:r>
              <w:t>Translocation</w:t>
            </w:r>
            <w:r w:rsidR="00864BD1" w:rsidRPr="00326069">
              <w:t xml:space="preserve"> </w:t>
            </w:r>
          </w:p>
        </w:tc>
        <w:tc>
          <w:tcPr>
            <w:tcW w:w="1156" w:type="dxa"/>
            <w:vAlign w:val="center"/>
            <w:tcPrChange w:id="272" w:author="Wen Kuo" w:date="2026-08-31T14:01:00Z" w16du:dateUtc="2026-08-31T19:01:00Z">
              <w:tcPr>
                <w:tcW w:w="1260" w:type="dxa"/>
                <w:gridSpan w:val="2"/>
                <w:vAlign w:val="center"/>
              </w:tcPr>
            </w:tcPrChange>
          </w:tcPr>
          <w:p w14:paraId="4C639FA4" w14:textId="1E5AF818" w:rsidR="00864BD1" w:rsidRPr="00005C04" w:rsidRDefault="00864BD1" w:rsidP="00D73CD7">
            <w:pPr>
              <w:pStyle w:val="Style1"/>
            </w:pPr>
            <w:r w:rsidRPr="00005C04">
              <w:t>38.22</w:t>
            </w:r>
          </w:p>
        </w:tc>
        <w:tc>
          <w:tcPr>
            <w:tcW w:w="1094" w:type="dxa"/>
            <w:vAlign w:val="center"/>
            <w:tcPrChange w:id="273" w:author="Wen Kuo" w:date="2026-08-31T14:01:00Z" w16du:dateUtc="2026-08-31T19:01:00Z">
              <w:tcPr>
                <w:tcW w:w="1189" w:type="dxa"/>
                <w:gridSpan w:val="2"/>
                <w:vAlign w:val="center"/>
              </w:tcPr>
            </w:tcPrChange>
          </w:tcPr>
          <w:p w14:paraId="24F04327" w14:textId="22EC7C8C" w:rsidR="00864BD1" w:rsidRPr="00005C04" w:rsidRDefault="00864BD1" w:rsidP="00D73CD7">
            <w:pPr>
              <w:pStyle w:val="Style1"/>
            </w:pPr>
            <w:r w:rsidRPr="00005C04">
              <w:t>-84.84</w:t>
            </w:r>
          </w:p>
        </w:tc>
        <w:tc>
          <w:tcPr>
            <w:tcW w:w="1080" w:type="dxa"/>
            <w:vAlign w:val="center"/>
            <w:tcPrChange w:id="274" w:author="Wen Kuo" w:date="2026-08-31T14:01:00Z" w16du:dateUtc="2026-08-31T19:01:00Z">
              <w:tcPr>
                <w:tcW w:w="0" w:type="auto"/>
                <w:gridSpan w:val="3"/>
                <w:vAlign w:val="center"/>
              </w:tcPr>
            </w:tcPrChange>
          </w:tcPr>
          <w:p w14:paraId="304CEA36" w14:textId="6572D9CE" w:rsidR="00864BD1" w:rsidRPr="00005C04" w:rsidRDefault="00864BD1" w:rsidP="00D73CD7">
            <w:pPr>
              <w:pStyle w:val="Style1"/>
            </w:pPr>
            <w:r w:rsidRPr="00005C04">
              <w:t>24</w:t>
            </w:r>
          </w:p>
        </w:tc>
      </w:tr>
      <w:tr w:rsidR="00864BD1" w:rsidRPr="00005C04" w14:paraId="2388FD22" w14:textId="77777777" w:rsidTr="00860FBC">
        <w:trPr>
          <w:trHeight w:val="576"/>
          <w:trPrChange w:id="275" w:author="Wen Kuo" w:date="2026-08-31T14:01:00Z" w16du:dateUtc="2026-08-31T19:01:00Z">
            <w:trPr>
              <w:trHeight w:val="576"/>
            </w:trPr>
          </w:trPrChange>
        </w:trPr>
        <w:tc>
          <w:tcPr>
            <w:tcW w:w="0" w:type="auto"/>
            <w:vAlign w:val="center"/>
            <w:tcPrChange w:id="276" w:author="Wen Kuo" w:date="2026-08-31T14:01:00Z" w16du:dateUtc="2026-08-31T19:01:00Z">
              <w:tcPr>
                <w:tcW w:w="0" w:type="auto"/>
                <w:vAlign w:val="center"/>
              </w:tcPr>
            </w:tcPrChange>
          </w:tcPr>
          <w:p w14:paraId="59691861" w14:textId="7E3C0F70" w:rsidR="00864BD1" w:rsidRPr="00005C04" w:rsidRDefault="0099671E" w:rsidP="00D73CD7">
            <w:pPr>
              <w:pStyle w:val="Style1"/>
            </w:pPr>
            <w:r>
              <w:t>TR</w:t>
            </w:r>
            <w:r w:rsidR="00864BD1" w:rsidRPr="00005C04">
              <w:t>_02</w:t>
            </w:r>
          </w:p>
        </w:tc>
        <w:tc>
          <w:tcPr>
            <w:tcW w:w="1831" w:type="dxa"/>
            <w:vAlign w:val="center"/>
            <w:tcPrChange w:id="277" w:author="Wen Kuo" w:date="2026-08-31T14:01:00Z" w16du:dateUtc="2026-08-31T19:01:00Z">
              <w:tcPr>
                <w:tcW w:w="1831" w:type="dxa"/>
                <w:vAlign w:val="center"/>
              </w:tcPr>
            </w:tcPrChange>
          </w:tcPr>
          <w:p w14:paraId="2FD9354E" w14:textId="6D1748FE" w:rsidR="00864BD1" w:rsidRPr="00005C04" w:rsidRDefault="0069209B" w:rsidP="00D73CD7">
            <w:pPr>
              <w:pStyle w:val="Style1"/>
            </w:pPr>
            <w:ins w:id="278" w:author="Wen Kuo" w:date="2026-08-31T13:19:00Z" w16du:dateUtc="2026-08-31T18:19:00Z">
              <w:r>
                <w:fldChar w:fldCharType="begin"/>
              </w:r>
              <w:r>
                <w:instrText>HYPERLINK "https://www.tropicos.org/collection/5529170"</w:instrText>
              </w:r>
              <w:r>
                <w:fldChar w:fldCharType="separate"/>
              </w:r>
              <w:r w:rsidR="00864BD1" w:rsidRPr="0069209B">
                <w:rPr>
                  <w:rStyle w:val="Hyperlink"/>
                </w:rPr>
                <w:t xml:space="preserve">Edwards, Linan and Littlefield </w:t>
              </w:r>
              <w:r w:rsidR="00B5649F" w:rsidRPr="0069209B">
                <w:rPr>
                  <w:rStyle w:val="Hyperlink"/>
                </w:rPr>
                <w:t xml:space="preserve">353 </w:t>
              </w:r>
              <w:r w:rsidR="00864BD1" w:rsidRPr="0069209B">
                <w:rPr>
                  <w:rStyle w:val="Hyperlink"/>
                </w:rPr>
                <w:t>(MO)</w:t>
              </w:r>
              <w:r>
                <w:fldChar w:fldCharType="end"/>
              </w:r>
            </w:ins>
          </w:p>
        </w:tc>
        <w:tc>
          <w:tcPr>
            <w:tcW w:w="1453" w:type="dxa"/>
            <w:vAlign w:val="center"/>
            <w:tcPrChange w:id="279" w:author="Wen Kuo" w:date="2026-08-31T14:01:00Z" w16du:dateUtc="2026-08-31T19:01:00Z">
              <w:tcPr>
                <w:tcW w:w="1453" w:type="dxa"/>
                <w:vAlign w:val="center"/>
              </w:tcPr>
            </w:tcPrChange>
          </w:tcPr>
          <w:p w14:paraId="3ADEB2AD" w14:textId="180D12E7" w:rsidR="00864BD1" w:rsidRPr="00E261AB" w:rsidRDefault="00864BD1" w:rsidP="00D73CD7">
            <w:pPr>
              <w:pStyle w:val="Style1"/>
              <w:rPr>
                <w:i/>
                <w:iCs/>
              </w:rPr>
            </w:pPr>
            <w:r w:rsidRPr="00E261AB">
              <w:rPr>
                <w:i/>
                <w:iCs/>
              </w:rPr>
              <w:t>P.  globosa</w:t>
            </w:r>
          </w:p>
        </w:tc>
        <w:tc>
          <w:tcPr>
            <w:tcW w:w="4193" w:type="dxa"/>
            <w:vAlign w:val="center"/>
            <w:tcPrChange w:id="280" w:author="Wen Kuo" w:date="2026-08-31T14:01:00Z" w16du:dateUtc="2026-08-31T19:01:00Z">
              <w:tcPr>
                <w:tcW w:w="3831" w:type="dxa"/>
                <w:vAlign w:val="center"/>
              </w:tcPr>
            </w:tcPrChange>
          </w:tcPr>
          <w:p w14:paraId="0C795950" w14:textId="4B6BD3D7" w:rsidR="00864BD1" w:rsidRPr="00005C04" w:rsidRDefault="00864BD1" w:rsidP="00D73CD7">
            <w:pPr>
              <w:pStyle w:val="Style1"/>
            </w:pPr>
            <w:r w:rsidRPr="00005C04">
              <w:t>KY, Jessamine</w:t>
            </w:r>
            <w:ins w:id="281" w:author="Wen Kuo" w:date="2026-08-31T13:52:00Z" w16du:dateUtc="2026-08-31T18:52:00Z">
              <w:r w:rsidR="009C6077">
                <w:t>.</w:t>
              </w:r>
            </w:ins>
            <w:ins w:id="282" w:author="Wen Kuo" w:date="2026-08-31T13:18:00Z" w16du:dateUtc="2026-08-31T18:18:00Z">
              <w:r w:rsidR="00B5649F" w:rsidRPr="00B5649F">
                <w:t xml:space="preserve"> </w:t>
              </w:r>
            </w:ins>
            <w:ins w:id="283" w:author="Wen Kuo" w:date="2026-08-31T13:18:00Z">
              <w:r w:rsidR="00B5649F" w:rsidRPr="00B5649F">
                <w:t>Jessamine Creek Gorge Preserve, at the entrance to the parking area</w:t>
              </w:r>
            </w:ins>
            <w:del w:id="284" w:author="Wen Kuo" w:date="2026-08-31T13:18:00Z" w16du:dateUtc="2026-08-31T18:18:00Z">
              <w:r w:rsidRPr="00005C04" w:rsidDel="00FC2DF6">
                <w:delText xml:space="preserve"> Creek Gorge Preserve source: Julian Campbell’s yard (see EX_03)</w:delText>
              </w:r>
            </w:del>
          </w:p>
        </w:tc>
        <w:tc>
          <w:tcPr>
            <w:tcW w:w="1800" w:type="dxa"/>
            <w:vAlign w:val="center"/>
            <w:tcPrChange w:id="285" w:author="Wen Kuo" w:date="2026-08-31T14:01:00Z" w16du:dateUtc="2026-08-31T19:01:00Z">
              <w:tcPr>
                <w:tcW w:w="1710" w:type="dxa"/>
                <w:gridSpan w:val="2"/>
                <w:vAlign w:val="center"/>
              </w:tcPr>
            </w:tcPrChange>
          </w:tcPr>
          <w:p w14:paraId="266409F6" w14:textId="61292C14" w:rsidR="00864BD1" w:rsidRPr="00326069" w:rsidRDefault="0099671E" w:rsidP="00D73CD7">
            <w:pPr>
              <w:pStyle w:val="Style1"/>
            </w:pPr>
            <w:r>
              <w:t>Translocation</w:t>
            </w:r>
          </w:p>
        </w:tc>
        <w:tc>
          <w:tcPr>
            <w:tcW w:w="1156" w:type="dxa"/>
            <w:vAlign w:val="center"/>
            <w:tcPrChange w:id="286" w:author="Wen Kuo" w:date="2026-08-31T14:01:00Z" w16du:dateUtc="2026-08-31T19:01:00Z">
              <w:tcPr>
                <w:tcW w:w="1260" w:type="dxa"/>
                <w:gridSpan w:val="2"/>
                <w:vAlign w:val="center"/>
              </w:tcPr>
            </w:tcPrChange>
          </w:tcPr>
          <w:p w14:paraId="66DEE92C" w14:textId="36E1C30B" w:rsidR="00864BD1" w:rsidRPr="00005C04" w:rsidRDefault="00864BD1" w:rsidP="00D73CD7">
            <w:pPr>
              <w:pStyle w:val="Style1"/>
            </w:pPr>
            <w:r w:rsidRPr="00005C04">
              <w:t>37.83</w:t>
            </w:r>
          </w:p>
        </w:tc>
        <w:tc>
          <w:tcPr>
            <w:tcW w:w="1094" w:type="dxa"/>
            <w:vAlign w:val="center"/>
            <w:tcPrChange w:id="287" w:author="Wen Kuo" w:date="2026-08-31T14:01:00Z" w16du:dateUtc="2026-08-31T19:01:00Z">
              <w:tcPr>
                <w:tcW w:w="1189" w:type="dxa"/>
                <w:gridSpan w:val="2"/>
                <w:vAlign w:val="center"/>
              </w:tcPr>
            </w:tcPrChange>
          </w:tcPr>
          <w:p w14:paraId="10A42FC7" w14:textId="0E04400F" w:rsidR="00864BD1" w:rsidRPr="00005C04" w:rsidRDefault="00864BD1" w:rsidP="00D73CD7">
            <w:pPr>
              <w:pStyle w:val="Style1"/>
            </w:pPr>
            <w:r w:rsidRPr="00005C04">
              <w:t>-84.64</w:t>
            </w:r>
          </w:p>
        </w:tc>
        <w:tc>
          <w:tcPr>
            <w:tcW w:w="1080" w:type="dxa"/>
            <w:vAlign w:val="center"/>
            <w:tcPrChange w:id="288" w:author="Wen Kuo" w:date="2026-08-31T14:01:00Z" w16du:dateUtc="2026-08-31T19:01:00Z">
              <w:tcPr>
                <w:tcW w:w="0" w:type="auto"/>
                <w:gridSpan w:val="3"/>
                <w:vAlign w:val="center"/>
              </w:tcPr>
            </w:tcPrChange>
          </w:tcPr>
          <w:p w14:paraId="05C9A343" w14:textId="541A48BA" w:rsidR="00864BD1" w:rsidRPr="00005C04" w:rsidRDefault="00864BD1" w:rsidP="00D73CD7">
            <w:pPr>
              <w:pStyle w:val="Style1"/>
            </w:pPr>
            <w:r w:rsidRPr="00005C04">
              <w:t>24</w:t>
            </w:r>
          </w:p>
        </w:tc>
      </w:tr>
      <w:tr w:rsidR="00864BD1" w:rsidRPr="00005C04" w14:paraId="3543B4D0" w14:textId="77777777" w:rsidTr="00860FBC">
        <w:trPr>
          <w:trHeight w:val="576"/>
          <w:trPrChange w:id="289" w:author="Wen Kuo" w:date="2026-08-31T14:01:00Z" w16du:dateUtc="2026-08-31T19:01:00Z">
            <w:trPr>
              <w:trHeight w:val="576"/>
            </w:trPr>
          </w:trPrChange>
        </w:trPr>
        <w:tc>
          <w:tcPr>
            <w:tcW w:w="0" w:type="auto"/>
            <w:vAlign w:val="center"/>
            <w:tcPrChange w:id="290" w:author="Wen Kuo" w:date="2026-08-31T14:01:00Z" w16du:dateUtc="2026-08-31T19:01:00Z">
              <w:tcPr>
                <w:tcW w:w="0" w:type="auto"/>
                <w:vAlign w:val="center"/>
              </w:tcPr>
            </w:tcPrChange>
          </w:tcPr>
          <w:p w14:paraId="32936EFC" w14:textId="4E22F1A5" w:rsidR="00864BD1" w:rsidRPr="00005C04" w:rsidRDefault="00864BD1" w:rsidP="00D73CD7">
            <w:pPr>
              <w:pStyle w:val="Style1"/>
            </w:pPr>
            <w:r w:rsidRPr="00005C04">
              <w:t>TNE_01</w:t>
            </w:r>
          </w:p>
        </w:tc>
        <w:tc>
          <w:tcPr>
            <w:tcW w:w="1831" w:type="dxa"/>
            <w:vAlign w:val="center"/>
            <w:tcPrChange w:id="291" w:author="Wen Kuo" w:date="2026-08-31T14:01:00Z" w16du:dateUtc="2026-08-31T19:01:00Z">
              <w:tcPr>
                <w:tcW w:w="1831" w:type="dxa"/>
                <w:vAlign w:val="center"/>
              </w:tcPr>
            </w:tcPrChange>
          </w:tcPr>
          <w:p w14:paraId="5D157E8E" w14:textId="70726571" w:rsidR="00864BD1" w:rsidRPr="00005C04" w:rsidRDefault="008F2782" w:rsidP="00D73CD7">
            <w:pPr>
              <w:pStyle w:val="Style1"/>
            </w:pPr>
            <w:ins w:id="292" w:author="Wen Kuo" w:date="2026-08-31T13:25:00Z" w16du:dateUtc="2026-08-31T18:25:00Z">
              <w:r>
                <w:fldChar w:fldCharType="begin"/>
              </w:r>
              <w:r>
                <w:instrText>HYPERLINK "https://www.tropicos.org/collection/5529417"</w:instrText>
              </w:r>
              <w:r>
                <w:fldChar w:fldCharType="separate"/>
              </w:r>
              <w:r w:rsidR="00864BD1" w:rsidRPr="008F2782">
                <w:rPr>
                  <w:rStyle w:val="Hyperlink"/>
                </w:rPr>
                <w:t xml:space="preserve">Edwards, Albrecht, and Elam </w:t>
              </w:r>
              <w:r w:rsidRPr="008F2782">
                <w:rPr>
                  <w:rStyle w:val="Hyperlink"/>
                </w:rPr>
                <w:t xml:space="preserve">357 </w:t>
              </w:r>
              <w:r w:rsidR="00864BD1" w:rsidRPr="008F2782">
                <w:rPr>
                  <w:rStyle w:val="Hyperlink"/>
                </w:rPr>
                <w:t>(MO)</w:t>
              </w:r>
              <w:r>
                <w:fldChar w:fldCharType="end"/>
              </w:r>
            </w:ins>
          </w:p>
        </w:tc>
        <w:tc>
          <w:tcPr>
            <w:tcW w:w="1453" w:type="dxa"/>
            <w:vAlign w:val="center"/>
            <w:tcPrChange w:id="293" w:author="Wen Kuo" w:date="2026-08-31T14:01:00Z" w16du:dateUtc="2026-08-31T19:01:00Z">
              <w:tcPr>
                <w:tcW w:w="1453" w:type="dxa"/>
                <w:vAlign w:val="center"/>
              </w:tcPr>
            </w:tcPrChange>
          </w:tcPr>
          <w:p w14:paraId="1CA4F297" w14:textId="003607E0" w:rsidR="00864BD1" w:rsidRPr="00E261AB" w:rsidRDefault="00864BD1" w:rsidP="00D73CD7">
            <w:pPr>
              <w:pStyle w:val="Style1"/>
              <w:rPr>
                <w:i/>
                <w:iCs/>
              </w:rPr>
            </w:pPr>
            <w:r w:rsidRPr="00E261AB">
              <w:rPr>
                <w:i/>
                <w:iCs/>
              </w:rPr>
              <w:t>P. globosa</w:t>
            </w:r>
          </w:p>
        </w:tc>
        <w:tc>
          <w:tcPr>
            <w:tcW w:w="4193" w:type="dxa"/>
            <w:vAlign w:val="center"/>
            <w:tcPrChange w:id="294" w:author="Wen Kuo" w:date="2026-08-31T14:01:00Z" w16du:dateUtc="2026-08-31T19:01:00Z">
              <w:tcPr>
                <w:tcW w:w="3831" w:type="dxa"/>
                <w:vAlign w:val="center"/>
              </w:tcPr>
            </w:tcPrChange>
          </w:tcPr>
          <w:p w14:paraId="7EFB5EFF" w14:textId="055EABAB" w:rsidR="00864BD1" w:rsidRPr="00005C04" w:rsidRDefault="00864BD1" w:rsidP="00D73CD7">
            <w:pPr>
              <w:pStyle w:val="Style1"/>
            </w:pPr>
            <w:r w:rsidRPr="00005C04">
              <w:t xml:space="preserve">TN, </w:t>
            </w:r>
            <w:del w:id="295" w:author="Wen Kuo" w:date="2026-08-31T13:53:00Z" w16du:dateUtc="2026-08-31T18:53:00Z">
              <w:r w:rsidRPr="00005C04" w:rsidDel="00A91193">
                <w:delText>Troutsdale</w:delText>
              </w:r>
            </w:del>
            <w:ins w:id="296" w:author="Wen Kuo" w:date="2026-08-31T13:53:00Z" w16du:dateUtc="2026-08-31T18:53:00Z">
              <w:r w:rsidR="00A91193" w:rsidRPr="00005C04">
                <w:t>Trousdale</w:t>
              </w:r>
              <w:r w:rsidR="009C6077">
                <w:t>.</w:t>
              </w:r>
            </w:ins>
            <w:del w:id="297" w:author="Wen Kuo" w:date="2026-08-31T13:52:00Z" w16du:dateUtc="2026-08-31T18:52:00Z">
              <w:r w:rsidRPr="00005C04" w:rsidDel="009C6077">
                <w:delText>,</w:delText>
              </w:r>
            </w:del>
            <w:r w:rsidRPr="00005C04">
              <w:t xml:space="preserve"> East of Hartsville Boat Ramp</w:t>
            </w:r>
            <w:ins w:id="298" w:author="Wen Kuo" w:date="2026-08-31T13:21:00Z" w16du:dateUtc="2026-08-31T18:21:00Z">
              <w:r w:rsidR="006D3A5F">
                <w:t xml:space="preserve"> </w:t>
              </w:r>
            </w:ins>
            <w:del w:id="299" w:author="Wen Kuo" w:date="2026-08-31T13:21:00Z" w16du:dateUtc="2026-08-31T18:21:00Z">
              <w:r w:rsidRPr="00005C04" w:rsidDel="006D3A5F">
                <w:delText xml:space="preserve"> </w:delText>
              </w:r>
            </w:del>
            <w:r w:rsidRPr="00005C04">
              <w:t>(EO03)</w:t>
            </w:r>
          </w:p>
        </w:tc>
        <w:tc>
          <w:tcPr>
            <w:tcW w:w="1800" w:type="dxa"/>
            <w:vAlign w:val="center"/>
            <w:tcPrChange w:id="300" w:author="Wen Kuo" w:date="2026-08-31T14:01:00Z" w16du:dateUtc="2026-08-31T19:01:00Z">
              <w:tcPr>
                <w:tcW w:w="1710" w:type="dxa"/>
                <w:gridSpan w:val="2"/>
                <w:vAlign w:val="center"/>
              </w:tcPr>
            </w:tcPrChange>
          </w:tcPr>
          <w:p w14:paraId="0C785C2B" w14:textId="1F5D135D" w:rsidR="00864BD1" w:rsidRPr="00005C04" w:rsidRDefault="00864BD1" w:rsidP="00D73CD7">
            <w:pPr>
              <w:pStyle w:val="Style1"/>
            </w:pPr>
            <w:r w:rsidRPr="00005C04">
              <w:t>Nashville Basin</w:t>
            </w:r>
          </w:p>
        </w:tc>
        <w:tc>
          <w:tcPr>
            <w:tcW w:w="1156" w:type="dxa"/>
            <w:vAlign w:val="center"/>
            <w:tcPrChange w:id="301" w:author="Wen Kuo" w:date="2026-08-31T14:01:00Z" w16du:dateUtc="2026-08-31T19:01:00Z">
              <w:tcPr>
                <w:tcW w:w="1260" w:type="dxa"/>
                <w:gridSpan w:val="2"/>
                <w:vAlign w:val="center"/>
              </w:tcPr>
            </w:tcPrChange>
          </w:tcPr>
          <w:p w14:paraId="00749718" w14:textId="745AC056" w:rsidR="00864BD1" w:rsidRPr="00005C04" w:rsidRDefault="00864BD1" w:rsidP="00D73CD7">
            <w:pPr>
              <w:pStyle w:val="Style1"/>
            </w:pPr>
            <w:r w:rsidRPr="00005C04">
              <w:t>36.3</w:t>
            </w:r>
            <w:ins w:id="302" w:author="Wen Kuo" w:date="2026-08-31T13:58:00Z" w16du:dateUtc="2026-08-31T18:58:00Z">
              <w:r w:rsidR="00A061EC">
                <w:t>8</w:t>
              </w:r>
            </w:ins>
            <w:del w:id="303" w:author="Wen Kuo" w:date="2026-08-31T13:58:00Z" w16du:dateUtc="2026-08-31T18:58:00Z">
              <w:r w:rsidRPr="00005C04" w:rsidDel="00A061EC">
                <w:delText>736</w:delText>
              </w:r>
            </w:del>
          </w:p>
        </w:tc>
        <w:tc>
          <w:tcPr>
            <w:tcW w:w="1094" w:type="dxa"/>
            <w:vAlign w:val="center"/>
            <w:tcPrChange w:id="304" w:author="Wen Kuo" w:date="2026-08-31T14:01:00Z" w16du:dateUtc="2026-08-31T19:01:00Z">
              <w:tcPr>
                <w:tcW w:w="1189" w:type="dxa"/>
                <w:gridSpan w:val="2"/>
                <w:vAlign w:val="center"/>
              </w:tcPr>
            </w:tcPrChange>
          </w:tcPr>
          <w:p w14:paraId="13D53369" w14:textId="6D950C8D" w:rsidR="00864BD1" w:rsidRPr="00005C04" w:rsidRDefault="00864BD1" w:rsidP="00D73CD7">
            <w:pPr>
              <w:pStyle w:val="Style1"/>
            </w:pPr>
            <w:r w:rsidRPr="00005C04">
              <w:t>-86.17</w:t>
            </w:r>
            <w:del w:id="305" w:author="Wen Kuo" w:date="2026-08-31T13:58:00Z" w16du:dateUtc="2026-08-31T18:58:00Z">
              <w:r w:rsidRPr="00005C04" w:rsidDel="00A061EC">
                <w:delText>2</w:delText>
              </w:r>
            </w:del>
          </w:p>
        </w:tc>
        <w:tc>
          <w:tcPr>
            <w:tcW w:w="1080" w:type="dxa"/>
            <w:vAlign w:val="center"/>
            <w:tcPrChange w:id="306" w:author="Wen Kuo" w:date="2026-08-31T14:01:00Z" w16du:dateUtc="2026-08-31T19:01:00Z">
              <w:tcPr>
                <w:tcW w:w="0" w:type="auto"/>
                <w:gridSpan w:val="3"/>
                <w:vAlign w:val="center"/>
              </w:tcPr>
            </w:tcPrChange>
          </w:tcPr>
          <w:p w14:paraId="752205C1" w14:textId="0A0F69B9" w:rsidR="00864BD1" w:rsidRPr="00005C04" w:rsidRDefault="00864BD1" w:rsidP="00D73CD7">
            <w:pPr>
              <w:pStyle w:val="Style1"/>
            </w:pPr>
            <w:r w:rsidRPr="00005C04">
              <w:t>24</w:t>
            </w:r>
          </w:p>
        </w:tc>
      </w:tr>
      <w:tr w:rsidR="00864BD1" w:rsidRPr="00005C04" w14:paraId="60615D4E" w14:textId="77777777" w:rsidTr="00860FBC">
        <w:trPr>
          <w:trHeight w:val="576"/>
          <w:trPrChange w:id="307" w:author="Wen Kuo" w:date="2026-08-31T14:01:00Z" w16du:dateUtc="2026-08-31T19:01:00Z">
            <w:trPr>
              <w:trHeight w:val="576"/>
            </w:trPr>
          </w:trPrChange>
        </w:trPr>
        <w:tc>
          <w:tcPr>
            <w:tcW w:w="0" w:type="auto"/>
            <w:vAlign w:val="center"/>
            <w:tcPrChange w:id="308" w:author="Wen Kuo" w:date="2026-08-31T14:01:00Z" w16du:dateUtc="2026-08-31T19:01:00Z">
              <w:tcPr>
                <w:tcW w:w="0" w:type="auto"/>
                <w:vAlign w:val="center"/>
              </w:tcPr>
            </w:tcPrChange>
          </w:tcPr>
          <w:p w14:paraId="017C5CD1" w14:textId="08C92C24" w:rsidR="00864BD1" w:rsidRPr="00005C04" w:rsidRDefault="00864BD1" w:rsidP="00D73CD7">
            <w:pPr>
              <w:pStyle w:val="Style1"/>
            </w:pPr>
            <w:r w:rsidRPr="00005C04">
              <w:t>TNE_02</w:t>
            </w:r>
          </w:p>
        </w:tc>
        <w:tc>
          <w:tcPr>
            <w:tcW w:w="1831" w:type="dxa"/>
            <w:vAlign w:val="center"/>
            <w:tcPrChange w:id="309" w:author="Wen Kuo" w:date="2026-08-31T14:01:00Z" w16du:dateUtc="2026-08-31T19:01:00Z">
              <w:tcPr>
                <w:tcW w:w="1831" w:type="dxa"/>
                <w:vAlign w:val="center"/>
              </w:tcPr>
            </w:tcPrChange>
          </w:tcPr>
          <w:p w14:paraId="1B017BD2" w14:textId="67FD45FC" w:rsidR="00864BD1" w:rsidRPr="00005C04" w:rsidRDefault="00596CF1" w:rsidP="00D73CD7">
            <w:pPr>
              <w:pStyle w:val="Style1"/>
            </w:pPr>
            <w:ins w:id="310" w:author="Wen Kuo" w:date="2026-08-31T13:23:00Z" w16du:dateUtc="2026-08-31T18:23:00Z">
              <w:r>
                <w:fldChar w:fldCharType="begin"/>
              </w:r>
              <w:r>
                <w:instrText>HYPERLINK "https://www.tropicos.org/collection/5529414"</w:instrText>
              </w:r>
              <w:r>
                <w:fldChar w:fldCharType="separate"/>
              </w:r>
              <w:r w:rsidR="00864BD1" w:rsidRPr="00596CF1">
                <w:rPr>
                  <w:rStyle w:val="Hyperlink"/>
                </w:rPr>
                <w:t>Edwards, Albrecht, and Elam</w:t>
              </w:r>
              <w:r w:rsidR="0085612F" w:rsidRPr="00596CF1">
                <w:rPr>
                  <w:rStyle w:val="Hyperlink"/>
                </w:rPr>
                <w:t xml:space="preserve"> 356 (MO)</w:t>
              </w:r>
              <w:r>
                <w:fldChar w:fldCharType="end"/>
              </w:r>
            </w:ins>
          </w:p>
        </w:tc>
        <w:tc>
          <w:tcPr>
            <w:tcW w:w="1453" w:type="dxa"/>
            <w:vAlign w:val="center"/>
            <w:tcPrChange w:id="311" w:author="Wen Kuo" w:date="2026-08-31T14:01:00Z" w16du:dateUtc="2026-08-31T19:01:00Z">
              <w:tcPr>
                <w:tcW w:w="1453" w:type="dxa"/>
                <w:vAlign w:val="center"/>
              </w:tcPr>
            </w:tcPrChange>
          </w:tcPr>
          <w:p w14:paraId="22F7DC1E" w14:textId="62801D0E" w:rsidR="00864BD1" w:rsidRPr="00E261AB" w:rsidRDefault="00864BD1" w:rsidP="00D73CD7">
            <w:pPr>
              <w:pStyle w:val="Style1"/>
              <w:rPr>
                <w:i/>
                <w:iCs/>
              </w:rPr>
            </w:pPr>
            <w:r w:rsidRPr="00E261AB">
              <w:rPr>
                <w:i/>
                <w:iCs/>
              </w:rPr>
              <w:t>P. globosa</w:t>
            </w:r>
          </w:p>
        </w:tc>
        <w:tc>
          <w:tcPr>
            <w:tcW w:w="4193" w:type="dxa"/>
            <w:vAlign w:val="center"/>
            <w:tcPrChange w:id="312" w:author="Wen Kuo" w:date="2026-08-31T14:01:00Z" w16du:dateUtc="2026-08-31T19:01:00Z">
              <w:tcPr>
                <w:tcW w:w="3831" w:type="dxa"/>
                <w:vAlign w:val="center"/>
              </w:tcPr>
            </w:tcPrChange>
          </w:tcPr>
          <w:p w14:paraId="19C42C0D" w14:textId="5F30A660" w:rsidR="00864BD1" w:rsidRPr="00005C04" w:rsidRDefault="00864BD1" w:rsidP="00D73CD7">
            <w:pPr>
              <w:pStyle w:val="Style1"/>
            </w:pPr>
            <w:r w:rsidRPr="00005C04">
              <w:t>TN, Smith</w:t>
            </w:r>
            <w:ins w:id="313" w:author="Wen Kuo" w:date="2026-08-31T13:54:00Z" w16du:dateUtc="2026-08-31T18:54:00Z">
              <w:r w:rsidR="003A1ED7">
                <w:t>.</w:t>
              </w:r>
            </w:ins>
            <w:del w:id="314" w:author="Wen Kuo" w:date="2026-08-31T13:54:00Z" w16du:dateUtc="2026-08-31T18:54:00Z">
              <w:r w:rsidRPr="00005C04" w:rsidDel="003A1ED7">
                <w:delText>,</w:delText>
              </w:r>
            </w:del>
            <w:r w:rsidRPr="00005C04">
              <w:t xml:space="preserve"> North of Cordell Hull Dam, </w:t>
            </w:r>
            <w:ins w:id="315" w:author="Wen Kuo" w:date="2026-08-31T13:54:00Z" w16du:dateUtc="2026-08-31T18:54:00Z">
              <w:r w:rsidR="003A1ED7">
                <w:t>b</w:t>
              </w:r>
            </w:ins>
            <w:del w:id="316" w:author="Wen Kuo" w:date="2026-08-31T13:54:00Z" w16du:dateUtc="2026-08-31T18:54:00Z">
              <w:r w:rsidRPr="00005C04" w:rsidDel="003A1ED7">
                <w:delText>B</w:delText>
              </w:r>
            </w:del>
            <w:r w:rsidRPr="00005C04">
              <w:t>luffs over Cumberland River (EO24)</w:t>
            </w:r>
          </w:p>
        </w:tc>
        <w:tc>
          <w:tcPr>
            <w:tcW w:w="1800" w:type="dxa"/>
            <w:vAlign w:val="center"/>
            <w:tcPrChange w:id="317" w:author="Wen Kuo" w:date="2026-08-31T14:01:00Z" w16du:dateUtc="2026-08-31T19:01:00Z">
              <w:tcPr>
                <w:tcW w:w="1710" w:type="dxa"/>
                <w:gridSpan w:val="2"/>
                <w:vAlign w:val="center"/>
              </w:tcPr>
            </w:tcPrChange>
          </w:tcPr>
          <w:p w14:paraId="15DAB2F3" w14:textId="37EB94DD" w:rsidR="00864BD1" w:rsidRPr="00005C04" w:rsidRDefault="00864BD1" w:rsidP="00D73CD7">
            <w:pPr>
              <w:pStyle w:val="Style1"/>
            </w:pPr>
            <w:r w:rsidRPr="00005C04">
              <w:t>Nashville Basin</w:t>
            </w:r>
          </w:p>
        </w:tc>
        <w:tc>
          <w:tcPr>
            <w:tcW w:w="1156" w:type="dxa"/>
            <w:vAlign w:val="center"/>
            <w:tcPrChange w:id="318" w:author="Wen Kuo" w:date="2026-08-31T14:01:00Z" w16du:dateUtc="2026-08-31T19:01:00Z">
              <w:tcPr>
                <w:tcW w:w="1260" w:type="dxa"/>
                <w:gridSpan w:val="2"/>
                <w:vAlign w:val="center"/>
              </w:tcPr>
            </w:tcPrChange>
          </w:tcPr>
          <w:p w14:paraId="020FC34D" w14:textId="3CD6F641" w:rsidR="00864BD1" w:rsidRPr="00005C04" w:rsidRDefault="00864BD1" w:rsidP="00D73CD7">
            <w:pPr>
              <w:pStyle w:val="Style1"/>
            </w:pPr>
            <w:r w:rsidRPr="00005C04">
              <w:t>36.</w:t>
            </w:r>
            <w:ins w:id="319" w:author="Wen Kuo" w:date="2026-08-31T13:58:00Z" w16du:dateUtc="2026-08-31T18:58:00Z">
              <w:r w:rsidR="00A061EC">
                <w:t>31</w:t>
              </w:r>
            </w:ins>
            <w:del w:id="320" w:author="Wen Kuo" w:date="2026-08-31T13:58:00Z" w16du:dateUtc="2026-08-31T18:58:00Z">
              <w:r w:rsidRPr="00005C04" w:rsidDel="00A061EC">
                <w:delText>3058</w:delText>
              </w:r>
            </w:del>
          </w:p>
        </w:tc>
        <w:tc>
          <w:tcPr>
            <w:tcW w:w="1094" w:type="dxa"/>
            <w:vAlign w:val="center"/>
            <w:tcPrChange w:id="321" w:author="Wen Kuo" w:date="2026-08-31T14:01:00Z" w16du:dateUtc="2026-08-31T19:01:00Z">
              <w:tcPr>
                <w:tcW w:w="1189" w:type="dxa"/>
                <w:gridSpan w:val="2"/>
                <w:vAlign w:val="center"/>
              </w:tcPr>
            </w:tcPrChange>
          </w:tcPr>
          <w:p w14:paraId="31C4007B" w14:textId="0C85582C" w:rsidR="00864BD1" w:rsidRPr="00005C04" w:rsidRDefault="00864BD1" w:rsidP="00D73CD7">
            <w:pPr>
              <w:pStyle w:val="Style1"/>
            </w:pPr>
            <w:r w:rsidRPr="00005C04">
              <w:t>-85.94</w:t>
            </w:r>
            <w:del w:id="322" w:author="Wen Kuo" w:date="2026-08-31T13:58:00Z" w16du:dateUtc="2026-08-31T18:58:00Z">
              <w:r w:rsidRPr="00005C04" w:rsidDel="00A061EC">
                <w:delText>04</w:delText>
              </w:r>
            </w:del>
          </w:p>
        </w:tc>
        <w:tc>
          <w:tcPr>
            <w:tcW w:w="1080" w:type="dxa"/>
            <w:vAlign w:val="center"/>
            <w:tcPrChange w:id="323" w:author="Wen Kuo" w:date="2026-08-31T14:01:00Z" w16du:dateUtc="2026-08-31T19:01:00Z">
              <w:tcPr>
                <w:tcW w:w="0" w:type="auto"/>
                <w:gridSpan w:val="3"/>
                <w:vAlign w:val="center"/>
              </w:tcPr>
            </w:tcPrChange>
          </w:tcPr>
          <w:p w14:paraId="475343EB" w14:textId="72945092" w:rsidR="00864BD1" w:rsidRPr="00005C04" w:rsidRDefault="00864BD1" w:rsidP="00D73CD7">
            <w:pPr>
              <w:pStyle w:val="Style1"/>
            </w:pPr>
            <w:r w:rsidRPr="00005C04">
              <w:t>24</w:t>
            </w:r>
          </w:p>
        </w:tc>
      </w:tr>
      <w:tr w:rsidR="00864BD1" w:rsidRPr="00005C04" w14:paraId="107CE930" w14:textId="77777777" w:rsidTr="00860FBC">
        <w:trPr>
          <w:trHeight w:val="576"/>
          <w:trPrChange w:id="324" w:author="Wen Kuo" w:date="2026-08-31T14:01:00Z" w16du:dateUtc="2026-08-31T19:01:00Z">
            <w:trPr>
              <w:trHeight w:val="576"/>
            </w:trPr>
          </w:trPrChange>
        </w:trPr>
        <w:tc>
          <w:tcPr>
            <w:tcW w:w="0" w:type="auto"/>
            <w:vAlign w:val="center"/>
            <w:tcPrChange w:id="325" w:author="Wen Kuo" w:date="2026-08-31T14:01:00Z" w16du:dateUtc="2026-08-31T19:01:00Z">
              <w:tcPr>
                <w:tcW w:w="0" w:type="auto"/>
                <w:vAlign w:val="center"/>
              </w:tcPr>
            </w:tcPrChange>
          </w:tcPr>
          <w:p w14:paraId="12457412" w14:textId="5D098210" w:rsidR="00864BD1" w:rsidRPr="00005C04" w:rsidRDefault="00864BD1" w:rsidP="00D73CD7">
            <w:pPr>
              <w:pStyle w:val="Style1"/>
            </w:pPr>
            <w:r w:rsidRPr="00005C04">
              <w:t>TNW_01</w:t>
            </w:r>
          </w:p>
        </w:tc>
        <w:tc>
          <w:tcPr>
            <w:tcW w:w="1831" w:type="dxa"/>
            <w:vAlign w:val="center"/>
            <w:tcPrChange w:id="326" w:author="Wen Kuo" w:date="2026-08-31T14:01:00Z" w16du:dateUtc="2026-08-31T19:01:00Z">
              <w:tcPr>
                <w:tcW w:w="1831" w:type="dxa"/>
                <w:vAlign w:val="center"/>
              </w:tcPr>
            </w:tcPrChange>
          </w:tcPr>
          <w:p w14:paraId="0D829E40" w14:textId="13B0ABC4" w:rsidR="00864BD1" w:rsidRPr="00005C04" w:rsidRDefault="006E0ECB" w:rsidP="00D73CD7">
            <w:pPr>
              <w:pStyle w:val="Style1"/>
            </w:pPr>
            <w:ins w:id="327" w:author="Wen Kuo" w:date="2026-08-31T13:33:00Z" w16du:dateUtc="2026-08-31T18:33:00Z">
              <w:r>
                <w:fldChar w:fldCharType="begin"/>
              </w:r>
              <w:r>
                <w:instrText>HYPERLINK "https://www.tropicos.org/collection/5529430"</w:instrText>
              </w:r>
              <w:r>
                <w:fldChar w:fldCharType="separate"/>
              </w:r>
              <w:r w:rsidR="00864BD1" w:rsidRPr="006E0ECB">
                <w:rPr>
                  <w:rStyle w:val="Hyperlink"/>
                </w:rPr>
                <w:t>Edwards, Linan and Dell</w:t>
              </w:r>
              <w:r w:rsidR="003907F8" w:rsidRPr="006E0ECB">
                <w:rPr>
                  <w:rStyle w:val="Hyperlink"/>
                </w:rPr>
                <w:t xml:space="preserve"> 362 (MO)</w:t>
              </w:r>
              <w:r>
                <w:fldChar w:fldCharType="end"/>
              </w:r>
            </w:ins>
          </w:p>
        </w:tc>
        <w:tc>
          <w:tcPr>
            <w:tcW w:w="1453" w:type="dxa"/>
            <w:vAlign w:val="center"/>
            <w:tcPrChange w:id="328" w:author="Wen Kuo" w:date="2026-08-31T14:01:00Z" w16du:dateUtc="2026-08-31T19:01:00Z">
              <w:tcPr>
                <w:tcW w:w="1453" w:type="dxa"/>
                <w:vAlign w:val="center"/>
              </w:tcPr>
            </w:tcPrChange>
          </w:tcPr>
          <w:p w14:paraId="66FDAA34" w14:textId="4460977C" w:rsidR="00864BD1" w:rsidRPr="00E261AB" w:rsidRDefault="00864BD1" w:rsidP="00D73CD7">
            <w:pPr>
              <w:pStyle w:val="Style1"/>
              <w:rPr>
                <w:i/>
                <w:iCs/>
              </w:rPr>
            </w:pPr>
            <w:r w:rsidRPr="00E261AB">
              <w:rPr>
                <w:i/>
                <w:iCs/>
              </w:rPr>
              <w:t>P.  globosa</w:t>
            </w:r>
          </w:p>
        </w:tc>
        <w:tc>
          <w:tcPr>
            <w:tcW w:w="4193" w:type="dxa"/>
            <w:vAlign w:val="center"/>
            <w:tcPrChange w:id="329" w:author="Wen Kuo" w:date="2026-08-31T14:01:00Z" w16du:dateUtc="2026-08-31T19:01:00Z">
              <w:tcPr>
                <w:tcW w:w="3831" w:type="dxa"/>
                <w:vAlign w:val="center"/>
              </w:tcPr>
            </w:tcPrChange>
          </w:tcPr>
          <w:p w14:paraId="2C778C7F" w14:textId="79BD284F" w:rsidR="00864BD1" w:rsidRPr="00005C04" w:rsidRDefault="00864BD1" w:rsidP="00D73CD7">
            <w:pPr>
              <w:pStyle w:val="Style1"/>
            </w:pPr>
            <w:r w:rsidRPr="00005C04">
              <w:t>TN, Montgomery</w:t>
            </w:r>
            <w:ins w:id="330" w:author="Wen Kuo" w:date="2026-08-31T13:54:00Z" w16du:dateUtc="2026-08-31T18:54:00Z">
              <w:r w:rsidR="003A1ED7">
                <w:t>.</w:t>
              </w:r>
            </w:ins>
            <w:del w:id="331" w:author="Wen Kuo" w:date="2026-08-31T13:54:00Z" w16du:dateUtc="2026-08-31T18:54:00Z">
              <w:r w:rsidRPr="00005C04" w:rsidDel="003A1ED7">
                <w:delText>,</w:delText>
              </w:r>
            </w:del>
            <w:r w:rsidRPr="00005C04">
              <w:t xml:space="preserve"> King and Queen's Bluff (EO 12)</w:t>
            </w:r>
          </w:p>
        </w:tc>
        <w:tc>
          <w:tcPr>
            <w:tcW w:w="1800" w:type="dxa"/>
            <w:vAlign w:val="center"/>
            <w:tcPrChange w:id="332" w:author="Wen Kuo" w:date="2026-08-31T14:01:00Z" w16du:dateUtc="2026-08-31T19:01:00Z">
              <w:tcPr>
                <w:tcW w:w="1710" w:type="dxa"/>
                <w:gridSpan w:val="2"/>
                <w:vAlign w:val="center"/>
              </w:tcPr>
            </w:tcPrChange>
          </w:tcPr>
          <w:p w14:paraId="0155A46E" w14:textId="474B0621" w:rsidR="00864BD1" w:rsidRPr="00005C04" w:rsidRDefault="00864BD1" w:rsidP="00D73CD7">
            <w:pPr>
              <w:pStyle w:val="Style1"/>
            </w:pPr>
            <w:r w:rsidRPr="00005C04">
              <w:t>Highland Rim</w:t>
            </w:r>
          </w:p>
        </w:tc>
        <w:tc>
          <w:tcPr>
            <w:tcW w:w="1156" w:type="dxa"/>
            <w:vAlign w:val="center"/>
            <w:tcPrChange w:id="333" w:author="Wen Kuo" w:date="2026-08-31T14:01:00Z" w16du:dateUtc="2026-08-31T19:01:00Z">
              <w:tcPr>
                <w:tcW w:w="1260" w:type="dxa"/>
                <w:gridSpan w:val="2"/>
                <w:vAlign w:val="center"/>
              </w:tcPr>
            </w:tcPrChange>
          </w:tcPr>
          <w:p w14:paraId="4D91BD97" w14:textId="2436FE66" w:rsidR="00864BD1" w:rsidRPr="00005C04" w:rsidRDefault="00864BD1" w:rsidP="00D73CD7">
            <w:pPr>
              <w:pStyle w:val="Style1"/>
            </w:pPr>
            <w:r w:rsidRPr="00005C04">
              <w:t>36.50</w:t>
            </w:r>
            <w:del w:id="334" w:author="Wen Kuo" w:date="2026-08-31T13:58:00Z" w16du:dateUtc="2026-08-31T18:58:00Z">
              <w:r w:rsidRPr="00005C04" w:rsidDel="00A061EC">
                <w:delText>1393</w:delText>
              </w:r>
              <w:r w:rsidRPr="00005C04" w:rsidDel="00F67650">
                <w:delText>, -</w:delText>
              </w:r>
            </w:del>
          </w:p>
        </w:tc>
        <w:tc>
          <w:tcPr>
            <w:tcW w:w="1094" w:type="dxa"/>
            <w:vAlign w:val="center"/>
            <w:tcPrChange w:id="335" w:author="Wen Kuo" w:date="2026-08-31T14:01:00Z" w16du:dateUtc="2026-08-31T19:01:00Z">
              <w:tcPr>
                <w:tcW w:w="1189" w:type="dxa"/>
                <w:gridSpan w:val="2"/>
                <w:vAlign w:val="center"/>
              </w:tcPr>
            </w:tcPrChange>
          </w:tcPr>
          <w:p w14:paraId="6B233B72" w14:textId="20832E47" w:rsidR="00864BD1" w:rsidRPr="00005C04" w:rsidRDefault="00864BD1" w:rsidP="00D73CD7">
            <w:pPr>
              <w:pStyle w:val="Style1"/>
            </w:pPr>
            <w:r w:rsidRPr="00005C04">
              <w:t>-87.3</w:t>
            </w:r>
            <w:ins w:id="336" w:author="Wen Kuo" w:date="2026-08-31T13:58:00Z" w16du:dateUtc="2026-08-31T18:58:00Z">
              <w:r w:rsidR="00A061EC">
                <w:t>2</w:t>
              </w:r>
            </w:ins>
            <w:del w:id="337" w:author="Wen Kuo" w:date="2026-08-31T13:58:00Z" w16du:dateUtc="2026-08-31T18:58:00Z">
              <w:r w:rsidRPr="00005C04" w:rsidDel="00A061EC">
                <w:delText>18045</w:delText>
              </w:r>
            </w:del>
          </w:p>
        </w:tc>
        <w:tc>
          <w:tcPr>
            <w:tcW w:w="1080" w:type="dxa"/>
            <w:vAlign w:val="center"/>
            <w:tcPrChange w:id="338" w:author="Wen Kuo" w:date="2026-08-31T14:01:00Z" w16du:dateUtc="2026-08-31T19:01:00Z">
              <w:tcPr>
                <w:tcW w:w="0" w:type="auto"/>
                <w:gridSpan w:val="3"/>
                <w:vAlign w:val="center"/>
              </w:tcPr>
            </w:tcPrChange>
          </w:tcPr>
          <w:p w14:paraId="41AC77CE" w14:textId="2B6373A9" w:rsidR="00864BD1" w:rsidRPr="00005C04" w:rsidRDefault="00864BD1" w:rsidP="00D73CD7">
            <w:pPr>
              <w:pStyle w:val="Style1"/>
            </w:pPr>
            <w:r w:rsidRPr="00005C04">
              <w:t>14</w:t>
            </w:r>
          </w:p>
        </w:tc>
      </w:tr>
      <w:tr w:rsidR="00864BD1" w:rsidRPr="00005C04" w14:paraId="156EECD5" w14:textId="77777777" w:rsidTr="00860FBC">
        <w:trPr>
          <w:trHeight w:val="576"/>
          <w:trPrChange w:id="339" w:author="Wen Kuo" w:date="2026-08-31T14:01:00Z" w16du:dateUtc="2026-08-31T19:01:00Z">
            <w:trPr>
              <w:trHeight w:val="576"/>
            </w:trPr>
          </w:trPrChange>
        </w:trPr>
        <w:tc>
          <w:tcPr>
            <w:tcW w:w="0" w:type="auto"/>
            <w:vAlign w:val="center"/>
            <w:tcPrChange w:id="340" w:author="Wen Kuo" w:date="2026-08-31T14:01:00Z" w16du:dateUtc="2026-08-31T19:01:00Z">
              <w:tcPr>
                <w:tcW w:w="0" w:type="auto"/>
                <w:vAlign w:val="center"/>
              </w:tcPr>
            </w:tcPrChange>
          </w:tcPr>
          <w:p w14:paraId="230A97A1" w14:textId="21FB925C" w:rsidR="00864BD1" w:rsidRPr="00005C04" w:rsidRDefault="00864BD1" w:rsidP="00D73CD7">
            <w:pPr>
              <w:pStyle w:val="Style1"/>
            </w:pPr>
            <w:r w:rsidRPr="00005C04">
              <w:t>TNW_02</w:t>
            </w:r>
          </w:p>
        </w:tc>
        <w:tc>
          <w:tcPr>
            <w:tcW w:w="1831" w:type="dxa"/>
            <w:vAlign w:val="center"/>
            <w:tcPrChange w:id="341" w:author="Wen Kuo" w:date="2026-08-31T14:01:00Z" w16du:dateUtc="2026-08-31T19:01:00Z">
              <w:tcPr>
                <w:tcW w:w="1831" w:type="dxa"/>
                <w:vAlign w:val="center"/>
              </w:tcPr>
            </w:tcPrChange>
          </w:tcPr>
          <w:p w14:paraId="6867B003" w14:textId="75EEB3D0" w:rsidR="00864BD1" w:rsidRPr="00005C04" w:rsidRDefault="00827CC5" w:rsidP="00D73CD7">
            <w:pPr>
              <w:pStyle w:val="Style1"/>
            </w:pPr>
            <w:ins w:id="342" w:author="Wen Kuo" w:date="2026-08-31T13:33:00Z" w16du:dateUtc="2026-08-31T18:33:00Z">
              <w:r>
                <w:fldChar w:fldCharType="begin"/>
              </w:r>
              <w:r>
                <w:instrText>HYPERLINK "https://www.tropicos.org/collection/5529429"</w:instrText>
              </w:r>
              <w:r>
                <w:fldChar w:fldCharType="separate"/>
              </w:r>
              <w:r w:rsidR="00864BD1" w:rsidRPr="00827CC5">
                <w:rPr>
                  <w:rStyle w:val="Hyperlink"/>
                </w:rPr>
                <w:t>Edwards, Linan and Dell</w:t>
              </w:r>
              <w:r w:rsidR="00067C01" w:rsidRPr="00827CC5">
                <w:rPr>
                  <w:rStyle w:val="Hyperlink"/>
                </w:rPr>
                <w:t xml:space="preserve"> 36</w:t>
              </w:r>
              <w:r w:rsidRPr="00827CC5">
                <w:rPr>
                  <w:rStyle w:val="Hyperlink"/>
                </w:rPr>
                <w:t>8</w:t>
              </w:r>
              <w:r w:rsidR="00067C01" w:rsidRPr="00827CC5">
                <w:rPr>
                  <w:rStyle w:val="Hyperlink"/>
                </w:rPr>
                <w:t xml:space="preserve"> (MO)</w:t>
              </w:r>
              <w:r>
                <w:fldChar w:fldCharType="end"/>
              </w:r>
            </w:ins>
          </w:p>
        </w:tc>
        <w:tc>
          <w:tcPr>
            <w:tcW w:w="1453" w:type="dxa"/>
            <w:vAlign w:val="center"/>
            <w:tcPrChange w:id="343" w:author="Wen Kuo" w:date="2026-08-31T14:01:00Z" w16du:dateUtc="2026-08-31T19:01:00Z">
              <w:tcPr>
                <w:tcW w:w="1453" w:type="dxa"/>
                <w:vAlign w:val="center"/>
              </w:tcPr>
            </w:tcPrChange>
          </w:tcPr>
          <w:p w14:paraId="6CD84997" w14:textId="3C0F9A00" w:rsidR="00864BD1" w:rsidRPr="00E261AB" w:rsidRDefault="00864BD1" w:rsidP="00D73CD7">
            <w:pPr>
              <w:pStyle w:val="Style1"/>
              <w:rPr>
                <w:i/>
                <w:iCs/>
              </w:rPr>
            </w:pPr>
            <w:r w:rsidRPr="00E261AB">
              <w:rPr>
                <w:i/>
                <w:iCs/>
              </w:rPr>
              <w:t>P.  globosa</w:t>
            </w:r>
          </w:p>
        </w:tc>
        <w:tc>
          <w:tcPr>
            <w:tcW w:w="4193" w:type="dxa"/>
            <w:vAlign w:val="center"/>
            <w:tcPrChange w:id="344" w:author="Wen Kuo" w:date="2026-08-31T14:01:00Z" w16du:dateUtc="2026-08-31T19:01:00Z">
              <w:tcPr>
                <w:tcW w:w="3831" w:type="dxa"/>
                <w:vAlign w:val="center"/>
              </w:tcPr>
            </w:tcPrChange>
          </w:tcPr>
          <w:p w14:paraId="408C1247" w14:textId="73E50810" w:rsidR="00864BD1" w:rsidRPr="00005C04" w:rsidRDefault="00864BD1" w:rsidP="00D73CD7">
            <w:pPr>
              <w:pStyle w:val="Style1"/>
            </w:pPr>
            <w:r w:rsidRPr="00005C04">
              <w:t>TN, Montgomery</w:t>
            </w:r>
            <w:ins w:id="345" w:author="Wen Kuo" w:date="2026-08-31T13:54:00Z" w16du:dateUtc="2026-08-31T18:54:00Z">
              <w:r w:rsidR="003A1ED7">
                <w:t>.</w:t>
              </w:r>
            </w:ins>
            <w:del w:id="346" w:author="Wen Kuo" w:date="2026-08-31T13:54:00Z" w16du:dateUtc="2026-08-31T18:54:00Z">
              <w:r w:rsidRPr="00005C04" w:rsidDel="003A1ED7">
                <w:delText>,</w:delText>
              </w:r>
            </w:del>
            <w:r w:rsidRPr="00005C04">
              <w:t xml:space="preserve"> Jarrell Ridge Road (EO28)</w:t>
            </w:r>
          </w:p>
        </w:tc>
        <w:tc>
          <w:tcPr>
            <w:tcW w:w="1800" w:type="dxa"/>
            <w:vAlign w:val="center"/>
            <w:tcPrChange w:id="347" w:author="Wen Kuo" w:date="2026-08-31T14:01:00Z" w16du:dateUtc="2026-08-31T19:01:00Z">
              <w:tcPr>
                <w:tcW w:w="1710" w:type="dxa"/>
                <w:gridSpan w:val="2"/>
                <w:vAlign w:val="center"/>
              </w:tcPr>
            </w:tcPrChange>
          </w:tcPr>
          <w:p w14:paraId="58A60156" w14:textId="68565BEA" w:rsidR="00864BD1" w:rsidRPr="00005C04" w:rsidRDefault="00864BD1" w:rsidP="00D73CD7">
            <w:pPr>
              <w:pStyle w:val="Style1"/>
            </w:pPr>
            <w:r w:rsidRPr="00005C04">
              <w:t>Highland Rim</w:t>
            </w:r>
          </w:p>
        </w:tc>
        <w:tc>
          <w:tcPr>
            <w:tcW w:w="1156" w:type="dxa"/>
            <w:vAlign w:val="center"/>
            <w:tcPrChange w:id="348" w:author="Wen Kuo" w:date="2026-08-31T14:01:00Z" w16du:dateUtc="2026-08-31T19:01:00Z">
              <w:tcPr>
                <w:tcW w:w="1260" w:type="dxa"/>
                <w:gridSpan w:val="2"/>
                <w:vAlign w:val="center"/>
              </w:tcPr>
            </w:tcPrChange>
          </w:tcPr>
          <w:p w14:paraId="738E2E62" w14:textId="54111BDD" w:rsidR="00864BD1" w:rsidRPr="00005C04" w:rsidRDefault="00864BD1" w:rsidP="00D73CD7">
            <w:pPr>
              <w:pStyle w:val="Style1"/>
            </w:pPr>
            <w:r w:rsidRPr="00005C04">
              <w:t>36.39</w:t>
            </w:r>
            <w:del w:id="349" w:author="Wen Kuo" w:date="2026-08-31T13:58:00Z" w16du:dateUtc="2026-08-31T18:58:00Z">
              <w:r w:rsidRPr="00005C04" w:rsidDel="00A061EC">
                <w:delText>425</w:delText>
              </w:r>
            </w:del>
          </w:p>
        </w:tc>
        <w:tc>
          <w:tcPr>
            <w:tcW w:w="1094" w:type="dxa"/>
            <w:vAlign w:val="center"/>
            <w:tcPrChange w:id="350" w:author="Wen Kuo" w:date="2026-08-31T14:01:00Z" w16du:dateUtc="2026-08-31T19:01:00Z">
              <w:tcPr>
                <w:tcW w:w="1189" w:type="dxa"/>
                <w:gridSpan w:val="2"/>
                <w:vAlign w:val="center"/>
              </w:tcPr>
            </w:tcPrChange>
          </w:tcPr>
          <w:p w14:paraId="30966641" w14:textId="2F66D0CB" w:rsidR="00864BD1" w:rsidRPr="00005C04" w:rsidRDefault="00864BD1" w:rsidP="00D73CD7">
            <w:pPr>
              <w:pStyle w:val="Style1"/>
            </w:pPr>
            <w:r w:rsidRPr="00005C04">
              <w:t>-87.26</w:t>
            </w:r>
            <w:del w:id="351" w:author="Wen Kuo" w:date="2026-08-31T13:58:00Z" w16du:dateUtc="2026-08-31T18:58:00Z">
              <w:r w:rsidRPr="00005C04" w:rsidDel="00A061EC">
                <w:delText>2326</w:delText>
              </w:r>
            </w:del>
          </w:p>
        </w:tc>
        <w:tc>
          <w:tcPr>
            <w:tcW w:w="1080" w:type="dxa"/>
            <w:vAlign w:val="center"/>
            <w:tcPrChange w:id="352" w:author="Wen Kuo" w:date="2026-08-31T14:01:00Z" w16du:dateUtc="2026-08-31T19:01:00Z">
              <w:tcPr>
                <w:tcW w:w="0" w:type="auto"/>
                <w:gridSpan w:val="3"/>
                <w:vAlign w:val="center"/>
              </w:tcPr>
            </w:tcPrChange>
          </w:tcPr>
          <w:p w14:paraId="14DDA0CF" w14:textId="1664B79E" w:rsidR="00864BD1" w:rsidRPr="00005C04" w:rsidRDefault="00864BD1" w:rsidP="00D73CD7">
            <w:pPr>
              <w:pStyle w:val="Style1"/>
            </w:pPr>
            <w:r w:rsidRPr="00005C04">
              <w:t>9</w:t>
            </w:r>
          </w:p>
        </w:tc>
      </w:tr>
      <w:tr w:rsidR="00864BD1" w:rsidRPr="00005C04" w14:paraId="7A09B508" w14:textId="77777777" w:rsidTr="00860FBC">
        <w:trPr>
          <w:trHeight w:val="576"/>
          <w:trPrChange w:id="353" w:author="Wen Kuo" w:date="2026-08-31T14:01:00Z" w16du:dateUtc="2026-08-31T19:01:00Z">
            <w:trPr>
              <w:trHeight w:val="576"/>
            </w:trPr>
          </w:trPrChange>
        </w:trPr>
        <w:tc>
          <w:tcPr>
            <w:tcW w:w="0" w:type="auto"/>
            <w:vAlign w:val="center"/>
            <w:tcPrChange w:id="354" w:author="Wen Kuo" w:date="2026-08-31T14:01:00Z" w16du:dateUtc="2026-08-31T19:01:00Z">
              <w:tcPr>
                <w:tcW w:w="0" w:type="auto"/>
                <w:vAlign w:val="center"/>
              </w:tcPr>
            </w:tcPrChange>
          </w:tcPr>
          <w:p w14:paraId="5B8073BB" w14:textId="1F254DE0" w:rsidR="00864BD1" w:rsidRPr="00005C04" w:rsidRDefault="00864BD1" w:rsidP="00D73CD7">
            <w:pPr>
              <w:pStyle w:val="Style1"/>
            </w:pPr>
            <w:r w:rsidRPr="00005C04">
              <w:t>TNW_03</w:t>
            </w:r>
          </w:p>
        </w:tc>
        <w:tc>
          <w:tcPr>
            <w:tcW w:w="1831" w:type="dxa"/>
            <w:vAlign w:val="center"/>
            <w:tcPrChange w:id="355" w:author="Wen Kuo" w:date="2026-08-31T14:01:00Z" w16du:dateUtc="2026-08-31T19:01:00Z">
              <w:tcPr>
                <w:tcW w:w="1831" w:type="dxa"/>
                <w:vAlign w:val="center"/>
              </w:tcPr>
            </w:tcPrChange>
          </w:tcPr>
          <w:p w14:paraId="69E4AA4B" w14:textId="49537B87" w:rsidR="00864BD1" w:rsidRPr="00005C04" w:rsidRDefault="00B857DB" w:rsidP="00D73CD7">
            <w:pPr>
              <w:pStyle w:val="Style1"/>
            </w:pPr>
            <w:ins w:id="356" w:author="Wen Kuo" w:date="2026-08-31T13:32:00Z" w16du:dateUtc="2026-08-31T18:32:00Z">
              <w:r>
                <w:fldChar w:fldCharType="begin"/>
              </w:r>
              <w:r>
                <w:instrText>HYPERLINK "https://www.tropicos.org/collection/5529427"</w:instrText>
              </w:r>
              <w:r>
                <w:fldChar w:fldCharType="separate"/>
              </w:r>
              <w:r w:rsidR="00864BD1" w:rsidRPr="00B857DB">
                <w:rPr>
                  <w:rStyle w:val="Hyperlink"/>
                </w:rPr>
                <w:t xml:space="preserve">Edwards, Linan and Dell </w:t>
              </w:r>
              <w:r w:rsidR="00E30802" w:rsidRPr="00B857DB">
                <w:rPr>
                  <w:rStyle w:val="Hyperlink"/>
                </w:rPr>
                <w:t>36</w:t>
              </w:r>
              <w:r w:rsidRPr="00B857DB">
                <w:rPr>
                  <w:rStyle w:val="Hyperlink"/>
                </w:rPr>
                <w:t>7</w:t>
              </w:r>
              <w:r w:rsidR="00E30802" w:rsidRPr="00B857DB">
                <w:rPr>
                  <w:rStyle w:val="Hyperlink"/>
                </w:rPr>
                <w:t xml:space="preserve"> </w:t>
              </w:r>
              <w:r w:rsidR="00864BD1" w:rsidRPr="00B857DB">
                <w:rPr>
                  <w:rStyle w:val="Hyperlink"/>
                </w:rPr>
                <w:t>(MO)</w:t>
              </w:r>
              <w:r>
                <w:fldChar w:fldCharType="end"/>
              </w:r>
            </w:ins>
          </w:p>
        </w:tc>
        <w:tc>
          <w:tcPr>
            <w:tcW w:w="1453" w:type="dxa"/>
            <w:vAlign w:val="center"/>
            <w:tcPrChange w:id="357" w:author="Wen Kuo" w:date="2026-08-31T14:01:00Z" w16du:dateUtc="2026-08-31T19:01:00Z">
              <w:tcPr>
                <w:tcW w:w="1453" w:type="dxa"/>
                <w:vAlign w:val="center"/>
              </w:tcPr>
            </w:tcPrChange>
          </w:tcPr>
          <w:p w14:paraId="0465E587" w14:textId="4B72D7A4" w:rsidR="00864BD1" w:rsidRPr="00E261AB" w:rsidRDefault="00864BD1" w:rsidP="00D73CD7">
            <w:pPr>
              <w:pStyle w:val="Style1"/>
              <w:rPr>
                <w:i/>
                <w:iCs/>
              </w:rPr>
            </w:pPr>
            <w:r w:rsidRPr="00E261AB">
              <w:rPr>
                <w:i/>
                <w:iCs/>
              </w:rPr>
              <w:t>P. globosa</w:t>
            </w:r>
          </w:p>
        </w:tc>
        <w:tc>
          <w:tcPr>
            <w:tcW w:w="4193" w:type="dxa"/>
            <w:vAlign w:val="center"/>
            <w:tcPrChange w:id="358" w:author="Wen Kuo" w:date="2026-08-31T14:01:00Z" w16du:dateUtc="2026-08-31T19:01:00Z">
              <w:tcPr>
                <w:tcW w:w="3831" w:type="dxa"/>
                <w:vAlign w:val="center"/>
              </w:tcPr>
            </w:tcPrChange>
          </w:tcPr>
          <w:p w14:paraId="54231D32" w14:textId="41A66A5B" w:rsidR="00864BD1" w:rsidRPr="00005C04" w:rsidRDefault="00864BD1" w:rsidP="00D73CD7">
            <w:pPr>
              <w:pStyle w:val="Style1"/>
            </w:pPr>
            <w:r w:rsidRPr="00005C04">
              <w:t>TN, Cheatham</w:t>
            </w:r>
            <w:ins w:id="359" w:author="Wen Kuo" w:date="2026-08-31T13:54:00Z" w16du:dateUtc="2026-08-31T18:54:00Z">
              <w:r w:rsidR="003A1ED7">
                <w:t xml:space="preserve">. </w:t>
              </w:r>
            </w:ins>
            <w:del w:id="360" w:author="Wen Kuo" w:date="2026-08-31T13:54:00Z" w16du:dateUtc="2026-08-31T18:54:00Z">
              <w:r w:rsidRPr="00005C04" w:rsidDel="003A1ED7">
                <w:delText xml:space="preserve">, </w:delText>
              </w:r>
            </w:del>
            <w:r w:rsidRPr="00005C04">
              <w:t>Lock B Rd.</w:t>
            </w:r>
            <w:ins w:id="361" w:author="Wen Kuo" w:date="2026-08-31T13:54:00Z" w16du:dateUtc="2026-08-31T18:54:00Z">
              <w:r w:rsidR="003A1ED7">
                <w:t>,</w:t>
              </w:r>
            </w:ins>
            <w:r w:rsidRPr="00005C04">
              <w:t xml:space="preserve"> near </w:t>
            </w:r>
            <w:ins w:id="362" w:author="Wen Kuo" w:date="2026-08-31T13:54:00Z" w16du:dateUtc="2026-08-31T18:54:00Z">
              <w:r w:rsidR="003A1ED7">
                <w:t>a r</w:t>
              </w:r>
            </w:ins>
            <w:del w:id="363" w:author="Wen Kuo" w:date="2026-08-31T13:54:00Z" w16du:dateUtc="2026-08-31T18:54:00Z">
              <w:r w:rsidRPr="00005C04" w:rsidDel="003A1ED7">
                <w:delText>R</w:delText>
              </w:r>
            </w:del>
            <w:r w:rsidRPr="00005C04">
              <w:t xml:space="preserve">ecycle </w:t>
            </w:r>
            <w:ins w:id="364" w:author="Wen Kuo" w:date="2026-08-31T13:55:00Z" w16du:dateUtc="2026-08-31T18:55:00Z">
              <w:r w:rsidR="003A1ED7">
                <w:t>c</w:t>
              </w:r>
            </w:ins>
            <w:del w:id="365" w:author="Wen Kuo" w:date="2026-08-31T13:55:00Z" w16du:dateUtc="2026-08-31T18:55:00Z">
              <w:r w:rsidRPr="00005C04" w:rsidDel="003A1ED7">
                <w:delText>C</w:delText>
              </w:r>
            </w:del>
            <w:r w:rsidRPr="00005C04">
              <w:t>enter/train tracks (EO01)</w:t>
            </w:r>
          </w:p>
        </w:tc>
        <w:tc>
          <w:tcPr>
            <w:tcW w:w="1800" w:type="dxa"/>
            <w:vAlign w:val="center"/>
            <w:tcPrChange w:id="366" w:author="Wen Kuo" w:date="2026-08-31T14:01:00Z" w16du:dateUtc="2026-08-31T19:01:00Z">
              <w:tcPr>
                <w:tcW w:w="1710" w:type="dxa"/>
                <w:gridSpan w:val="2"/>
                <w:vAlign w:val="center"/>
              </w:tcPr>
            </w:tcPrChange>
          </w:tcPr>
          <w:p w14:paraId="6223E6FF" w14:textId="75C63729" w:rsidR="00864BD1" w:rsidRPr="00005C04" w:rsidRDefault="00864BD1" w:rsidP="00D73CD7">
            <w:pPr>
              <w:pStyle w:val="Style1"/>
            </w:pPr>
            <w:r w:rsidRPr="00005C04">
              <w:t>Highland Rim</w:t>
            </w:r>
          </w:p>
        </w:tc>
        <w:tc>
          <w:tcPr>
            <w:tcW w:w="1156" w:type="dxa"/>
            <w:vAlign w:val="center"/>
            <w:tcPrChange w:id="367" w:author="Wen Kuo" w:date="2026-08-31T14:01:00Z" w16du:dateUtc="2026-08-31T19:01:00Z">
              <w:tcPr>
                <w:tcW w:w="1260" w:type="dxa"/>
                <w:gridSpan w:val="2"/>
                <w:vAlign w:val="center"/>
              </w:tcPr>
            </w:tcPrChange>
          </w:tcPr>
          <w:p w14:paraId="1661AAB1" w14:textId="503F0E43" w:rsidR="00864BD1" w:rsidRPr="00005C04" w:rsidRDefault="00864BD1" w:rsidP="00D73CD7">
            <w:pPr>
              <w:pStyle w:val="Style1"/>
            </w:pPr>
            <w:r w:rsidRPr="00005C04">
              <w:t> 36.24</w:t>
            </w:r>
            <w:del w:id="368" w:author="Wen Kuo" w:date="2026-08-31T13:59:00Z" w16du:dateUtc="2026-08-31T18:59:00Z">
              <w:r w:rsidRPr="00005C04" w:rsidDel="00A061EC">
                <w:delText>2107</w:delText>
              </w:r>
            </w:del>
            <w:r w:rsidRPr="00005C04">
              <w:t xml:space="preserve"> </w:t>
            </w:r>
          </w:p>
        </w:tc>
        <w:tc>
          <w:tcPr>
            <w:tcW w:w="1094" w:type="dxa"/>
            <w:vAlign w:val="center"/>
            <w:tcPrChange w:id="369" w:author="Wen Kuo" w:date="2026-08-31T14:01:00Z" w16du:dateUtc="2026-08-31T19:01:00Z">
              <w:tcPr>
                <w:tcW w:w="1189" w:type="dxa"/>
                <w:gridSpan w:val="2"/>
                <w:vAlign w:val="center"/>
              </w:tcPr>
            </w:tcPrChange>
          </w:tcPr>
          <w:p w14:paraId="3BDE0AEA" w14:textId="1E130F9C" w:rsidR="00864BD1" w:rsidRPr="00005C04" w:rsidRDefault="00864BD1" w:rsidP="00D73CD7">
            <w:pPr>
              <w:pStyle w:val="Style1"/>
            </w:pPr>
            <w:r w:rsidRPr="00005C04">
              <w:t>-87.04</w:t>
            </w:r>
            <w:del w:id="370" w:author="Wen Kuo" w:date="2026-08-31T13:59:00Z" w16du:dateUtc="2026-08-31T18:59:00Z">
              <w:r w:rsidRPr="00005C04" w:rsidDel="00A061EC">
                <w:delText>2081</w:delText>
              </w:r>
            </w:del>
          </w:p>
        </w:tc>
        <w:tc>
          <w:tcPr>
            <w:tcW w:w="1080" w:type="dxa"/>
            <w:vAlign w:val="center"/>
            <w:tcPrChange w:id="371" w:author="Wen Kuo" w:date="2026-08-31T14:01:00Z" w16du:dateUtc="2026-08-31T19:01:00Z">
              <w:tcPr>
                <w:tcW w:w="0" w:type="auto"/>
                <w:gridSpan w:val="3"/>
                <w:vAlign w:val="center"/>
              </w:tcPr>
            </w:tcPrChange>
          </w:tcPr>
          <w:p w14:paraId="505578D7" w14:textId="5C4AA365" w:rsidR="00864BD1" w:rsidRPr="00005C04" w:rsidRDefault="00864BD1" w:rsidP="00D73CD7">
            <w:pPr>
              <w:pStyle w:val="Style1"/>
            </w:pPr>
            <w:r w:rsidRPr="00005C04">
              <w:t>24</w:t>
            </w:r>
          </w:p>
        </w:tc>
      </w:tr>
      <w:tr w:rsidR="00864BD1" w:rsidRPr="00005C04" w14:paraId="5703F599" w14:textId="77777777" w:rsidTr="00860FBC">
        <w:trPr>
          <w:trHeight w:val="576"/>
          <w:trPrChange w:id="372" w:author="Wen Kuo" w:date="2026-08-31T14:01:00Z" w16du:dateUtc="2026-08-31T19:01:00Z">
            <w:trPr>
              <w:trHeight w:val="576"/>
            </w:trPr>
          </w:trPrChange>
        </w:trPr>
        <w:tc>
          <w:tcPr>
            <w:tcW w:w="0" w:type="auto"/>
            <w:vAlign w:val="center"/>
            <w:tcPrChange w:id="373" w:author="Wen Kuo" w:date="2026-08-31T14:01:00Z" w16du:dateUtc="2026-08-31T19:01:00Z">
              <w:tcPr>
                <w:tcW w:w="0" w:type="auto"/>
                <w:vAlign w:val="center"/>
              </w:tcPr>
            </w:tcPrChange>
          </w:tcPr>
          <w:p w14:paraId="6172E772" w14:textId="5819D2C4" w:rsidR="00864BD1" w:rsidRPr="00005C04" w:rsidRDefault="00864BD1" w:rsidP="00D73CD7">
            <w:pPr>
              <w:pStyle w:val="Style1"/>
            </w:pPr>
            <w:r w:rsidRPr="00005C04">
              <w:t>TNW_04</w:t>
            </w:r>
          </w:p>
        </w:tc>
        <w:tc>
          <w:tcPr>
            <w:tcW w:w="1831" w:type="dxa"/>
            <w:vAlign w:val="center"/>
            <w:tcPrChange w:id="374" w:author="Wen Kuo" w:date="2026-08-31T14:01:00Z" w16du:dateUtc="2026-08-31T19:01:00Z">
              <w:tcPr>
                <w:tcW w:w="1831" w:type="dxa"/>
                <w:vAlign w:val="center"/>
              </w:tcPr>
            </w:tcPrChange>
          </w:tcPr>
          <w:p w14:paraId="1025DDDA" w14:textId="1F2D33F1" w:rsidR="00864BD1" w:rsidRPr="00005C04" w:rsidRDefault="00767547" w:rsidP="00D73CD7">
            <w:pPr>
              <w:pStyle w:val="Style1"/>
            </w:pPr>
            <w:ins w:id="375" w:author="Wen Kuo" w:date="2026-08-31T13:31:00Z" w16du:dateUtc="2026-08-31T18:31:00Z">
              <w:r>
                <w:fldChar w:fldCharType="begin"/>
              </w:r>
              <w:r>
                <w:instrText>HYPERLINK "https://www.tropicos.org/collection/5529425"</w:instrText>
              </w:r>
              <w:r>
                <w:fldChar w:fldCharType="separate"/>
              </w:r>
              <w:r w:rsidR="00864BD1" w:rsidRPr="00767547">
                <w:rPr>
                  <w:rStyle w:val="Hyperlink"/>
                </w:rPr>
                <w:t xml:space="preserve">Edwards, Linan and Dell </w:t>
              </w:r>
              <w:r w:rsidR="009B7CE3" w:rsidRPr="00767547">
                <w:rPr>
                  <w:rStyle w:val="Hyperlink"/>
                </w:rPr>
                <w:t>365</w:t>
              </w:r>
              <w:r w:rsidR="00862599" w:rsidRPr="00767547">
                <w:rPr>
                  <w:rStyle w:val="Hyperlink"/>
                </w:rPr>
                <w:t xml:space="preserve"> </w:t>
              </w:r>
              <w:r w:rsidR="00864BD1" w:rsidRPr="00767547">
                <w:rPr>
                  <w:rStyle w:val="Hyperlink"/>
                </w:rPr>
                <w:t>(MO)</w:t>
              </w:r>
              <w:r>
                <w:fldChar w:fldCharType="end"/>
              </w:r>
            </w:ins>
          </w:p>
        </w:tc>
        <w:tc>
          <w:tcPr>
            <w:tcW w:w="1453" w:type="dxa"/>
            <w:vAlign w:val="center"/>
            <w:tcPrChange w:id="376" w:author="Wen Kuo" w:date="2026-08-31T14:01:00Z" w16du:dateUtc="2026-08-31T19:01:00Z">
              <w:tcPr>
                <w:tcW w:w="1453" w:type="dxa"/>
                <w:vAlign w:val="center"/>
              </w:tcPr>
            </w:tcPrChange>
          </w:tcPr>
          <w:p w14:paraId="17BCBB15" w14:textId="7E6E5688" w:rsidR="00864BD1" w:rsidRPr="00E261AB" w:rsidRDefault="00864BD1" w:rsidP="00D73CD7">
            <w:pPr>
              <w:pStyle w:val="Style1"/>
              <w:rPr>
                <w:i/>
                <w:iCs/>
              </w:rPr>
            </w:pPr>
            <w:r w:rsidRPr="00E261AB">
              <w:rPr>
                <w:i/>
                <w:iCs/>
              </w:rPr>
              <w:t>P. globosa</w:t>
            </w:r>
          </w:p>
        </w:tc>
        <w:tc>
          <w:tcPr>
            <w:tcW w:w="4193" w:type="dxa"/>
            <w:vAlign w:val="center"/>
            <w:tcPrChange w:id="377" w:author="Wen Kuo" w:date="2026-08-31T14:01:00Z" w16du:dateUtc="2026-08-31T19:01:00Z">
              <w:tcPr>
                <w:tcW w:w="3831" w:type="dxa"/>
                <w:vAlign w:val="center"/>
              </w:tcPr>
            </w:tcPrChange>
          </w:tcPr>
          <w:p w14:paraId="3E61C1A9" w14:textId="3D0CDA8E" w:rsidR="00864BD1" w:rsidRPr="00005C04" w:rsidRDefault="00864BD1" w:rsidP="00D73CD7">
            <w:pPr>
              <w:pStyle w:val="Style1"/>
            </w:pPr>
            <w:r w:rsidRPr="00005C04">
              <w:t>TN, Davidson</w:t>
            </w:r>
            <w:ins w:id="378" w:author="Wen Kuo" w:date="2026-08-31T13:55:00Z" w16du:dateUtc="2026-08-31T18:55:00Z">
              <w:r w:rsidR="003A1ED7">
                <w:t>.</w:t>
              </w:r>
            </w:ins>
            <w:del w:id="379" w:author="Wen Kuo" w:date="2026-08-31T13:55:00Z" w16du:dateUtc="2026-08-31T18:55:00Z">
              <w:r w:rsidRPr="00005C04" w:rsidDel="003A1ED7">
                <w:delText>,</w:delText>
              </w:r>
            </w:del>
            <w:r w:rsidRPr="00005C04">
              <w:t xml:space="preserve"> McMinn’s bluff </w:t>
            </w:r>
            <w:del w:id="380" w:author="Wen Kuo" w:date="2026-08-31T13:55:00Z" w16du:dateUtc="2026-08-31T18:55:00Z">
              <w:r w:rsidRPr="00005C04" w:rsidDel="003A1ED7">
                <w:delText>#1</w:delText>
              </w:r>
            </w:del>
            <w:r w:rsidRPr="00005C04">
              <w:t xml:space="preserve"> (EO04) </w:t>
            </w:r>
          </w:p>
        </w:tc>
        <w:tc>
          <w:tcPr>
            <w:tcW w:w="1800" w:type="dxa"/>
            <w:vAlign w:val="center"/>
            <w:tcPrChange w:id="381" w:author="Wen Kuo" w:date="2026-08-31T14:01:00Z" w16du:dateUtc="2026-08-31T19:01:00Z">
              <w:tcPr>
                <w:tcW w:w="1710" w:type="dxa"/>
                <w:gridSpan w:val="2"/>
                <w:vAlign w:val="center"/>
              </w:tcPr>
            </w:tcPrChange>
          </w:tcPr>
          <w:p w14:paraId="474F509A" w14:textId="77777777" w:rsidR="00864BD1" w:rsidRPr="00005C04" w:rsidRDefault="00864BD1" w:rsidP="00D73CD7">
            <w:pPr>
              <w:pStyle w:val="Style1"/>
            </w:pPr>
            <w:r w:rsidRPr="00005C04">
              <w:t>Highland Rim</w:t>
            </w:r>
          </w:p>
        </w:tc>
        <w:tc>
          <w:tcPr>
            <w:tcW w:w="1156" w:type="dxa"/>
            <w:vAlign w:val="center"/>
            <w:tcPrChange w:id="382" w:author="Wen Kuo" w:date="2026-08-31T14:01:00Z" w16du:dateUtc="2026-08-31T19:01:00Z">
              <w:tcPr>
                <w:tcW w:w="1260" w:type="dxa"/>
                <w:gridSpan w:val="2"/>
                <w:vAlign w:val="center"/>
              </w:tcPr>
            </w:tcPrChange>
          </w:tcPr>
          <w:p w14:paraId="09094AB1" w14:textId="522169EB" w:rsidR="00864BD1" w:rsidRPr="00005C04" w:rsidRDefault="00864BD1" w:rsidP="00D73CD7">
            <w:pPr>
              <w:pStyle w:val="Style1"/>
            </w:pPr>
            <w:r w:rsidRPr="00005C04">
              <w:t>36.2</w:t>
            </w:r>
            <w:ins w:id="383" w:author="Wen Kuo" w:date="2026-08-31T13:59:00Z" w16du:dateUtc="2026-08-31T18:59:00Z">
              <w:r w:rsidR="00A061EC">
                <w:t>1</w:t>
              </w:r>
            </w:ins>
            <w:del w:id="384" w:author="Wen Kuo" w:date="2026-08-31T13:59:00Z" w16du:dateUtc="2026-08-31T18:59:00Z">
              <w:r w:rsidRPr="00005C04" w:rsidDel="00A061EC">
                <w:delText>08363</w:delText>
              </w:r>
            </w:del>
            <w:r w:rsidRPr="00005C04">
              <w:t xml:space="preserve"> </w:t>
            </w:r>
          </w:p>
        </w:tc>
        <w:tc>
          <w:tcPr>
            <w:tcW w:w="1094" w:type="dxa"/>
            <w:vAlign w:val="center"/>
            <w:tcPrChange w:id="385" w:author="Wen Kuo" w:date="2026-08-31T14:01:00Z" w16du:dateUtc="2026-08-31T19:01:00Z">
              <w:tcPr>
                <w:tcW w:w="1189" w:type="dxa"/>
                <w:gridSpan w:val="2"/>
                <w:vAlign w:val="center"/>
              </w:tcPr>
            </w:tcPrChange>
          </w:tcPr>
          <w:p w14:paraId="44833002" w14:textId="77777777" w:rsidR="00864BD1" w:rsidRPr="00005C04" w:rsidRDefault="00864BD1" w:rsidP="00D73CD7">
            <w:pPr>
              <w:pStyle w:val="Style1"/>
            </w:pPr>
            <w:r w:rsidRPr="00005C04">
              <w:t>-86.98</w:t>
            </w:r>
            <w:del w:id="386" w:author="Wen Kuo" w:date="2026-08-31T13:59:00Z" w16du:dateUtc="2026-08-31T18:59:00Z">
              <w:r w:rsidRPr="00005C04" w:rsidDel="00A061EC">
                <w:delText>0126</w:delText>
              </w:r>
            </w:del>
            <w:r w:rsidRPr="00005C04">
              <w:t xml:space="preserve">  </w:t>
            </w:r>
          </w:p>
        </w:tc>
        <w:tc>
          <w:tcPr>
            <w:tcW w:w="1080" w:type="dxa"/>
            <w:vAlign w:val="center"/>
            <w:tcPrChange w:id="387" w:author="Wen Kuo" w:date="2026-08-31T14:01:00Z" w16du:dateUtc="2026-08-31T19:01:00Z">
              <w:tcPr>
                <w:tcW w:w="0" w:type="auto"/>
                <w:gridSpan w:val="3"/>
                <w:vAlign w:val="center"/>
              </w:tcPr>
            </w:tcPrChange>
          </w:tcPr>
          <w:p w14:paraId="77D5900B" w14:textId="77777777" w:rsidR="00864BD1" w:rsidRPr="00005C04" w:rsidRDefault="00864BD1" w:rsidP="00D73CD7">
            <w:pPr>
              <w:pStyle w:val="Style1"/>
            </w:pPr>
            <w:r w:rsidRPr="00005C04">
              <w:t>24</w:t>
            </w:r>
          </w:p>
        </w:tc>
      </w:tr>
      <w:tr w:rsidR="00864BD1" w:rsidRPr="00005C04" w14:paraId="142B5593" w14:textId="77777777" w:rsidTr="00860FBC">
        <w:trPr>
          <w:trHeight w:val="576"/>
          <w:trPrChange w:id="388" w:author="Wen Kuo" w:date="2026-08-31T14:01:00Z" w16du:dateUtc="2026-08-31T19:01:00Z">
            <w:trPr>
              <w:trHeight w:val="576"/>
            </w:trPr>
          </w:trPrChange>
        </w:trPr>
        <w:tc>
          <w:tcPr>
            <w:tcW w:w="0" w:type="auto"/>
            <w:vAlign w:val="center"/>
            <w:tcPrChange w:id="389" w:author="Wen Kuo" w:date="2026-08-31T14:01:00Z" w16du:dateUtc="2026-08-31T19:01:00Z">
              <w:tcPr>
                <w:tcW w:w="0" w:type="auto"/>
                <w:vAlign w:val="center"/>
              </w:tcPr>
            </w:tcPrChange>
          </w:tcPr>
          <w:p w14:paraId="4DF1D54F" w14:textId="6F7E7E21" w:rsidR="00864BD1" w:rsidRPr="00005C04" w:rsidRDefault="00864BD1" w:rsidP="00D73CD7">
            <w:pPr>
              <w:pStyle w:val="Style1"/>
            </w:pPr>
            <w:r w:rsidRPr="00005C04">
              <w:t>TNW_05</w:t>
            </w:r>
          </w:p>
        </w:tc>
        <w:tc>
          <w:tcPr>
            <w:tcW w:w="1831" w:type="dxa"/>
            <w:vAlign w:val="center"/>
            <w:tcPrChange w:id="390" w:author="Wen Kuo" w:date="2026-08-31T14:01:00Z" w16du:dateUtc="2026-08-31T19:01:00Z">
              <w:tcPr>
                <w:tcW w:w="1831" w:type="dxa"/>
                <w:vAlign w:val="center"/>
              </w:tcPr>
            </w:tcPrChange>
          </w:tcPr>
          <w:p w14:paraId="519112A9" w14:textId="499CC9CD" w:rsidR="00864BD1" w:rsidRPr="00005C04" w:rsidRDefault="00BE759E" w:rsidP="00D73CD7">
            <w:pPr>
              <w:pStyle w:val="Style1"/>
            </w:pPr>
            <w:ins w:id="391" w:author="Wen Kuo" w:date="2026-08-31T13:31:00Z" w16du:dateUtc="2026-08-31T18:31:00Z">
              <w:r>
                <w:fldChar w:fldCharType="begin"/>
              </w:r>
              <w:r>
                <w:instrText>HYPERLINK "https://www.tropicos.org/collection/5529426"</w:instrText>
              </w:r>
              <w:r>
                <w:fldChar w:fldCharType="separate"/>
              </w:r>
              <w:r w:rsidR="00864BD1" w:rsidRPr="00BE759E">
                <w:rPr>
                  <w:rStyle w:val="Hyperlink"/>
                </w:rPr>
                <w:t xml:space="preserve">Edwards, Linan and Dell </w:t>
              </w:r>
              <w:r w:rsidR="00753150" w:rsidRPr="00BE759E">
                <w:rPr>
                  <w:rStyle w:val="Hyperlink"/>
                </w:rPr>
                <w:t>3</w:t>
              </w:r>
              <w:r w:rsidRPr="00BE759E">
                <w:rPr>
                  <w:rStyle w:val="Hyperlink"/>
                </w:rPr>
                <w:t>66</w:t>
              </w:r>
              <w:r w:rsidR="00753150" w:rsidRPr="00BE759E">
                <w:rPr>
                  <w:rStyle w:val="Hyperlink"/>
                </w:rPr>
                <w:t xml:space="preserve"> </w:t>
              </w:r>
              <w:r w:rsidR="00864BD1" w:rsidRPr="00BE759E">
                <w:rPr>
                  <w:rStyle w:val="Hyperlink"/>
                </w:rPr>
                <w:t>(MO)</w:t>
              </w:r>
              <w:r>
                <w:fldChar w:fldCharType="end"/>
              </w:r>
            </w:ins>
          </w:p>
        </w:tc>
        <w:tc>
          <w:tcPr>
            <w:tcW w:w="1453" w:type="dxa"/>
            <w:vAlign w:val="center"/>
            <w:tcPrChange w:id="392" w:author="Wen Kuo" w:date="2026-08-31T14:01:00Z" w16du:dateUtc="2026-08-31T19:01:00Z">
              <w:tcPr>
                <w:tcW w:w="1453" w:type="dxa"/>
                <w:vAlign w:val="center"/>
              </w:tcPr>
            </w:tcPrChange>
          </w:tcPr>
          <w:p w14:paraId="4585CADD" w14:textId="2D96EBA1" w:rsidR="00864BD1" w:rsidRPr="00E261AB" w:rsidRDefault="00864BD1" w:rsidP="00D73CD7">
            <w:pPr>
              <w:pStyle w:val="Style1"/>
              <w:rPr>
                <w:i/>
                <w:iCs/>
              </w:rPr>
            </w:pPr>
            <w:r w:rsidRPr="00E261AB">
              <w:rPr>
                <w:i/>
                <w:iCs/>
              </w:rPr>
              <w:t>P. globosa</w:t>
            </w:r>
          </w:p>
        </w:tc>
        <w:tc>
          <w:tcPr>
            <w:tcW w:w="4193" w:type="dxa"/>
            <w:vAlign w:val="center"/>
            <w:tcPrChange w:id="393" w:author="Wen Kuo" w:date="2026-08-31T14:01:00Z" w16du:dateUtc="2026-08-31T19:01:00Z">
              <w:tcPr>
                <w:tcW w:w="3831" w:type="dxa"/>
                <w:vAlign w:val="center"/>
              </w:tcPr>
            </w:tcPrChange>
          </w:tcPr>
          <w:p w14:paraId="38C46896" w14:textId="39C71331" w:rsidR="00864BD1" w:rsidRPr="00005C04" w:rsidRDefault="00864BD1" w:rsidP="00D73CD7">
            <w:pPr>
              <w:pStyle w:val="Style1"/>
            </w:pPr>
            <w:r w:rsidRPr="00005C04">
              <w:t>TN, Davidson/Cheatham</w:t>
            </w:r>
            <w:ins w:id="394" w:author="Wen Kuo" w:date="2026-08-31T13:55:00Z" w16du:dateUtc="2026-08-31T18:55:00Z">
              <w:r w:rsidR="003A1ED7">
                <w:t>.</w:t>
              </w:r>
            </w:ins>
            <w:del w:id="395" w:author="Wen Kuo" w:date="2026-08-31T13:55:00Z" w16du:dateUtc="2026-08-31T18:55:00Z">
              <w:r w:rsidRPr="00005C04" w:rsidDel="003A1ED7">
                <w:delText>,</w:delText>
              </w:r>
            </w:del>
            <w:r w:rsidRPr="00005C04">
              <w:t xml:space="preserve"> McMinn’s bluff</w:t>
            </w:r>
            <w:del w:id="396" w:author="Wen Kuo" w:date="2026-08-31T13:55:00Z" w16du:dateUtc="2026-08-31T18:55:00Z">
              <w:r w:rsidRPr="00005C04" w:rsidDel="003A1ED7">
                <w:delText xml:space="preserve"> #3</w:delText>
              </w:r>
            </w:del>
            <w:r w:rsidRPr="00005C04">
              <w:t xml:space="preserve"> (EO10)</w:t>
            </w:r>
          </w:p>
        </w:tc>
        <w:tc>
          <w:tcPr>
            <w:tcW w:w="1800" w:type="dxa"/>
            <w:vAlign w:val="center"/>
            <w:tcPrChange w:id="397" w:author="Wen Kuo" w:date="2026-08-31T14:01:00Z" w16du:dateUtc="2026-08-31T19:01:00Z">
              <w:tcPr>
                <w:tcW w:w="1710" w:type="dxa"/>
                <w:gridSpan w:val="2"/>
                <w:vAlign w:val="center"/>
              </w:tcPr>
            </w:tcPrChange>
          </w:tcPr>
          <w:p w14:paraId="61ED1656" w14:textId="77777777" w:rsidR="00864BD1" w:rsidRPr="00005C04" w:rsidRDefault="00864BD1" w:rsidP="00D73CD7">
            <w:pPr>
              <w:pStyle w:val="Style1"/>
            </w:pPr>
            <w:r w:rsidRPr="00005C04">
              <w:t>Highland Rim</w:t>
            </w:r>
          </w:p>
        </w:tc>
        <w:tc>
          <w:tcPr>
            <w:tcW w:w="1156" w:type="dxa"/>
            <w:vAlign w:val="center"/>
            <w:tcPrChange w:id="398" w:author="Wen Kuo" w:date="2026-08-31T14:01:00Z" w16du:dateUtc="2026-08-31T19:01:00Z">
              <w:tcPr>
                <w:tcW w:w="1260" w:type="dxa"/>
                <w:gridSpan w:val="2"/>
                <w:vAlign w:val="center"/>
              </w:tcPr>
            </w:tcPrChange>
          </w:tcPr>
          <w:p w14:paraId="5F7EC4E5" w14:textId="77777777" w:rsidR="00864BD1" w:rsidRPr="00005C04" w:rsidRDefault="00864BD1" w:rsidP="00D73CD7">
            <w:pPr>
              <w:pStyle w:val="Style1"/>
            </w:pPr>
            <w:r w:rsidRPr="00005C04">
              <w:t>36.21</w:t>
            </w:r>
            <w:del w:id="399" w:author="Wen Kuo" w:date="2026-08-31T13:59:00Z" w16du:dateUtc="2026-08-31T18:59:00Z">
              <w:r w:rsidRPr="00005C04" w:rsidDel="00A061EC">
                <w:delText>3167</w:delText>
              </w:r>
            </w:del>
            <w:r w:rsidRPr="00005C04">
              <w:t> </w:t>
            </w:r>
          </w:p>
        </w:tc>
        <w:tc>
          <w:tcPr>
            <w:tcW w:w="1094" w:type="dxa"/>
            <w:vAlign w:val="center"/>
            <w:tcPrChange w:id="400" w:author="Wen Kuo" w:date="2026-08-31T14:01:00Z" w16du:dateUtc="2026-08-31T19:01:00Z">
              <w:tcPr>
                <w:tcW w:w="1189" w:type="dxa"/>
                <w:gridSpan w:val="2"/>
                <w:vAlign w:val="center"/>
              </w:tcPr>
            </w:tcPrChange>
          </w:tcPr>
          <w:p w14:paraId="1D54755D" w14:textId="77777777" w:rsidR="00864BD1" w:rsidRPr="00005C04" w:rsidRDefault="00864BD1" w:rsidP="00D73CD7">
            <w:pPr>
              <w:pStyle w:val="Style1"/>
            </w:pPr>
            <w:r w:rsidRPr="00005C04">
              <w:t>-86.96</w:t>
            </w:r>
            <w:del w:id="401" w:author="Wen Kuo" w:date="2026-08-31T13:59:00Z" w16du:dateUtc="2026-08-31T18:59:00Z">
              <w:r w:rsidRPr="00005C04" w:rsidDel="00860FBC">
                <w:delText>1927</w:delText>
              </w:r>
            </w:del>
          </w:p>
        </w:tc>
        <w:tc>
          <w:tcPr>
            <w:tcW w:w="1080" w:type="dxa"/>
            <w:vAlign w:val="center"/>
            <w:tcPrChange w:id="402" w:author="Wen Kuo" w:date="2026-08-31T14:01:00Z" w16du:dateUtc="2026-08-31T19:01:00Z">
              <w:tcPr>
                <w:tcW w:w="0" w:type="auto"/>
                <w:gridSpan w:val="3"/>
                <w:vAlign w:val="center"/>
              </w:tcPr>
            </w:tcPrChange>
          </w:tcPr>
          <w:p w14:paraId="4C27210A" w14:textId="77777777" w:rsidR="00864BD1" w:rsidRPr="00005C04" w:rsidRDefault="00864BD1" w:rsidP="00D73CD7">
            <w:pPr>
              <w:pStyle w:val="Style1"/>
            </w:pPr>
            <w:r w:rsidRPr="00005C04">
              <w:t>24</w:t>
            </w:r>
          </w:p>
        </w:tc>
      </w:tr>
      <w:tr w:rsidR="00864BD1" w:rsidRPr="00005C04" w14:paraId="78C32EA1" w14:textId="77777777" w:rsidTr="00860FBC">
        <w:trPr>
          <w:trHeight w:val="576"/>
          <w:trPrChange w:id="403" w:author="Wen Kuo" w:date="2026-08-31T14:01:00Z" w16du:dateUtc="2026-08-31T19:01:00Z">
            <w:trPr>
              <w:trHeight w:val="576"/>
            </w:trPr>
          </w:trPrChange>
        </w:trPr>
        <w:tc>
          <w:tcPr>
            <w:tcW w:w="0" w:type="auto"/>
            <w:vAlign w:val="center"/>
            <w:tcPrChange w:id="404" w:author="Wen Kuo" w:date="2026-08-31T14:01:00Z" w16du:dateUtc="2026-08-31T19:01:00Z">
              <w:tcPr>
                <w:tcW w:w="0" w:type="auto"/>
                <w:vAlign w:val="center"/>
              </w:tcPr>
            </w:tcPrChange>
          </w:tcPr>
          <w:p w14:paraId="09F31B4F" w14:textId="435BDC7B" w:rsidR="00864BD1" w:rsidRPr="00005C04" w:rsidRDefault="00864BD1" w:rsidP="00D73CD7">
            <w:pPr>
              <w:pStyle w:val="Style1"/>
            </w:pPr>
            <w:r w:rsidRPr="00005C04">
              <w:t>AR_01*</w:t>
            </w:r>
          </w:p>
        </w:tc>
        <w:tc>
          <w:tcPr>
            <w:tcW w:w="1831" w:type="dxa"/>
            <w:vAlign w:val="center"/>
            <w:tcPrChange w:id="405" w:author="Wen Kuo" w:date="2026-08-31T14:01:00Z" w16du:dateUtc="2026-08-31T19:01:00Z">
              <w:tcPr>
                <w:tcW w:w="1831" w:type="dxa"/>
                <w:vAlign w:val="center"/>
              </w:tcPr>
            </w:tcPrChange>
          </w:tcPr>
          <w:p w14:paraId="4E6B51D5" w14:textId="7BAC2473" w:rsidR="00864BD1" w:rsidRPr="00005C04" w:rsidRDefault="00076842" w:rsidP="00D73CD7">
            <w:pPr>
              <w:pStyle w:val="Style1"/>
            </w:pPr>
            <w:ins w:id="406" w:author="Wen Kuo" w:date="2026-08-31T13:35:00Z" w16du:dateUtc="2026-08-31T18:35:00Z">
              <w:r>
                <w:fldChar w:fldCharType="begin"/>
              </w:r>
              <w:r>
                <w:instrText>HYPERLINK "https://www.tropicos.org/collection/4259155"</w:instrText>
              </w:r>
              <w:r>
                <w:fldChar w:fldCharType="separate"/>
              </w:r>
              <w:r w:rsidR="00864BD1" w:rsidRPr="00076842">
                <w:rPr>
                  <w:rStyle w:val="Hyperlink"/>
                </w:rPr>
                <w:t>Yatskievych 15-003 (MO)</w:t>
              </w:r>
              <w:r>
                <w:fldChar w:fldCharType="end"/>
              </w:r>
            </w:ins>
            <w:r w:rsidR="00864BD1" w:rsidRPr="00005C04">
              <w:t xml:space="preserve"> </w:t>
            </w:r>
          </w:p>
        </w:tc>
        <w:tc>
          <w:tcPr>
            <w:tcW w:w="1453" w:type="dxa"/>
            <w:vAlign w:val="center"/>
            <w:tcPrChange w:id="407" w:author="Wen Kuo" w:date="2026-08-31T14:01:00Z" w16du:dateUtc="2026-08-31T19:01:00Z">
              <w:tcPr>
                <w:tcW w:w="1453" w:type="dxa"/>
                <w:vAlign w:val="center"/>
              </w:tcPr>
            </w:tcPrChange>
          </w:tcPr>
          <w:p w14:paraId="062F31B3" w14:textId="6E910434" w:rsidR="00864BD1" w:rsidRPr="00E261AB" w:rsidRDefault="00864BD1" w:rsidP="00D73CD7">
            <w:pPr>
              <w:pStyle w:val="Style1"/>
              <w:rPr>
                <w:i/>
                <w:iCs/>
              </w:rPr>
            </w:pPr>
            <w:r w:rsidRPr="00E261AB">
              <w:rPr>
                <w:i/>
                <w:iCs/>
              </w:rPr>
              <w:t xml:space="preserve">P. ouachitensis </w:t>
            </w:r>
          </w:p>
        </w:tc>
        <w:tc>
          <w:tcPr>
            <w:tcW w:w="4193" w:type="dxa"/>
            <w:vAlign w:val="center"/>
            <w:tcPrChange w:id="408" w:author="Wen Kuo" w:date="2026-08-31T14:01:00Z" w16du:dateUtc="2026-08-31T19:01:00Z">
              <w:tcPr>
                <w:tcW w:w="3831" w:type="dxa"/>
                <w:vAlign w:val="center"/>
              </w:tcPr>
            </w:tcPrChange>
          </w:tcPr>
          <w:p w14:paraId="5B9240EB" w14:textId="3F30F96C" w:rsidR="00864BD1" w:rsidRPr="00005C04" w:rsidRDefault="00864BD1" w:rsidP="00D73CD7">
            <w:pPr>
              <w:pStyle w:val="Style1"/>
            </w:pPr>
            <w:del w:id="409" w:author="Wen Kuo" w:date="2026-08-31T13:56:00Z" w16du:dateUtc="2026-08-31T18:56:00Z">
              <w:r w:rsidRPr="00005C04" w:rsidDel="003A1ED7">
                <w:delText>Garla</w:delText>
              </w:r>
            </w:del>
            <w:del w:id="410" w:author="Wen Kuo" w:date="2026-08-31T13:55:00Z" w16du:dateUtc="2026-08-31T18:55:00Z">
              <w:r w:rsidRPr="00005C04" w:rsidDel="003A1ED7">
                <w:delText xml:space="preserve">nd county </w:delText>
              </w:r>
            </w:del>
            <w:r w:rsidRPr="00005C04">
              <w:t>AR</w:t>
            </w:r>
            <w:ins w:id="411" w:author="Wen Kuo" w:date="2026-08-31T13:55:00Z" w16du:dateUtc="2026-08-31T18:55:00Z">
              <w:r w:rsidR="003A1ED7">
                <w:t xml:space="preserve">, </w:t>
              </w:r>
              <w:r w:rsidR="003A1ED7" w:rsidRPr="00005C04">
                <w:t>Garland</w:t>
              </w:r>
              <w:r w:rsidR="003A1ED7">
                <w:t>.</w:t>
              </w:r>
            </w:ins>
            <w:del w:id="412" w:author="Wen Kuo" w:date="2026-08-31T13:55:00Z" w16du:dateUtc="2026-08-31T18:55:00Z">
              <w:r w:rsidRPr="00005C04" w:rsidDel="003A1ED7">
                <w:delText>;</w:delText>
              </w:r>
            </w:del>
            <w:r w:rsidRPr="00005C04">
              <w:t xml:space="preserve"> Cedar Fourche Recreation Area</w:t>
            </w:r>
          </w:p>
        </w:tc>
        <w:tc>
          <w:tcPr>
            <w:tcW w:w="1800" w:type="dxa"/>
            <w:vAlign w:val="center"/>
            <w:tcPrChange w:id="413" w:author="Wen Kuo" w:date="2026-08-31T14:01:00Z" w16du:dateUtc="2026-08-31T19:01:00Z">
              <w:tcPr>
                <w:tcW w:w="1710" w:type="dxa"/>
                <w:gridSpan w:val="2"/>
                <w:vAlign w:val="center"/>
              </w:tcPr>
            </w:tcPrChange>
          </w:tcPr>
          <w:p w14:paraId="14D16D9C" w14:textId="7B34FCE9" w:rsidR="00864BD1" w:rsidRPr="00005C04" w:rsidRDefault="00864BD1" w:rsidP="00D73CD7">
            <w:pPr>
              <w:pStyle w:val="Style1"/>
            </w:pPr>
            <w:r w:rsidRPr="00005C04">
              <w:t>Ouachita mountains</w:t>
            </w:r>
          </w:p>
        </w:tc>
        <w:tc>
          <w:tcPr>
            <w:tcW w:w="1156" w:type="dxa"/>
            <w:vAlign w:val="center"/>
            <w:tcPrChange w:id="414" w:author="Wen Kuo" w:date="2026-08-31T14:01:00Z" w16du:dateUtc="2026-08-31T19:01:00Z">
              <w:tcPr>
                <w:tcW w:w="1260" w:type="dxa"/>
                <w:gridSpan w:val="2"/>
                <w:vAlign w:val="center"/>
              </w:tcPr>
            </w:tcPrChange>
          </w:tcPr>
          <w:p w14:paraId="4166C546" w14:textId="3DDEE6AD" w:rsidR="00864BD1" w:rsidRPr="00005C04" w:rsidRDefault="00864BD1" w:rsidP="00D73CD7">
            <w:pPr>
              <w:pStyle w:val="Style1"/>
            </w:pPr>
            <w:r w:rsidRPr="00005C04">
              <w:t>34.6</w:t>
            </w:r>
            <w:ins w:id="415" w:author="Wen Kuo" w:date="2026-08-31T14:00:00Z" w16du:dateUtc="2026-08-31T19:00:00Z">
              <w:r w:rsidR="00860FBC">
                <w:t>7</w:t>
              </w:r>
            </w:ins>
            <w:del w:id="416" w:author="Wen Kuo" w:date="2026-08-31T14:00:00Z" w16du:dateUtc="2026-08-31T19:00:00Z">
              <w:r w:rsidRPr="00005C04" w:rsidDel="00860FBC">
                <w:delText>66</w:delText>
              </w:r>
            </w:del>
          </w:p>
        </w:tc>
        <w:tc>
          <w:tcPr>
            <w:tcW w:w="1094" w:type="dxa"/>
            <w:vAlign w:val="center"/>
            <w:tcPrChange w:id="417" w:author="Wen Kuo" w:date="2026-08-31T14:01:00Z" w16du:dateUtc="2026-08-31T19:01:00Z">
              <w:tcPr>
                <w:tcW w:w="1189" w:type="dxa"/>
                <w:gridSpan w:val="2"/>
                <w:vAlign w:val="center"/>
              </w:tcPr>
            </w:tcPrChange>
          </w:tcPr>
          <w:p w14:paraId="1EAAF2D6" w14:textId="468F8B74" w:rsidR="00864BD1" w:rsidRPr="00005C04" w:rsidRDefault="00864BD1" w:rsidP="00D73CD7">
            <w:pPr>
              <w:pStyle w:val="Style1"/>
            </w:pPr>
            <w:r w:rsidRPr="00005C04">
              <w:t>-93.28</w:t>
            </w:r>
            <w:del w:id="418" w:author="Wen Kuo" w:date="2026-08-31T13:59:00Z" w16du:dateUtc="2026-08-31T18:59:00Z">
              <w:r w:rsidRPr="00005C04" w:rsidDel="00860FBC">
                <w:delText>3472</w:delText>
              </w:r>
            </w:del>
          </w:p>
        </w:tc>
        <w:tc>
          <w:tcPr>
            <w:tcW w:w="1080" w:type="dxa"/>
            <w:vAlign w:val="center"/>
            <w:tcPrChange w:id="419" w:author="Wen Kuo" w:date="2026-08-31T14:01:00Z" w16du:dateUtc="2026-08-31T19:01:00Z">
              <w:tcPr>
                <w:tcW w:w="0" w:type="auto"/>
                <w:gridSpan w:val="3"/>
                <w:vAlign w:val="center"/>
              </w:tcPr>
            </w:tcPrChange>
          </w:tcPr>
          <w:p w14:paraId="1F32BE81" w14:textId="0CBD4FE6" w:rsidR="00864BD1" w:rsidRPr="00005C04" w:rsidRDefault="00864BD1" w:rsidP="00D73CD7">
            <w:pPr>
              <w:pStyle w:val="Style1"/>
            </w:pPr>
            <w:r w:rsidRPr="00005C04">
              <w:t>5</w:t>
            </w:r>
          </w:p>
        </w:tc>
      </w:tr>
      <w:tr w:rsidR="00864BD1" w:rsidRPr="00005C04" w14:paraId="5BCFDB08" w14:textId="77777777" w:rsidTr="00860FBC">
        <w:trPr>
          <w:trHeight w:val="576"/>
          <w:trPrChange w:id="420" w:author="Wen Kuo" w:date="2026-08-31T14:01:00Z" w16du:dateUtc="2026-08-31T19:01:00Z">
            <w:trPr>
              <w:trHeight w:val="576"/>
            </w:trPr>
          </w:trPrChange>
        </w:trPr>
        <w:tc>
          <w:tcPr>
            <w:tcW w:w="0" w:type="auto"/>
            <w:vAlign w:val="center"/>
            <w:tcPrChange w:id="421" w:author="Wen Kuo" w:date="2026-08-31T14:01:00Z" w16du:dateUtc="2026-08-31T19:01:00Z">
              <w:tcPr>
                <w:tcW w:w="0" w:type="auto"/>
                <w:vAlign w:val="center"/>
              </w:tcPr>
            </w:tcPrChange>
          </w:tcPr>
          <w:p w14:paraId="59118B01" w14:textId="705B45A3" w:rsidR="00864BD1" w:rsidRPr="00005C04" w:rsidRDefault="00864BD1" w:rsidP="00D73CD7">
            <w:pPr>
              <w:pStyle w:val="Style1"/>
            </w:pPr>
            <w:r w:rsidRPr="00005C04">
              <w:t>AR_02*</w:t>
            </w:r>
          </w:p>
        </w:tc>
        <w:tc>
          <w:tcPr>
            <w:tcW w:w="1831" w:type="dxa"/>
            <w:vAlign w:val="center"/>
            <w:tcPrChange w:id="422" w:author="Wen Kuo" w:date="2026-08-31T14:01:00Z" w16du:dateUtc="2026-08-31T19:01:00Z">
              <w:tcPr>
                <w:tcW w:w="1831" w:type="dxa"/>
                <w:vAlign w:val="center"/>
              </w:tcPr>
            </w:tcPrChange>
          </w:tcPr>
          <w:p w14:paraId="110E97C8" w14:textId="44535E13" w:rsidR="00864BD1" w:rsidRPr="00005C04" w:rsidRDefault="00864BD1" w:rsidP="00D73CD7">
            <w:pPr>
              <w:pStyle w:val="Style1"/>
            </w:pPr>
            <w:r w:rsidRPr="00005C04">
              <w:t xml:space="preserve">Yatskievych 15-009 (MO) </w:t>
            </w:r>
          </w:p>
        </w:tc>
        <w:tc>
          <w:tcPr>
            <w:tcW w:w="1453" w:type="dxa"/>
            <w:vAlign w:val="center"/>
            <w:tcPrChange w:id="423" w:author="Wen Kuo" w:date="2026-08-31T14:01:00Z" w16du:dateUtc="2026-08-31T19:01:00Z">
              <w:tcPr>
                <w:tcW w:w="1453" w:type="dxa"/>
                <w:vAlign w:val="center"/>
              </w:tcPr>
            </w:tcPrChange>
          </w:tcPr>
          <w:p w14:paraId="77E19524" w14:textId="58C2F3F8" w:rsidR="00864BD1" w:rsidRPr="00E261AB" w:rsidRDefault="00864BD1" w:rsidP="00D73CD7">
            <w:pPr>
              <w:pStyle w:val="Style1"/>
              <w:rPr>
                <w:i/>
                <w:iCs/>
              </w:rPr>
            </w:pPr>
            <w:r w:rsidRPr="00E261AB">
              <w:rPr>
                <w:i/>
                <w:iCs/>
              </w:rPr>
              <w:t>P. ouachitensis</w:t>
            </w:r>
          </w:p>
        </w:tc>
        <w:tc>
          <w:tcPr>
            <w:tcW w:w="4193" w:type="dxa"/>
            <w:vAlign w:val="center"/>
            <w:tcPrChange w:id="424" w:author="Wen Kuo" w:date="2026-08-31T14:01:00Z" w16du:dateUtc="2026-08-31T19:01:00Z">
              <w:tcPr>
                <w:tcW w:w="3831" w:type="dxa"/>
                <w:vAlign w:val="center"/>
              </w:tcPr>
            </w:tcPrChange>
          </w:tcPr>
          <w:p w14:paraId="24237CD7" w14:textId="45D2C6B1" w:rsidR="00864BD1" w:rsidRPr="00005C04" w:rsidRDefault="003A1ED7" w:rsidP="00D73CD7">
            <w:pPr>
              <w:pStyle w:val="Style1"/>
            </w:pPr>
            <w:ins w:id="425" w:author="Wen Kuo" w:date="2026-08-31T13:56:00Z" w16du:dateUtc="2026-08-31T18:56:00Z">
              <w:r w:rsidRPr="00005C04">
                <w:t>AR</w:t>
              </w:r>
              <w:r>
                <w:t xml:space="preserve">, </w:t>
              </w:r>
              <w:r w:rsidRPr="00005C04">
                <w:t>Garland</w:t>
              </w:r>
              <w:r>
                <w:t>.</w:t>
              </w:r>
              <w:r w:rsidRPr="00005C04">
                <w:t xml:space="preserve"> </w:t>
              </w:r>
            </w:ins>
            <w:del w:id="426" w:author="Wen Kuo" w:date="2026-08-31T13:56:00Z" w16du:dateUtc="2026-08-31T18:56:00Z">
              <w:r w:rsidR="00864BD1" w:rsidRPr="00005C04" w:rsidDel="003A1ED7">
                <w:delText xml:space="preserve">Garland county AR; </w:delText>
              </w:r>
            </w:del>
            <w:r w:rsidR="00864BD1" w:rsidRPr="00005C04">
              <w:t>North side of Lake Ouachita</w:t>
            </w:r>
          </w:p>
        </w:tc>
        <w:tc>
          <w:tcPr>
            <w:tcW w:w="1800" w:type="dxa"/>
            <w:vAlign w:val="center"/>
            <w:tcPrChange w:id="427" w:author="Wen Kuo" w:date="2026-08-31T14:01:00Z" w16du:dateUtc="2026-08-31T19:01:00Z">
              <w:tcPr>
                <w:tcW w:w="1710" w:type="dxa"/>
                <w:gridSpan w:val="2"/>
                <w:vAlign w:val="center"/>
              </w:tcPr>
            </w:tcPrChange>
          </w:tcPr>
          <w:p w14:paraId="00791A34" w14:textId="7CA792DA" w:rsidR="00864BD1" w:rsidRPr="00005C04" w:rsidRDefault="00864BD1" w:rsidP="00D73CD7">
            <w:pPr>
              <w:pStyle w:val="Style1"/>
            </w:pPr>
            <w:r w:rsidRPr="00005C04">
              <w:t>Ouachita mountains</w:t>
            </w:r>
          </w:p>
        </w:tc>
        <w:tc>
          <w:tcPr>
            <w:tcW w:w="1156" w:type="dxa"/>
            <w:vAlign w:val="center"/>
            <w:tcPrChange w:id="428" w:author="Wen Kuo" w:date="2026-08-31T14:01:00Z" w16du:dateUtc="2026-08-31T19:01:00Z">
              <w:tcPr>
                <w:tcW w:w="1260" w:type="dxa"/>
                <w:gridSpan w:val="2"/>
                <w:vAlign w:val="center"/>
              </w:tcPr>
            </w:tcPrChange>
          </w:tcPr>
          <w:p w14:paraId="40EEE50D" w14:textId="0BE5B37E" w:rsidR="00864BD1" w:rsidRPr="00005C04" w:rsidRDefault="00864BD1" w:rsidP="00D73CD7">
            <w:pPr>
              <w:pStyle w:val="Style1"/>
            </w:pPr>
            <w:r w:rsidRPr="00005C04">
              <w:t>34.66</w:t>
            </w:r>
            <w:del w:id="429" w:author="Wen Kuo" w:date="2026-08-31T14:00:00Z" w16du:dateUtc="2026-08-31T19:00:00Z">
              <w:r w:rsidRPr="00005C04" w:rsidDel="00860FBC">
                <w:delText>3528</w:delText>
              </w:r>
            </w:del>
          </w:p>
        </w:tc>
        <w:tc>
          <w:tcPr>
            <w:tcW w:w="1094" w:type="dxa"/>
            <w:vAlign w:val="center"/>
            <w:tcPrChange w:id="430" w:author="Wen Kuo" w:date="2026-08-31T14:01:00Z" w16du:dateUtc="2026-08-31T19:01:00Z">
              <w:tcPr>
                <w:tcW w:w="1189" w:type="dxa"/>
                <w:gridSpan w:val="2"/>
                <w:vAlign w:val="center"/>
              </w:tcPr>
            </w:tcPrChange>
          </w:tcPr>
          <w:p w14:paraId="27D60B5A" w14:textId="2CBDC71A" w:rsidR="00864BD1" w:rsidRPr="00005C04" w:rsidRDefault="00864BD1" w:rsidP="00D73CD7">
            <w:pPr>
              <w:pStyle w:val="Style1"/>
            </w:pPr>
            <w:r w:rsidRPr="00005C04">
              <w:t>-93.2</w:t>
            </w:r>
            <w:ins w:id="431" w:author="Wen Kuo" w:date="2026-08-31T13:59:00Z" w16du:dateUtc="2026-08-31T18:59:00Z">
              <w:r w:rsidR="00860FBC">
                <w:t>7</w:t>
              </w:r>
            </w:ins>
            <w:del w:id="432" w:author="Wen Kuo" w:date="2026-08-31T13:59:00Z" w16du:dateUtc="2026-08-31T18:59:00Z">
              <w:r w:rsidRPr="00005C04" w:rsidDel="00860FBC">
                <w:delText>68444</w:delText>
              </w:r>
            </w:del>
          </w:p>
        </w:tc>
        <w:tc>
          <w:tcPr>
            <w:tcW w:w="1080" w:type="dxa"/>
            <w:vAlign w:val="center"/>
            <w:tcPrChange w:id="433" w:author="Wen Kuo" w:date="2026-08-31T14:01:00Z" w16du:dateUtc="2026-08-31T19:01:00Z">
              <w:tcPr>
                <w:tcW w:w="0" w:type="auto"/>
                <w:gridSpan w:val="3"/>
                <w:vAlign w:val="center"/>
              </w:tcPr>
            </w:tcPrChange>
          </w:tcPr>
          <w:p w14:paraId="597E42A7" w14:textId="55AEF51B" w:rsidR="00864BD1" w:rsidRPr="00005C04" w:rsidRDefault="00864BD1" w:rsidP="00D73CD7">
            <w:pPr>
              <w:pStyle w:val="Style1"/>
            </w:pPr>
            <w:r w:rsidRPr="00005C04">
              <w:t>9</w:t>
            </w:r>
          </w:p>
        </w:tc>
      </w:tr>
      <w:tr w:rsidR="00864BD1" w:rsidRPr="00005C04" w14:paraId="60FC1E4B" w14:textId="77777777" w:rsidTr="00860FBC">
        <w:trPr>
          <w:trHeight w:val="576"/>
          <w:trPrChange w:id="434" w:author="Wen Kuo" w:date="2026-08-31T14:01:00Z" w16du:dateUtc="2026-08-31T19:01:00Z">
            <w:trPr>
              <w:trHeight w:val="576"/>
            </w:trPr>
          </w:trPrChange>
        </w:trPr>
        <w:tc>
          <w:tcPr>
            <w:tcW w:w="0" w:type="auto"/>
            <w:vAlign w:val="center"/>
            <w:tcPrChange w:id="435" w:author="Wen Kuo" w:date="2026-08-31T14:01:00Z" w16du:dateUtc="2026-08-31T19:01:00Z">
              <w:tcPr>
                <w:tcW w:w="0" w:type="auto"/>
                <w:vAlign w:val="center"/>
              </w:tcPr>
            </w:tcPrChange>
          </w:tcPr>
          <w:p w14:paraId="0B1E0A52" w14:textId="1880D770" w:rsidR="00864BD1" w:rsidRPr="00005C04" w:rsidRDefault="00864BD1" w:rsidP="00D73CD7">
            <w:pPr>
              <w:pStyle w:val="Style1"/>
            </w:pPr>
            <w:r w:rsidRPr="00005C04">
              <w:t>AR_03*</w:t>
            </w:r>
          </w:p>
        </w:tc>
        <w:tc>
          <w:tcPr>
            <w:tcW w:w="1831" w:type="dxa"/>
            <w:vAlign w:val="center"/>
            <w:tcPrChange w:id="436" w:author="Wen Kuo" w:date="2026-08-31T14:01:00Z" w16du:dateUtc="2026-08-31T19:01:00Z">
              <w:tcPr>
                <w:tcW w:w="1831" w:type="dxa"/>
                <w:vAlign w:val="center"/>
              </w:tcPr>
            </w:tcPrChange>
          </w:tcPr>
          <w:p w14:paraId="1A7EA9AF" w14:textId="40D0AE8C" w:rsidR="00864BD1" w:rsidRPr="00005C04" w:rsidRDefault="0089147F" w:rsidP="00D73CD7">
            <w:pPr>
              <w:pStyle w:val="Style1"/>
            </w:pPr>
            <w:ins w:id="437" w:author="Wen Kuo" w:date="2026-08-31T13:37:00Z" w16du:dateUtc="2026-08-31T18:37:00Z">
              <w:r>
                <w:fldChar w:fldCharType="begin"/>
              </w:r>
              <w:r>
                <w:instrText>HYPERLINK "https://www.tropicos.org/collection/4170650"</w:instrText>
              </w:r>
              <w:r>
                <w:fldChar w:fldCharType="separate"/>
              </w:r>
              <w:r w:rsidR="00864BD1" w:rsidRPr="0089147F">
                <w:rPr>
                  <w:rStyle w:val="Hyperlink"/>
                </w:rPr>
                <w:t>Yatskievych 15-012 (MO)</w:t>
              </w:r>
              <w:r>
                <w:fldChar w:fldCharType="end"/>
              </w:r>
            </w:ins>
            <w:r w:rsidR="00864BD1" w:rsidRPr="00005C04">
              <w:t xml:space="preserve"> </w:t>
            </w:r>
          </w:p>
        </w:tc>
        <w:tc>
          <w:tcPr>
            <w:tcW w:w="1453" w:type="dxa"/>
            <w:vAlign w:val="center"/>
            <w:tcPrChange w:id="438" w:author="Wen Kuo" w:date="2026-08-31T14:01:00Z" w16du:dateUtc="2026-08-31T19:01:00Z">
              <w:tcPr>
                <w:tcW w:w="1453" w:type="dxa"/>
                <w:vAlign w:val="center"/>
              </w:tcPr>
            </w:tcPrChange>
          </w:tcPr>
          <w:p w14:paraId="08405367" w14:textId="53E3C8E4" w:rsidR="00864BD1" w:rsidRPr="00E261AB" w:rsidRDefault="00864BD1" w:rsidP="00D73CD7">
            <w:pPr>
              <w:pStyle w:val="Style1"/>
              <w:rPr>
                <w:i/>
                <w:iCs/>
              </w:rPr>
            </w:pPr>
            <w:r w:rsidRPr="00E261AB">
              <w:rPr>
                <w:i/>
                <w:iCs/>
              </w:rPr>
              <w:t>P. ouachitensis</w:t>
            </w:r>
          </w:p>
        </w:tc>
        <w:tc>
          <w:tcPr>
            <w:tcW w:w="4193" w:type="dxa"/>
            <w:vAlign w:val="center"/>
            <w:tcPrChange w:id="439" w:author="Wen Kuo" w:date="2026-08-31T14:01:00Z" w16du:dateUtc="2026-08-31T19:01:00Z">
              <w:tcPr>
                <w:tcW w:w="3831" w:type="dxa"/>
                <w:vAlign w:val="center"/>
              </w:tcPr>
            </w:tcPrChange>
          </w:tcPr>
          <w:p w14:paraId="26CC4C12" w14:textId="197D9939" w:rsidR="00864BD1" w:rsidRPr="00005C04" w:rsidRDefault="00864BD1" w:rsidP="00D73CD7">
            <w:pPr>
              <w:pStyle w:val="Style1"/>
            </w:pPr>
            <w:del w:id="440" w:author="Wen Kuo" w:date="2026-08-31T13:56:00Z" w16du:dateUtc="2026-08-31T18:56:00Z">
              <w:r w:rsidRPr="00005C04" w:rsidDel="003A1ED7">
                <w:delText xml:space="preserve">Hos Spring County, </w:delText>
              </w:r>
            </w:del>
            <w:r w:rsidRPr="00005C04">
              <w:t>AR</w:t>
            </w:r>
            <w:ins w:id="441" w:author="Wen Kuo" w:date="2026-08-31T13:56:00Z" w16du:dateUtc="2026-08-31T18:56:00Z">
              <w:r w:rsidR="003A1ED7">
                <w:t xml:space="preserve">, </w:t>
              </w:r>
              <w:r w:rsidR="003A1ED7" w:rsidRPr="00005C04">
                <w:t>Hos Spring</w:t>
              </w:r>
            </w:ins>
            <w:del w:id="442" w:author="Wen Kuo" w:date="2026-08-31T13:56:00Z" w16du:dateUtc="2026-08-31T18:56:00Z">
              <w:r w:rsidRPr="00005C04" w:rsidDel="003A1ED7">
                <w:delText>;</w:delText>
              </w:r>
            </w:del>
            <w:ins w:id="443" w:author="Wen Kuo" w:date="2026-08-31T13:56:00Z" w16du:dateUtc="2026-08-31T18:56:00Z">
              <w:r w:rsidR="003A1ED7">
                <w:t>.</w:t>
              </w:r>
            </w:ins>
            <w:r w:rsidRPr="00005C04">
              <w:t xml:space="preserve"> Ross Foundation </w:t>
            </w:r>
            <w:ins w:id="444" w:author="Wen Kuo" w:date="2026-08-31T13:56:00Z" w16du:dateUtc="2026-08-31T18:56:00Z">
              <w:r w:rsidR="00C45B7C">
                <w:t>p</w:t>
              </w:r>
            </w:ins>
            <w:del w:id="445" w:author="Wen Kuo" w:date="2026-08-31T13:56:00Z" w16du:dateUtc="2026-08-31T18:56:00Z">
              <w:r w:rsidRPr="00005C04" w:rsidDel="00C45B7C">
                <w:delText>P</w:delText>
              </w:r>
            </w:del>
            <w:r w:rsidRPr="00005C04">
              <w:t>roperty</w:t>
            </w:r>
          </w:p>
        </w:tc>
        <w:tc>
          <w:tcPr>
            <w:tcW w:w="1800" w:type="dxa"/>
            <w:vAlign w:val="center"/>
            <w:tcPrChange w:id="446" w:author="Wen Kuo" w:date="2026-08-31T14:01:00Z" w16du:dateUtc="2026-08-31T19:01:00Z">
              <w:tcPr>
                <w:tcW w:w="1710" w:type="dxa"/>
                <w:gridSpan w:val="2"/>
                <w:vAlign w:val="center"/>
              </w:tcPr>
            </w:tcPrChange>
          </w:tcPr>
          <w:p w14:paraId="068F041E" w14:textId="43B9B58C" w:rsidR="00864BD1" w:rsidRPr="00005C04" w:rsidRDefault="00864BD1" w:rsidP="00D73CD7">
            <w:pPr>
              <w:pStyle w:val="Style1"/>
            </w:pPr>
            <w:r w:rsidRPr="00005C04">
              <w:t>Ouachita mountains</w:t>
            </w:r>
          </w:p>
        </w:tc>
        <w:tc>
          <w:tcPr>
            <w:tcW w:w="1156" w:type="dxa"/>
            <w:vAlign w:val="center"/>
            <w:tcPrChange w:id="447" w:author="Wen Kuo" w:date="2026-08-31T14:01:00Z" w16du:dateUtc="2026-08-31T19:01:00Z">
              <w:tcPr>
                <w:tcW w:w="1260" w:type="dxa"/>
                <w:gridSpan w:val="2"/>
                <w:vAlign w:val="center"/>
              </w:tcPr>
            </w:tcPrChange>
          </w:tcPr>
          <w:p w14:paraId="379DA181" w14:textId="1D034DE2" w:rsidR="00864BD1" w:rsidRPr="00005C04" w:rsidRDefault="00864BD1" w:rsidP="00D73CD7">
            <w:pPr>
              <w:pStyle w:val="Style1"/>
            </w:pPr>
            <w:r w:rsidRPr="00005C04">
              <w:t>34.35</w:t>
            </w:r>
            <w:del w:id="448" w:author="Wen Kuo" w:date="2026-08-31T14:00:00Z" w16du:dateUtc="2026-08-31T19:00:00Z">
              <w:r w:rsidRPr="00005C04" w:rsidDel="00860FBC">
                <w:delText>0361</w:delText>
              </w:r>
            </w:del>
          </w:p>
        </w:tc>
        <w:tc>
          <w:tcPr>
            <w:tcW w:w="1094" w:type="dxa"/>
            <w:vAlign w:val="center"/>
            <w:tcPrChange w:id="449" w:author="Wen Kuo" w:date="2026-08-31T14:01:00Z" w16du:dateUtc="2026-08-31T19:01:00Z">
              <w:tcPr>
                <w:tcW w:w="1189" w:type="dxa"/>
                <w:gridSpan w:val="2"/>
                <w:vAlign w:val="center"/>
              </w:tcPr>
            </w:tcPrChange>
          </w:tcPr>
          <w:p w14:paraId="3549AAF4" w14:textId="5AD48D6F" w:rsidR="00864BD1" w:rsidRPr="00005C04" w:rsidRDefault="00864BD1" w:rsidP="00D73CD7">
            <w:pPr>
              <w:pStyle w:val="Style1"/>
            </w:pPr>
            <w:r w:rsidRPr="00005C04">
              <w:t>-93.0</w:t>
            </w:r>
            <w:ins w:id="450" w:author="Wen Kuo" w:date="2026-08-31T13:59:00Z" w16du:dateUtc="2026-08-31T18:59:00Z">
              <w:r w:rsidR="00860FBC">
                <w:t>7</w:t>
              </w:r>
            </w:ins>
            <w:del w:id="451" w:author="Wen Kuo" w:date="2026-08-31T13:59:00Z" w16du:dateUtc="2026-08-31T18:59:00Z">
              <w:r w:rsidRPr="00005C04" w:rsidDel="00860FBC">
                <w:delText>67444</w:delText>
              </w:r>
            </w:del>
          </w:p>
        </w:tc>
        <w:tc>
          <w:tcPr>
            <w:tcW w:w="1080" w:type="dxa"/>
            <w:vAlign w:val="center"/>
            <w:tcPrChange w:id="452" w:author="Wen Kuo" w:date="2026-08-31T14:01:00Z" w16du:dateUtc="2026-08-31T19:01:00Z">
              <w:tcPr>
                <w:tcW w:w="0" w:type="auto"/>
                <w:gridSpan w:val="3"/>
                <w:vAlign w:val="center"/>
              </w:tcPr>
            </w:tcPrChange>
          </w:tcPr>
          <w:p w14:paraId="66302B5B" w14:textId="33FE02BF" w:rsidR="00864BD1" w:rsidRPr="00005C04" w:rsidRDefault="00864BD1" w:rsidP="00D73CD7">
            <w:pPr>
              <w:pStyle w:val="Style1"/>
            </w:pPr>
            <w:r w:rsidRPr="00005C04">
              <w:t>4</w:t>
            </w:r>
          </w:p>
        </w:tc>
      </w:tr>
      <w:tr w:rsidR="00864BD1" w:rsidRPr="00005C04" w14:paraId="0AA41332" w14:textId="77777777" w:rsidTr="00860FBC">
        <w:trPr>
          <w:trHeight w:val="576"/>
          <w:trPrChange w:id="453" w:author="Wen Kuo" w:date="2026-08-31T14:01:00Z" w16du:dateUtc="2026-08-31T19:01:00Z">
            <w:trPr>
              <w:trHeight w:val="576"/>
            </w:trPr>
          </w:trPrChange>
        </w:trPr>
        <w:tc>
          <w:tcPr>
            <w:tcW w:w="0" w:type="auto"/>
            <w:vAlign w:val="center"/>
            <w:tcPrChange w:id="454" w:author="Wen Kuo" w:date="2026-08-31T14:01:00Z" w16du:dateUtc="2026-08-31T19:01:00Z">
              <w:tcPr>
                <w:tcW w:w="0" w:type="auto"/>
                <w:vAlign w:val="center"/>
              </w:tcPr>
            </w:tcPrChange>
          </w:tcPr>
          <w:p w14:paraId="43231417" w14:textId="1A1AB7AC" w:rsidR="00864BD1" w:rsidRPr="00005C04" w:rsidRDefault="00864BD1" w:rsidP="00D73CD7">
            <w:pPr>
              <w:pStyle w:val="Style1"/>
            </w:pPr>
            <w:r w:rsidRPr="00005C04">
              <w:t>MO_06*</w:t>
            </w:r>
          </w:p>
        </w:tc>
        <w:tc>
          <w:tcPr>
            <w:tcW w:w="1831" w:type="dxa"/>
            <w:vAlign w:val="center"/>
            <w:tcPrChange w:id="455" w:author="Wen Kuo" w:date="2026-08-31T14:01:00Z" w16du:dateUtc="2026-08-31T19:01:00Z">
              <w:tcPr>
                <w:tcW w:w="1831" w:type="dxa"/>
                <w:vAlign w:val="center"/>
              </w:tcPr>
            </w:tcPrChange>
          </w:tcPr>
          <w:p w14:paraId="33C67EF6" w14:textId="48623E24" w:rsidR="00864BD1" w:rsidRPr="00005C04" w:rsidRDefault="00C747BF" w:rsidP="00D73CD7">
            <w:pPr>
              <w:pStyle w:val="Style1"/>
            </w:pPr>
            <w:ins w:id="456" w:author="Wen Kuo" w:date="2026-08-31T13:43:00Z" w16du:dateUtc="2026-08-31T18:43:00Z">
              <w:r>
                <w:fldChar w:fldCharType="begin"/>
              </w:r>
              <w:r>
                <w:instrText>HYPERLINK "https://www.tropicos.org/collection/4399092"</w:instrText>
              </w:r>
              <w:r>
                <w:fldChar w:fldCharType="separate"/>
              </w:r>
              <w:r w:rsidR="00864BD1" w:rsidRPr="00C747BF">
                <w:rPr>
                  <w:rStyle w:val="Hyperlink"/>
                </w:rPr>
                <w:t>Rimer s.n. (MO)</w:t>
              </w:r>
              <w:r>
                <w:fldChar w:fldCharType="end"/>
              </w:r>
            </w:ins>
          </w:p>
        </w:tc>
        <w:tc>
          <w:tcPr>
            <w:tcW w:w="1453" w:type="dxa"/>
            <w:vAlign w:val="center"/>
            <w:tcPrChange w:id="457" w:author="Wen Kuo" w:date="2026-08-31T14:01:00Z" w16du:dateUtc="2026-08-31T19:01:00Z">
              <w:tcPr>
                <w:tcW w:w="1453" w:type="dxa"/>
                <w:vAlign w:val="center"/>
              </w:tcPr>
            </w:tcPrChange>
          </w:tcPr>
          <w:p w14:paraId="61017D94" w14:textId="6D173AC6" w:rsidR="00864BD1" w:rsidRPr="00E261AB" w:rsidRDefault="00864BD1" w:rsidP="00D73CD7">
            <w:pPr>
              <w:pStyle w:val="Style1"/>
              <w:rPr>
                <w:i/>
                <w:iCs/>
              </w:rPr>
            </w:pPr>
            <w:r w:rsidRPr="00E261AB">
              <w:rPr>
                <w:i/>
                <w:iCs/>
              </w:rPr>
              <w:t>P. filiformis</w:t>
            </w:r>
          </w:p>
        </w:tc>
        <w:tc>
          <w:tcPr>
            <w:tcW w:w="4193" w:type="dxa"/>
            <w:vAlign w:val="center"/>
            <w:tcPrChange w:id="458" w:author="Wen Kuo" w:date="2026-08-31T14:01:00Z" w16du:dateUtc="2026-08-31T19:01:00Z">
              <w:tcPr>
                <w:tcW w:w="3831" w:type="dxa"/>
                <w:vAlign w:val="center"/>
              </w:tcPr>
            </w:tcPrChange>
          </w:tcPr>
          <w:p w14:paraId="113B8B48" w14:textId="53451C20" w:rsidR="00864BD1" w:rsidRPr="00005C04" w:rsidRDefault="00864BD1" w:rsidP="00D73CD7">
            <w:pPr>
              <w:pStyle w:val="Style1"/>
            </w:pPr>
            <w:del w:id="459" w:author="Wen Kuo" w:date="2026-08-31T13:56:00Z" w16du:dateUtc="2026-08-31T18:56:00Z">
              <w:r w:rsidRPr="00005C04" w:rsidDel="00C45B7C">
                <w:delText xml:space="preserve">Greene </w:delText>
              </w:r>
            </w:del>
            <w:del w:id="460" w:author="Wen Kuo" w:date="2026-08-31T13:57:00Z" w16du:dateUtc="2026-08-31T18:57:00Z">
              <w:r w:rsidRPr="00005C04" w:rsidDel="00C45B7C">
                <w:delText xml:space="preserve">County, </w:delText>
              </w:r>
            </w:del>
            <w:r w:rsidRPr="00005C04">
              <w:t>MO</w:t>
            </w:r>
            <w:ins w:id="461" w:author="Wen Kuo" w:date="2026-08-31T13:56:00Z" w16du:dateUtc="2026-08-31T18:56:00Z">
              <w:r w:rsidR="00C45B7C">
                <w:t>,</w:t>
              </w:r>
              <w:r w:rsidR="00C45B7C" w:rsidRPr="00005C04">
                <w:t xml:space="preserve"> </w:t>
              </w:r>
              <w:r w:rsidR="00C45B7C" w:rsidRPr="00005C04">
                <w:t>Greene</w:t>
              </w:r>
            </w:ins>
            <w:del w:id="462" w:author="Wen Kuo" w:date="2026-08-31T13:56:00Z" w16du:dateUtc="2026-08-31T18:56:00Z">
              <w:r w:rsidRPr="00005C04" w:rsidDel="00C45B7C">
                <w:delText>;</w:delText>
              </w:r>
            </w:del>
            <w:ins w:id="463" w:author="Wen Kuo" w:date="2026-08-31T13:56:00Z" w16du:dateUtc="2026-08-31T18:56:00Z">
              <w:r w:rsidR="00C45B7C">
                <w:t>.</w:t>
              </w:r>
            </w:ins>
            <w:r w:rsidRPr="00005C04">
              <w:t xml:space="preserve"> Seepside Glade</w:t>
            </w:r>
          </w:p>
        </w:tc>
        <w:tc>
          <w:tcPr>
            <w:tcW w:w="1800" w:type="dxa"/>
            <w:vAlign w:val="center"/>
            <w:tcPrChange w:id="464" w:author="Wen Kuo" w:date="2026-08-31T14:01:00Z" w16du:dateUtc="2026-08-31T19:01:00Z">
              <w:tcPr>
                <w:tcW w:w="1710" w:type="dxa"/>
                <w:gridSpan w:val="2"/>
                <w:vAlign w:val="center"/>
              </w:tcPr>
            </w:tcPrChange>
          </w:tcPr>
          <w:p w14:paraId="345B0DF1" w14:textId="2119BE38" w:rsidR="00864BD1" w:rsidRPr="00005C04" w:rsidRDefault="00864BD1" w:rsidP="00D73CD7">
            <w:pPr>
              <w:pStyle w:val="Style1"/>
            </w:pPr>
            <w:r w:rsidRPr="00005C04">
              <w:t>Ozark Plateau</w:t>
            </w:r>
          </w:p>
        </w:tc>
        <w:tc>
          <w:tcPr>
            <w:tcW w:w="1156" w:type="dxa"/>
            <w:vAlign w:val="center"/>
            <w:tcPrChange w:id="465" w:author="Wen Kuo" w:date="2026-08-31T14:01:00Z" w16du:dateUtc="2026-08-31T19:01:00Z">
              <w:tcPr>
                <w:tcW w:w="1260" w:type="dxa"/>
                <w:gridSpan w:val="2"/>
                <w:vAlign w:val="center"/>
              </w:tcPr>
            </w:tcPrChange>
          </w:tcPr>
          <w:p w14:paraId="2432A6A7" w14:textId="6919879D" w:rsidR="00864BD1" w:rsidRPr="00005C04" w:rsidRDefault="00864BD1" w:rsidP="00D73CD7">
            <w:pPr>
              <w:pStyle w:val="Style1"/>
            </w:pPr>
            <w:r w:rsidRPr="00005C04">
              <w:t>37.</w:t>
            </w:r>
            <w:ins w:id="466" w:author="Wen Kuo" w:date="2026-08-31T14:00:00Z" w16du:dateUtc="2026-08-31T19:00:00Z">
              <w:r w:rsidR="00860FBC">
                <w:t>30</w:t>
              </w:r>
            </w:ins>
            <w:del w:id="467" w:author="Wen Kuo" w:date="2026-08-31T14:00:00Z" w16du:dateUtc="2026-08-31T19:00:00Z">
              <w:r w:rsidRPr="00005C04" w:rsidDel="00860FBC">
                <w:delText>296224</w:delText>
              </w:r>
            </w:del>
          </w:p>
        </w:tc>
        <w:tc>
          <w:tcPr>
            <w:tcW w:w="1094" w:type="dxa"/>
            <w:vAlign w:val="center"/>
            <w:tcPrChange w:id="468" w:author="Wen Kuo" w:date="2026-08-31T14:01:00Z" w16du:dateUtc="2026-08-31T19:01:00Z">
              <w:tcPr>
                <w:tcW w:w="1189" w:type="dxa"/>
                <w:gridSpan w:val="2"/>
                <w:vAlign w:val="center"/>
              </w:tcPr>
            </w:tcPrChange>
          </w:tcPr>
          <w:p w14:paraId="46300ED0" w14:textId="448BAF09" w:rsidR="00864BD1" w:rsidRPr="00005C04" w:rsidRDefault="00864BD1" w:rsidP="00D73CD7">
            <w:pPr>
              <w:pStyle w:val="Style1"/>
            </w:pPr>
            <w:r w:rsidRPr="00005C04">
              <w:t>-93.4</w:t>
            </w:r>
            <w:ins w:id="469" w:author="Wen Kuo" w:date="2026-08-31T13:59:00Z" w16du:dateUtc="2026-08-31T18:59:00Z">
              <w:r w:rsidR="00860FBC">
                <w:t>1</w:t>
              </w:r>
            </w:ins>
            <w:del w:id="470" w:author="Wen Kuo" w:date="2026-08-31T13:59:00Z" w16du:dateUtc="2026-08-31T18:59:00Z">
              <w:r w:rsidRPr="00005C04" w:rsidDel="00860FBC">
                <w:delText>06067</w:delText>
              </w:r>
            </w:del>
          </w:p>
        </w:tc>
        <w:tc>
          <w:tcPr>
            <w:tcW w:w="1080" w:type="dxa"/>
            <w:vAlign w:val="center"/>
            <w:tcPrChange w:id="471" w:author="Wen Kuo" w:date="2026-08-31T14:01:00Z" w16du:dateUtc="2026-08-31T19:01:00Z">
              <w:tcPr>
                <w:tcW w:w="0" w:type="auto"/>
                <w:gridSpan w:val="3"/>
                <w:vAlign w:val="center"/>
              </w:tcPr>
            </w:tcPrChange>
          </w:tcPr>
          <w:p w14:paraId="3CB5199B" w14:textId="4BB84FA8" w:rsidR="00864BD1" w:rsidRPr="00005C04" w:rsidRDefault="00864BD1" w:rsidP="00D73CD7">
            <w:pPr>
              <w:pStyle w:val="Style1"/>
            </w:pPr>
            <w:r w:rsidRPr="00005C04">
              <w:t>4</w:t>
            </w:r>
          </w:p>
        </w:tc>
      </w:tr>
      <w:tr w:rsidR="00864BD1" w:rsidRPr="00005C04" w14:paraId="10255A7E" w14:textId="77777777" w:rsidTr="00860FBC">
        <w:trPr>
          <w:trHeight w:val="576"/>
          <w:trPrChange w:id="472" w:author="Wen Kuo" w:date="2026-08-31T14:01:00Z" w16du:dateUtc="2026-08-31T19:01:00Z">
            <w:trPr>
              <w:trHeight w:val="576"/>
            </w:trPr>
          </w:trPrChange>
        </w:trPr>
        <w:tc>
          <w:tcPr>
            <w:tcW w:w="0" w:type="auto"/>
            <w:vAlign w:val="center"/>
            <w:tcPrChange w:id="473" w:author="Wen Kuo" w:date="2026-08-31T14:01:00Z" w16du:dateUtc="2026-08-31T19:01:00Z">
              <w:tcPr>
                <w:tcW w:w="0" w:type="auto"/>
                <w:vAlign w:val="center"/>
              </w:tcPr>
            </w:tcPrChange>
          </w:tcPr>
          <w:p w14:paraId="48D0BCF3" w14:textId="73A89FD3" w:rsidR="00864BD1" w:rsidRPr="00005C04" w:rsidRDefault="00864BD1" w:rsidP="00D73CD7">
            <w:pPr>
              <w:pStyle w:val="Style1"/>
            </w:pPr>
            <w:r w:rsidRPr="00005C04">
              <w:t>MO_10*</w:t>
            </w:r>
          </w:p>
        </w:tc>
        <w:tc>
          <w:tcPr>
            <w:tcW w:w="1831" w:type="dxa"/>
            <w:vAlign w:val="center"/>
            <w:tcPrChange w:id="474" w:author="Wen Kuo" w:date="2026-08-31T14:01:00Z" w16du:dateUtc="2026-08-31T19:01:00Z">
              <w:tcPr>
                <w:tcW w:w="1831" w:type="dxa"/>
                <w:vAlign w:val="center"/>
              </w:tcPr>
            </w:tcPrChange>
          </w:tcPr>
          <w:p w14:paraId="0AED9F1B" w14:textId="15641CFB" w:rsidR="00864BD1" w:rsidRPr="00005C04" w:rsidRDefault="00864BD1" w:rsidP="00D73CD7">
            <w:pPr>
              <w:pStyle w:val="Style1"/>
            </w:pPr>
            <w:r w:rsidRPr="00005C04">
              <w:t>Edwards 281</w:t>
            </w:r>
          </w:p>
        </w:tc>
        <w:tc>
          <w:tcPr>
            <w:tcW w:w="1453" w:type="dxa"/>
            <w:vAlign w:val="center"/>
            <w:tcPrChange w:id="475" w:author="Wen Kuo" w:date="2026-08-31T14:01:00Z" w16du:dateUtc="2026-08-31T19:01:00Z">
              <w:tcPr>
                <w:tcW w:w="1453" w:type="dxa"/>
                <w:vAlign w:val="center"/>
              </w:tcPr>
            </w:tcPrChange>
          </w:tcPr>
          <w:p w14:paraId="58FD86B4" w14:textId="64C41D0C" w:rsidR="00864BD1" w:rsidRPr="00E261AB" w:rsidRDefault="00864BD1" w:rsidP="00D73CD7">
            <w:pPr>
              <w:pStyle w:val="Style1"/>
              <w:rPr>
                <w:i/>
                <w:iCs/>
              </w:rPr>
            </w:pPr>
            <w:r w:rsidRPr="00E261AB">
              <w:rPr>
                <w:i/>
                <w:iCs/>
              </w:rPr>
              <w:t>P. filiformis</w:t>
            </w:r>
          </w:p>
        </w:tc>
        <w:tc>
          <w:tcPr>
            <w:tcW w:w="4193" w:type="dxa"/>
            <w:vAlign w:val="center"/>
            <w:tcPrChange w:id="476" w:author="Wen Kuo" w:date="2026-08-31T14:01:00Z" w16du:dateUtc="2026-08-31T19:01:00Z">
              <w:tcPr>
                <w:tcW w:w="3831" w:type="dxa"/>
                <w:vAlign w:val="center"/>
              </w:tcPr>
            </w:tcPrChange>
          </w:tcPr>
          <w:p w14:paraId="11259490" w14:textId="115ED6CD" w:rsidR="00864BD1" w:rsidRPr="00005C04" w:rsidRDefault="00C45B7C" w:rsidP="00D73CD7">
            <w:pPr>
              <w:pStyle w:val="Style1"/>
            </w:pPr>
            <w:ins w:id="477" w:author="Wen Kuo" w:date="2026-08-31T13:57:00Z" w16du:dateUtc="2026-08-31T18:57:00Z">
              <w:r w:rsidRPr="00005C04">
                <w:t>MO</w:t>
              </w:r>
              <w:r>
                <w:t>,</w:t>
              </w:r>
              <w:r w:rsidRPr="00005C04">
                <w:t xml:space="preserve"> Greene</w:t>
              </w:r>
              <w:r>
                <w:t>.</w:t>
              </w:r>
              <w:r w:rsidRPr="00005C04">
                <w:t xml:space="preserve"> </w:t>
              </w:r>
            </w:ins>
            <w:del w:id="478" w:author="Wen Kuo" w:date="2026-08-31T13:57:00Z" w16du:dateUtc="2026-08-31T18:57:00Z">
              <w:r w:rsidR="00864BD1" w:rsidRPr="00005C04" w:rsidDel="00C45B7C">
                <w:delText xml:space="preserve">Greene County, MO; </w:delText>
              </w:r>
            </w:del>
            <w:r w:rsidR="00864BD1" w:rsidRPr="00005C04">
              <w:t>Wilsons Creek</w:t>
            </w:r>
            <w:ins w:id="479" w:author="Wen Kuo" w:date="2026-08-31T13:57:00Z" w16du:dateUtc="2026-08-31T18:57:00Z">
              <w:r>
                <w:t>,</w:t>
              </w:r>
            </w:ins>
            <w:del w:id="480" w:author="Wen Kuo" w:date="2026-08-31T13:57:00Z" w16du:dateUtc="2026-08-31T18:57:00Z">
              <w:r w:rsidR="00864BD1" w:rsidRPr="00005C04" w:rsidDel="00C45B7C">
                <w:delText xml:space="preserve"> -</w:delText>
              </w:r>
            </w:del>
            <w:r w:rsidR="00864BD1" w:rsidRPr="00005C04">
              <w:t xml:space="preserve"> Wire Road</w:t>
            </w:r>
          </w:p>
        </w:tc>
        <w:tc>
          <w:tcPr>
            <w:tcW w:w="1800" w:type="dxa"/>
            <w:vAlign w:val="center"/>
            <w:tcPrChange w:id="481" w:author="Wen Kuo" w:date="2026-08-31T14:01:00Z" w16du:dateUtc="2026-08-31T19:01:00Z">
              <w:tcPr>
                <w:tcW w:w="1710" w:type="dxa"/>
                <w:gridSpan w:val="2"/>
                <w:vAlign w:val="center"/>
              </w:tcPr>
            </w:tcPrChange>
          </w:tcPr>
          <w:p w14:paraId="69C124BD" w14:textId="6F21C8B6" w:rsidR="00864BD1" w:rsidRPr="00005C04" w:rsidRDefault="00864BD1" w:rsidP="00D73CD7">
            <w:pPr>
              <w:pStyle w:val="Style1"/>
            </w:pPr>
            <w:r w:rsidRPr="00005C04">
              <w:t>Ozark Plateau</w:t>
            </w:r>
          </w:p>
        </w:tc>
        <w:tc>
          <w:tcPr>
            <w:tcW w:w="1156" w:type="dxa"/>
            <w:vAlign w:val="center"/>
            <w:tcPrChange w:id="482" w:author="Wen Kuo" w:date="2026-08-31T14:01:00Z" w16du:dateUtc="2026-08-31T19:01:00Z">
              <w:tcPr>
                <w:tcW w:w="1260" w:type="dxa"/>
                <w:gridSpan w:val="2"/>
                <w:vAlign w:val="center"/>
              </w:tcPr>
            </w:tcPrChange>
          </w:tcPr>
          <w:p w14:paraId="31AB4AFE" w14:textId="14FFCF49" w:rsidR="00864BD1" w:rsidRPr="00005C04" w:rsidRDefault="00864BD1" w:rsidP="00D73CD7">
            <w:pPr>
              <w:pStyle w:val="Style1"/>
            </w:pPr>
            <w:r w:rsidRPr="00005C04">
              <w:t>37.09</w:t>
            </w:r>
            <w:del w:id="483" w:author="Wen Kuo" w:date="2026-08-31T14:00:00Z" w16du:dateUtc="2026-08-31T19:00:00Z">
              <w:r w:rsidRPr="00005C04" w:rsidDel="00860FBC">
                <w:delText>2</w:delText>
              </w:r>
            </w:del>
          </w:p>
        </w:tc>
        <w:tc>
          <w:tcPr>
            <w:tcW w:w="1094" w:type="dxa"/>
            <w:vAlign w:val="center"/>
            <w:tcPrChange w:id="484" w:author="Wen Kuo" w:date="2026-08-31T14:01:00Z" w16du:dateUtc="2026-08-31T19:01:00Z">
              <w:tcPr>
                <w:tcW w:w="1189" w:type="dxa"/>
                <w:gridSpan w:val="2"/>
                <w:vAlign w:val="center"/>
              </w:tcPr>
            </w:tcPrChange>
          </w:tcPr>
          <w:p w14:paraId="1368AE12" w14:textId="4615724C" w:rsidR="00864BD1" w:rsidRPr="00005C04" w:rsidRDefault="00864BD1" w:rsidP="00D73CD7">
            <w:pPr>
              <w:pStyle w:val="Style1"/>
            </w:pPr>
            <w:r w:rsidRPr="00005C04">
              <w:t>-93.4</w:t>
            </w:r>
            <w:ins w:id="485" w:author="Wen Kuo" w:date="2026-08-31T13:59:00Z" w16du:dateUtc="2026-08-31T18:59:00Z">
              <w:r w:rsidR="00860FBC">
                <w:t>2</w:t>
              </w:r>
            </w:ins>
            <w:del w:id="486" w:author="Wen Kuo" w:date="2026-08-31T13:59:00Z" w16du:dateUtc="2026-08-31T18:59:00Z">
              <w:r w:rsidRPr="00005C04" w:rsidDel="00860FBC">
                <w:delText>15</w:delText>
              </w:r>
            </w:del>
          </w:p>
        </w:tc>
        <w:tc>
          <w:tcPr>
            <w:tcW w:w="1080" w:type="dxa"/>
            <w:vAlign w:val="center"/>
            <w:tcPrChange w:id="487" w:author="Wen Kuo" w:date="2026-08-31T14:01:00Z" w16du:dateUtc="2026-08-31T19:01:00Z">
              <w:tcPr>
                <w:tcW w:w="0" w:type="auto"/>
                <w:gridSpan w:val="3"/>
                <w:vAlign w:val="center"/>
              </w:tcPr>
            </w:tcPrChange>
          </w:tcPr>
          <w:p w14:paraId="31EA9A11" w14:textId="770612DA" w:rsidR="00864BD1" w:rsidRPr="00005C04" w:rsidRDefault="00864BD1" w:rsidP="00D73CD7">
            <w:pPr>
              <w:pStyle w:val="Style1"/>
            </w:pPr>
            <w:r w:rsidRPr="00005C04">
              <w:t>6</w:t>
            </w:r>
          </w:p>
        </w:tc>
      </w:tr>
      <w:tr w:rsidR="00864BD1" w:rsidRPr="00005C04" w14:paraId="08C35641" w14:textId="77777777" w:rsidTr="00860FBC">
        <w:trPr>
          <w:trHeight w:val="576"/>
          <w:trPrChange w:id="488" w:author="Wen Kuo" w:date="2026-08-31T14:01:00Z" w16du:dateUtc="2026-08-31T19:01:00Z">
            <w:trPr>
              <w:trHeight w:val="576"/>
            </w:trPr>
          </w:trPrChange>
        </w:trPr>
        <w:tc>
          <w:tcPr>
            <w:tcW w:w="0" w:type="auto"/>
            <w:vAlign w:val="center"/>
            <w:tcPrChange w:id="489" w:author="Wen Kuo" w:date="2026-08-31T14:01:00Z" w16du:dateUtc="2026-08-31T19:01:00Z">
              <w:tcPr>
                <w:tcW w:w="0" w:type="auto"/>
                <w:vAlign w:val="center"/>
              </w:tcPr>
            </w:tcPrChange>
          </w:tcPr>
          <w:p w14:paraId="6A4D688D" w14:textId="047444C7" w:rsidR="00864BD1" w:rsidRPr="00005C04" w:rsidRDefault="00864BD1" w:rsidP="00D73CD7">
            <w:pPr>
              <w:pStyle w:val="Style1"/>
            </w:pPr>
            <w:r w:rsidRPr="00005C04">
              <w:t>MO_11*</w:t>
            </w:r>
          </w:p>
        </w:tc>
        <w:tc>
          <w:tcPr>
            <w:tcW w:w="1831" w:type="dxa"/>
            <w:vAlign w:val="center"/>
            <w:tcPrChange w:id="490" w:author="Wen Kuo" w:date="2026-08-31T14:01:00Z" w16du:dateUtc="2026-08-31T19:01:00Z">
              <w:tcPr>
                <w:tcW w:w="1831" w:type="dxa"/>
                <w:vAlign w:val="center"/>
              </w:tcPr>
            </w:tcPrChange>
          </w:tcPr>
          <w:p w14:paraId="36B0E5D4" w14:textId="3CB885E0" w:rsidR="00864BD1" w:rsidRPr="00005C04" w:rsidRDefault="00864BD1" w:rsidP="00D73CD7">
            <w:pPr>
              <w:pStyle w:val="Style1"/>
            </w:pPr>
            <w:r w:rsidRPr="00005C04">
              <w:t>Edwards 282</w:t>
            </w:r>
          </w:p>
        </w:tc>
        <w:tc>
          <w:tcPr>
            <w:tcW w:w="1453" w:type="dxa"/>
            <w:vAlign w:val="center"/>
            <w:tcPrChange w:id="491" w:author="Wen Kuo" w:date="2026-08-31T14:01:00Z" w16du:dateUtc="2026-08-31T19:01:00Z">
              <w:tcPr>
                <w:tcW w:w="1453" w:type="dxa"/>
                <w:vAlign w:val="center"/>
              </w:tcPr>
            </w:tcPrChange>
          </w:tcPr>
          <w:p w14:paraId="3B6DD27A" w14:textId="529B362A" w:rsidR="00864BD1" w:rsidRPr="00E261AB" w:rsidRDefault="00864BD1" w:rsidP="00D73CD7">
            <w:pPr>
              <w:pStyle w:val="Style1"/>
              <w:rPr>
                <w:i/>
                <w:iCs/>
              </w:rPr>
            </w:pPr>
            <w:r w:rsidRPr="00E261AB">
              <w:rPr>
                <w:i/>
                <w:iCs/>
              </w:rPr>
              <w:t>P. filiformis</w:t>
            </w:r>
          </w:p>
        </w:tc>
        <w:tc>
          <w:tcPr>
            <w:tcW w:w="4193" w:type="dxa"/>
            <w:vAlign w:val="center"/>
            <w:tcPrChange w:id="492" w:author="Wen Kuo" w:date="2026-08-31T14:01:00Z" w16du:dateUtc="2026-08-31T19:01:00Z">
              <w:tcPr>
                <w:tcW w:w="3831" w:type="dxa"/>
                <w:vAlign w:val="center"/>
              </w:tcPr>
            </w:tcPrChange>
          </w:tcPr>
          <w:p w14:paraId="7F3071B3" w14:textId="34648563" w:rsidR="00864BD1" w:rsidRPr="00005C04" w:rsidRDefault="00C45B7C" w:rsidP="00D73CD7">
            <w:pPr>
              <w:pStyle w:val="Style1"/>
            </w:pPr>
            <w:ins w:id="493" w:author="Wen Kuo" w:date="2026-08-31T13:57:00Z" w16du:dateUtc="2026-08-31T18:57:00Z">
              <w:r w:rsidRPr="00005C04">
                <w:t>MO</w:t>
              </w:r>
              <w:r>
                <w:t>,</w:t>
              </w:r>
              <w:r w:rsidRPr="00005C04">
                <w:t xml:space="preserve"> Greene</w:t>
              </w:r>
              <w:r>
                <w:t>.</w:t>
              </w:r>
              <w:r w:rsidRPr="00005C04">
                <w:t xml:space="preserve"> </w:t>
              </w:r>
            </w:ins>
            <w:del w:id="494" w:author="Wen Kuo" w:date="2026-08-31T13:57:00Z" w16du:dateUtc="2026-08-31T18:57:00Z">
              <w:r w:rsidR="00864BD1" w:rsidRPr="00005C04" w:rsidDel="00C45B7C">
                <w:delText xml:space="preserve">Greene County, MO; </w:delText>
              </w:r>
            </w:del>
            <w:r w:rsidR="00864BD1" w:rsidRPr="00005C04">
              <w:t>Wilsons Creek</w:t>
            </w:r>
            <w:ins w:id="495" w:author="Wen Kuo" w:date="2026-08-31T13:57:00Z" w16du:dateUtc="2026-08-31T18:57:00Z">
              <w:r>
                <w:t>,</w:t>
              </w:r>
            </w:ins>
            <w:del w:id="496" w:author="Wen Kuo" w:date="2026-08-31T13:57:00Z" w16du:dateUtc="2026-08-31T18:57:00Z">
              <w:r w:rsidR="00864BD1" w:rsidRPr="00005C04" w:rsidDel="00C45B7C">
                <w:delText xml:space="preserve"> -</w:delText>
              </w:r>
            </w:del>
            <w:r w:rsidR="00864BD1" w:rsidRPr="00005C04">
              <w:t xml:space="preserve"> Bloody Hill</w:t>
            </w:r>
          </w:p>
        </w:tc>
        <w:tc>
          <w:tcPr>
            <w:tcW w:w="1800" w:type="dxa"/>
            <w:vAlign w:val="center"/>
            <w:tcPrChange w:id="497" w:author="Wen Kuo" w:date="2026-08-31T14:01:00Z" w16du:dateUtc="2026-08-31T19:01:00Z">
              <w:tcPr>
                <w:tcW w:w="1710" w:type="dxa"/>
                <w:gridSpan w:val="2"/>
                <w:vAlign w:val="center"/>
              </w:tcPr>
            </w:tcPrChange>
          </w:tcPr>
          <w:p w14:paraId="0086E900" w14:textId="7E1DF057" w:rsidR="00864BD1" w:rsidRPr="00005C04" w:rsidRDefault="00864BD1" w:rsidP="00D73CD7">
            <w:pPr>
              <w:pStyle w:val="Style1"/>
            </w:pPr>
            <w:r w:rsidRPr="00005C04">
              <w:t>Ozark Plateau</w:t>
            </w:r>
          </w:p>
        </w:tc>
        <w:tc>
          <w:tcPr>
            <w:tcW w:w="1156" w:type="dxa"/>
            <w:vAlign w:val="center"/>
            <w:tcPrChange w:id="498" w:author="Wen Kuo" w:date="2026-08-31T14:01:00Z" w16du:dateUtc="2026-08-31T19:01:00Z">
              <w:tcPr>
                <w:tcW w:w="1260" w:type="dxa"/>
                <w:gridSpan w:val="2"/>
                <w:vAlign w:val="center"/>
              </w:tcPr>
            </w:tcPrChange>
          </w:tcPr>
          <w:p w14:paraId="52A559F9" w14:textId="28443949" w:rsidR="00864BD1" w:rsidRPr="00005C04" w:rsidRDefault="00864BD1" w:rsidP="00D73CD7">
            <w:pPr>
              <w:pStyle w:val="Style1"/>
            </w:pPr>
            <w:r w:rsidRPr="00005C04">
              <w:t>37.10</w:t>
            </w:r>
            <w:del w:id="499" w:author="Wen Kuo" w:date="2026-08-31T14:00:00Z" w16du:dateUtc="2026-08-31T19:00:00Z">
              <w:r w:rsidRPr="00005C04" w:rsidDel="00860FBC">
                <w:delText>44</w:delText>
              </w:r>
            </w:del>
          </w:p>
        </w:tc>
        <w:tc>
          <w:tcPr>
            <w:tcW w:w="1094" w:type="dxa"/>
            <w:vAlign w:val="center"/>
            <w:tcPrChange w:id="500" w:author="Wen Kuo" w:date="2026-08-31T14:01:00Z" w16du:dateUtc="2026-08-31T19:01:00Z">
              <w:tcPr>
                <w:tcW w:w="1189" w:type="dxa"/>
                <w:gridSpan w:val="2"/>
                <w:vAlign w:val="center"/>
              </w:tcPr>
            </w:tcPrChange>
          </w:tcPr>
          <w:p w14:paraId="2C798F69" w14:textId="5C566BA7" w:rsidR="00864BD1" w:rsidRPr="00005C04" w:rsidRDefault="00864BD1" w:rsidP="00D73CD7">
            <w:pPr>
              <w:pStyle w:val="Style1"/>
            </w:pPr>
            <w:r w:rsidRPr="00005C04">
              <w:t>-93.41</w:t>
            </w:r>
            <w:del w:id="501" w:author="Wen Kuo" w:date="2026-08-31T13:59:00Z" w16du:dateUtc="2026-08-31T18:59:00Z">
              <w:r w:rsidRPr="00005C04" w:rsidDel="00860FBC">
                <w:delText>138</w:delText>
              </w:r>
            </w:del>
          </w:p>
        </w:tc>
        <w:tc>
          <w:tcPr>
            <w:tcW w:w="1080" w:type="dxa"/>
            <w:vAlign w:val="center"/>
            <w:tcPrChange w:id="502" w:author="Wen Kuo" w:date="2026-08-31T14:01:00Z" w16du:dateUtc="2026-08-31T19:01:00Z">
              <w:tcPr>
                <w:tcW w:w="0" w:type="auto"/>
                <w:gridSpan w:val="3"/>
                <w:vAlign w:val="center"/>
              </w:tcPr>
            </w:tcPrChange>
          </w:tcPr>
          <w:p w14:paraId="4E7F67F1" w14:textId="3F0E2969" w:rsidR="00864BD1" w:rsidRPr="00005C04" w:rsidRDefault="00864BD1" w:rsidP="00D73CD7">
            <w:pPr>
              <w:pStyle w:val="Style1"/>
            </w:pPr>
            <w:r w:rsidRPr="00005C04">
              <w:t>7</w:t>
            </w:r>
          </w:p>
        </w:tc>
      </w:tr>
      <w:tr w:rsidR="00864BD1" w:rsidRPr="00005C04" w14:paraId="7116A4CD" w14:textId="77777777" w:rsidTr="00860FBC">
        <w:trPr>
          <w:trHeight w:val="576"/>
          <w:trPrChange w:id="503" w:author="Wen Kuo" w:date="2026-08-31T14:01:00Z" w16du:dateUtc="2026-08-31T19:01:00Z">
            <w:trPr>
              <w:trHeight w:val="576"/>
            </w:trPr>
          </w:trPrChange>
        </w:trPr>
        <w:tc>
          <w:tcPr>
            <w:tcW w:w="0" w:type="auto"/>
            <w:vAlign w:val="center"/>
            <w:tcPrChange w:id="504" w:author="Wen Kuo" w:date="2026-08-31T14:01:00Z" w16du:dateUtc="2026-08-31T19:01:00Z">
              <w:tcPr>
                <w:tcW w:w="0" w:type="auto"/>
                <w:vAlign w:val="center"/>
              </w:tcPr>
            </w:tcPrChange>
          </w:tcPr>
          <w:p w14:paraId="5B3CFF46" w14:textId="5D814D96" w:rsidR="00864BD1" w:rsidRPr="00005C04" w:rsidRDefault="00864BD1" w:rsidP="00D73CD7">
            <w:pPr>
              <w:pStyle w:val="Style1"/>
            </w:pPr>
            <w:r w:rsidRPr="00005C04">
              <w:t>TX_01*</w:t>
            </w:r>
          </w:p>
        </w:tc>
        <w:tc>
          <w:tcPr>
            <w:tcW w:w="1831" w:type="dxa"/>
            <w:vAlign w:val="center"/>
            <w:tcPrChange w:id="505" w:author="Wen Kuo" w:date="2026-08-31T14:01:00Z" w16du:dateUtc="2026-08-31T19:01:00Z">
              <w:tcPr>
                <w:tcW w:w="1831" w:type="dxa"/>
                <w:vAlign w:val="center"/>
              </w:tcPr>
            </w:tcPrChange>
          </w:tcPr>
          <w:p w14:paraId="4E19F95E" w14:textId="24AECDC0" w:rsidR="00864BD1" w:rsidRPr="00005C04" w:rsidRDefault="006B1FFD" w:rsidP="00D73CD7">
            <w:pPr>
              <w:pStyle w:val="Style1"/>
            </w:pPr>
            <w:ins w:id="506" w:author="Wen Kuo" w:date="2026-08-31T13:46:00Z" w16du:dateUtc="2026-08-31T18:46:00Z">
              <w:r>
                <w:fldChar w:fldCharType="begin"/>
              </w:r>
              <w:r>
                <w:instrText>HYPERLINK "https://www.tropicos.org/collection/4278582"</w:instrText>
              </w:r>
              <w:r>
                <w:fldChar w:fldCharType="separate"/>
              </w:r>
              <w:r w:rsidR="00864BD1" w:rsidRPr="006B1FFD">
                <w:rPr>
                  <w:rStyle w:val="Hyperlink"/>
                </w:rPr>
                <w:t>Yatskievych 16-110 (TEX)</w:t>
              </w:r>
              <w:r>
                <w:fldChar w:fldCharType="end"/>
              </w:r>
            </w:ins>
          </w:p>
        </w:tc>
        <w:tc>
          <w:tcPr>
            <w:tcW w:w="1453" w:type="dxa"/>
            <w:vAlign w:val="center"/>
            <w:tcPrChange w:id="507" w:author="Wen Kuo" w:date="2026-08-31T14:01:00Z" w16du:dateUtc="2026-08-31T19:01:00Z">
              <w:tcPr>
                <w:tcW w:w="1453" w:type="dxa"/>
                <w:vAlign w:val="center"/>
              </w:tcPr>
            </w:tcPrChange>
          </w:tcPr>
          <w:p w14:paraId="55807C4A" w14:textId="20EFA623" w:rsidR="00864BD1" w:rsidRPr="00E261AB" w:rsidRDefault="00864BD1" w:rsidP="00D73CD7">
            <w:pPr>
              <w:pStyle w:val="Style1"/>
              <w:rPr>
                <w:i/>
                <w:iCs/>
              </w:rPr>
            </w:pPr>
            <w:r w:rsidRPr="00E261AB">
              <w:rPr>
                <w:i/>
                <w:iCs/>
              </w:rPr>
              <w:t>P. gracilis</w:t>
            </w:r>
          </w:p>
        </w:tc>
        <w:tc>
          <w:tcPr>
            <w:tcW w:w="4193" w:type="dxa"/>
            <w:vAlign w:val="center"/>
            <w:tcPrChange w:id="508" w:author="Wen Kuo" w:date="2026-08-31T14:01:00Z" w16du:dateUtc="2026-08-31T19:01:00Z">
              <w:tcPr>
                <w:tcW w:w="3831" w:type="dxa"/>
                <w:vAlign w:val="center"/>
              </w:tcPr>
            </w:tcPrChange>
          </w:tcPr>
          <w:p w14:paraId="3D2D075D" w14:textId="75841C6C" w:rsidR="00864BD1" w:rsidRPr="00005C04" w:rsidRDefault="00F67650" w:rsidP="00D73CD7">
            <w:pPr>
              <w:pStyle w:val="Style1"/>
            </w:pPr>
            <w:ins w:id="509" w:author="Wen Kuo" w:date="2026-08-31T13:57:00Z" w16du:dateUtc="2026-08-31T18:57:00Z">
              <w:r w:rsidRPr="00005C04">
                <w:t>TX</w:t>
              </w:r>
              <w:r>
                <w:t xml:space="preserve">, </w:t>
              </w:r>
            </w:ins>
            <w:r w:rsidR="00864BD1" w:rsidRPr="00005C04">
              <w:t>Williamson</w:t>
            </w:r>
            <w:ins w:id="510" w:author="Wen Kuo" w:date="2026-08-31T13:57:00Z" w16du:dateUtc="2026-08-31T18:57:00Z">
              <w:r>
                <w:t>.</w:t>
              </w:r>
            </w:ins>
            <w:del w:id="511" w:author="Wen Kuo" w:date="2026-08-31T13:57:00Z" w16du:dateUtc="2026-08-31T18:57:00Z">
              <w:r w:rsidR="00864BD1" w:rsidRPr="00005C04" w:rsidDel="00F67650">
                <w:delText xml:space="preserve"> county, TX;</w:delText>
              </w:r>
            </w:del>
            <w:r w:rsidR="00864BD1" w:rsidRPr="00005C04">
              <w:t xml:space="preserve"> </w:t>
            </w:r>
            <w:ins w:id="512" w:author="Wen Kuo" w:date="2026-08-31T13:57:00Z" w16du:dateUtc="2026-08-31T18:57:00Z">
              <w:r>
                <w:t>N</w:t>
              </w:r>
            </w:ins>
            <w:del w:id="513" w:author="Wen Kuo" w:date="2026-08-31T13:57:00Z" w16du:dateUtc="2026-08-31T18:57:00Z">
              <w:r w:rsidR="00864BD1" w:rsidRPr="00005C04" w:rsidDel="00F67650">
                <w:delText>n</w:delText>
              </w:r>
            </w:del>
            <w:r w:rsidR="00864BD1" w:rsidRPr="00005C04">
              <w:t>ear San Gabriel River</w:t>
            </w:r>
          </w:p>
        </w:tc>
        <w:tc>
          <w:tcPr>
            <w:tcW w:w="1800" w:type="dxa"/>
            <w:vAlign w:val="center"/>
            <w:tcPrChange w:id="514" w:author="Wen Kuo" w:date="2026-08-31T14:01:00Z" w16du:dateUtc="2026-08-31T19:01:00Z">
              <w:tcPr>
                <w:tcW w:w="1710" w:type="dxa"/>
                <w:gridSpan w:val="2"/>
                <w:vAlign w:val="center"/>
              </w:tcPr>
            </w:tcPrChange>
          </w:tcPr>
          <w:p w14:paraId="03804485" w14:textId="702FBB58" w:rsidR="00864BD1" w:rsidRPr="00005C04" w:rsidRDefault="00864BD1" w:rsidP="00D73CD7">
            <w:pPr>
              <w:pStyle w:val="Style1"/>
            </w:pPr>
            <w:r w:rsidRPr="00005C04">
              <w:t>Coastal Plains</w:t>
            </w:r>
          </w:p>
        </w:tc>
        <w:tc>
          <w:tcPr>
            <w:tcW w:w="1156" w:type="dxa"/>
            <w:vAlign w:val="center"/>
            <w:tcPrChange w:id="515" w:author="Wen Kuo" w:date="2026-08-31T14:01:00Z" w16du:dateUtc="2026-08-31T19:01:00Z">
              <w:tcPr>
                <w:tcW w:w="1260" w:type="dxa"/>
                <w:gridSpan w:val="2"/>
                <w:vAlign w:val="center"/>
              </w:tcPr>
            </w:tcPrChange>
          </w:tcPr>
          <w:p w14:paraId="6AD14B9A" w14:textId="29D15D45" w:rsidR="00864BD1" w:rsidRPr="00005C04" w:rsidRDefault="00864BD1" w:rsidP="00D73CD7">
            <w:pPr>
              <w:pStyle w:val="Style1"/>
            </w:pPr>
            <w:r w:rsidRPr="00005C04">
              <w:t>30.6</w:t>
            </w:r>
            <w:ins w:id="516" w:author="Wen Kuo" w:date="2026-08-31T14:00:00Z" w16du:dateUtc="2026-08-31T19:00:00Z">
              <w:r w:rsidR="00860FBC">
                <w:t>6</w:t>
              </w:r>
            </w:ins>
            <w:del w:id="517" w:author="Wen Kuo" w:date="2026-08-31T14:00:00Z" w16du:dateUtc="2026-08-31T19:00:00Z">
              <w:r w:rsidRPr="00005C04" w:rsidDel="00860FBC">
                <w:delText>56944</w:delText>
              </w:r>
            </w:del>
          </w:p>
        </w:tc>
        <w:tc>
          <w:tcPr>
            <w:tcW w:w="1094" w:type="dxa"/>
            <w:vAlign w:val="center"/>
            <w:tcPrChange w:id="518" w:author="Wen Kuo" w:date="2026-08-31T14:01:00Z" w16du:dateUtc="2026-08-31T19:01:00Z">
              <w:tcPr>
                <w:tcW w:w="1189" w:type="dxa"/>
                <w:gridSpan w:val="2"/>
                <w:vAlign w:val="center"/>
              </w:tcPr>
            </w:tcPrChange>
          </w:tcPr>
          <w:p w14:paraId="7A4E3001" w14:textId="11D0B9A4" w:rsidR="00864BD1" w:rsidRPr="00005C04" w:rsidRDefault="00864BD1" w:rsidP="00D73CD7">
            <w:pPr>
              <w:pStyle w:val="Style1"/>
            </w:pPr>
            <w:r w:rsidRPr="00005C04">
              <w:t>-97.4</w:t>
            </w:r>
            <w:ins w:id="519" w:author="Wen Kuo" w:date="2026-08-31T13:59:00Z" w16du:dateUtc="2026-08-31T18:59:00Z">
              <w:r w:rsidR="00860FBC">
                <w:t>6</w:t>
              </w:r>
            </w:ins>
            <w:del w:id="520" w:author="Wen Kuo" w:date="2026-08-31T13:59:00Z" w16du:dateUtc="2026-08-31T18:59:00Z">
              <w:r w:rsidRPr="00005C04" w:rsidDel="00860FBC">
                <w:delText>15278</w:delText>
              </w:r>
            </w:del>
          </w:p>
        </w:tc>
        <w:tc>
          <w:tcPr>
            <w:tcW w:w="1080" w:type="dxa"/>
            <w:vAlign w:val="center"/>
            <w:tcPrChange w:id="521" w:author="Wen Kuo" w:date="2026-08-31T14:01:00Z" w16du:dateUtc="2026-08-31T19:01:00Z">
              <w:tcPr>
                <w:tcW w:w="0" w:type="auto"/>
                <w:gridSpan w:val="3"/>
                <w:vAlign w:val="center"/>
              </w:tcPr>
            </w:tcPrChange>
          </w:tcPr>
          <w:p w14:paraId="24948748" w14:textId="3E837953" w:rsidR="00864BD1" w:rsidRPr="00005C04" w:rsidRDefault="00864BD1" w:rsidP="00D73CD7">
            <w:pPr>
              <w:pStyle w:val="Style1"/>
            </w:pPr>
            <w:r w:rsidRPr="00005C04">
              <w:t>11</w:t>
            </w:r>
          </w:p>
        </w:tc>
      </w:tr>
    </w:tbl>
    <w:p w14:paraId="710F27F7" w14:textId="40D52F41" w:rsidR="00C94B5F" w:rsidRDefault="00756D78" w:rsidP="00D73CD7">
      <w:pPr>
        <w:pStyle w:val="Style1"/>
        <w:rPr>
          <w:ins w:id="522" w:author="Wen Kuo" w:date="2026-08-31T13:48:00Z" w16du:dateUtc="2026-08-31T18:48:00Z"/>
        </w:rPr>
      </w:pPr>
      <w:r w:rsidRPr="00E938E0">
        <w:t>*</w:t>
      </w:r>
      <w:ins w:id="523" w:author="Wen Kuo" w:date="2026-08-31T13:48:00Z" w16du:dateUtc="2026-08-31T18:48:00Z">
        <w:r w:rsidR="00791CA8">
          <w:t xml:space="preserve"> </w:t>
        </w:r>
      </w:ins>
      <w:r w:rsidR="003166FF" w:rsidRPr="00E938E0">
        <w:t>Samples c</w:t>
      </w:r>
      <w:r w:rsidRPr="00E938E0">
        <w:t xml:space="preserve">ollected as part of a previous study on </w:t>
      </w:r>
      <w:r w:rsidRPr="00E938E0">
        <w:rPr>
          <w:i/>
          <w:iCs/>
        </w:rPr>
        <w:t>Physaria filiformis</w:t>
      </w:r>
      <w:r w:rsidRPr="00E938E0">
        <w:t xml:space="preserve"> (Edwards et al. 2021)</w:t>
      </w:r>
    </w:p>
    <w:p w14:paraId="00186736" w14:textId="5C23369E" w:rsidR="00791CA8" w:rsidRPr="00E938E0" w:rsidRDefault="00791CA8" w:rsidP="00D73CD7">
      <w:pPr>
        <w:pStyle w:val="Style1"/>
      </w:pPr>
      <w:ins w:id="524" w:author="Wen Kuo" w:date="2026-08-31T13:48:00Z" w16du:dateUtc="2026-08-31T18:48:00Z">
        <w:r>
          <w:t>¶</w:t>
        </w:r>
        <w:r>
          <w:t xml:space="preserve"> </w:t>
        </w:r>
        <w:r w:rsidR="009825F0">
          <w:t>Links to Tropicos system if  available</w:t>
        </w:r>
      </w:ins>
    </w:p>
    <w:p w14:paraId="6D7D1681" w14:textId="77777777" w:rsidR="007304D3" w:rsidRPr="00E938E0" w:rsidRDefault="007304D3" w:rsidP="0082036B">
      <w:pPr>
        <w:pStyle w:val="tablelegend"/>
      </w:pPr>
    </w:p>
    <w:p w14:paraId="6F763F11" w14:textId="4D581649" w:rsidR="00FF1191" w:rsidRPr="00E938E0" w:rsidRDefault="00FF1191" w:rsidP="0082036B">
      <w:pPr>
        <w:sectPr w:rsidR="00FF1191" w:rsidRPr="00E938E0" w:rsidSect="00D65868">
          <w:pgSz w:w="15840" w:h="12240" w:orient="landscape"/>
          <w:pgMar w:top="1440" w:right="1080" w:bottom="1440" w:left="1080" w:header="720" w:footer="720" w:gutter="0"/>
          <w:cols w:space="720"/>
          <w:docGrid w:linePitch="360"/>
        </w:sectPr>
      </w:pPr>
    </w:p>
    <w:p w14:paraId="1C6E72F7" w14:textId="2AD70586" w:rsidR="00C75E3B" w:rsidRPr="00970ADE" w:rsidRDefault="00C75E3B" w:rsidP="0082036B">
      <w:pPr>
        <w:pStyle w:val="Heading3"/>
      </w:pPr>
      <w:r w:rsidRPr="00970ADE">
        <w:lastRenderedPageBreak/>
        <w:t xml:space="preserve">Table </w:t>
      </w:r>
      <w:r w:rsidR="00946211">
        <w:t>2</w:t>
      </w:r>
      <w:r w:rsidRPr="00970ADE">
        <w:t xml:space="preserve">. AMOVA summary table </w:t>
      </w:r>
      <w:r w:rsidR="009D0DAC" w:rsidRPr="00970ADE">
        <w:t>with populations divided into groups by the</w:t>
      </w:r>
      <w:r w:rsidRPr="00970ADE">
        <w:t xml:space="preserve"> four regions</w:t>
      </w:r>
      <w:r w:rsidR="009D0DAC" w:rsidRPr="00970ADE">
        <w:t xml:space="preserve"> they occupy</w:t>
      </w:r>
      <w:r w:rsidRPr="00970ADE">
        <w:t xml:space="preserve">: </w:t>
      </w:r>
      <w:r w:rsidR="001906AF">
        <w:t>Indiana</w:t>
      </w:r>
      <w:r w:rsidR="00BC06C3" w:rsidRPr="00970ADE">
        <w:t xml:space="preserve"> (IN)</w:t>
      </w:r>
      <w:r w:rsidRPr="00970ADE">
        <w:t xml:space="preserve">, </w:t>
      </w:r>
      <w:r w:rsidR="001906AF">
        <w:t>Kentucky</w:t>
      </w:r>
      <w:r w:rsidR="00BC06C3" w:rsidRPr="00970ADE">
        <w:t xml:space="preserve"> (KY)</w:t>
      </w:r>
      <w:r w:rsidRPr="00970ADE">
        <w:t xml:space="preserve">, </w:t>
      </w:r>
      <w:r w:rsidR="001906AF">
        <w:t>Tennessee</w:t>
      </w:r>
      <w:r w:rsidR="005A6D2F">
        <w:t xml:space="preserve"> east</w:t>
      </w:r>
      <w:r w:rsidR="009807C4" w:rsidRPr="00970ADE">
        <w:t xml:space="preserve"> (TN</w:t>
      </w:r>
      <w:r w:rsidR="005A6D2F">
        <w:t>E</w:t>
      </w:r>
      <w:r w:rsidR="009807C4" w:rsidRPr="00970ADE">
        <w:t>)</w:t>
      </w:r>
      <w:r w:rsidRPr="00970ADE">
        <w:t xml:space="preserve">, and </w:t>
      </w:r>
      <w:r w:rsidR="005A6D2F">
        <w:t>Tennessee west</w:t>
      </w:r>
      <w:r w:rsidR="009807C4" w:rsidRPr="00970ADE">
        <w:t xml:space="preserve"> (TN</w:t>
      </w:r>
      <w:r w:rsidR="005A6D2F">
        <w:t>W</w:t>
      </w:r>
      <w:r w:rsidR="009807C4" w:rsidRPr="00970ADE">
        <w:t>)</w:t>
      </w:r>
    </w:p>
    <w:tbl>
      <w:tblPr>
        <w:tblW w:w="8841" w:type="dxa"/>
        <w:tblLayout w:type="fixed"/>
        <w:tblLook w:val="04A0" w:firstRow="1" w:lastRow="0" w:firstColumn="1" w:lastColumn="0" w:noHBand="0" w:noVBand="1"/>
      </w:tblPr>
      <w:tblGrid>
        <w:gridCol w:w="2896"/>
        <w:gridCol w:w="682"/>
        <w:gridCol w:w="1122"/>
        <w:gridCol w:w="1080"/>
        <w:gridCol w:w="1618"/>
        <w:gridCol w:w="1443"/>
      </w:tblGrid>
      <w:tr w:rsidR="00AB42E8" w:rsidRPr="00B738E0" w14:paraId="5703CB05" w14:textId="77777777" w:rsidTr="00AB42E8">
        <w:trPr>
          <w:trHeight w:val="320"/>
        </w:trPr>
        <w:tc>
          <w:tcPr>
            <w:tcW w:w="2896" w:type="dxa"/>
            <w:tcBorders>
              <w:top w:val="single" w:sz="4" w:space="0" w:color="auto"/>
              <w:bottom w:val="single" w:sz="4" w:space="0" w:color="auto"/>
            </w:tcBorders>
            <w:noWrap/>
            <w:vAlign w:val="bottom"/>
            <w:hideMark/>
          </w:tcPr>
          <w:p w14:paraId="33F77041" w14:textId="77777777" w:rsidR="00AB42E8" w:rsidRPr="00B738E0" w:rsidRDefault="00AB42E8" w:rsidP="00D73CD7">
            <w:pPr>
              <w:pStyle w:val="Style1"/>
            </w:pPr>
            <w:r w:rsidRPr="00B738E0">
              <w:t>Source of variation</w:t>
            </w:r>
          </w:p>
        </w:tc>
        <w:tc>
          <w:tcPr>
            <w:tcW w:w="682" w:type="dxa"/>
            <w:tcBorders>
              <w:top w:val="single" w:sz="4" w:space="0" w:color="auto"/>
              <w:bottom w:val="single" w:sz="4" w:space="0" w:color="auto"/>
            </w:tcBorders>
            <w:vAlign w:val="bottom"/>
          </w:tcPr>
          <w:p w14:paraId="543D257B" w14:textId="06A9FC33" w:rsidR="00AB42E8" w:rsidRPr="00B738E0" w:rsidRDefault="00AB42E8" w:rsidP="00D73CD7">
            <w:pPr>
              <w:pStyle w:val="Style1"/>
            </w:pPr>
            <w:r w:rsidRPr="00B738E0">
              <w:t>df</w:t>
            </w:r>
          </w:p>
        </w:tc>
        <w:tc>
          <w:tcPr>
            <w:tcW w:w="1122" w:type="dxa"/>
            <w:tcBorders>
              <w:top w:val="single" w:sz="4" w:space="0" w:color="auto"/>
              <w:bottom w:val="single" w:sz="4" w:space="0" w:color="auto"/>
            </w:tcBorders>
            <w:noWrap/>
            <w:vAlign w:val="bottom"/>
          </w:tcPr>
          <w:p w14:paraId="48D3AF8F" w14:textId="423CD218" w:rsidR="00AB42E8" w:rsidRPr="00B738E0" w:rsidRDefault="00AB42E8" w:rsidP="00D73CD7">
            <w:pPr>
              <w:pStyle w:val="Style1"/>
            </w:pPr>
            <w:r w:rsidRPr="00B738E0">
              <w:t>SS</w:t>
            </w:r>
          </w:p>
        </w:tc>
        <w:tc>
          <w:tcPr>
            <w:tcW w:w="1080" w:type="dxa"/>
            <w:tcBorders>
              <w:top w:val="single" w:sz="4" w:space="0" w:color="auto"/>
              <w:bottom w:val="single" w:sz="4" w:space="0" w:color="auto"/>
            </w:tcBorders>
            <w:noWrap/>
            <w:vAlign w:val="bottom"/>
          </w:tcPr>
          <w:p w14:paraId="7C02CC8C" w14:textId="3254CAF2" w:rsidR="00AB42E8" w:rsidRPr="00B738E0" w:rsidRDefault="00AB42E8" w:rsidP="00D73CD7">
            <w:pPr>
              <w:pStyle w:val="Style1"/>
            </w:pPr>
            <w:r w:rsidRPr="00B738E0">
              <w:t>MS</w:t>
            </w:r>
          </w:p>
        </w:tc>
        <w:tc>
          <w:tcPr>
            <w:tcW w:w="1618" w:type="dxa"/>
            <w:tcBorders>
              <w:top w:val="single" w:sz="4" w:space="0" w:color="auto"/>
              <w:bottom w:val="single" w:sz="4" w:space="0" w:color="auto"/>
            </w:tcBorders>
            <w:noWrap/>
            <w:vAlign w:val="bottom"/>
          </w:tcPr>
          <w:p w14:paraId="126E21A1" w14:textId="59BE46BD" w:rsidR="00AB42E8" w:rsidRPr="00B738E0" w:rsidRDefault="00AB42E8" w:rsidP="00D73CD7">
            <w:pPr>
              <w:pStyle w:val="Style1"/>
            </w:pPr>
            <w:r w:rsidRPr="00B738E0">
              <w:t>Est. Var. (%)</w:t>
            </w:r>
          </w:p>
        </w:tc>
        <w:tc>
          <w:tcPr>
            <w:tcW w:w="1443" w:type="dxa"/>
            <w:tcBorders>
              <w:top w:val="single" w:sz="4" w:space="0" w:color="auto"/>
              <w:bottom w:val="single" w:sz="4" w:space="0" w:color="auto"/>
            </w:tcBorders>
            <w:vAlign w:val="bottom"/>
          </w:tcPr>
          <w:p w14:paraId="5D5A1155" w14:textId="60032DA4" w:rsidR="00AB42E8" w:rsidRPr="00B738E0" w:rsidRDefault="00AB42E8" w:rsidP="00D73CD7">
            <w:pPr>
              <w:pStyle w:val="Style1"/>
            </w:pPr>
            <w:r w:rsidRPr="00B738E0">
              <w:t>F-statistic</w:t>
            </w:r>
          </w:p>
        </w:tc>
      </w:tr>
      <w:tr w:rsidR="00AB42E8" w:rsidRPr="00B738E0" w14:paraId="25539665" w14:textId="77777777" w:rsidTr="00AB42E8">
        <w:trPr>
          <w:trHeight w:val="320"/>
        </w:trPr>
        <w:tc>
          <w:tcPr>
            <w:tcW w:w="2896" w:type="dxa"/>
            <w:tcBorders>
              <w:top w:val="single" w:sz="4" w:space="0" w:color="auto"/>
            </w:tcBorders>
            <w:noWrap/>
            <w:vAlign w:val="bottom"/>
            <w:hideMark/>
          </w:tcPr>
          <w:p w14:paraId="47905B81" w14:textId="6F114192" w:rsidR="00AB42E8" w:rsidRPr="00B738E0" w:rsidRDefault="00AB42E8" w:rsidP="00D73CD7">
            <w:pPr>
              <w:pStyle w:val="Style1"/>
            </w:pPr>
            <w:r w:rsidRPr="00B738E0">
              <w:t>Among Regions</w:t>
            </w:r>
          </w:p>
        </w:tc>
        <w:tc>
          <w:tcPr>
            <w:tcW w:w="682" w:type="dxa"/>
            <w:tcBorders>
              <w:top w:val="single" w:sz="4" w:space="0" w:color="auto"/>
            </w:tcBorders>
            <w:noWrap/>
            <w:vAlign w:val="bottom"/>
            <w:hideMark/>
          </w:tcPr>
          <w:p w14:paraId="081331CB" w14:textId="040D6931" w:rsidR="00AB42E8" w:rsidRPr="00B738E0" w:rsidRDefault="00AB42E8" w:rsidP="00D73CD7">
            <w:pPr>
              <w:pStyle w:val="Style1"/>
            </w:pPr>
            <w:r w:rsidRPr="00B738E0">
              <w:t>3</w:t>
            </w:r>
          </w:p>
        </w:tc>
        <w:tc>
          <w:tcPr>
            <w:tcW w:w="1122" w:type="dxa"/>
            <w:tcBorders>
              <w:top w:val="single" w:sz="4" w:space="0" w:color="auto"/>
            </w:tcBorders>
            <w:noWrap/>
            <w:vAlign w:val="bottom"/>
            <w:hideMark/>
          </w:tcPr>
          <w:p w14:paraId="6369E8A0" w14:textId="118926B0" w:rsidR="00AB42E8" w:rsidRPr="00B738E0" w:rsidRDefault="00AB42E8" w:rsidP="00D73CD7">
            <w:pPr>
              <w:pStyle w:val="Style1"/>
            </w:pPr>
            <w:r w:rsidRPr="00B738E0">
              <w:t>640.363</w:t>
            </w:r>
          </w:p>
        </w:tc>
        <w:tc>
          <w:tcPr>
            <w:tcW w:w="1080" w:type="dxa"/>
            <w:tcBorders>
              <w:top w:val="single" w:sz="4" w:space="0" w:color="auto"/>
            </w:tcBorders>
            <w:noWrap/>
            <w:vAlign w:val="bottom"/>
            <w:hideMark/>
          </w:tcPr>
          <w:p w14:paraId="710E1E95" w14:textId="559DF604" w:rsidR="00AB42E8" w:rsidRPr="00B738E0" w:rsidRDefault="00AB42E8" w:rsidP="00D73CD7">
            <w:pPr>
              <w:pStyle w:val="Style1"/>
            </w:pPr>
            <w:r w:rsidRPr="00B738E0">
              <w:t>213.454</w:t>
            </w:r>
          </w:p>
        </w:tc>
        <w:tc>
          <w:tcPr>
            <w:tcW w:w="1618" w:type="dxa"/>
            <w:tcBorders>
              <w:top w:val="single" w:sz="4" w:space="0" w:color="auto"/>
            </w:tcBorders>
            <w:noWrap/>
            <w:vAlign w:val="bottom"/>
            <w:hideMark/>
          </w:tcPr>
          <w:p w14:paraId="45B83FE0" w14:textId="7CDB1211" w:rsidR="00AB42E8" w:rsidRPr="00B738E0" w:rsidRDefault="00AB42E8" w:rsidP="00D73CD7">
            <w:pPr>
              <w:pStyle w:val="Style1"/>
            </w:pPr>
            <w:r w:rsidRPr="00B738E0">
              <w:t>1.084 (15%)</w:t>
            </w:r>
          </w:p>
        </w:tc>
        <w:tc>
          <w:tcPr>
            <w:tcW w:w="1443" w:type="dxa"/>
            <w:tcBorders>
              <w:top w:val="single" w:sz="4" w:space="0" w:color="auto"/>
            </w:tcBorders>
          </w:tcPr>
          <w:p w14:paraId="3A0A6F5C" w14:textId="53EF8B08" w:rsidR="00AB42E8" w:rsidRPr="00B738E0" w:rsidRDefault="00AB42E8" w:rsidP="00D73CD7">
            <w:pPr>
              <w:pStyle w:val="Style1"/>
            </w:pPr>
            <w:r w:rsidRPr="00B738E0">
              <w:t>F</w:t>
            </w:r>
            <w:r w:rsidRPr="00E52FDF">
              <w:rPr>
                <w:vertAlign w:val="subscript"/>
              </w:rPr>
              <w:t>RT</w:t>
            </w:r>
            <w:r w:rsidRPr="00B738E0">
              <w:t>=0.145</w:t>
            </w:r>
          </w:p>
        </w:tc>
      </w:tr>
      <w:tr w:rsidR="00AB42E8" w:rsidRPr="00B738E0" w14:paraId="40024929" w14:textId="77777777" w:rsidTr="00AB42E8">
        <w:trPr>
          <w:trHeight w:val="320"/>
        </w:trPr>
        <w:tc>
          <w:tcPr>
            <w:tcW w:w="2896" w:type="dxa"/>
            <w:noWrap/>
            <w:vAlign w:val="bottom"/>
            <w:hideMark/>
          </w:tcPr>
          <w:p w14:paraId="12BD6029" w14:textId="7CF256B5" w:rsidR="00AB42E8" w:rsidRPr="00B738E0" w:rsidRDefault="00AB42E8" w:rsidP="00D73CD7">
            <w:pPr>
              <w:pStyle w:val="Style1"/>
            </w:pPr>
            <w:r w:rsidRPr="00B738E0">
              <w:t>Among pops within regions</w:t>
            </w:r>
          </w:p>
        </w:tc>
        <w:tc>
          <w:tcPr>
            <w:tcW w:w="682" w:type="dxa"/>
            <w:noWrap/>
            <w:vAlign w:val="bottom"/>
            <w:hideMark/>
          </w:tcPr>
          <w:p w14:paraId="061EB29B" w14:textId="1AC09626" w:rsidR="00AB42E8" w:rsidRPr="00B738E0" w:rsidRDefault="00AB42E8" w:rsidP="00D73CD7">
            <w:pPr>
              <w:pStyle w:val="Style1"/>
            </w:pPr>
            <w:r w:rsidRPr="00B738E0">
              <w:t>10</w:t>
            </w:r>
          </w:p>
        </w:tc>
        <w:tc>
          <w:tcPr>
            <w:tcW w:w="1122" w:type="dxa"/>
            <w:noWrap/>
            <w:vAlign w:val="bottom"/>
            <w:hideMark/>
          </w:tcPr>
          <w:p w14:paraId="62B69024" w14:textId="4A751C41" w:rsidR="00AB42E8" w:rsidRPr="00B738E0" w:rsidRDefault="00AB42E8" w:rsidP="00D73CD7">
            <w:pPr>
              <w:pStyle w:val="Style1"/>
            </w:pPr>
            <w:r w:rsidRPr="00B738E0">
              <w:t>646.048</w:t>
            </w:r>
          </w:p>
        </w:tc>
        <w:tc>
          <w:tcPr>
            <w:tcW w:w="1080" w:type="dxa"/>
            <w:noWrap/>
            <w:vAlign w:val="bottom"/>
            <w:hideMark/>
          </w:tcPr>
          <w:p w14:paraId="10C498E3" w14:textId="1A622194" w:rsidR="00AB42E8" w:rsidRPr="00B738E0" w:rsidRDefault="00AB42E8" w:rsidP="00D73CD7">
            <w:pPr>
              <w:pStyle w:val="Style1"/>
            </w:pPr>
            <w:r w:rsidRPr="00B738E0">
              <w:t>64.605</w:t>
            </w:r>
          </w:p>
        </w:tc>
        <w:tc>
          <w:tcPr>
            <w:tcW w:w="1618" w:type="dxa"/>
            <w:noWrap/>
            <w:vAlign w:val="bottom"/>
            <w:hideMark/>
          </w:tcPr>
          <w:p w14:paraId="6129EDD7" w14:textId="7B510A29" w:rsidR="00AB42E8" w:rsidRPr="00B738E0" w:rsidRDefault="00AB42E8" w:rsidP="00D73CD7">
            <w:pPr>
              <w:pStyle w:val="Style1"/>
            </w:pPr>
            <w:r w:rsidRPr="00B738E0">
              <w:t>1.591 (21%)</w:t>
            </w:r>
          </w:p>
        </w:tc>
        <w:tc>
          <w:tcPr>
            <w:tcW w:w="1443" w:type="dxa"/>
          </w:tcPr>
          <w:p w14:paraId="7E794140" w14:textId="1F3917F0" w:rsidR="00AB42E8" w:rsidRPr="00B738E0" w:rsidRDefault="00AB42E8" w:rsidP="00D73CD7">
            <w:pPr>
              <w:pStyle w:val="Style1"/>
            </w:pPr>
            <w:r w:rsidRPr="00B738E0">
              <w:t>F</w:t>
            </w:r>
            <w:r w:rsidRPr="00E52FDF">
              <w:rPr>
                <w:vertAlign w:val="subscript"/>
              </w:rPr>
              <w:t>SR</w:t>
            </w:r>
            <w:r w:rsidRPr="00B738E0">
              <w:t>=0.245</w:t>
            </w:r>
          </w:p>
        </w:tc>
      </w:tr>
      <w:tr w:rsidR="00AB42E8" w:rsidRPr="00B738E0" w14:paraId="756981CC" w14:textId="77777777" w:rsidTr="00AB42E8">
        <w:trPr>
          <w:trHeight w:val="320"/>
        </w:trPr>
        <w:tc>
          <w:tcPr>
            <w:tcW w:w="2896" w:type="dxa"/>
            <w:noWrap/>
            <w:vAlign w:val="bottom"/>
            <w:hideMark/>
          </w:tcPr>
          <w:p w14:paraId="32BD6DA1" w14:textId="0C4D8959" w:rsidR="00AB42E8" w:rsidRPr="00B738E0" w:rsidRDefault="00AB42E8" w:rsidP="00D73CD7">
            <w:pPr>
              <w:pStyle w:val="Style1"/>
            </w:pPr>
            <w:r w:rsidRPr="00B738E0">
              <w:t>Within populations</w:t>
            </w:r>
          </w:p>
        </w:tc>
        <w:tc>
          <w:tcPr>
            <w:tcW w:w="682" w:type="dxa"/>
            <w:noWrap/>
            <w:vAlign w:val="bottom"/>
            <w:hideMark/>
          </w:tcPr>
          <w:p w14:paraId="28239B1F" w14:textId="7232C7E2" w:rsidR="00AB42E8" w:rsidRPr="00B738E0" w:rsidRDefault="00AB42E8" w:rsidP="00D73CD7">
            <w:pPr>
              <w:pStyle w:val="Style1"/>
            </w:pPr>
            <w:r w:rsidRPr="00B738E0">
              <w:t>540</w:t>
            </w:r>
          </w:p>
        </w:tc>
        <w:tc>
          <w:tcPr>
            <w:tcW w:w="1122" w:type="dxa"/>
            <w:noWrap/>
            <w:vAlign w:val="bottom"/>
            <w:hideMark/>
          </w:tcPr>
          <w:p w14:paraId="7902C1BC" w14:textId="0BA397B6" w:rsidR="00AB42E8" w:rsidRPr="00B738E0" w:rsidRDefault="00AB42E8" w:rsidP="00D73CD7">
            <w:pPr>
              <w:pStyle w:val="Style1"/>
            </w:pPr>
            <w:r w:rsidRPr="00B738E0">
              <w:t>2584.181</w:t>
            </w:r>
          </w:p>
        </w:tc>
        <w:tc>
          <w:tcPr>
            <w:tcW w:w="1080" w:type="dxa"/>
            <w:noWrap/>
            <w:vAlign w:val="bottom"/>
            <w:hideMark/>
          </w:tcPr>
          <w:p w14:paraId="79CF4274" w14:textId="7DC497C5" w:rsidR="00AB42E8" w:rsidRPr="00B738E0" w:rsidRDefault="00AB42E8" w:rsidP="00D73CD7">
            <w:pPr>
              <w:pStyle w:val="Style1"/>
            </w:pPr>
            <w:r w:rsidRPr="00B738E0">
              <w:t>4.786</w:t>
            </w:r>
          </w:p>
        </w:tc>
        <w:tc>
          <w:tcPr>
            <w:tcW w:w="1618" w:type="dxa"/>
            <w:noWrap/>
            <w:vAlign w:val="bottom"/>
            <w:hideMark/>
          </w:tcPr>
          <w:p w14:paraId="1F355168" w14:textId="7C9D4263" w:rsidR="00AB42E8" w:rsidRPr="00B738E0" w:rsidRDefault="00AB42E8" w:rsidP="00D73CD7">
            <w:pPr>
              <w:pStyle w:val="Style1"/>
            </w:pPr>
            <w:r w:rsidRPr="00B738E0">
              <w:t>0.825 (64%)</w:t>
            </w:r>
          </w:p>
        </w:tc>
        <w:tc>
          <w:tcPr>
            <w:tcW w:w="1443" w:type="dxa"/>
          </w:tcPr>
          <w:p w14:paraId="1DF3D7A2" w14:textId="454B47BE" w:rsidR="00AB42E8" w:rsidRPr="00B738E0" w:rsidRDefault="00AB42E8" w:rsidP="00D73CD7">
            <w:pPr>
              <w:pStyle w:val="Style1"/>
            </w:pPr>
            <w:r w:rsidRPr="00B738E0">
              <w:t>F</w:t>
            </w:r>
            <w:r w:rsidRPr="00E52FDF">
              <w:rPr>
                <w:vertAlign w:val="subscript"/>
              </w:rPr>
              <w:t>ST</w:t>
            </w:r>
            <w:r w:rsidRPr="00B738E0">
              <w:t>=0.358</w:t>
            </w:r>
          </w:p>
        </w:tc>
      </w:tr>
      <w:tr w:rsidR="00AB42E8" w:rsidRPr="00B738E0" w14:paraId="5FD20E4E" w14:textId="77777777" w:rsidTr="00AB42E8">
        <w:trPr>
          <w:trHeight w:val="320"/>
        </w:trPr>
        <w:tc>
          <w:tcPr>
            <w:tcW w:w="2896" w:type="dxa"/>
            <w:tcBorders>
              <w:bottom w:val="single" w:sz="4" w:space="0" w:color="auto"/>
            </w:tcBorders>
            <w:noWrap/>
            <w:vAlign w:val="bottom"/>
            <w:hideMark/>
          </w:tcPr>
          <w:p w14:paraId="6BA5759A" w14:textId="1066B303" w:rsidR="00AB42E8" w:rsidRPr="00B738E0" w:rsidRDefault="00AB42E8" w:rsidP="00D73CD7">
            <w:pPr>
              <w:pStyle w:val="Style1"/>
            </w:pPr>
            <w:r w:rsidRPr="00B738E0">
              <w:t>Total</w:t>
            </w:r>
          </w:p>
        </w:tc>
        <w:tc>
          <w:tcPr>
            <w:tcW w:w="682" w:type="dxa"/>
            <w:tcBorders>
              <w:bottom w:val="single" w:sz="4" w:space="0" w:color="auto"/>
            </w:tcBorders>
            <w:noWrap/>
            <w:vAlign w:val="bottom"/>
            <w:hideMark/>
          </w:tcPr>
          <w:p w14:paraId="459D96F2" w14:textId="229BE23F" w:rsidR="00AB42E8" w:rsidRPr="00B738E0" w:rsidRDefault="00AB42E8" w:rsidP="00D73CD7">
            <w:pPr>
              <w:pStyle w:val="Style1"/>
            </w:pPr>
            <w:r w:rsidRPr="00B738E0">
              <w:t>553</w:t>
            </w:r>
          </w:p>
        </w:tc>
        <w:tc>
          <w:tcPr>
            <w:tcW w:w="1122" w:type="dxa"/>
            <w:tcBorders>
              <w:bottom w:val="single" w:sz="4" w:space="0" w:color="auto"/>
            </w:tcBorders>
            <w:noWrap/>
            <w:vAlign w:val="bottom"/>
            <w:hideMark/>
          </w:tcPr>
          <w:p w14:paraId="49B4A173" w14:textId="1E17EC4D" w:rsidR="00AB42E8" w:rsidRPr="00B738E0" w:rsidRDefault="00AB42E8" w:rsidP="00D73CD7">
            <w:pPr>
              <w:pStyle w:val="Style1"/>
            </w:pPr>
            <w:r w:rsidRPr="00B738E0">
              <w:t>3870.592</w:t>
            </w:r>
          </w:p>
        </w:tc>
        <w:tc>
          <w:tcPr>
            <w:tcW w:w="1080" w:type="dxa"/>
            <w:tcBorders>
              <w:bottom w:val="single" w:sz="4" w:space="0" w:color="auto"/>
            </w:tcBorders>
            <w:noWrap/>
            <w:vAlign w:val="bottom"/>
            <w:hideMark/>
          </w:tcPr>
          <w:p w14:paraId="31A282F5" w14:textId="16D109EF" w:rsidR="00AB42E8" w:rsidRPr="00B738E0" w:rsidRDefault="00AB42E8" w:rsidP="00D73CD7">
            <w:pPr>
              <w:pStyle w:val="Style1"/>
            </w:pPr>
          </w:p>
        </w:tc>
        <w:tc>
          <w:tcPr>
            <w:tcW w:w="1618" w:type="dxa"/>
            <w:tcBorders>
              <w:bottom w:val="single" w:sz="4" w:space="0" w:color="auto"/>
            </w:tcBorders>
            <w:noWrap/>
            <w:vAlign w:val="bottom"/>
            <w:hideMark/>
          </w:tcPr>
          <w:p w14:paraId="4286C419" w14:textId="4341094D" w:rsidR="00AB42E8" w:rsidRPr="00B738E0" w:rsidRDefault="00AB42E8" w:rsidP="00D73CD7">
            <w:pPr>
              <w:pStyle w:val="Style1"/>
            </w:pPr>
            <w:r w:rsidRPr="00B738E0">
              <w:t>7.459 (100%)</w:t>
            </w:r>
          </w:p>
        </w:tc>
        <w:tc>
          <w:tcPr>
            <w:tcW w:w="1443" w:type="dxa"/>
            <w:tcBorders>
              <w:bottom w:val="single" w:sz="4" w:space="0" w:color="auto"/>
            </w:tcBorders>
          </w:tcPr>
          <w:p w14:paraId="6790EC29" w14:textId="5E81DF87" w:rsidR="00AB42E8" w:rsidRPr="00B738E0" w:rsidRDefault="00AB42E8" w:rsidP="00D73CD7">
            <w:pPr>
              <w:pStyle w:val="Style1"/>
            </w:pPr>
          </w:p>
        </w:tc>
      </w:tr>
    </w:tbl>
    <w:p w14:paraId="67C7B947" w14:textId="77777777" w:rsidR="00C75E3B" w:rsidRPr="00E938E0" w:rsidRDefault="00C75E3B" w:rsidP="0082036B"/>
    <w:p w14:paraId="40CE9AFB" w14:textId="020367A0" w:rsidR="00512259" w:rsidRDefault="00FA19CD" w:rsidP="00385590">
      <w:pPr>
        <w:ind w:firstLine="0"/>
      </w:pPr>
      <w:r>
        <w:br w:type="page"/>
      </w:r>
    </w:p>
    <w:p w14:paraId="1B4D0CDE" w14:textId="75CF2C6F" w:rsidR="0040712C" w:rsidRPr="0040712C" w:rsidRDefault="00512259" w:rsidP="0040712C">
      <w:pPr>
        <w:pStyle w:val="Heading3"/>
        <w:spacing w:line="480" w:lineRule="auto"/>
      </w:pPr>
      <w:r>
        <w:lastRenderedPageBreak/>
        <w:t xml:space="preserve">Table 3. </w:t>
      </w:r>
      <w:r w:rsidR="0040712C">
        <w:t>G</w:t>
      </w:r>
      <w:r w:rsidR="0040712C" w:rsidRPr="0040712C">
        <w:t xml:space="preserve">enetic diversity metrics for </w:t>
      </w:r>
      <w:r w:rsidR="0040712C" w:rsidRPr="0040712C">
        <w:rPr>
          <w:i/>
          <w:iCs/>
        </w:rPr>
        <w:t>Physaria globosa</w:t>
      </w:r>
      <w:r w:rsidR="0040712C" w:rsidRPr="0040712C">
        <w:t xml:space="preserve"> and related species.</w:t>
      </w:r>
    </w:p>
    <w:tbl>
      <w:tblPr>
        <w:tblW w:w="5000" w:type="pct"/>
        <w:tblBorders>
          <w:top w:val="single" w:sz="4" w:space="0" w:color="auto"/>
          <w:bottom w:val="single" w:sz="4" w:space="0" w:color="auto"/>
        </w:tblBorders>
        <w:tblLook w:val="04A0" w:firstRow="1" w:lastRow="0" w:firstColumn="1" w:lastColumn="0" w:noHBand="0" w:noVBand="1"/>
      </w:tblPr>
      <w:tblGrid>
        <w:gridCol w:w="1057"/>
        <w:gridCol w:w="832"/>
        <w:gridCol w:w="832"/>
        <w:gridCol w:w="831"/>
        <w:gridCol w:w="831"/>
        <w:gridCol w:w="831"/>
        <w:gridCol w:w="831"/>
        <w:gridCol w:w="831"/>
        <w:gridCol w:w="831"/>
        <w:gridCol w:w="831"/>
        <w:gridCol w:w="822"/>
      </w:tblGrid>
      <w:tr w:rsidR="00D73CD7" w:rsidRPr="00D73CD7" w14:paraId="3F023F06" w14:textId="77777777" w:rsidTr="007220D1">
        <w:trPr>
          <w:trHeight w:val="288"/>
        </w:trPr>
        <w:tc>
          <w:tcPr>
            <w:tcW w:w="564" w:type="pct"/>
            <w:tcBorders>
              <w:top w:val="single" w:sz="4" w:space="0" w:color="auto"/>
              <w:bottom w:val="single" w:sz="4" w:space="0" w:color="auto"/>
            </w:tcBorders>
            <w:noWrap/>
            <w:vAlign w:val="center"/>
            <w:hideMark/>
          </w:tcPr>
          <w:p w14:paraId="323BEBCE" w14:textId="77777777" w:rsidR="00A70078" w:rsidRPr="00D73CD7" w:rsidRDefault="00A70078" w:rsidP="00D73CD7">
            <w:pPr>
              <w:pStyle w:val="Style1"/>
            </w:pPr>
            <w:r w:rsidRPr="00D73CD7">
              <w:t>Population</w:t>
            </w:r>
          </w:p>
        </w:tc>
        <w:tc>
          <w:tcPr>
            <w:tcW w:w="444" w:type="pct"/>
            <w:tcBorders>
              <w:top w:val="single" w:sz="4" w:space="0" w:color="auto"/>
              <w:bottom w:val="single" w:sz="4" w:space="0" w:color="auto"/>
            </w:tcBorders>
            <w:noWrap/>
            <w:vAlign w:val="center"/>
            <w:hideMark/>
          </w:tcPr>
          <w:p w14:paraId="3FD20B50" w14:textId="77777777" w:rsidR="00A70078" w:rsidRPr="00D73CD7" w:rsidRDefault="00A70078" w:rsidP="00D73CD7">
            <w:pPr>
              <w:pStyle w:val="Style1"/>
            </w:pPr>
            <w:r w:rsidRPr="00D73CD7">
              <w:t>Region</w:t>
            </w:r>
          </w:p>
        </w:tc>
        <w:tc>
          <w:tcPr>
            <w:tcW w:w="444" w:type="pct"/>
            <w:tcBorders>
              <w:top w:val="single" w:sz="4" w:space="0" w:color="auto"/>
              <w:bottom w:val="single" w:sz="4" w:space="0" w:color="auto"/>
            </w:tcBorders>
            <w:noWrap/>
            <w:vAlign w:val="center"/>
            <w:hideMark/>
          </w:tcPr>
          <w:p w14:paraId="7808DA5B" w14:textId="77777777" w:rsidR="00A70078" w:rsidRPr="00D73CD7" w:rsidRDefault="00A70078" w:rsidP="00D73CD7">
            <w:pPr>
              <w:pStyle w:val="Style1"/>
            </w:pPr>
            <w:r w:rsidRPr="00D73CD7">
              <w:t>n</w:t>
            </w:r>
          </w:p>
        </w:tc>
        <w:tc>
          <w:tcPr>
            <w:tcW w:w="444" w:type="pct"/>
            <w:tcBorders>
              <w:top w:val="single" w:sz="4" w:space="0" w:color="auto"/>
              <w:bottom w:val="single" w:sz="4" w:space="0" w:color="auto"/>
            </w:tcBorders>
            <w:noWrap/>
            <w:vAlign w:val="center"/>
            <w:hideMark/>
          </w:tcPr>
          <w:p w14:paraId="06ADD8F0" w14:textId="77777777" w:rsidR="00A70078" w:rsidRPr="00D73CD7" w:rsidRDefault="00A70078" w:rsidP="00D73CD7">
            <w:pPr>
              <w:pStyle w:val="Style1"/>
            </w:pPr>
            <w:r w:rsidRPr="00D73CD7">
              <w:t>A</w:t>
            </w:r>
          </w:p>
        </w:tc>
        <w:tc>
          <w:tcPr>
            <w:tcW w:w="444" w:type="pct"/>
            <w:tcBorders>
              <w:top w:val="single" w:sz="4" w:space="0" w:color="auto"/>
              <w:bottom w:val="single" w:sz="4" w:space="0" w:color="auto"/>
            </w:tcBorders>
            <w:noWrap/>
            <w:vAlign w:val="center"/>
            <w:hideMark/>
          </w:tcPr>
          <w:p w14:paraId="566816AC" w14:textId="77777777" w:rsidR="00A70078" w:rsidRPr="00D73CD7" w:rsidRDefault="00A70078" w:rsidP="00D73CD7">
            <w:pPr>
              <w:pStyle w:val="Style1"/>
            </w:pPr>
            <w:r w:rsidRPr="00D73CD7">
              <w:t>A</w:t>
            </w:r>
            <w:r w:rsidRPr="00D73CD7">
              <w:rPr>
                <w:vertAlign w:val="subscript"/>
              </w:rPr>
              <w:t>R</w:t>
            </w:r>
          </w:p>
        </w:tc>
        <w:tc>
          <w:tcPr>
            <w:tcW w:w="444" w:type="pct"/>
            <w:tcBorders>
              <w:top w:val="single" w:sz="4" w:space="0" w:color="auto"/>
              <w:bottom w:val="single" w:sz="4" w:space="0" w:color="auto"/>
            </w:tcBorders>
            <w:noWrap/>
            <w:vAlign w:val="center"/>
            <w:hideMark/>
          </w:tcPr>
          <w:p w14:paraId="723ABA1E" w14:textId="77777777" w:rsidR="00A70078" w:rsidRPr="00D73CD7" w:rsidRDefault="00A70078" w:rsidP="00D73CD7">
            <w:pPr>
              <w:pStyle w:val="Style1"/>
            </w:pPr>
            <w:r w:rsidRPr="00D73CD7">
              <w:t>A</w:t>
            </w:r>
            <w:r w:rsidRPr="00D73CD7">
              <w:rPr>
                <w:vertAlign w:val="subscript"/>
              </w:rPr>
              <w:t>P</w:t>
            </w:r>
          </w:p>
        </w:tc>
        <w:tc>
          <w:tcPr>
            <w:tcW w:w="444" w:type="pct"/>
            <w:tcBorders>
              <w:top w:val="single" w:sz="4" w:space="0" w:color="auto"/>
              <w:bottom w:val="single" w:sz="4" w:space="0" w:color="auto"/>
            </w:tcBorders>
            <w:noWrap/>
            <w:vAlign w:val="center"/>
            <w:hideMark/>
          </w:tcPr>
          <w:p w14:paraId="520317D8" w14:textId="77777777" w:rsidR="00A70078" w:rsidRPr="00D73CD7" w:rsidRDefault="00A70078" w:rsidP="00D73CD7">
            <w:pPr>
              <w:pStyle w:val="Style1"/>
            </w:pPr>
            <w:r w:rsidRPr="00D73CD7">
              <w:t>Ho</w:t>
            </w:r>
          </w:p>
        </w:tc>
        <w:tc>
          <w:tcPr>
            <w:tcW w:w="444" w:type="pct"/>
            <w:tcBorders>
              <w:top w:val="single" w:sz="4" w:space="0" w:color="auto"/>
              <w:bottom w:val="single" w:sz="4" w:space="0" w:color="auto"/>
            </w:tcBorders>
            <w:noWrap/>
            <w:vAlign w:val="center"/>
            <w:hideMark/>
          </w:tcPr>
          <w:p w14:paraId="5BB6988D" w14:textId="77777777" w:rsidR="00A70078" w:rsidRPr="00D73CD7" w:rsidRDefault="00A70078" w:rsidP="00D73CD7">
            <w:pPr>
              <w:pStyle w:val="Style1"/>
            </w:pPr>
            <w:r w:rsidRPr="00D73CD7">
              <w:t>He</w:t>
            </w:r>
          </w:p>
        </w:tc>
        <w:tc>
          <w:tcPr>
            <w:tcW w:w="444" w:type="pct"/>
            <w:tcBorders>
              <w:top w:val="single" w:sz="4" w:space="0" w:color="auto"/>
              <w:bottom w:val="single" w:sz="4" w:space="0" w:color="auto"/>
            </w:tcBorders>
            <w:noWrap/>
            <w:vAlign w:val="center"/>
            <w:hideMark/>
          </w:tcPr>
          <w:p w14:paraId="07074652" w14:textId="2545F010" w:rsidR="00A70078" w:rsidRPr="00D73CD7" w:rsidRDefault="00A70078" w:rsidP="00D73CD7">
            <w:pPr>
              <w:pStyle w:val="Style1"/>
            </w:pPr>
            <w:r w:rsidRPr="00D73CD7">
              <w:t>F</w:t>
            </w:r>
            <w:r w:rsidR="003B0B7E" w:rsidRPr="003B0B7E">
              <w:rPr>
                <w:vertAlign w:val="subscript"/>
              </w:rPr>
              <w:t>IS</w:t>
            </w:r>
          </w:p>
        </w:tc>
        <w:tc>
          <w:tcPr>
            <w:tcW w:w="444" w:type="pct"/>
            <w:tcBorders>
              <w:top w:val="single" w:sz="4" w:space="0" w:color="auto"/>
              <w:bottom w:val="single" w:sz="4" w:space="0" w:color="auto"/>
            </w:tcBorders>
            <w:noWrap/>
            <w:vAlign w:val="center"/>
            <w:hideMark/>
          </w:tcPr>
          <w:p w14:paraId="3D217D40" w14:textId="77777777" w:rsidR="00A70078" w:rsidRPr="00D73CD7" w:rsidRDefault="00A70078" w:rsidP="00D73CD7">
            <w:pPr>
              <w:pStyle w:val="Style1"/>
            </w:pPr>
            <w:r w:rsidRPr="00D73CD7">
              <w:t>% null</w:t>
            </w:r>
          </w:p>
        </w:tc>
        <w:tc>
          <w:tcPr>
            <w:tcW w:w="439" w:type="pct"/>
            <w:tcBorders>
              <w:top w:val="single" w:sz="4" w:space="0" w:color="auto"/>
              <w:bottom w:val="single" w:sz="4" w:space="0" w:color="auto"/>
            </w:tcBorders>
            <w:noWrap/>
            <w:vAlign w:val="center"/>
            <w:hideMark/>
          </w:tcPr>
          <w:p w14:paraId="48CEC256" w14:textId="77777777" w:rsidR="00A70078" w:rsidRPr="00D73CD7" w:rsidRDefault="00A70078" w:rsidP="00D73CD7">
            <w:pPr>
              <w:pStyle w:val="Style1"/>
            </w:pPr>
            <w:r w:rsidRPr="00D73CD7">
              <w:t>F</w:t>
            </w:r>
            <w:r w:rsidRPr="003B0B7E">
              <w:rPr>
                <w:vertAlign w:val="superscript"/>
              </w:rPr>
              <w:t>B</w:t>
            </w:r>
          </w:p>
        </w:tc>
      </w:tr>
      <w:tr w:rsidR="00D73CD7" w:rsidRPr="00D73CD7" w14:paraId="4B3D3D9B" w14:textId="77777777" w:rsidTr="007220D1">
        <w:trPr>
          <w:trHeight w:val="288"/>
        </w:trPr>
        <w:tc>
          <w:tcPr>
            <w:tcW w:w="564" w:type="pct"/>
            <w:tcBorders>
              <w:top w:val="single" w:sz="4" w:space="0" w:color="auto"/>
              <w:bottom w:val="nil"/>
            </w:tcBorders>
            <w:noWrap/>
            <w:vAlign w:val="center"/>
            <w:hideMark/>
          </w:tcPr>
          <w:p w14:paraId="5438A497"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1C0F25C6"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0C28EC82"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1905E6F5"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127A1388"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704C09AB"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301BC6FB"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34AD4734"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76915C52"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418FAC1A" w14:textId="77777777" w:rsidR="00A70078" w:rsidRPr="00D73CD7" w:rsidRDefault="00A70078" w:rsidP="00D73CD7">
            <w:pPr>
              <w:pStyle w:val="Style1"/>
            </w:pPr>
          </w:p>
        </w:tc>
        <w:tc>
          <w:tcPr>
            <w:tcW w:w="439" w:type="pct"/>
            <w:tcBorders>
              <w:top w:val="single" w:sz="4" w:space="0" w:color="auto"/>
              <w:bottom w:val="nil"/>
            </w:tcBorders>
            <w:noWrap/>
            <w:vAlign w:val="center"/>
            <w:hideMark/>
          </w:tcPr>
          <w:p w14:paraId="3FCA3417" w14:textId="77777777" w:rsidR="00A70078" w:rsidRPr="00D73CD7" w:rsidRDefault="00A70078" w:rsidP="00D73CD7">
            <w:pPr>
              <w:pStyle w:val="Style1"/>
            </w:pPr>
          </w:p>
        </w:tc>
      </w:tr>
      <w:tr w:rsidR="00D73CD7" w:rsidRPr="00D73CD7" w14:paraId="6C4586B3" w14:textId="77777777" w:rsidTr="007220D1">
        <w:trPr>
          <w:trHeight w:val="288"/>
        </w:trPr>
        <w:tc>
          <w:tcPr>
            <w:tcW w:w="564" w:type="pct"/>
            <w:tcBorders>
              <w:top w:val="nil"/>
              <w:bottom w:val="single" w:sz="4" w:space="0" w:color="auto"/>
            </w:tcBorders>
            <w:noWrap/>
            <w:vAlign w:val="center"/>
            <w:hideMark/>
          </w:tcPr>
          <w:p w14:paraId="077148B1" w14:textId="77777777" w:rsidR="00A70078" w:rsidRPr="0040712C" w:rsidRDefault="00A70078" w:rsidP="00D73CD7">
            <w:pPr>
              <w:pStyle w:val="Style1"/>
              <w:rPr>
                <w:i/>
                <w:iCs/>
              </w:rPr>
            </w:pPr>
            <w:r w:rsidRPr="0040712C">
              <w:rPr>
                <w:i/>
                <w:iCs/>
              </w:rPr>
              <w:t>P. globosa</w:t>
            </w:r>
          </w:p>
        </w:tc>
        <w:tc>
          <w:tcPr>
            <w:tcW w:w="444" w:type="pct"/>
            <w:tcBorders>
              <w:top w:val="nil"/>
              <w:bottom w:val="single" w:sz="4" w:space="0" w:color="auto"/>
            </w:tcBorders>
            <w:noWrap/>
            <w:vAlign w:val="center"/>
            <w:hideMark/>
          </w:tcPr>
          <w:p w14:paraId="1FFE5890"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7B9850DE"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1D635C92"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07E3138D"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2D71B8C7"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7ECA78BD"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886F1AF"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2BF28631"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1212C172" w14:textId="77777777" w:rsidR="00A70078" w:rsidRPr="00D73CD7" w:rsidRDefault="00A70078" w:rsidP="00D73CD7">
            <w:pPr>
              <w:pStyle w:val="Style1"/>
            </w:pPr>
          </w:p>
        </w:tc>
        <w:tc>
          <w:tcPr>
            <w:tcW w:w="439" w:type="pct"/>
            <w:tcBorders>
              <w:top w:val="nil"/>
              <w:bottom w:val="single" w:sz="4" w:space="0" w:color="auto"/>
            </w:tcBorders>
            <w:noWrap/>
            <w:vAlign w:val="center"/>
            <w:hideMark/>
          </w:tcPr>
          <w:p w14:paraId="7493FC5E" w14:textId="77777777" w:rsidR="00A70078" w:rsidRPr="00D73CD7" w:rsidRDefault="00A70078" w:rsidP="00D73CD7">
            <w:pPr>
              <w:pStyle w:val="Style1"/>
            </w:pPr>
          </w:p>
        </w:tc>
      </w:tr>
      <w:tr w:rsidR="00D73CD7" w:rsidRPr="00D73CD7" w14:paraId="26B6A318" w14:textId="77777777" w:rsidTr="007220D1">
        <w:trPr>
          <w:trHeight w:val="288"/>
        </w:trPr>
        <w:tc>
          <w:tcPr>
            <w:tcW w:w="564" w:type="pct"/>
            <w:tcBorders>
              <w:top w:val="single" w:sz="4" w:space="0" w:color="auto"/>
            </w:tcBorders>
            <w:noWrap/>
            <w:vAlign w:val="center"/>
            <w:hideMark/>
          </w:tcPr>
          <w:p w14:paraId="424D7817" w14:textId="4F7E9FF5" w:rsidR="00A70078" w:rsidRPr="00D73CD7" w:rsidRDefault="0091152D" w:rsidP="00D73CD7">
            <w:pPr>
              <w:pStyle w:val="Style1"/>
            </w:pPr>
            <w:r>
              <w:t>TR_01</w:t>
            </w:r>
          </w:p>
        </w:tc>
        <w:tc>
          <w:tcPr>
            <w:tcW w:w="444" w:type="pct"/>
            <w:tcBorders>
              <w:top w:val="single" w:sz="4" w:space="0" w:color="auto"/>
            </w:tcBorders>
            <w:noWrap/>
            <w:vAlign w:val="center"/>
            <w:hideMark/>
          </w:tcPr>
          <w:p w14:paraId="3104D5F6" w14:textId="47CB6C45" w:rsidR="00A70078" w:rsidRPr="00D73CD7" w:rsidRDefault="00F51656" w:rsidP="00D73CD7">
            <w:pPr>
              <w:pStyle w:val="Style1"/>
            </w:pPr>
            <w:r>
              <w:t>KY</w:t>
            </w:r>
          </w:p>
        </w:tc>
        <w:tc>
          <w:tcPr>
            <w:tcW w:w="444" w:type="pct"/>
            <w:tcBorders>
              <w:top w:val="single" w:sz="4" w:space="0" w:color="auto"/>
            </w:tcBorders>
            <w:noWrap/>
            <w:vAlign w:val="center"/>
            <w:hideMark/>
          </w:tcPr>
          <w:p w14:paraId="2190FC69" w14:textId="77777777" w:rsidR="00A70078" w:rsidRPr="00D73CD7" w:rsidRDefault="00A70078" w:rsidP="00D73CD7">
            <w:pPr>
              <w:pStyle w:val="Style1"/>
            </w:pPr>
            <w:r w:rsidRPr="00D73CD7">
              <w:t>24</w:t>
            </w:r>
          </w:p>
        </w:tc>
        <w:tc>
          <w:tcPr>
            <w:tcW w:w="444" w:type="pct"/>
            <w:tcBorders>
              <w:top w:val="single" w:sz="4" w:space="0" w:color="auto"/>
            </w:tcBorders>
            <w:noWrap/>
            <w:vAlign w:val="center"/>
            <w:hideMark/>
          </w:tcPr>
          <w:p w14:paraId="52300AE8" w14:textId="77777777" w:rsidR="00A70078" w:rsidRPr="00D73CD7" w:rsidRDefault="00A70078" w:rsidP="00D73CD7">
            <w:pPr>
              <w:pStyle w:val="Style1"/>
            </w:pPr>
            <w:r w:rsidRPr="00D73CD7">
              <w:t>4.72</w:t>
            </w:r>
          </w:p>
        </w:tc>
        <w:tc>
          <w:tcPr>
            <w:tcW w:w="444" w:type="pct"/>
            <w:tcBorders>
              <w:top w:val="single" w:sz="4" w:space="0" w:color="auto"/>
            </w:tcBorders>
            <w:noWrap/>
            <w:vAlign w:val="center"/>
            <w:hideMark/>
          </w:tcPr>
          <w:p w14:paraId="181F3A0E" w14:textId="77777777" w:rsidR="00A70078" w:rsidRPr="00D73CD7" w:rsidRDefault="00A70078" w:rsidP="00D73CD7">
            <w:pPr>
              <w:pStyle w:val="Style1"/>
            </w:pPr>
            <w:r w:rsidRPr="00D73CD7">
              <w:t>3.73</w:t>
            </w:r>
          </w:p>
        </w:tc>
        <w:tc>
          <w:tcPr>
            <w:tcW w:w="444" w:type="pct"/>
            <w:tcBorders>
              <w:top w:val="single" w:sz="4" w:space="0" w:color="auto"/>
            </w:tcBorders>
            <w:noWrap/>
            <w:vAlign w:val="center"/>
            <w:hideMark/>
          </w:tcPr>
          <w:p w14:paraId="0102E16A" w14:textId="77777777" w:rsidR="00A70078" w:rsidRPr="00D73CD7" w:rsidRDefault="00A70078" w:rsidP="00D73CD7">
            <w:pPr>
              <w:pStyle w:val="Style1"/>
            </w:pPr>
            <w:r w:rsidRPr="00D73CD7">
              <w:t>1</w:t>
            </w:r>
          </w:p>
        </w:tc>
        <w:tc>
          <w:tcPr>
            <w:tcW w:w="444" w:type="pct"/>
            <w:tcBorders>
              <w:top w:val="single" w:sz="4" w:space="0" w:color="auto"/>
            </w:tcBorders>
            <w:noWrap/>
            <w:vAlign w:val="center"/>
            <w:hideMark/>
          </w:tcPr>
          <w:p w14:paraId="668E4711" w14:textId="77777777" w:rsidR="00A70078" w:rsidRPr="00D73CD7" w:rsidRDefault="00A70078" w:rsidP="00D73CD7">
            <w:pPr>
              <w:pStyle w:val="Style1"/>
            </w:pPr>
            <w:r w:rsidRPr="00D73CD7">
              <w:t>0.48</w:t>
            </w:r>
          </w:p>
        </w:tc>
        <w:tc>
          <w:tcPr>
            <w:tcW w:w="444" w:type="pct"/>
            <w:tcBorders>
              <w:top w:val="single" w:sz="4" w:space="0" w:color="auto"/>
            </w:tcBorders>
            <w:noWrap/>
            <w:vAlign w:val="center"/>
            <w:hideMark/>
          </w:tcPr>
          <w:p w14:paraId="7B4953C8" w14:textId="77777777" w:rsidR="00A70078" w:rsidRPr="00D73CD7" w:rsidRDefault="00A70078" w:rsidP="00D73CD7">
            <w:pPr>
              <w:pStyle w:val="Style1"/>
            </w:pPr>
            <w:r w:rsidRPr="00D73CD7">
              <w:t>0.53</w:t>
            </w:r>
          </w:p>
        </w:tc>
        <w:tc>
          <w:tcPr>
            <w:tcW w:w="444" w:type="pct"/>
            <w:tcBorders>
              <w:top w:val="single" w:sz="4" w:space="0" w:color="auto"/>
            </w:tcBorders>
            <w:noWrap/>
            <w:vAlign w:val="center"/>
            <w:hideMark/>
          </w:tcPr>
          <w:p w14:paraId="47200795" w14:textId="77777777" w:rsidR="00A70078" w:rsidRPr="00D73CD7" w:rsidRDefault="00A70078" w:rsidP="00D73CD7">
            <w:pPr>
              <w:pStyle w:val="Style1"/>
            </w:pPr>
            <w:r w:rsidRPr="00D73CD7">
              <w:t>0.08</w:t>
            </w:r>
          </w:p>
        </w:tc>
        <w:tc>
          <w:tcPr>
            <w:tcW w:w="444" w:type="pct"/>
            <w:tcBorders>
              <w:top w:val="single" w:sz="4" w:space="0" w:color="auto"/>
            </w:tcBorders>
            <w:noWrap/>
            <w:vAlign w:val="center"/>
            <w:hideMark/>
          </w:tcPr>
          <w:p w14:paraId="32CFB692" w14:textId="77777777" w:rsidR="00A70078" w:rsidRPr="00D73CD7" w:rsidRDefault="00A70078" w:rsidP="00D73CD7">
            <w:pPr>
              <w:pStyle w:val="Style1"/>
            </w:pPr>
            <w:r w:rsidRPr="00D73CD7">
              <w:t>0.46</w:t>
            </w:r>
          </w:p>
        </w:tc>
        <w:tc>
          <w:tcPr>
            <w:tcW w:w="439" w:type="pct"/>
            <w:tcBorders>
              <w:top w:val="single" w:sz="4" w:space="0" w:color="auto"/>
            </w:tcBorders>
            <w:noWrap/>
            <w:vAlign w:val="center"/>
            <w:hideMark/>
          </w:tcPr>
          <w:p w14:paraId="659BD7E7" w14:textId="77777777" w:rsidR="00A70078" w:rsidRPr="00D73CD7" w:rsidRDefault="00A70078" w:rsidP="00D73CD7">
            <w:pPr>
              <w:pStyle w:val="Style1"/>
            </w:pPr>
            <w:r w:rsidRPr="00D73CD7">
              <w:t>0.06</w:t>
            </w:r>
          </w:p>
        </w:tc>
      </w:tr>
      <w:tr w:rsidR="00D73CD7" w:rsidRPr="00D73CD7" w14:paraId="15CA4D5C" w14:textId="77777777" w:rsidTr="007220D1">
        <w:trPr>
          <w:trHeight w:val="288"/>
        </w:trPr>
        <w:tc>
          <w:tcPr>
            <w:tcW w:w="564" w:type="pct"/>
            <w:noWrap/>
            <w:vAlign w:val="center"/>
            <w:hideMark/>
          </w:tcPr>
          <w:p w14:paraId="479B91F5" w14:textId="62056CFB" w:rsidR="00A70078" w:rsidRPr="00D73CD7" w:rsidRDefault="00F51656" w:rsidP="00D73CD7">
            <w:pPr>
              <w:pStyle w:val="Style1"/>
            </w:pPr>
            <w:r>
              <w:t>TR</w:t>
            </w:r>
            <w:r w:rsidR="00A70078" w:rsidRPr="00D73CD7">
              <w:t>_02</w:t>
            </w:r>
          </w:p>
        </w:tc>
        <w:tc>
          <w:tcPr>
            <w:tcW w:w="444" w:type="pct"/>
            <w:noWrap/>
            <w:vAlign w:val="center"/>
            <w:hideMark/>
          </w:tcPr>
          <w:p w14:paraId="363B2D5C" w14:textId="0532B1D4" w:rsidR="00A70078" w:rsidRPr="00D73CD7" w:rsidRDefault="00F51656" w:rsidP="00D73CD7">
            <w:pPr>
              <w:pStyle w:val="Style1"/>
            </w:pPr>
            <w:r>
              <w:t>KY</w:t>
            </w:r>
          </w:p>
        </w:tc>
        <w:tc>
          <w:tcPr>
            <w:tcW w:w="444" w:type="pct"/>
            <w:noWrap/>
            <w:vAlign w:val="center"/>
            <w:hideMark/>
          </w:tcPr>
          <w:p w14:paraId="1747F598" w14:textId="77777777" w:rsidR="00A70078" w:rsidRPr="00D73CD7" w:rsidRDefault="00A70078" w:rsidP="00D73CD7">
            <w:pPr>
              <w:pStyle w:val="Style1"/>
            </w:pPr>
            <w:r w:rsidRPr="00D73CD7">
              <w:t>24</w:t>
            </w:r>
          </w:p>
        </w:tc>
        <w:tc>
          <w:tcPr>
            <w:tcW w:w="444" w:type="pct"/>
            <w:noWrap/>
            <w:vAlign w:val="center"/>
            <w:hideMark/>
          </w:tcPr>
          <w:p w14:paraId="3EA59386" w14:textId="77777777" w:rsidR="00A70078" w:rsidRPr="00D73CD7" w:rsidRDefault="00A70078" w:rsidP="00D73CD7">
            <w:pPr>
              <w:pStyle w:val="Style1"/>
            </w:pPr>
            <w:r w:rsidRPr="00D73CD7">
              <w:t>4.39</w:t>
            </w:r>
          </w:p>
        </w:tc>
        <w:tc>
          <w:tcPr>
            <w:tcW w:w="444" w:type="pct"/>
            <w:noWrap/>
            <w:vAlign w:val="center"/>
            <w:hideMark/>
          </w:tcPr>
          <w:p w14:paraId="71194435" w14:textId="77777777" w:rsidR="00A70078" w:rsidRPr="00D73CD7" w:rsidRDefault="00A70078" w:rsidP="00D73CD7">
            <w:pPr>
              <w:pStyle w:val="Style1"/>
            </w:pPr>
            <w:r w:rsidRPr="00D73CD7">
              <w:t>3.54</w:t>
            </w:r>
          </w:p>
        </w:tc>
        <w:tc>
          <w:tcPr>
            <w:tcW w:w="444" w:type="pct"/>
            <w:noWrap/>
            <w:vAlign w:val="center"/>
            <w:hideMark/>
          </w:tcPr>
          <w:p w14:paraId="715A9EDC" w14:textId="77777777" w:rsidR="00A70078" w:rsidRPr="00D73CD7" w:rsidRDefault="00A70078" w:rsidP="00D73CD7">
            <w:pPr>
              <w:pStyle w:val="Style1"/>
            </w:pPr>
            <w:r w:rsidRPr="00D73CD7">
              <w:t>1</w:t>
            </w:r>
          </w:p>
        </w:tc>
        <w:tc>
          <w:tcPr>
            <w:tcW w:w="444" w:type="pct"/>
            <w:noWrap/>
            <w:vAlign w:val="center"/>
            <w:hideMark/>
          </w:tcPr>
          <w:p w14:paraId="3C8D56A2" w14:textId="77777777" w:rsidR="00A70078" w:rsidRPr="00D73CD7" w:rsidRDefault="00A70078" w:rsidP="00D73CD7">
            <w:pPr>
              <w:pStyle w:val="Style1"/>
            </w:pPr>
            <w:r w:rsidRPr="00D73CD7">
              <w:t>0.55</w:t>
            </w:r>
          </w:p>
        </w:tc>
        <w:tc>
          <w:tcPr>
            <w:tcW w:w="444" w:type="pct"/>
            <w:noWrap/>
            <w:vAlign w:val="center"/>
            <w:hideMark/>
          </w:tcPr>
          <w:p w14:paraId="1541504F" w14:textId="77777777" w:rsidR="00A70078" w:rsidRPr="00D73CD7" w:rsidRDefault="00A70078" w:rsidP="00D73CD7">
            <w:pPr>
              <w:pStyle w:val="Style1"/>
            </w:pPr>
            <w:r w:rsidRPr="00D73CD7">
              <w:t>0.62</w:t>
            </w:r>
          </w:p>
        </w:tc>
        <w:tc>
          <w:tcPr>
            <w:tcW w:w="444" w:type="pct"/>
            <w:noWrap/>
            <w:vAlign w:val="center"/>
            <w:hideMark/>
          </w:tcPr>
          <w:p w14:paraId="05B296CF" w14:textId="77777777" w:rsidR="00A70078" w:rsidRPr="00D73CD7" w:rsidRDefault="00A70078" w:rsidP="00D73CD7">
            <w:pPr>
              <w:pStyle w:val="Style1"/>
            </w:pPr>
            <w:r w:rsidRPr="00D73CD7">
              <w:t>0.09</w:t>
            </w:r>
          </w:p>
        </w:tc>
        <w:tc>
          <w:tcPr>
            <w:tcW w:w="444" w:type="pct"/>
            <w:noWrap/>
            <w:vAlign w:val="center"/>
            <w:hideMark/>
          </w:tcPr>
          <w:p w14:paraId="2F5027D7" w14:textId="77777777" w:rsidR="00A70078" w:rsidRPr="00D73CD7" w:rsidRDefault="00A70078" w:rsidP="00D73CD7">
            <w:pPr>
              <w:pStyle w:val="Style1"/>
            </w:pPr>
            <w:r w:rsidRPr="00D73CD7">
              <w:t>0.18</w:t>
            </w:r>
          </w:p>
        </w:tc>
        <w:tc>
          <w:tcPr>
            <w:tcW w:w="439" w:type="pct"/>
            <w:noWrap/>
            <w:vAlign w:val="center"/>
            <w:hideMark/>
          </w:tcPr>
          <w:p w14:paraId="31153621" w14:textId="77777777" w:rsidR="00A70078" w:rsidRPr="00D73CD7" w:rsidRDefault="00A70078" w:rsidP="00D73CD7">
            <w:pPr>
              <w:pStyle w:val="Style1"/>
            </w:pPr>
            <w:r w:rsidRPr="00D73CD7">
              <w:t>0.07</w:t>
            </w:r>
          </w:p>
        </w:tc>
      </w:tr>
      <w:tr w:rsidR="00D73CD7" w:rsidRPr="00D73CD7" w14:paraId="6DBD7269" w14:textId="77777777" w:rsidTr="007220D1">
        <w:trPr>
          <w:trHeight w:val="288"/>
        </w:trPr>
        <w:tc>
          <w:tcPr>
            <w:tcW w:w="564" w:type="pct"/>
            <w:noWrap/>
            <w:vAlign w:val="center"/>
            <w:hideMark/>
          </w:tcPr>
          <w:p w14:paraId="430A0A6A" w14:textId="77777777" w:rsidR="00A70078" w:rsidRPr="00D73CD7" w:rsidRDefault="00A70078" w:rsidP="00D73CD7">
            <w:pPr>
              <w:pStyle w:val="Style1"/>
            </w:pPr>
            <w:r w:rsidRPr="00D73CD7">
              <w:t>IN_01</w:t>
            </w:r>
          </w:p>
        </w:tc>
        <w:tc>
          <w:tcPr>
            <w:tcW w:w="444" w:type="pct"/>
            <w:noWrap/>
            <w:vAlign w:val="center"/>
            <w:hideMark/>
          </w:tcPr>
          <w:p w14:paraId="733E5427" w14:textId="77777777" w:rsidR="00A70078" w:rsidRPr="00D73CD7" w:rsidRDefault="00A70078" w:rsidP="00D73CD7">
            <w:pPr>
              <w:pStyle w:val="Style1"/>
            </w:pPr>
            <w:r w:rsidRPr="00D73CD7">
              <w:t>IN</w:t>
            </w:r>
          </w:p>
        </w:tc>
        <w:tc>
          <w:tcPr>
            <w:tcW w:w="444" w:type="pct"/>
            <w:noWrap/>
            <w:vAlign w:val="center"/>
            <w:hideMark/>
          </w:tcPr>
          <w:p w14:paraId="392F5F98" w14:textId="77777777" w:rsidR="00A70078" w:rsidRPr="00D73CD7" w:rsidRDefault="00A70078" w:rsidP="00D73CD7">
            <w:pPr>
              <w:pStyle w:val="Style1"/>
            </w:pPr>
            <w:r w:rsidRPr="00D73CD7">
              <w:t>24</w:t>
            </w:r>
          </w:p>
        </w:tc>
        <w:tc>
          <w:tcPr>
            <w:tcW w:w="444" w:type="pct"/>
            <w:noWrap/>
            <w:vAlign w:val="center"/>
            <w:hideMark/>
          </w:tcPr>
          <w:p w14:paraId="6973149F" w14:textId="77777777" w:rsidR="00A70078" w:rsidRPr="00D73CD7" w:rsidRDefault="00A70078" w:rsidP="00D73CD7">
            <w:pPr>
              <w:pStyle w:val="Style1"/>
            </w:pPr>
            <w:r w:rsidRPr="00D73CD7">
              <w:t>3.28</w:t>
            </w:r>
          </w:p>
        </w:tc>
        <w:tc>
          <w:tcPr>
            <w:tcW w:w="444" w:type="pct"/>
            <w:noWrap/>
            <w:vAlign w:val="center"/>
            <w:hideMark/>
          </w:tcPr>
          <w:p w14:paraId="7EEAFFC2" w14:textId="77777777" w:rsidR="00A70078" w:rsidRPr="00D73CD7" w:rsidRDefault="00A70078" w:rsidP="00D73CD7">
            <w:pPr>
              <w:pStyle w:val="Style1"/>
            </w:pPr>
            <w:r w:rsidRPr="00D73CD7">
              <w:t>2.82</w:t>
            </w:r>
          </w:p>
        </w:tc>
        <w:tc>
          <w:tcPr>
            <w:tcW w:w="444" w:type="pct"/>
            <w:noWrap/>
            <w:vAlign w:val="center"/>
            <w:hideMark/>
          </w:tcPr>
          <w:p w14:paraId="1862BA2D" w14:textId="77777777" w:rsidR="00A70078" w:rsidRPr="00D73CD7" w:rsidRDefault="00A70078" w:rsidP="00D73CD7">
            <w:pPr>
              <w:pStyle w:val="Style1"/>
            </w:pPr>
            <w:r w:rsidRPr="00D73CD7">
              <w:t>2</w:t>
            </w:r>
          </w:p>
        </w:tc>
        <w:tc>
          <w:tcPr>
            <w:tcW w:w="444" w:type="pct"/>
            <w:noWrap/>
            <w:vAlign w:val="center"/>
            <w:hideMark/>
          </w:tcPr>
          <w:p w14:paraId="1E8D1E33" w14:textId="77777777" w:rsidR="00A70078" w:rsidRPr="00D73CD7" w:rsidRDefault="00A70078" w:rsidP="00D73CD7">
            <w:pPr>
              <w:pStyle w:val="Style1"/>
            </w:pPr>
            <w:r w:rsidRPr="00D73CD7">
              <w:t>0.4</w:t>
            </w:r>
          </w:p>
        </w:tc>
        <w:tc>
          <w:tcPr>
            <w:tcW w:w="444" w:type="pct"/>
            <w:noWrap/>
            <w:vAlign w:val="center"/>
            <w:hideMark/>
          </w:tcPr>
          <w:p w14:paraId="26CC59CE" w14:textId="77777777" w:rsidR="00A70078" w:rsidRPr="00D73CD7" w:rsidRDefault="00A70078" w:rsidP="00D73CD7">
            <w:pPr>
              <w:pStyle w:val="Style1"/>
            </w:pPr>
            <w:r w:rsidRPr="00D73CD7">
              <w:t>0.45</w:t>
            </w:r>
          </w:p>
        </w:tc>
        <w:tc>
          <w:tcPr>
            <w:tcW w:w="444" w:type="pct"/>
            <w:noWrap/>
            <w:vAlign w:val="center"/>
            <w:hideMark/>
          </w:tcPr>
          <w:p w14:paraId="089DEE0F" w14:textId="77777777" w:rsidR="00A70078" w:rsidRPr="00D73CD7" w:rsidRDefault="00A70078" w:rsidP="00D73CD7">
            <w:pPr>
              <w:pStyle w:val="Style1"/>
            </w:pPr>
            <w:r w:rsidRPr="00D73CD7">
              <w:t>0.08</w:t>
            </w:r>
          </w:p>
        </w:tc>
        <w:tc>
          <w:tcPr>
            <w:tcW w:w="444" w:type="pct"/>
            <w:noWrap/>
            <w:vAlign w:val="center"/>
            <w:hideMark/>
          </w:tcPr>
          <w:p w14:paraId="2DC26E19" w14:textId="77777777" w:rsidR="00A70078" w:rsidRPr="00D73CD7" w:rsidRDefault="00A70078" w:rsidP="00D73CD7">
            <w:pPr>
              <w:pStyle w:val="Style1"/>
            </w:pPr>
            <w:r w:rsidRPr="00D73CD7">
              <w:t>0.16</w:t>
            </w:r>
          </w:p>
        </w:tc>
        <w:tc>
          <w:tcPr>
            <w:tcW w:w="439" w:type="pct"/>
            <w:noWrap/>
            <w:vAlign w:val="center"/>
            <w:hideMark/>
          </w:tcPr>
          <w:p w14:paraId="170674D9" w14:textId="77777777" w:rsidR="00A70078" w:rsidRPr="00D73CD7" w:rsidRDefault="00A70078" w:rsidP="00D73CD7">
            <w:pPr>
              <w:pStyle w:val="Style1"/>
            </w:pPr>
            <w:r w:rsidRPr="00D73CD7">
              <w:t>0</w:t>
            </w:r>
          </w:p>
        </w:tc>
      </w:tr>
      <w:tr w:rsidR="00D73CD7" w:rsidRPr="00D73CD7" w14:paraId="61A78178" w14:textId="77777777" w:rsidTr="007220D1">
        <w:trPr>
          <w:trHeight w:val="288"/>
        </w:trPr>
        <w:tc>
          <w:tcPr>
            <w:tcW w:w="564" w:type="pct"/>
            <w:noWrap/>
            <w:vAlign w:val="center"/>
            <w:hideMark/>
          </w:tcPr>
          <w:p w14:paraId="17DB0E39" w14:textId="77777777" w:rsidR="00A70078" w:rsidRPr="00D73CD7" w:rsidRDefault="00A70078" w:rsidP="00D73CD7">
            <w:pPr>
              <w:pStyle w:val="Style1"/>
            </w:pPr>
            <w:r w:rsidRPr="00D73CD7">
              <w:t>KY_01</w:t>
            </w:r>
          </w:p>
        </w:tc>
        <w:tc>
          <w:tcPr>
            <w:tcW w:w="444" w:type="pct"/>
            <w:noWrap/>
            <w:vAlign w:val="center"/>
            <w:hideMark/>
          </w:tcPr>
          <w:p w14:paraId="49BD5FB9" w14:textId="77777777" w:rsidR="00A70078" w:rsidRPr="00D73CD7" w:rsidRDefault="00A70078" w:rsidP="00D73CD7">
            <w:pPr>
              <w:pStyle w:val="Style1"/>
            </w:pPr>
            <w:r w:rsidRPr="00D73CD7">
              <w:t>KY</w:t>
            </w:r>
          </w:p>
        </w:tc>
        <w:tc>
          <w:tcPr>
            <w:tcW w:w="444" w:type="pct"/>
            <w:noWrap/>
            <w:vAlign w:val="center"/>
            <w:hideMark/>
          </w:tcPr>
          <w:p w14:paraId="010E0CD6" w14:textId="77777777" w:rsidR="00A70078" w:rsidRPr="00D73CD7" w:rsidRDefault="00A70078" w:rsidP="00D73CD7">
            <w:pPr>
              <w:pStyle w:val="Style1"/>
            </w:pPr>
            <w:r w:rsidRPr="00D73CD7">
              <w:t>22</w:t>
            </w:r>
          </w:p>
        </w:tc>
        <w:tc>
          <w:tcPr>
            <w:tcW w:w="444" w:type="pct"/>
            <w:noWrap/>
            <w:vAlign w:val="center"/>
            <w:hideMark/>
          </w:tcPr>
          <w:p w14:paraId="130F0BF1" w14:textId="77777777" w:rsidR="00A70078" w:rsidRPr="00D73CD7" w:rsidRDefault="00A70078" w:rsidP="00D73CD7">
            <w:pPr>
              <w:pStyle w:val="Style1"/>
            </w:pPr>
            <w:r w:rsidRPr="00D73CD7">
              <w:t>4.11</w:t>
            </w:r>
          </w:p>
        </w:tc>
        <w:tc>
          <w:tcPr>
            <w:tcW w:w="444" w:type="pct"/>
            <w:noWrap/>
            <w:vAlign w:val="center"/>
            <w:hideMark/>
          </w:tcPr>
          <w:p w14:paraId="4349D7BF" w14:textId="77777777" w:rsidR="00A70078" w:rsidRPr="00D73CD7" w:rsidRDefault="00A70078" w:rsidP="00D73CD7">
            <w:pPr>
              <w:pStyle w:val="Style1"/>
            </w:pPr>
            <w:r w:rsidRPr="00D73CD7">
              <w:t>3.43</w:t>
            </w:r>
          </w:p>
        </w:tc>
        <w:tc>
          <w:tcPr>
            <w:tcW w:w="444" w:type="pct"/>
            <w:noWrap/>
            <w:vAlign w:val="center"/>
            <w:hideMark/>
          </w:tcPr>
          <w:p w14:paraId="02E68C66" w14:textId="77777777" w:rsidR="00A70078" w:rsidRPr="00D73CD7" w:rsidRDefault="00A70078" w:rsidP="00D73CD7">
            <w:pPr>
              <w:pStyle w:val="Style1"/>
            </w:pPr>
            <w:r w:rsidRPr="00D73CD7">
              <w:t>7</w:t>
            </w:r>
          </w:p>
        </w:tc>
        <w:tc>
          <w:tcPr>
            <w:tcW w:w="444" w:type="pct"/>
            <w:noWrap/>
            <w:vAlign w:val="center"/>
            <w:hideMark/>
          </w:tcPr>
          <w:p w14:paraId="61A4E44B" w14:textId="77777777" w:rsidR="00A70078" w:rsidRPr="00D73CD7" w:rsidRDefault="00A70078" w:rsidP="00D73CD7">
            <w:pPr>
              <w:pStyle w:val="Style1"/>
            </w:pPr>
            <w:r w:rsidRPr="00D73CD7">
              <w:t>0.55</w:t>
            </w:r>
          </w:p>
        </w:tc>
        <w:tc>
          <w:tcPr>
            <w:tcW w:w="444" w:type="pct"/>
            <w:noWrap/>
            <w:vAlign w:val="center"/>
            <w:hideMark/>
          </w:tcPr>
          <w:p w14:paraId="0DD6F6C8" w14:textId="77777777" w:rsidR="00A70078" w:rsidRPr="00D73CD7" w:rsidRDefault="00A70078" w:rsidP="00D73CD7">
            <w:pPr>
              <w:pStyle w:val="Style1"/>
            </w:pPr>
            <w:r w:rsidRPr="00D73CD7">
              <w:t>0.56</w:t>
            </w:r>
          </w:p>
        </w:tc>
        <w:tc>
          <w:tcPr>
            <w:tcW w:w="444" w:type="pct"/>
            <w:noWrap/>
            <w:vAlign w:val="center"/>
            <w:hideMark/>
          </w:tcPr>
          <w:p w14:paraId="0AC5FF7F" w14:textId="77777777" w:rsidR="00A70078" w:rsidRPr="00D73CD7" w:rsidRDefault="00A70078" w:rsidP="00D73CD7">
            <w:pPr>
              <w:pStyle w:val="Style1"/>
            </w:pPr>
            <w:r w:rsidRPr="00D73CD7">
              <w:t>0</w:t>
            </w:r>
          </w:p>
        </w:tc>
        <w:tc>
          <w:tcPr>
            <w:tcW w:w="444" w:type="pct"/>
            <w:noWrap/>
            <w:vAlign w:val="center"/>
            <w:hideMark/>
          </w:tcPr>
          <w:p w14:paraId="68E75E63" w14:textId="77777777" w:rsidR="00A70078" w:rsidRPr="00D73CD7" w:rsidRDefault="00A70078" w:rsidP="00D73CD7">
            <w:pPr>
              <w:pStyle w:val="Style1"/>
            </w:pPr>
            <w:r w:rsidRPr="00D73CD7">
              <w:t>0.22</w:t>
            </w:r>
          </w:p>
        </w:tc>
        <w:tc>
          <w:tcPr>
            <w:tcW w:w="439" w:type="pct"/>
            <w:noWrap/>
            <w:vAlign w:val="center"/>
            <w:hideMark/>
          </w:tcPr>
          <w:p w14:paraId="0F1CDF19" w14:textId="77777777" w:rsidR="00A70078" w:rsidRPr="00D73CD7" w:rsidRDefault="00A70078" w:rsidP="00D73CD7">
            <w:pPr>
              <w:pStyle w:val="Style1"/>
            </w:pPr>
            <w:r w:rsidRPr="00D73CD7">
              <w:t>0</w:t>
            </w:r>
          </w:p>
        </w:tc>
      </w:tr>
      <w:tr w:rsidR="00D73CD7" w:rsidRPr="00D73CD7" w14:paraId="237676CB" w14:textId="77777777" w:rsidTr="007220D1">
        <w:trPr>
          <w:trHeight w:val="288"/>
        </w:trPr>
        <w:tc>
          <w:tcPr>
            <w:tcW w:w="564" w:type="pct"/>
            <w:noWrap/>
            <w:vAlign w:val="center"/>
            <w:hideMark/>
          </w:tcPr>
          <w:p w14:paraId="721ECC0E" w14:textId="77777777" w:rsidR="00A70078" w:rsidRPr="00D73CD7" w:rsidRDefault="00A70078" w:rsidP="00D73CD7">
            <w:pPr>
              <w:pStyle w:val="Style1"/>
            </w:pPr>
            <w:r w:rsidRPr="00D73CD7">
              <w:t>KY_02</w:t>
            </w:r>
          </w:p>
        </w:tc>
        <w:tc>
          <w:tcPr>
            <w:tcW w:w="444" w:type="pct"/>
            <w:noWrap/>
            <w:vAlign w:val="center"/>
            <w:hideMark/>
          </w:tcPr>
          <w:p w14:paraId="228731C5" w14:textId="77777777" w:rsidR="00A70078" w:rsidRPr="00D73CD7" w:rsidRDefault="00A70078" w:rsidP="00D73CD7">
            <w:pPr>
              <w:pStyle w:val="Style1"/>
            </w:pPr>
            <w:r w:rsidRPr="00D73CD7">
              <w:t>KY</w:t>
            </w:r>
          </w:p>
        </w:tc>
        <w:tc>
          <w:tcPr>
            <w:tcW w:w="444" w:type="pct"/>
            <w:noWrap/>
            <w:vAlign w:val="center"/>
            <w:hideMark/>
          </w:tcPr>
          <w:p w14:paraId="378D0FA2" w14:textId="77777777" w:rsidR="00A70078" w:rsidRPr="00D73CD7" w:rsidRDefault="00A70078" w:rsidP="00D73CD7">
            <w:pPr>
              <w:pStyle w:val="Style1"/>
            </w:pPr>
            <w:r w:rsidRPr="00D73CD7">
              <w:t>10</w:t>
            </w:r>
          </w:p>
        </w:tc>
        <w:tc>
          <w:tcPr>
            <w:tcW w:w="444" w:type="pct"/>
            <w:noWrap/>
            <w:vAlign w:val="center"/>
            <w:hideMark/>
          </w:tcPr>
          <w:p w14:paraId="399D951D" w14:textId="77777777" w:rsidR="00A70078" w:rsidRPr="00D73CD7" w:rsidRDefault="00A70078" w:rsidP="00D73CD7">
            <w:pPr>
              <w:pStyle w:val="Style1"/>
            </w:pPr>
            <w:r w:rsidRPr="00D73CD7">
              <w:t>4</w:t>
            </w:r>
          </w:p>
        </w:tc>
        <w:tc>
          <w:tcPr>
            <w:tcW w:w="444" w:type="pct"/>
            <w:noWrap/>
            <w:vAlign w:val="center"/>
            <w:hideMark/>
          </w:tcPr>
          <w:p w14:paraId="6D6E5C83" w14:textId="77777777" w:rsidR="00A70078" w:rsidRPr="00D73CD7" w:rsidRDefault="00A70078" w:rsidP="00D73CD7">
            <w:pPr>
              <w:pStyle w:val="Style1"/>
            </w:pPr>
            <w:r w:rsidRPr="00D73CD7">
              <w:t>3.74</w:t>
            </w:r>
          </w:p>
        </w:tc>
        <w:tc>
          <w:tcPr>
            <w:tcW w:w="444" w:type="pct"/>
            <w:noWrap/>
            <w:vAlign w:val="center"/>
            <w:hideMark/>
          </w:tcPr>
          <w:p w14:paraId="3DE00BC5" w14:textId="77777777" w:rsidR="00A70078" w:rsidRPr="00D73CD7" w:rsidRDefault="00A70078" w:rsidP="00D73CD7">
            <w:pPr>
              <w:pStyle w:val="Style1"/>
            </w:pPr>
            <w:r w:rsidRPr="00D73CD7">
              <w:t>1</w:t>
            </w:r>
          </w:p>
        </w:tc>
        <w:tc>
          <w:tcPr>
            <w:tcW w:w="444" w:type="pct"/>
            <w:noWrap/>
            <w:vAlign w:val="center"/>
            <w:hideMark/>
          </w:tcPr>
          <w:p w14:paraId="573059E9" w14:textId="77777777" w:rsidR="00A70078" w:rsidRPr="00D73CD7" w:rsidRDefault="00A70078" w:rsidP="00D73CD7">
            <w:pPr>
              <w:pStyle w:val="Style1"/>
            </w:pPr>
            <w:r w:rsidRPr="00D73CD7">
              <w:t>0.5</w:t>
            </w:r>
          </w:p>
        </w:tc>
        <w:tc>
          <w:tcPr>
            <w:tcW w:w="444" w:type="pct"/>
            <w:noWrap/>
            <w:vAlign w:val="center"/>
            <w:hideMark/>
          </w:tcPr>
          <w:p w14:paraId="74F61536" w14:textId="77777777" w:rsidR="00A70078" w:rsidRPr="00D73CD7" w:rsidRDefault="00A70078" w:rsidP="00D73CD7">
            <w:pPr>
              <w:pStyle w:val="Style1"/>
            </w:pPr>
            <w:r w:rsidRPr="00D73CD7">
              <w:t>0.51</w:t>
            </w:r>
          </w:p>
        </w:tc>
        <w:tc>
          <w:tcPr>
            <w:tcW w:w="444" w:type="pct"/>
            <w:noWrap/>
            <w:vAlign w:val="center"/>
            <w:hideMark/>
          </w:tcPr>
          <w:p w14:paraId="1F98A318" w14:textId="77777777" w:rsidR="00A70078" w:rsidRPr="00D73CD7" w:rsidRDefault="00A70078" w:rsidP="00D73CD7">
            <w:pPr>
              <w:pStyle w:val="Style1"/>
            </w:pPr>
            <w:r w:rsidRPr="00D73CD7">
              <w:t>0.05</w:t>
            </w:r>
          </w:p>
        </w:tc>
        <w:tc>
          <w:tcPr>
            <w:tcW w:w="444" w:type="pct"/>
            <w:noWrap/>
            <w:vAlign w:val="center"/>
            <w:hideMark/>
          </w:tcPr>
          <w:p w14:paraId="3DB5878A" w14:textId="77777777" w:rsidR="00A70078" w:rsidRPr="00D73CD7" w:rsidRDefault="00A70078" w:rsidP="00D73CD7">
            <w:pPr>
              <w:pStyle w:val="Style1"/>
            </w:pPr>
            <w:r w:rsidRPr="00D73CD7">
              <w:t>0.18</w:t>
            </w:r>
          </w:p>
        </w:tc>
        <w:tc>
          <w:tcPr>
            <w:tcW w:w="439" w:type="pct"/>
            <w:noWrap/>
            <w:vAlign w:val="center"/>
            <w:hideMark/>
          </w:tcPr>
          <w:p w14:paraId="781D9F55" w14:textId="77777777" w:rsidR="00A70078" w:rsidRPr="00D73CD7" w:rsidRDefault="00A70078" w:rsidP="00D73CD7">
            <w:pPr>
              <w:pStyle w:val="Style1"/>
            </w:pPr>
            <w:r w:rsidRPr="00D73CD7">
              <w:t>0</w:t>
            </w:r>
          </w:p>
        </w:tc>
      </w:tr>
      <w:tr w:rsidR="00D73CD7" w:rsidRPr="00D73CD7" w14:paraId="79614ABC" w14:textId="77777777" w:rsidTr="007220D1">
        <w:trPr>
          <w:trHeight w:val="288"/>
        </w:trPr>
        <w:tc>
          <w:tcPr>
            <w:tcW w:w="564" w:type="pct"/>
            <w:noWrap/>
            <w:vAlign w:val="center"/>
            <w:hideMark/>
          </w:tcPr>
          <w:p w14:paraId="12B8076A" w14:textId="77777777" w:rsidR="00A70078" w:rsidRPr="00D73CD7" w:rsidRDefault="00A70078" w:rsidP="00D73CD7">
            <w:pPr>
              <w:pStyle w:val="Style1"/>
            </w:pPr>
            <w:r w:rsidRPr="00D73CD7">
              <w:t>KY_03</w:t>
            </w:r>
          </w:p>
        </w:tc>
        <w:tc>
          <w:tcPr>
            <w:tcW w:w="444" w:type="pct"/>
            <w:noWrap/>
            <w:vAlign w:val="center"/>
            <w:hideMark/>
          </w:tcPr>
          <w:p w14:paraId="390133CB" w14:textId="77777777" w:rsidR="00A70078" w:rsidRPr="00D73CD7" w:rsidRDefault="00A70078" w:rsidP="00D73CD7">
            <w:pPr>
              <w:pStyle w:val="Style1"/>
            </w:pPr>
            <w:r w:rsidRPr="00D73CD7">
              <w:t>KY</w:t>
            </w:r>
          </w:p>
        </w:tc>
        <w:tc>
          <w:tcPr>
            <w:tcW w:w="444" w:type="pct"/>
            <w:noWrap/>
            <w:vAlign w:val="center"/>
            <w:hideMark/>
          </w:tcPr>
          <w:p w14:paraId="7E2CB4C1" w14:textId="77777777" w:rsidR="00A70078" w:rsidRPr="00D73CD7" w:rsidRDefault="00A70078" w:rsidP="00D73CD7">
            <w:pPr>
              <w:pStyle w:val="Style1"/>
            </w:pPr>
            <w:r w:rsidRPr="00D73CD7">
              <w:t>20</w:t>
            </w:r>
          </w:p>
        </w:tc>
        <w:tc>
          <w:tcPr>
            <w:tcW w:w="444" w:type="pct"/>
            <w:noWrap/>
            <w:vAlign w:val="center"/>
            <w:hideMark/>
          </w:tcPr>
          <w:p w14:paraId="141F514B" w14:textId="77777777" w:rsidR="00A70078" w:rsidRPr="00D73CD7" w:rsidRDefault="00A70078" w:rsidP="00D73CD7">
            <w:pPr>
              <w:pStyle w:val="Style1"/>
            </w:pPr>
            <w:r w:rsidRPr="00D73CD7">
              <w:t>5.33</w:t>
            </w:r>
          </w:p>
        </w:tc>
        <w:tc>
          <w:tcPr>
            <w:tcW w:w="444" w:type="pct"/>
            <w:noWrap/>
            <w:vAlign w:val="center"/>
            <w:hideMark/>
          </w:tcPr>
          <w:p w14:paraId="107E636B" w14:textId="77777777" w:rsidR="00A70078" w:rsidRPr="00D73CD7" w:rsidRDefault="00A70078" w:rsidP="00D73CD7">
            <w:pPr>
              <w:pStyle w:val="Style1"/>
            </w:pPr>
            <w:r w:rsidRPr="00D73CD7">
              <w:t>4.1</w:t>
            </w:r>
          </w:p>
        </w:tc>
        <w:tc>
          <w:tcPr>
            <w:tcW w:w="444" w:type="pct"/>
            <w:noWrap/>
            <w:vAlign w:val="center"/>
            <w:hideMark/>
          </w:tcPr>
          <w:p w14:paraId="5BB8CA0C" w14:textId="77777777" w:rsidR="00A70078" w:rsidRPr="00D73CD7" w:rsidRDefault="00A70078" w:rsidP="00D73CD7">
            <w:pPr>
              <w:pStyle w:val="Style1"/>
            </w:pPr>
            <w:r w:rsidRPr="00D73CD7">
              <w:t>4</w:t>
            </w:r>
          </w:p>
        </w:tc>
        <w:tc>
          <w:tcPr>
            <w:tcW w:w="444" w:type="pct"/>
            <w:noWrap/>
            <w:vAlign w:val="center"/>
            <w:hideMark/>
          </w:tcPr>
          <w:p w14:paraId="5B2C27D1" w14:textId="77777777" w:rsidR="00A70078" w:rsidRPr="00D73CD7" w:rsidRDefault="00A70078" w:rsidP="00D73CD7">
            <w:pPr>
              <w:pStyle w:val="Style1"/>
            </w:pPr>
            <w:r w:rsidRPr="00D73CD7">
              <w:t>0.56</w:t>
            </w:r>
          </w:p>
        </w:tc>
        <w:tc>
          <w:tcPr>
            <w:tcW w:w="444" w:type="pct"/>
            <w:noWrap/>
            <w:vAlign w:val="center"/>
            <w:hideMark/>
          </w:tcPr>
          <w:p w14:paraId="480067A0" w14:textId="77777777" w:rsidR="00A70078" w:rsidRPr="00D73CD7" w:rsidRDefault="00A70078" w:rsidP="00D73CD7">
            <w:pPr>
              <w:pStyle w:val="Style1"/>
            </w:pPr>
            <w:r w:rsidRPr="00D73CD7">
              <w:t>0.6</w:t>
            </w:r>
          </w:p>
        </w:tc>
        <w:tc>
          <w:tcPr>
            <w:tcW w:w="444" w:type="pct"/>
            <w:noWrap/>
            <w:vAlign w:val="center"/>
            <w:hideMark/>
          </w:tcPr>
          <w:p w14:paraId="529431C7" w14:textId="77777777" w:rsidR="00A70078" w:rsidRPr="00D73CD7" w:rsidRDefault="00A70078" w:rsidP="00D73CD7">
            <w:pPr>
              <w:pStyle w:val="Style1"/>
            </w:pPr>
            <w:r w:rsidRPr="00D73CD7">
              <w:t>0.07</w:t>
            </w:r>
          </w:p>
        </w:tc>
        <w:tc>
          <w:tcPr>
            <w:tcW w:w="444" w:type="pct"/>
            <w:noWrap/>
            <w:vAlign w:val="center"/>
            <w:hideMark/>
          </w:tcPr>
          <w:p w14:paraId="1A46722B" w14:textId="77777777" w:rsidR="00A70078" w:rsidRPr="00D73CD7" w:rsidRDefault="00A70078" w:rsidP="00D73CD7">
            <w:pPr>
              <w:pStyle w:val="Style1"/>
            </w:pPr>
            <w:r w:rsidRPr="00D73CD7">
              <w:t>0.3</w:t>
            </w:r>
          </w:p>
        </w:tc>
        <w:tc>
          <w:tcPr>
            <w:tcW w:w="439" w:type="pct"/>
            <w:noWrap/>
            <w:vAlign w:val="center"/>
            <w:hideMark/>
          </w:tcPr>
          <w:p w14:paraId="1B968B0E" w14:textId="77777777" w:rsidR="00A70078" w:rsidRPr="00D73CD7" w:rsidRDefault="00A70078" w:rsidP="00D73CD7">
            <w:pPr>
              <w:pStyle w:val="Style1"/>
            </w:pPr>
            <w:r w:rsidRPr="00D73CD7">
              <w:t>0</w:t>
            </w:r>
          </w:p>
        </w:tc>
      </w:tr>
      <w:tr w:rsidR="00D73CD7" w:rsidRPr="00D73CD7" w14:paraId="407DA41E" w14:textId="77777777" w:rsidTr="007220D1">
        <w:trPr>
          <w:trHeight w:val="288"/>
        </w:trPr>
        <w:tc>
          <w:tcPr>
            <w:tcW w:w="564" w:type="pct"/>
            <w:noWrap/>
            <w:vAlign w:val="center"/>
            <w:hideMark/>
          </w:tcPr>
          <w:p w14:paraId="247D0669" w14:textId="77777777" w:rsidR="00A70078" w:rsidRPr="00D73CD7" w:rsidRDefault="00A70078" w:rsidP="00D73CD7">
            <w:pPr>
              <w:pStyle w:val="Style1"/>
            </w:pPr>
            <w:r w:rsidRPr="00D73CD7">
              <w:t>KY_04</w:t>
            </w:r>
          </w:p>
        </w:tc>
        <w:tc>
          <w:tcPr>
            <w:tcW w:w="444" w:type="pct"/>
            <w:noWrap/>
            <w:vAlign w:val="center"/>
            <w:hideMark/>
          </w:tcPr>
          <w:p w14:paraId="6B6BA436" w14:textId="77777777" w:rsidR="00A70078" w:rsidRPr="00D73CD7" w:rsidRDefault="00A70078" w:rsidP="00D73CD7">
            <w:pPr>
              <w:pStyle w:val="Style1"/>
            </w:pPr>
            <w:r w:rsidRPr="00D73CD7">
              <w:t>KY</w:t>
            </w:r>
          </w:p>
        </w:tc>
        <w:tc>
          <w:tcPr>
            <w:tcW w:w="444" w:type="pct"/>
            <w:noWrap/>
            <w:vAlign w:val="center"/>
            <w:hideMark/>
          </w:tcPr>
          <w:p w14:paraId="1B87A30E" w14:textId="77777777" w:rsidR="00A70078" w:rsidRPr="00D73CD7" w:rsidRDefault="00A70078" w:rsidP="00D73CD7">
            <w:pPr>
              <w:pStyle w:val="Style1"/>
            </w:pPr>
            <w:r w:rsidRPr="00D73CD7">
              <w:t>24</w:t>
            </w:r>
          </w:p>
        </w:tc>
        <w:tc>
          <w:tcPr>
            <w:tcW w:w="444" w:type="pct"/>
            <w:noWrap/>
            <w:vAlign w:val="center"/>
            <w:hideMark/>
          </w:tcPr>
          <w:p w14:paraId="3D871818" w14:textId="77777777" w:rsidR="00A70078" w:rsidRPr="00D73CD7" w:rsidRDefault="00A70078" w:rsidP="00D73CD7">
            <w:pPr>
              <w:pStyle w:val="Style1"/>
            </w:pPr>
            <w:r w:rsidRPr="00D73CD7">
              <w:t>6.5</w:t>
            </w:r>
          </w:p>
        </w:tc>
        <w:tc>
          <w:tcPr>
            <w:tcW w:w="444" w:type="pct"/>
            <w:noWrap/>
            <w:vAlign w:val="center"/>
            <w:hideMark/>
          </w:tcPr>
          <w:p w14:paraId="02B4198E" w14:textId="77777777" w:rsidR="00A70078" w:rsidRPr="00D73CD7" w:rsidRDefault="00A70078" w:rsidP="00D73CD7">
            <w:pPr>
              <w:pStyle w:val="Style1"/>
            </w:pPr>
            <w:r w:rsidRPr="00D73CD7">
              <w:t>4.52</w:t>
            </w:r>
          </w:p>
        </w:tc>
        <w:tc>
          <w:tcPr>
            <w:tcW w:w="444" w:type="pct"/>
            <w:noWrap/>
            <w:vAlign w:val="center"/>
            <w:hideMark/>
          </w:tcPr>
          <w:p w14:paraId="5244FEFA" w14:textId="77777777" w:rsidR="00A70078" w:rsidRPr="00D73CD7" w:rsidRDefault="00A70078" w:rsidP="00D73CD7">
            <w:pPr>
              <w:pStyle w:val="Style1"/>
            </w:pPr>
            <w:r w:rsidRPr="00D73CD7">
              <w:t>12</w:t>
            </w:r>
          </w:p>
        </w:tc>
        <w:tc>
          <w:tcPr>
            <w:tcW w:w="444" w:type="pct"/>
            <w:noWrap/>
            <w:vAlign w:val="center"/>
            <w:hideMark/>
          </w:tcPr>
          <w:p w14:paraId="3BF6A4F9" w14:textId="77777777" w:rsidR="00A70078" w:rsidRPr="00D73CD7" w:rsidRDefault="00A70078" w:rsidP="00D73CD7">
            <w:pPr>
              <w:pStyle w:val="Style1"/>
            </w:pPr>
            <w:r w:rsidRPr="00D73CD7">
              <w:t>0.6</w:t>
            </w:r>
          </w:p>
        </w:tc>
        <w:tc>
          <w:tcPr>
            <w:tcW w:w="444" w:type="pct"/>
            <w:noWrap/>
            <w:vAlign w:val="center"/>
            <w:hideMark/>
          </w:tcPr>
          <w:p w14:paraId="0023C15F" w14:textId="77777777" w:rsidR="00A70078" w:rsidRPr="00D73CD7" w:rsidRDefault="00A70078" w:rsidP="00D73CD7">
            <w:pPr>
              <w:pStyle w:val="Style1"/>
            </w:pPr>
            <w:r w:rsidRPr="00D73CD7">
              <w:t>0.62</w:t>
            </w:r>
          </w:p>
        </w:tc>
        <w:tc>
          <w:tcPr>
            <w:tcW w:w="444" w:type="pct"/>
            <w:noWrap/>
            <w:vAlign w:val="center"/>
            <w:hideMark/>
          </w:tcPr>
          <w:p w14:paraId="76BE15FA" w14:textId="77777777" w:rsidR="00A70078" w:rsidRPr="00D73CD7" w:rsidRDefault="00A70078" w:rsidP="00D73CD7">
            <w:pPr>
              <w:pStyle w:val="Style1"/>
            </w:pPr>
            <w:r w:rsidRPr="00D73CD7">
              <w:t>0.03</w:t>
            </w:r>
          </w:p>
        </w:tc>
        <w:tc>
          <w:tcPr>
            <w:tcW w:w="444" w:type="pct"/>
            <w:noWrap/>
            <w:vAlign w:val="center"/>
            <w:hideMark/>
          </w:tcPr>
          <w:p w14:paraId="755E0810" w14:textId="77777777" w:rsidR="00A70078" w:rsidRPr="00D73CD7" w:rsidRDefault="00A70078" w:rsidP="00D73CD7">
            <w:pPr>
              <w:pStyle w:val="Style1"/>
            </w:pPr>
            <w:r w:rsidRPr="00D73CD7">
              <w:t>0.26</w:t>
            </w:r>
          </w:p>
        </w:tc>
        <w:tc>
          <w:tcPr>
            <w:tcW w:w="439" w:type="pct"/>
            <w:noWrap/>
            <w:vAlign w:val="center"/>
            <w:hideMark/>
          </w:tcPr>
          <w:p w14:paraId="336839C9" w14:textId="77777777" w:rsidR="00A70078" w:rsidRPr="00D73CD7" w:rsidRDefault="00A70078" w:rsidP="00D73CD7">
            <w:pPr>
              <w:pStyle w:val="Style1"/>
            </w:pPr>
            <w:r w:rsidRPr="00D73CD7">
              <w:t>0</w:t>
            </w:r>
          </w:p>
        </w:tc>
      </w:tr>
      <w:tr w:rsidR="00D73CD7" w:rsidRPr="00D73CD7" w14:paraId="2C02171C" w14:textId="77777777" w:rsidTr="007220D1">
        <w:trPr>
          <w:trHeight w:val="288"/>
        </w:trPr>
        <w:tc>
          <w:tcPr>
            <w:tcW w:w="564" w:type="pct"/>
            <w:noWrap/>
            <w:vAlign w:val="center"/>
            <w:hideMark/>
          </w:tcPr>
          <w:p w14:paraId="2F0DF368" w14:textId="77777777" w:rsidR="00A70078" w:rsidRPr="00D73CD7" w:rsidRDefault="00A70078" w:rsidP="00D73CD7">
            <w:pPr>
              <w:pStyle w:val="Style1"/>
            </w:pPr>
            <w:r w:rsidRPr="00D73CD7">
              <w:t>KY_05</w:t>
            </w:r>
          </w:p>
        </w:tc>
        <w:tc>
          <w:tcPr>
            <w:tcW w:w="444" w:type="pct"/>
            <w:noWrap/>
            <w:vAlign w:val="center"/>
            <w:hideMark/>
          </w:tcPr>
          <w:p w14:paraId="453FB4D2" w14:textId="77777777" w:rsidR="00A70078" w:rsidRPr="00D73CD7" w:rsidRDefault="00A70078" w:rsidP="00D73CD7">
            <w:pPr>
              <w:pStyle w:val="Style1"/>
            </w:pPr>
            <w:r w:rsidRPr="00D73CD7">
              <w:t>KY</w:t>
            </w:r>
          </w:p>
        </w:tc>
        <w:tc>
          <w:tcPr>
            <w:tcW w:w="444" w:type="pct"/>
            <w:noWrap/>
            <w:vAlign w:val="center"/>
            <w:hideMark/>
          </w:tcPr>
          <w:p w14:paraId="3808C68A" w14:textId="77777777" w:rsidR="00A70078" w:rsidRPr="00D73CD7" w:rsidRDefault="00A70078" w:rsidP="00D73CD7">
            <w:pPr>
              <w:pStyle w:val="Style1"/>
            </w:pPr>
            <w:r w:rsidRPr="00D73CD7">
              <w:t>24</w:t>
            </w:r>
          </w:p>
        </w:tc>
        <w:tc>
          <w:tcPr>
            <w:tcW w:w="444" w:type="pct"/>
            <w:noWrap/>
            <w:vAlign w:val="center"/>
            <w:hideMark/>
          </w:tcPr>
          <w:p w14:paraId="43B56556" w14:textId="77777777" w:rsidR="00A70078" w:rsidRPr="00D73CD7" w:rsidRDefault="00A70078" w:rsidP="00D73CD7">
            <w:pPr>
              <w:pStyle w:val="Style1"/>
            </w:pPr>
            <w:r w:rsidRPr="00D73CD7">
              <w:t>3.94</w:t>
            </w:r>
          </w:p>
        </w:tc>
        <w:tc>
          <w:tcPr>
            <w:tcW w:w="444" w:type="pct"/>
            <w:noWrap/>
            <w:vAlign w:val="center"/>
            <w:hideMark/>
          </w:tcPr>
          <w:p w14:paraId="20FD7FD7" w14:textId="77777777" w:rsidR="00A70078" w:rsidRPr="00D73CD7" w:rsidRDefault="00A70078" w:rsidP="00D73CD7">
            <w:pPr>
              <w:pStyle w:val="Style1"/>
            </w:pPr>
            <w:r w:rsidRPr="00D73CD7">
              <w:t>3.32</w:t>
            </w:r>
          </w:p>
        </w:tc>
        <w:tc>
          <w:tcPr>
            <w:tcW w:w="444" w:type="pct"/>
            <w:noWrap/>
            <w:vAlign w:val="center"/>
            <w:hideMark/>
          </w:tcPr>
          <w:p w14:paraId="381E2EA7" w14:textId="77777777" w:rsidR="00A70078" w:rsidRPr="00D73CD7" w:rsidRDefault="00A70078" w:rsidP="00D73CD7">
            <w:pPr>
              <w:pStyle w:val="Style1"/>
            </w:pPr>
            <w:r w:rsidRPr="00D73CD7">
              <w:t>1</w:t>
            </w:r>
          </w:p>
        </w:tc>
        <w:tc>
          <w:tcPr>
            <w:tcW w:w="444" w:type="pct"/>
            <w:noWrap/>
            <w:vAlign w:val="center"/>
            <w:hideMark/>
          </w:tcPr>
          <w:p w14:paraId="78F08472" w14:textId="77777777" w:rsidR="00A70078" w:rsidRPr="00D73CD7" w:rsidRDefault="00A70078" w:rsidP="00D73CD7">
            <w:pPr>
              <w:pStyle w:val="Style1"/>
            </w:pPr>
            <w:r w:rsidRPr="00D73CD7">
              <w:t>0.51</w:t>
            </w:r>
          </w:p>
        </w:tc>
        <w:tc>
          <w:tcPr>
            <w:tcW w:w="444" w:type="pct"/>
            <w:noWrap/>
            <w:vAlign w:val="center"/>
            <w:hideMark/>
          </w:tcPr>
          <w:p w14:paraId="3E160A11" w14:textId="77777777" w:rsidR="00A70078" w:rsidRPr="00D73CD7" w:rsidRDefault="00A70078" w:rsidP="00D73CD7">
            <w:pPr>
              <w:pStyle w:val="Style1"/>
            </w:pPr>
            <w:r w:rsidRPr="00D73CD7">
              <w:t>0.53</w:t>
            </w:r>
          </w:p>
        </w:tc>
        <w:tc>
          <w:tcPr>
            <w:tcW w:w="444" w:type="pct"/>
            <w:noWrap/>
            <w:vAlign w:val="center"/>
            <w:hideMark/>
          </w:tcPr>
          <w:p w14:paraId="6E8D035E" w14:textId="77777777" w:rsidR="00A70078" w:rsidRPr="00D73CD7" w:rsidRDefault="00A70078" w:rsidP="00D73CD7">
            <w:pPr>
              <w:pStyle w:val="Style1"/>
            </w:pPr>
            <w:r w:rsidRPr="00D73CD7">
              <w:t>0.03</w:t>
            </w:r>
          </w:p>
        </w:tc>
        <w:tc>
          <w:tcPr>
            <w:tcW w:w="444" w:type="pct"/>
            <w:noWrap/>
            <w:vAlign w:val="center"/>
            <w:hideMark/>
          </w:tcPr>
          <w:p w14:paraId="32C71B25" w14:textId="77777777" w:rsidR="00A70078" w:rsidRPr="00D73CD7" w:rsidRDefault="00A70078" w:rsidP="00D73CD7">
            <w:pPr>
              <w:pStyle w:val="Style1"/>
            </w:pPr>
            <w:r w:rsidRPr="00D73CD7">
              <w:t>0.18</w:t>
            </w:r>
          </w:p>
        </w:tc>
        <w:tc>
          <w:tcPr>
            <w:tcW w:w="439" w:type="pct"/>
            <w:noWrap/>
            <w:vAlign w:val="center"/>
            <w:hideMark/>
          </w:tcPr>
          <w:p w14:paraId="1B6926CC" w14:textId="77777777" w:rsidR="00A70078" w:rsidRPr="00D73CD7" w:rsidRDefault="00A70078" w:rsidP="00D73CD7">
            <w:pPr>
              <w:pStyle w:val="Style1"/>
            </w:pPr>
            <w:r w:rsidRPr="00D73CD7">
              <w:t>0.05</w:t>
            </w:r>
          </w:p>
        </w:tc>
      </w:tr>
      <w:tr w:rsidR="00D73CD7" w:rsidRPr="00D73CD7" w14:paraId="78D02F60" w14:textId="77777777" w:rsidTr="007220D1">
        <w:trPr>
          <w:trHeight w:val="288"/>
        </w:trPr>
        <w:tc>
          <w:tcPr>
            <w:tcW w:w="564" w:type="pct"/>
            <w:noWrap/>
            <w:vAlign w:val="center"/>
            <w:hideMark/>
          </w:tcPr>
          <w:p w14:paraId="673D4D15" w14:textId="77777777" w:rsidR="00A70078" w:rsidRPr="00D73CD7" w:rsidRDefault="00A70078" w:rsidP="00D73CD7">
            <w:pPr>
              <w:pStyle w:val="Style1"/>
            </w:pPr>
            <w:r w:rsidRPr="00D73CD7">
              <w:t>KY_06</w:t>
            </w:r>
          </w:p>
        </w:tc>
        <w:tc>
          <w:tcPr>
            <w:tcW w:w="444" w:type="pct"/>
            <w:noWrap/>
            <w:vAlign w:val="center"/>
            <w:hideMark/>
          </w:tcPr>
          <w:p w14:paraId="35C31C82" w14:textId="77777777" w:rsidR="00A70078" w:rsidRPr="00D73CD7" w:rsidRDefault="00A70078" w:rsidP="00D73CD7">
            <w:pPr>
              <w:pStyle w:val="Style1"/>
            </w:pPr>
            <w:r w:rsidRPr="00D73CD7">
              <w:t>KY</w:t>
            </w:r>
          </w:p>
        </w:tc>
        <w:tc>
          <w:tcPr>
            <w:tcW w:w="444" w:type="pct"/>
            <w:noWrap/>
            <w:vAlign w:val="center"/>
            <w:hideMark/>
          </w:tcPr>
          <w:p w14:paraId="19298710" w14:textId="77777777" w:rsidR="00A70078" w:rsidRPr="00D73CD7" w:rsidRDefault="00A70078" w:rsidP="00D73CD7">
            <w:pPr>
              <w:pStyle w:val="Style1"/>
            </w:pPr>
            <w:r w:rsidRPr="00D73CD7">
              <w:t>11</w:t>
            </w:r>
          </w:p>
        </w:tc>
        <w:tc>
          <w:tcPr>
            <w:tcW w:w="444" w:type="pct"/>
            <w:noWrap/>
            <w:vAlign w:val="center"/>
            <w:hideMark/>
          </w:tcPr>
          <w:p w14:paraId="692F3080" w14:textId="77777777" w:rsidR="00A70078" w:rsidRPr="00D73CD7" w:rsidRDefault="00A70078" w:rsidP="00D73CD7">
            <w:pPr>
              <w:pStyle w:val="Style1"/>
            </w:pPr>
            <w:r w:rsidRPr="00D73CD7">
              <w:t>4.06</w:t>
            </w:r>
          </w:p>
        </w:tc>
        <w:tc>
          <w:tcPr>
            <w:tcW w:w="444" w:type="pct"/>
            <w:noWrap/>
            <w:vAlign w:val="center"/>
            <w:hideMark/>
          </w:tcPr>
          <w:p w14:paraId="52648779" w14:textId="77777777" w:rsidR="00A70078" w:rsidRPr="00D73CD7" w:rsidRDefault="00A70078" w:rsidP="00D73CD7">
            <w:pPr>
              <w:pStyle w:val="Style1"/>
            </w:pPr>
            <w:r w:rsidRPr="00D73CD7">
              <w:t>3.7</w:t>
            </w:r>
          </w:p>
        </w:tc>
        <w:tc>
          <w:tcPr>
            <w:tcW w:w="444" w:type="pct"/>
            <w:noWrap/>
            <w:vAlign w:val="center"/>
            <w:hideMark/>
          </w:tcPr>
          <w:p w14:paraId="75AE1927" w14:textId="77777777" w:rsidR="00A70078" w:rsidRPr="00D73CD7" w:rsidRDefault="00A70078" w:rsidP="00D73CD7">
            <w:pPr>
              <w:pStyle w:val="Style1"/>
            </w:pPr>
            <w:r w:rsidRPr="00D73CD7">
              <w:t>4</w:t>
            </w:r>
          </w:p>
        </w:tc>
        <w:tc>
          <w:tcPr>
            <w:tcW w:w="444" w:type="pct"/>
            <w:noWrap/>
            <w:vAlign w:val="center"/>
            <w:hideMark/>
          </w:tcPr>
          <w:p w14:paraId="3307D219" w14:textId="77777777" w:rsidR="00A70078" w:rsidRPr="00D73CD7" w:rsidRDefault="00A70078" w:rsidP="00D73CD7">
            <w:pPr>
              <w:pStyle w:val="Style1"/>
            </w:pPr>
            <w:r w:rsidRPr="00D73CD7">
              <w:t>0.53</w:t>
            </w:r>
          </w:p>
        </w:tc>
        <w:tc>
          <w:tcPr>
            <w:tcW w:w="444" w:type="pct"/>
            <w:noWrap/>
            <w:vAlign w:val="center"/>
            <w:hideMark/>
          </w:tcPr>
          <w:p w14:paraId="4E13D655" w14:textId="77777777" w:rsidR="00A70078" w:rsidRPr="00D73CD7" w:rsidRDefault="00A70078" w:rsidP="00D73CD7">
            <w:pPr>
              <w:pStyle w:val="Style1"/>
            </w:pPr>
            <w:r w:rsidRPr="00D73CD7">
              <w:t>0.55</w:t>
            </w:r>
          </w:p>
        </w:tc>
        <w:tc>
          <w:tcPr>
            <w:tcW w:w="444" w:type="pct"/>
            <w:noWrap/>
            <w:vAlign w:val="center"/>
            <w:hideMark/>
          </w:tcPr>
          <w:p w14:paraId="6A125F21" w14:textId="77777777" w:rsidR="00A70078" w:rsidRPr="00D73CD7" w:rsidRDefault="00A70078" w:rsidP="00D73CD7">
            <w:pPr>
              <w:pStyle w:val="Style1"/>
            </w:pPr>
            <w:r w:rsidRPr="00D73CD7">
              <w:t>0.06</w:t>
            </w:r>
          </w:p>
        </w:tc>
        <w:tc>
          <w:tcPr>
            <w:tcW w:w="444" w:type="pct"/>
            <w:noWrap/>
            <w:vAlign w:val="center"/>
            <w:hideMark/>
          </w:tcPr>
          <w:p w14:paraId="5DD8768A" w14:textId="77777777" w:rsidR="00A70078" w:rsidRPr="00D73CD7" w:rsidRDefault="00A70078" w:rsidP="00D73CD7">
            <w:pPr>
              <w:pStyle w:val="Style1"/>
            </w:pPr>
            <w:r w:rsidRPr="00D73CD7">
              <w:t>0.28</w:t>
            </w:r>
          </w:p>
        </w:tc>
        <w:tc>
          <w:tcPr>
            <w:tcW w:w="439" w:type="pct"/>
            <w:noWrap/>
            <w:vAlign w:val="center"/>
            <w:hideMark/>
          </w:tcPr>
          <w:p w14:paraId="54486825" w14:textId="77777777" w:rsidR="00A70078" w:rsidRPr="00D73CD7" w:rsidRDefault="00A70078" w:rsidP="00D73CD7">
            <w:pPr>
              <w:pStyle w:val="Style1"/>
            </w:pPr>
            <w:r w:rsidRPr="00D73CD7">
              <w:t>0</w:t>
            </w:r>
          </w:p>
        </w:tc>
      </w:tr>
      <w:tr w:rsidR="00D73CD7" w:rsidRPr="00D73CD7" w14:paraId="53E23A9E" w14:textId="77777777" w:rsidTr="007220D1">
        <w:trPr>
          <w:trHeight w:val="288"/>
        </w:trPr>
        <w:tc>
          <w:tcPr>
            <w:tcW w:w="564" w:type="pct"/>
            <w:noWrap/>
            <w:vAlign w:val="center"/>
            <w:hideMark/>
          </w:tcPr>
          <w:p w14:paraId="65B67134" w14:textId="77777777" w:rsidR="00A70078" w:rsidRPr="00D73CD7" w:rsidRDefault="00A70078" w:rsidP="00D73CD7">
            <w:pPr>
              <w:pStyle w:val="Style1"/>
            </w:pPr>
            <w:r w:rsidRPr="00D73CD7">
              <w:t>TNE_01</w:t>
            </w:r>
          </w:p>
        </w:tc>
        <w:tc>
          <w:tcPr>
            <w:tcW w:w="444" w:type="pct"/>
            <w:noWrap/>
            <w:vAlign w:val="center"/>
            <w:hideMark/>
          </w:tcPr>
          <w:p w14:paraId="2321D759" w14:textId="77777777" w:rsidR="00A70078" w:rsidRPr="00D73CD7" w:rsidRDefault="00A70078" w:rsidP="00D73CD7">
            <w:pPr>
              <w:pStyle w:val="Style1"/>
            </w:pPr>
            <w:r w:rsidRPr="00D73CD7">
              <w:t>TNE</w:t>
            </w:r>
          </w:p>
        </w:tc>
        <w:tc>
          <w:tcPr>
            <w:tcW w:w="444" w:type="pct"/>
            <w:noWrap/>
            <w:vAlign w:val="center"/>
            <w:hideMark/>
          </w:tcPr>
          <w:p w14:paraId="644F23AF" w14:textId="77777777" w:rsidR="00A70078" w:rsidRPr="00D73CD7" w:rsidRDefault="00A70078" w:rsidP="00D73CD7">
            <w:pPr>
              <w:pStyle w:val="Style1"/>
            </w:pPr>
            <w:r w:rsidRPr="00D73CD7">
              <w:t>23</w:t>
            </w:r>
          </w:p>
        </w:tc>
        <w:tc>
          <w:tcPr>
            <w:tcW w:w="444" w:type="pct"/>
            <w:noWrap/>
            <w:vAlign w:val="center"/>
            <w:hideMark/>
          </w:tcPr>
          <w:p w14:paraId="4B18CCD0" w14:textId="77777777" w:rsidR="00A70078" w:rsidRPr="00D73CD7" w:rsidRDefault="00A70078" w:rsidP="00D73CD7">
            <w:pPr>
              <w:pStyle w:val="Style1"/>
            </w:pPr>
            <w:r w:rsidRPr="00D73CD7">
              <w:t>3.22</w:t>
            </w:r>
          </w:p>
        </w:tc>
        <w:tc>
          <w:tcPr>
            <w:tcW w:w="444" w:type="pct"/>
            <w:noWrap/>
            <w:vAlign w:val="center"/>
            <w:hideMark/>
          </w:tcPr>
          <w:p w14:paraId="1176120B" w14:textId="77777777" w:rsidR="00A70078" w:rsidRPr="00D73CD7" w:rsidRDefault="00A70078" w:rsidP="00D73CD7">
            <w:pPr>
              <w:pStyle w:val="Style1"/>
            </w:pPr>
            <w:r w:rsidRPr="00D73CD7">
              <w:t>2.64</w:t>
            </w:r>
          </w:p>
        </w:tc>
        <w:tc>
          <w:tcPr>
            <w:tcW w:w="444" w:type="pct"/>
            <w:noWrap/>
            <w:vAlign w:val="center"/>
            <w:hideMark/>
          </w:tcPr>
          <w:p w14:paraId="799EF899" w14:textId="77777777" w:rsidR="00A70078" w:rsidRPr="00D73CD7" w:rsidRDefault="00A70078" w:rsidP="00D73CD7">
            <w:pPr>
              <w:pStyle w:val="Style1"/>
            </w:pPr>
            <w:r w:rsidRPr="00D73CD7">
              <w:t>10</w:t>
            </w:r>
          </w:p>
        </w:tc>
        <w:tc>
          <w:tcPr>
            <w:tcW w:w="444" w:type="pct"/>
            <w:noWrap/>
            <w:vAlign w:val="center"/>
            <w:hideMark/>
          </w:tcPr>
          <w:p w14:paraId="62B40628" w14:textId="77777777" w:rsidR="00A70078" w:rsidRPr="00D73CD7" w:rsidRDefault="00A70078" w:rsidP="00D73CD7">
            <w:pPr>
              <w:pStyle w:val="Style1"/>
            </w:pPr>
            <w:r w:rsidRPr="00D73CD7">
              <w:t>0.38</w:t>
            </w:r>
          </w:p>
        </w:tc>
        <w:tc>
          <w:tcPr>
            <w:tcW w:w="444" w:type="pct"/>
            <w:noWrap/>
            <w:vAlign w:val="center"/>
            <w:hideMark/>
          </w:tcPr>
          <w:p w14:paraId="2F5D210C" w14:textId="77777777" w:rsidR="00A70078" w:rsidRPr="00D73CD7" w:rsidRDefault="00A70078" w:rsidP="00D73CD7">
            <w:pPr>
              <w:pStyle w:val="Style1"/>
            </w:pPr>
            <w:r w:rsidRPr="00D73CD7">
              <w:t>0.41</w:t>
            </w:r>
          </w:p>
        </w:tc>
        <w:tc>
          <w:tcPr>
            <w:tcW w:w="444" w:type="pct"/>
            <w:noWrap/>
            <w:vAlign w:val="center"/>
            <w:hideMark/>
          </w:tcPr>
          <w:p w14:paraId="22C98E25" w14:textId="77777777" w:rsidR="00A70078" w:rsidRPr="00D73CD7" w:rsidRDefault="00A70078" w:rsidP="00D73CD7">
            <w:pPr>
              <w:pStyle w:val="Style1"/>
            </w:pPr>
            <w:r w:rsidRPr="00D73CD7">
              <w:t>0.11</w:t>
            </w:r>
          </w:p>
        </w:tc>
        <w:tc>
          <w:tcPr>
            <w:tcW w:w="444" w:type="pct"/>
            <w:noWrap/>
            <w:vAlign w:val="center"/>
            <w:hideMark/>
          </w:tcPr>
          <w:p w14:paraId="295EF18B" w14:textId="77777777" w:rsidR="00A70078" w:rsidRPr="00D73CD7" w:rsidRDefault="00A70078" w:rsidP="00D73CD7">
            <w:pPr>
              <w:pStyle w:val="Style1"/>
            </w:pPr>
            <w:r w:rsidRPr="00D73CD7">
              <w:t>0.15</w:t>
            </w:r>
          </w:p>
        </w:tc>
        <w:tc>
          <w:tcPr>
            <w:tcW w:w="439" w:type="pct"/>
            <w:noWrap/>
            <w:vAlign w:val="center"/>
            <w:hideMark/>
          </w:tcPr>
          <w:p w14:paraId="3A651BA4" w14:textId="77777777" w:rsidR="00A70078" w:rsidRPr="00D73CD7" w:rsidRDefault="00A70078" w:rsidP="00D73CD7">
            <w:pPr>
              <w:pStyle w:val="Style1"/>
            </w:pPr>
            <w:r w:rsidRPr="00D73CD7">
              <w:t>0</w:t>
            </w:r>
          </w:p>
        </w:tc>
      </w:tr>
      <w:tr w:rsidR="00D73CD7" w:rsidRPr="00D73CD7" w14:paraId="04DD00A7" w14:textId="77777777" w:rsidTr="007220D1">
        <w:trPr>
          <w:trHeight w:val="288"/>
        </w:trPr>
        <w:tc>
          <w:tcPr>
            <w:tcW w:w="564" w:type="pct"/>
            <w:noWrap/>
            <w:vAlign w:val="center"/>
            <w:hideMark/>
          </w:tcPr>
          <w:p w14:paraId="28EFA9A6" w14:textId="77777777" w:rsidR="00A70078" w:rsidRPr="00D73CD7" w:rsidRDefault="00A70078" w:rsidP="00D73CD7">
            <w:pPr>
              <w:pStyle w:val="Style1"/>
            </w:pPr>
            <w:r w:rsidRPr="00D73CD7">
              <w:t>TNE_02</w:t>
            </w:r>
          </w:p>
        </w:tc>
        <w:tc>
          <w:tcPr>
            <w:tcW w:w="444" w:type="pct"/>
            <w:noWrap/>
            <w:vAlign w:val="center"/>
            <w:hideMark/>
          </w:tcPr>
          <w:p w14:paraId="0D4C0E83" w14:textId="77777777" w:rsidR="00A70078" w:rsidRPr="00D73CD7" w:rsidRDefault="00A70078" w:rsidP="00D73CD7">
            <w:pPr>
              <w:pStyle w:val="Style1"/>
            </w:pPr>
            <w:r w:rsidRPr="00D73CD7">
              <w:t>TNE</w:t>
            </w:r>
          </w:p>
        </w:tc>
        <w:tc>
          <w:tcPr>
            <w:tcW w:w="444" w:type="pct"/>
            <w:noWrap/>
            <w:vAlign w:val="center"/>
            <w:hideMark/>
          </w:tcPr>
          <w:p w14:paraId="39D57CD3" w14:textId="77777777" w:rsidR="00A70078" w:rsidRPr="00D73CD7" w:rsidRDefault="00A70078" w:rsidP="00D73CD7">
            <w:pPr>
              <w:pStyle w:val="Style1"/>
            </w:pPr>
            <w:r w:rsidRPr="00D73CD7">
              <w:t>24</w:t>
            </w:r>
          </w:p>
        </w:tc>
        <w:tc>
          <w:tcPr>
            <w:tcW w:w="444" w:type="pct"/>
            <w:noWrap/>
            <w:vAlign w:val="center"/>
            <w:hideMark/>
          </w:tcPr>
          <w:p w14:paraId="4E227E32" w14:textId="77777777" w:rsidR="00A70078" w:rsidRPr="00D73CD7" w:rsidRDefault="00A70078" w:rsidP="00D73CD7">
            <w:pPr>
              <w:pStyle w:val="Style1"/>
            </w:pPr>
            <w:r w:rsidRPr="00D73CD7">
              <w:t>4.17</w:t>
            </w:r>
          </w:p>
        </w:tc>
        <w:tc>
          <w:tcPr>
            <w:tcW w:w="444" w:type="pct"/>
            <w:noWrap/>
            <w:vAlign w:val="center"/>
            <w:hideMark/>
          </w:tcPr>
          <w:p w14:paraId="1C503250" w14:textId="77777777" w:rsidR="00A70078" w:rsidRPr="00D73CD7" w:rsidRDefault="00A70078" w:rsidP="00D73CD7">
            <w:pPr>
              <w:pStyle w:val="Style1"/>
            </w:pPr>
            <w:r w:rsidRPr="00D73CD7">
              <w:t>3.23</w:t>
            </w:r>
          </w:p>
        </w:tc>
        <w:tc>
          <w:tcPr>
            <w:tcW w:w="444" w:type="pct"/>
            <w:noWrap/>
            <w:vAlign w:val="center"/>
            <w:hideMark/>
          </w:tcPr>
          <w:p w14:paraId="4BA6DAFD" w14:textId="77777777" w:rsidR="00A70078" w:rsidRPr="00D73CD7" w:rsidRDefault="00A70078" w:rsidP="00D73CD7">
            <w:pPr>
              <w:pStyle w:val="Style1"/>
            </w:pPr>
            <w:r w:rsidRPr="00D73CD7">
              <w:t>9</w:t>
            </w:r>
          </w:p>
        </w:tc>
        <w:tc>
          <w:tcPr>
            <w:tcW w:w="444" w:type="pct"/>
            <w:noWrap/>
            <w:vAlign w:val="center"/>
            <w:hideMark/>
          </w:tcPr>
          <w:p w14:paraId="5B2BF107" w14:textId="77777777" w:rsidR="00A70078" w:rsidRPr="00D73CD7" w:rsidRDefault="00A70078" w:rsidP="00D73CD7">
            <w:pPr>
              <w:pStyle w:val="Style1"/>
            </w:pPr>
            <w:r w:rsidRPr="00D73CD7">
              <w:t>0.41</w:t>
            </w:r>
          </w:p>
        </w:tc>
        <w:tc>
          <w:tcPr>
            <w:tcW w:w="444" w:type="pct"/>
            <w:noWrap/>
            <w:vAlign w:val="center"/>
            <w:hideMark/>
          </w:tcPr>
          <w:p w14:paraId="3FCA8092" w14:textId="77777777" w:rsidR="00A70078" w:rsidRPr="00D73CD7" w:rsidRDefault="00A70078" w:rsidP="00D73CD7">
            <w:pPr>
              <w:pStyle w:val="Style1"/>
            </w:pPr>
            <w:r w:rsidRPr="00D73CD7">
              <w:t>0.43</w:t>
            </w:r>
          </w:p>
        </w:tc>
        <w:tc>
          <w:tcPr>
            <w:tcW w:w="444" w:type="pct"/>
            <w:noWrap/>
            <w:vAlign w:val="center"/>
            <w:hideMark/>
          </w:tcPr>
          <w:p w14:paraId="56B33183" w14:textId="77777777" w:rsidR="00A70078" w:rsidRPr="00D73CD7" w:rsidRDefault="00A70078" w:rsidP="00D73CD7">
            <w:pPr>
              <w:pStyle w:val="Style1"/>
            </w:pPr>
            <w:r w:rsidRPr="00D73CD7">
              <w:t>0.02</w:t>
            </w:r>
          </w:p>
        </w:tc>
        <w:tc>
          <w:tcPr>
            <w:tcW w:w="444" w:type="pct"/>
            <w:noWrap/>
            <w:vAlign w:val="center"/>
            <w:hideMark/>
          </w:tcPr>
          <w:p w14:paraId="337F4B94" w14:textId="77777777" w:rsidR="00A70078" w:rsidRPr="00D73CD7" w:rsidRDefault="00A70078" w:rsidP="00D73CD7">
            <w:pPr>
              <w:pStyle w:val="Style1"/>
            </w:pPr>
            <w:r w:rsidRPr="00D73CD7">
              <w:t>0.33</w:t>
            </w:r>
          </w:p>
        </w:tc>
        <w:tc>
          <w:tcPr>
            <w:tcW w:w="439" w:type="pct"/>
            <w:noWrap/>
            <w:vAlign w:val="center"/>
            <w:hideMark/>
          </w:tcPr>
          <w:p w14:paraId="35833034" w14:textId="77777777" w:rsidR="00A70078" w:rsidRPr="00D73CD7" w:rsidRDefault="00A70078" w:rsidP="00D73CD7">
            <w:pPr>
              <w:pStyle w:val="Style1"/>
            </w:pPr>
            <w:r w:rsidRPr="00D73CD7">
              <w:t>0</w:t>
            </w:r>
          </w:p>
        </w:tc>
      </w:tr>
      <w:tr w:rsidR="00D73CD7" w:rsidRPr="00D73CD7" w14:paraId="749FE8FE" w14:textId="77777777" w:rsidTr="007220D1">
        <w:trPr>
          <w:trHeight w:val="288"/>
        </w:trPr>
        <w:tc>
          <w:tcPr>
            <w:tcW w:w="564" w:type="pct"/>
            <w:noWrap/>
            <w:vAlign w:val="center"/>
            <w:hideMark/>
          </w:tcPr>
          <w:p w14:paraId="2D6EBE44" w14:textId="77777777" w:rsidR="00A70078" w:rsidRPr="00D73CD7" w:rsidRDefault="00A70078" w:rsidP="00D73CD7">
            <w:pPr>
              <w:pStyle w:val="Style1"/>
            </w:pPr>
            <w:r w:rsidRPr="00D73CD7">
              <w:t>TNW_01</w:t>
            </w:r>
          </w:p>
        </w:tc>
        <w:tc>
          <w:tcPr>
            <w:tcW w:w="444" w:type="pct"/>
            <w:noWrap/>
            <w:vAlign w:val="center"/>
            <w:hideMark/>
          </w:tcPr>
          <w:p w14:paraId="0C860801" w14:textId="77777777" w:rsidR="00A70078" w:rsidRPr="00D73CD7" w:rsidRDefault="00A70078" w:rsidP="00D73CD7">
            <w:pPr>
              <w:pStyle w:val="Style1"/>
            </w:pPr>
            <w:r w:rsidRPr="00D73CD7">
              <w:t>TNW</w:t>
            </w:r>
          </w:p>
        </w:tc>
        <w:tc>
          <w:tcPr>
            <w:tcW w:w="444" w:type="pct"/>
            <w:noWrap/>
            <w:vAlign w:val="center"/>
            <w:hideMark/>
          </w:tcPr>
          <w:p w14:paraId="0CEDC4EA" w14:textId="77777777" w:rsidR="00A70078" w:rsidRPr="00D73CD7" w:rsidRDefault="00A70078" w:rsidP="00D73CD7">
            <w:pPr>
              <w:pStyle w:val="Style1"/>
            </w:pPr>
            <w:r w:rsidRPr="00D73CD7">
              <w:t>14</w:t>
            </w:r>
          </w:p>
        </w:tc>
        <w:tc>
          <w:tcPr>
            <w:tcW w:w="444" w:type="pct"/>
            <w:noWrap/>
            <w:vAlign w:val="center"/>
            <w:hideMark/>
          </w:tcPr>
          <w:p w14:paraId="18A8017A" w14:textId="77777777" w:rsidR="00A70078" w:rsidRPr="00D73CD7" w:rsidRDefault="00A70078" w:rsidP="00D73CD7">
            <w:pPr>
              <w:pStyle w:val="Style1"/>
            </w:pPr>
            <w:r w:rsidRPr="00D73CD7">
              <w:t>2.28</w:t>
            </w:r>
          </w:p>
        </w:tc>
        <w:tc>
          <w:tcPr>
            <w:tcW w:w="444" w:type="pct"/>
            <w:noWrap/>
            <w:vAlign w:val="center"/>
            <w:hideMark/>
          </w:tcPr>
          <w:p w14:paraId="004D6F34" w14:textId="77777777" w:rsidR="00A70078" w:rsidRPr="00D73CD7" w:rsidRDefault="00A70078" w:rsidP="00D73CD7">
            <w:pPr>
              <w:pStyle w:val="Style1"/>
            </w:pPr>
            <w:r w:rsidRPr="00D73CD7">
              <w:t>2.14</w:t>
            </w:r>
          </w:p>
        </w:tc>
        <w:tc>
          <w:tcPr>
            <w:tcW w:w="444" w:type="pct"/>
            <w:noWrap/>
            <w:vAlign w:val="center"/>
            <w:hideMark/>
          </w:tcPr>
          <w:p w14:paraId="35AFD51D" w14:textId="77777777" w:rsidR="00A70078" w:rsidRPr="00D73CD7" w:rsidRDefault="00A70078" w:rsidP="00D73CD7">
            <w:pPr>
              <w:pStyle w:val="Style1"/>
            </w:pPr>
            <w:r w:rsidRPr="00D73CD7">
              <w:t>1</w:t>
            </w:r>
          </w:p>
        </w:tc>
        <w:tc>
          <w:tcPr>
            <w:tcW w:w="444" w:type="pct"/>
            <w:noWrap/>
            <w:vAlign w:val="center"/>
            <w:hideMark/>
          </w:tcPr>
          <w:p w14:paraId="358F8E5B" w14:textId="77777777" w:rsidR="00A70078" w:rsidRPr="00D73CD7" w:rsidRDefault="00A70078" w:rsidP="00D73CD7">
            <w:pPr>
              <w:pStyle w:val="Style1"/>
            </w:pPr>
            <w:r w:rsidRPr="00D73CD7">
              <w:t>0.32</w:t>
            </w:r>
          </w:p>
        </w:tc>
        <w:tc>
          <w:tcPr>
            <w:tcW w:w="444" w:type="pct"/>
            <w:noWrap/>
            <w:vAlign w:val="center"/>
            <w:hideMark/>
          </w:tcPr>
          <w:p w14:paraId="5F551299" w14:textId="77777777" w:rsidR="00A70078" w:rsidRPr="00D73CD7" w:rsidRDefault="00A70078" w:rsidP="00D73CD7">
            <w:pPr>
              <w:pStyle w:val="Style1"/>
            </w:pPr>
            <w:r w:rsidRPr="00D73CD7">
              <w:t>0.32</w:t>
            </w:r>
          </w:p>
        </w:tc>
        <w:tc>
          <w:tcPr>
            <w:tcW w:w="444" w:type="pct"/>
            <w:noWrap/>
            <w:vAlign w:val="center"/>
            <w:hideMark/>
          </w:tcPr>
          <w:p w14:paraId="5DB753BE" w14:textId="77777777" w:rsidR="00A70078" w:rsidRPr="00D73CD7" w:rsidRDefault="00A70078" w:rsidP="00D73CD7">
            <w:pPr>
              <w:pStyle w:val="Style1"/>
            </w:pPr>
            <w:r w:rsidRPr="00D73CD7">
              <w:t>0.03</w:t>
            </w:r>
          </w:p>
        </w:tc>
        <w:tc>
          <w:tcPr>
            <w:tcW w:w="444" w:type="pct"/>
            <w:noWrap/>
            <w:vAlign w:val="center"/>
            <w:hideMark/>
          </w:tcPr>
          <w:p w14:paraId="5D1489E5" w14:textId="77777777" w:rsidR="00A70078" w:rsidRPr="00D73CD7" w:rsidRDefault="00A70078" w:rsidP="00D73CD7">
            <w:pPr>
              <w:pStyle w:val="Style1"/>
            </w:pPr>
            <w:r w:rsidRPr="00D73CD7">
              <w:t>0.08</w:t>
            </w:r>
          </w:p>
        </w:tc>
        <w:tc>
          <w:tcPr>
            <w:tcW w:w="439" w:type="pct"/>
            <w:noWrap/>
            <w:vAlign w:val="center"/>
            <w:hideMark/>
          </w:tcPr>
          <w:p w14:paraId="77FB0947" w14:textId="77777777" w:rsidR="00A70078" w:rsidRPr="00D73CD7" w:rsidRDefault="00A70078" w:rsidP="00D73CD7">
            <w:pPr>
              <w:pStyle w:val="Style1"/>
            </w:pPr>
            <w:r w:rsidRPr="00D73CD7">
              <w:t>0.14</w:t>
            </w:r>
          </w:p>
        </w:tc>
      </w:tr>
      <w:tr w:rsidR="00D73CD7" w:rsidRPr="00D73CD7" w14:paraId="5810C2A6" w14:textId="77777777" w:rsidTr="007220D1">
        <w:trPr>
          <w:trHeight w:val="288"/>
        </w:trPr>
        <w:tc>
          <w:tcPr>
            <w:tcW w:w="564" w:type="pct"/>
            <w:noWrap/>
            <w:vAlign w:val="center"/>
            <w:hideMark/>
          </w:tcPr>
          <w:p w14:paraId="35BA5062" w14:textId="77777777" w:rsidR="00A70078" w:rsidRPr="00D73CD7" w:rsidRDefault="00A70078" w:rsidP="00D73CD7">
            <w:pPr>
              <w:pStyle w:val="Style1"/>
            </w:pPr>
            <w:r w:rsidRPr="00D73CD7">
              <w:t>TNW_02</w:t>
            </w:r>
          </w:p>
        </w:tc>
        <w:tc>
          <w:tcPr>
            <w:tcW w:w="444" w:type="pct"/>
            <w:noWrap/>
            <w:vAlign w:val="center"/>
            <w:hideMark/>
          </w:tcPr>
          <w:p w14:paraId="47AAA009" w14:textId="77777777" w:rsidR="00A70078" w:rsidRPr="00D73CD7" w:rsidRDefault="00A70078" w:rsidP="00D73CD7">
            <w:pPr>
              <w:pStyle w:val="Style1"/>
            </w:pPr>
            <w:r w:rsidRPr="00D73CD7">
              <w:t>TNW</w:t>
            </w:r>
          </w:p>
        </w:tc>
        <w:tc>
          <w:tcPr>
            <w:tcW w:w="444" w:type="pct"/>
            <w:noWrap/>
            <w:vAlign w:val="center"/>
            <w:hideMark/>
          </w:tcPr>
          <w:p w14:paraId="77CA4A57" w14:textId="77777777" w:rsidR="00A70078" w:rsidRPr="00D73CD7" w:rsidRDefault="00A70078" w:rsidP="00D73CD7">
            <w:pPr>
              <w:pStyle w:val="Style1"/>
            </w:pPr>
            <w:r w:rsidRPr="00D73CD7">
              <w:t>9</w:t>
            </w:r>
          </w:p>
        </w:tc>
        <w:tc>
          <w:tcPr>
            <w:tcW w:w="444" w:type="pct"/>
            <w:noWrap/>
            <w:vAlign w:val="center"/>
            <w:hideMark/>
          </w:tcPr>
          <w:p w14:paraId="2692D9FA" w14:textId="77777777" w:rsidR="00A70078" w:rsidRPr="00D73CD7" w:rsidRDefault="00A70078" w:rsidP="00D73CD7">
            <w:pPr>
              <w:pStyle w:val="Style1"/>
            </w:pPr>
            <w:r w:rsidRPr="00D73CD7">
              <w:t>2.78</w:t>
            </w:r>
          </w:p>
        </w:tc>
        <w:tc>
          <w:tcPr>
            <w:tcW w:w="444" w:type="pct"/>
            <w:noWrap/>
            <w:vAlign w:val="center"/>
            <w:hideMark/>
          </w:tcPr>
          <w:p w14:paraId="6AC114B9" w14:textId="77777777" w:rsidR="00A70078" w:rsidRPr="00D73CD7" w:rsidRDefault="00A70078" w:rsidP="00D73CD7">
            <w:pPr>
              <w:pStyle w:val="Style1"/>
            </w:pPr>
            <w:r w:rsidRPr="00D73CD7">
              <w:t>2.69</w:t>
            </w:r>
          </w:p>
        </w:tc>
        <w:tc>
          <w:tcPr>
            <w:tcW w:w="444" w:type="pct"/>
            <w:noWrap/>
            <w:vAlign w:val="center"/>
            <w:hideMark/>
          </w:tcPr>
          <w:p w14:paraId="0C44F34C" w14:textId="77777777" w:rsidR="00A70078" w:rsidRPr="00D73CD7" w:rsidRDefault="00A70078" w:rsidP="00D73CD7">
            <w:pPr>
              <w:pStyle w:val="Style1"/>
            </w:pPr>
            <w:r w:rsidRPr="00D73CD7">
              <w:t>1</w:t>
            </w:r>
          </w:p>
        </w:tc>
        <w:tc>
          <w:tcPr>
            <w:tcW w:w="444" w:type="pct"/>
            <w:noWrap/>
            <w:vAlign w:val="center"/>
            <w:hideMark/>
          </w:tcPr>
          <w:p w14:paraId="4C366846" w14:textId="77777777" w:rsidR="00A70078" w:rsidRPr="00D73CD7" w:rsidRDefault="00A70078" w:rsidP="00D73CD7">
            <w:pPr>
              <w:pStyle w:val="Style1"/>
            </w:pPr>
            <w:r w:rsidRPr="00D73CD7">
              <w:t>0.48</w:t>
            </w:r>
          </w:p>
        </w:tc>
        <w:tc>
          <w:tcPr>
            <w:tcW w:w="444" w:type="pct"/>
            <w:noWrap/>
            <w:vAlign w:val="center"/>
            <w:hideMark/>
          </w:tcPr>
          <w:p w14:paraId="5E4B3213" w14:textId="77777777" w:rsidR="00A70078" w:rsidRPr="00D73CD7" w:rsidRDefault="00A70078" w:rsidP="00D73CD7">
            <w:pPr>
              <w:pStyle w:val="Style1"/>
            </w:pPr>
            <w:r w:rsidRPr="00D73CD7">
              <w:t>0.46</w:t>
            </w:r>
          </w:p>
        </w:tc>
        <w:tc>
          <w:tcPr>
            <w:tcW w:w="444" w:type="pct"/>
            <w:noWrap/>
            <w:vAlign w:val="center"/>
            <w:hideMark/>
          </w:tcPr>
          <w:p w14:paraId="05CCEB48" w14:textId="77777777" w:rsidR="00A70078" w:rsidRPr="00D73CD7" w:rsidRDefault="00A70078" w:rsidP="00D73CD7">
            <w:pPr>
              <w:pStyle w:val="Style1"/>
            </w:pPr>
            <w:r w:rsidRPr="00D73CD7">
              <w:t>-0.04</w:t>
            </w:r>
          </w:p>
        </w:tc>
        <w:tc>
          <w:tcPr>
            <w:tcW w:w="444" w:type="pct"/>
            <w:noWrap/>
            <w:vAlign w:val="center"/>
            <w:hideMark/>
          </w:tcPr>
          <w:p w14:paraId="216ADD9C" w14:textId="77777777" w:rsidR="00A70078" w:rsidRPr="00D73CD7" w:rsidRDefault="00A70078" w:rsidP="00D73CD7">
            <w:pPr>
              <w:pStyle w:val="Style1"/>
            </w:pPr>
            <w:r w:rsidRPr="00D73CD7">
              <w:t>0.17</w:t>
            </w:r>
          </w:p>
        </w:tc>
        <w:tc>
          <w:tcPr>
            <w:tcW w:w="439" w:type="pct"/>
            <w:noWrap/>
            <w:vAlign w:val="center"/>
            <w:hideMark/>
          </w:tcPr>
          <w:p w14:paraId="1BC462D8" w14:textId="77777777" w:rsidR="00A70078" w:rsidRPr="00D73CD7" w:rsidRDefault="00A70078" w:rsidP="00D73CD7">
            <w:pPr>
              <w:pStyle w:val="Style1"/>
            </w:pPr>
            <w:r w:rsidRPr="00D73CD7">
              <w:t>0</w:t>
            </w:r>
          </w:p>
        </w:tc>
      </w:tr>
      <w:tr w:rsidR="00D73CD7" w:rsidRPr="00D73CD7" w14:paraId="211BB525" w14:textId="77777777" w:rsidTr="007220D1">
        <w:trPr>
          <w:trHeight w:val="288"/>
        </w:trPr>
        <w:tc>
          <w:tcPr>
            <w:tcW w:w="564" w:type="pct"/>
            <w:noWrap/>
            <w:vAlign w:val="center"/>
            <w:hideMark/>
          </w:tcPr>
          <w:p w14:paraId="16082D67" w14:textId="77777777" w:rsidR="00A70078" w:rsidRPr="00D73CD7" w:rsidRDefault="00A70078" w:rsidP="00D73CD7">
            <w:pPr>
              <w:pStyle w:val="Style1"/>
            </w:pPr>
            <w:r w:rsidRPr="00D73CD7">
              <w:t>TNW_03</w:t>
            </w:r>
          </w:p>
        </w:tc>
        <w:tc>
          <w:tcPr>
            <w:tcW w:w="444" w:type="pct"/>
            <w:noWrap/>
            <w:vAlign w:val="center"/>
            <w:hideMark/>
          </w:tcPr>
          <w:p w14:paraId="52C28CC0" w14:textId="77777777" w:rsidR="00A70078" w:rsidRPr="00D73CD7" w:rsidRDefault="00A70078" w:rsidP="00D73CD7">
            <w:pPr>
              <w:pStyle w:val="Style1"/>
            </w:pPr>
            <w:r w:rsidRPr="00D73CD7">
              <w:t>TNW</w:t>
            </w:r>
          </w:p>
        </w:tc>
        <w:tc>
          <w:tcPr>
            <w:tcW w:w="444" w:type="pct"/>
            <w:noWrap/>
            <w:vAlign w:val="center"/>
            <w:hideMark/>
          </w:tcPr>
          <w:p w14:paraId="0C9E94C5" w14:textId="77777777" w:rsidR="00A70078" w:rsidRPr="00D73CD7" w:rsidRDefault="00A70078" w:rsidP="00D73CD7">
            <w:pPr>
              <w:pStyle w:val="Style1"/>
            </w:pPr>
            <w:r w:rsidRPr="00D73CD7">
              <w:t>24</w:t>
            </w:r>
          </w:p>
        </w:tc>
        <w:tc>
          <w:tcPr>
            <w:tcW w:w="444" w:type="pct"/>
            <w:noWrap/>
            <w:vAlign w:val="center"/>
            <w:hideMark/>
          </w:tcPr>
          <w:p w14:paraId="3ABDF613" w14:textId="77777777" w:rsidR="00A70078" w:rsidRPr="00D73CD7" w:rsidRDefault="00A70078" w:rsidP="00D73CD7">
            <w:pPr>
              <w:pStyle w:val="Style1"/>
            </w:pPr>
            <w:r w:rsidRPr="00D73CD7">
              <w:t>3.28</w:t>
            </w:r>
          </w:p>
        </w:tc>
        <w:tc>
          <w:tcPr>
            <w:tcW w:w="444" w:type="pct"/>
            <w:noWrap/>
            <w:vAlign w:val="center"/>
            <w:hideMark/>
          </w:tcPr>
          <w:p w14:paraId="24960CB2" w14:textId="77777777" w:rsidR="00A70078" w:rsidRPr="00D73CD7" w:rsidRDefault="00A70078" w:rsidP="00D73CD7">
            <w:pPr>
              <w:pStyle w:val="Style1"/>
            </w:pPr>
            <w:r w:rsidRPr="00D73CD7">
              <w:t>2.69</w:t>
            </w:r>
          </w:p>
        </w:tc>
        <w:tc>
          <w:tcPr>
            <w:tcW w:w="444" w:type="pct"/>
            <w:noWrap/>
            <w:vAlign w:val="center"/>
            <w:hideMark/>
          </w:tcPr>
          <w:p w14:paraId="2B71E1AE" w14:textId="77777777" w:rsidR="00A70078" w:rsidRPr="00D73CD7" w:rsidRDefault="00A70078" w:rsidP="00D73CD7">
            <w:pPr>
              <w:pStyle w:val="Style1"/>
            </w:pPr>
            <w:r w:rsidRPr="00D73CD7">
              <w:t>3</w:t>
            </w:r>
          </w:p>
        </w:tc>
        <w:tc>
          <w:tcPr>
            <w:tcW w:w="444" w:type="pct"/>
            <w:noWrap/>
            <w:vAlign w:val="center"/>
            <w:hideMark/>
          </w:tcPr>
          <w:p w14:paraId="4AEBA1F5" w14:textId="77777777" w:rsidR="00A70078" w:rsidRPr="00D73CD7" w:rsidRDefault="00A70078" w:rsidP="00D73CD7">
            <w:pPr>
              <w:pStyle w:val="Style1"/>
            </w:pPr>
            <w:r w:rsidRPr="00D73CD7">
              <w:t>0.37</w:t>
            </w:r>
          </w:p>
        </w:tc>
        <w:tc>
          <w:tcPr>
            <w:tcW w:w="444" w:type="pct"/>
            <w:noWrap/>
            <w:vAlign w:val="center"/>
            <w:hideMark/>
          </w:tcPr>
          <w:p w14:paraId="4CB1145C" w14:textId="77777777" w:rsidR="00A70078" w:rsidRPr="00D73CD7" w:rsidRDefault="00A70078" w:rsidP="00D73CD7">
            <w:pPr>
              <w:pStyle w:val="Style1"/>
            </w:pPr>
            <w:r w:rsidRPr="00D73CD7">
              <w:t>0.44</w:t>
            </w:r>
          </w:p>
        </w:tc>
        <w:tc>
          <w:tcPr>
            <w:tcW w:w="444" w:type="pct"/>
            <w:noWrap/>
            <w:vAlign w:val="center"/>
            <w:hideMark/>
          </w:tcPr>
          <w:p w14:paraId="4066FDE4" w14:textId="77777777" w:rsidR="00A70078" w:rsidRPr="00D73CD7" w:rsidRDefault="00A70078" w:rsidP="00D73CD7">
            <w:pPr>
              <w:pStyle w:val="Style1"/>
            </w:pPr>
            <w:r w:rsidRPr="00D73CD7">
              <w:t>0.23</w:t>
            </w:r>
          </w:p>
        </w:tc>
        <w:tc>
          <w:tcPr>
            <w:tcW w:w="444" w:type="pct"/>
            <w:noWrap/>
            <w:vAlign w:val="center"/>
            <w:hideMark/>
          </w:tcPr>
          <w:p w14:paraId="4A26DFF4" w14:textId="77777777" w:rsidR="00A70078" w:rsidRPr="00D73CD7" w:rsidRDefault="00A70078" w:rsidP="00D73CD7">
            <w:pPr>
              <w:pStyle w:val="Style1"/>
            </w:pPr>
            <w:r w:rsidRPr="00D73CD7">
              <w:t>0.47</w:t>
            </w:r>
          </w:p>
        </w:tc>
        <w:tc>
          <w:tcPr>
            <w:tcW w:w="439" w:type="pct"/>
            <w:noWrap/>
            <w:vAlign w:val="center"/>
            <w:hideMark/>
          </w:tcPr>
          <w:p w14:paraId="506A8275" w14:textId="77777777" w:rsidR="00A70078" w:rsidRPr="00D73CD7" w:rsidRDefault="00A70078" w:rsidP="00D73CD7">
            <w:pPr>
              <w:pStyle w:val="Style1"/>
            </w:pPr>
            <w:r w:rsidRPr="00D73CD7">
              <w:t>0.11</w:t>
            </w:r>
          </w:p>
        </w:tc>
      </w:tr>
      <w:tr w:rsidR="00D73CD7" w:rsidRPr="00D73CD7" w14:paraId="2F3A5D72" w14:textId="77777777" w:rsidTr="007220D1">
        <w:trPr>
          <w:trHeight w:val="288"/>
        </w:trPr>
        <w:tc>
          <w:tcPr>
            <w:tcW w:w="564" w:type="pct"/>
            <w:tcBorders>
              <w:bottom w:val="nil"/>
            </w:tcBorders>
            <w:noWrap/>
            <w:vAlign w:val="center"/>
            <w:hideMark/>
          </w:tcPr>
          <w:p w14:paraId="3F0122D6" w14:textId="77777777" w:rsidR="00A70078" w:rsidRPr="00D73CD7" w:rsidRDefault="00A70078" w:rsidP="00D73CD7">
            <w:pPr>
              <w:pStyle w:val="Style1"/>
            </w:pPr>
            <w:r w:rsidRPr="00D73CD7">
              <w:t>TNW_04</w:t>
            </w:r>
          </w:p>
        </w:tc>
        <w:tc>
          <w:tcPr>
            <w:tcW w:w="444" w:type="pct"/>
            <w:tcBorders>
              <w:bottom w:val="nil"/>
            </w:tcBorders>
            <w:noWrap/>
            <w:vAlign w:val="center"/>
            <w:hideMark/>
          </w:tcPr>
          <w:p w14:paraId="29A22FC7" w14:textId="77777777" w:rsidR="00A70078" w:rsidRPr="00D73CD7" w:rsidRDefault="00A70078" w:rsidP="00D73CD7">
            <w:pPr>
              <w:pStyle w:val="Style1"/>
            </w:pPr>
            <w:r w:rsidRPr="00D73CD7">
              <w:t>TNW</w:t>
            </w:r>
          </w:p>
        </w:tc>
        <w:tc>
          <w:tcPr>
            <w:tcW w:w="444" w:type="pct"/>
            <w:tcBorders>
              <w:bottom w:val="nil"/>
            </w:tcBorders>
            <w:noWrap/>
            <w:vAlign w:val="center"/>
            <w:hideMark/>
          </w:tcPr>
          <w:p w14:paraId="4E0FBC6F" w14:textId="77777777" w:rsidR="00A70078" w:rsidRPr="00D73CD7" w:rsidRDefault="00A70078" w:rsidP="00D73CD7">
            <w:pPr>
              <w:pStyle w:val="Style1"/>
            </w:pPr>
            <w:r w:rsidRPr="00D73CD7">
              <w:t>24</w:t>
            </w:r>
          </w:p>
        </w:tc>
        <w:tc>
          <w:tcPr>
            <w:tcW w:w="444" w:type="pct"/>
            <w:tcBorders>
              <w:bottom w:val="nil"/>
            </w:tcBorders>
            <w:noWrap/>
            <w:vAlign w:val="center"/>
            <w:hideMark/>
          </w:tcPr>
          <w:p w14:paraId="4CBCD1AE" w14:textId="77777777" w:rsidR="00A70078" w:rsidRPr="00D73CD7" w:rsidRDefault="00A70078" w:rsidP="00D73CD7">
            <w:pPr>
              <w:pStyle w:val="Style1"/>
            </w:pPr>
            <w:r w:rsidRPr="00D73CD7">
              <w:t>4.72</w:t>
            </w:r>
          </w:p>
        </w:tc>
        <w:tc>
          <w:tcPr>
            <w:tcW w:w="444" w:type="pct"/>
            <w:tcBorders>
              <w:bottom w:val="nil"/>
            </w:tcBorders>
            <w:noWrap/>
            <w:vAlign w:val="center"/>
            <w:hideMark/>
          </w:tcPr>
          <w:p w14:paraId="02C4D482" w14:textId="77777777" w:rsidR="00A70078" w:rsidRPr="00D73CD7" w:rsidRDefault="00A70078" w:rsidP="00D73CD7">
            <w:pPr>
              <w:pStyle w:val="Style1"/>
            </w:pPr>
            <w:r w:rsidRPr="00D73CD7">
              <w:t>3.62</w:t>
            </w:r>
          </w:p>
        </w:tc>
        <w:tc>
          <w:tcPr>
            <w:tcW w:w="444" w:type="pct"/>
            <w:tcBorders>
              <w:bottom w:val="nil"/>
            </w:tcBorders>
            <w:noWrap/>
            <w:vAlign w:val="center"/>
            <w:hideMark/>
          </w:tcPr>
          <w:p w14:paraId="54193FF7" w14:textId="77777777" w:rsidR="00A70078" w:rsidRPr="00D73CD7" w:rsidRDefault="00A70078" w:rsidP="00D73CD7">
            <w:pPr>
              <w:pStyle w:val="Style1"/>
            </w:pPr>
            <w:r w:rsidRPr="00D73CD7">
              <w:t>6</w:t>
            </w:r>
          </w:p>
        </w:tc>
        <w:tc>
          <w:tcPr>
            <w:tcW w:w="444" w:type="pct"/>
            <w:tcBorders>
              <w:bottom w:val="nil"/>
            </w:tcBorders>
            <w:noWrap/>
            <w:vAlign w:val="center"/>
            <w:hideMark/>
          </w:tcPr>
          <w:p w14:paraId="67B7BE2C" w14:textId="77777777" w:rsidR="00A70078" w:rsidRPr="00D73CD7" w:rsidRDefault="00A70078" w:rsidP="00D73CD7">
            <w:pPr>
              <w:pStyle w:val="Style1"/>
            </w:pPr>
            <w:r w:rsidRPr="00D73CD7">
              <w:t>0.4</w:t>
            </w:r>
          </w:p>
        </w:tc>
        <w:tc>
          <w:tcPr>
            <w:tcW w:w="444" w:type="pct"/>
            <w:tcBorders>
              <w:bottom w:val="nil"/>
            </w:tcBorders>
            <w:noWrap/>
            <w:vAlign w:val="center"/>
            <w:hideMark/>
          </w:tcPr>
          <w:p w14:paraId="0F078DDB" w14:textId="77777777" w:rsidR="00A70078" w:rsidRPr="00D73CD7" w:rsidRDefault="00A70078" w:rsidP="00D73CD7">
            <w:pPr>
              <w:pStyle w:val="Style1"/>
            </w:pPr>
            <w:r w:rsidRPr="00D73CD7">
              <w:t>0.5</w:t>
            </w:r>
          </w:p>
        </w:tc>
        <w:tc>
          <w:tcPr>
            <w:tcW w:w="444" w:type="pct"/>
            <w:tcBorders>
              <w:bottom w:val="nil"/>
            </w:tcBorders>
            <w:noWrap/>
            <w:vAlign w:val="center"/>
            <w:hideMark/>
          </w:tcPr>
          <w:p w14:paraId="2FD9C54E" w14:textId="77777777" w:rsidR="00A70078" w:rsidRPr="00D73CD7" w:rsidRDefault="00A70078" w:rsidP="00D73CD7">
            <w:pPr>
              <w:pStyle w:val="Style1"/>
            </w:pPr>
            <w:r w:rsidRPr="00D73CD7">
              <w:t>0.16</w:t>
            </w:r>
          </w:p>
        </w:tc>
        <w:tc>
          <w:tcPr>
            <w:tcW w:w="444" w:type="pct"/>
            <w:tcBorders>
              <w:bottom w:val="nil"/>
            </w:tcBorders>
            <w:noWrap/>
            <w:vAlign w:val="center"/>
            <w:hideMark/>
          </w:tcPr>
          <w:p w14:paraId="50730465" w14:textId="77777777" w:rsidR="00A70078" w:rsidRPr="00D73CD7" w:rsidRDefault="00A70078" w:rsidP="00D73CD7">
            <w:pPr>
              <w:pStyle w:val="Style1"/>
            </w:pPr>
            <w:r w:rsidRPr="00D73CD7">
              <w:t>0.33</w:t>
            </w:r>
          </w:p>
        </w:tc>
        <w:tc>
          <w:tcPr>
            <w:tcW w:w="439" w:type="pct"/>
            <w:tcBorders>
              <w:bottom w:val="nil"/>
            </w:tcBorders>
            <w:noWrap/>
            <w:vAlign w:val="center"/>
            <w:hideMark/>
          </w:tcPr>
          <w:p w14:paraId="677C8655" w14:textId="77777777" w:rsidR="00A70078" w:rsidRPr="00D73CD7" w:rsidRDefault="00A70078" w:rsidP="00D73CD7">
            <w:pPr>
              <w:pStyle w:val="Style1"/>
            </w:pPr>
            <w:r w:rsidRPr="00D73CD7">
              <w:t>0.15</w:t>
            </w:r>
          </w:p>
        </w:tc>
      </w:tr>
      <w:tr w:rsidR="00D73CD7" w:rsidRPr="00D73CD7" w14:paraId="775602EA" w14:textId="77777777" w:rsidTr="007220D1">
        <w:trPr>
          <w:trHeight w:val="288"/>
        </w:trPr>
        <w:tc>
          <w:tcPr>
            <w:tcW w:w="564" w:type="pct"/>
            <w:tcBorders>
              <w:top w:val="nil"/>
              <w:bottom w:val="single" w:sz="4" w:space="0" w:color="auto"/>
            </w:tcBorders>
            <w:noWrap/>
            <w:vAlign w:val="center"/>
            <w:hideMark/>
          </w:tcPr>
          <w:p w14:paraId="6D1FADD6" w14:textId="77777777" w:rsidR="00A70078" w:rsidRPr="00D73CD7" w:rsidRDefault="00A70078" w:rsidP="00D73CD7">
            <w:pPr>
              <w:pStyle w:val="Style1"/>
            </w:pPr>
            <w:r w:rsidRPr="00D73CD7">
              <w:t>TNW_05</w:t>
            </w:r>
          </w:p>
        </w:tc>
        <w:tc>
          <w:tcPr>
            <w:tcW w:w="444" w:type="pct"/>
            <w:tcBorders>
              <w:top w:val="nil"/>
              <w:bottom w:val="single" w:sz="4" w:space="0" w:color="auto"/>
            </w:tcBorders>
            <w:noWrap/>
            <w:vAlign w:val="center"/>
            <w:hideMark/>
          </w:tcPr>
          <w:p w14:paraId="735CD942" w14:textId="77777777" w:rsidR="00A70078" w:rsidRPr="00D73CD7" w:rsidRDefault="00A70078" w:rsidP="00D73CD7">
            <w:pPr>
              <w:pStyle w:val="Style1"/>
            </w:pPr>
            <w:r w:rsidRPr="00D73CD7">
              <w:t>TNW</w:t>
            </w:r>
          </w:p>
        </w:tc>
        <w:tc>
          <w:tcPr>
            <w:tcW w:w="444" w:type="pct"/>
            <w:tcBorders>
              <w:top w:val="nil"/>
              <w:bottom w:val="single" w:sz="4" w:space="0" w:color="auto"/>
            </w:tcBorders>
            <w:noWrap/>
            <w:vAlign w:val="center"/>
            <w:hideMark/>
          </w:tcPr>
          <w:p w14:paraId="4C07B62E" w14:textId="77777777" w:rsidR="00A70078" w:rsidRPr="00D73CD7" w:rsidRDefault="00A70078" w:rsidP="00D73CD7">
            <w:pPr>
              <w:pStyle w:val="Style1"/>
            </w:pPr>
            <w:r w:rsidRPr="00D73CD7">
              <w:t>24</w:t>
            </w:r>
          </w:p>
        </w:tc>
        <w:tc>
          <w:tcPr>
            <w:tcW w:w="444" w:type="pct"/>
            <w:tcBorders>
              <w:top w:val="nil"/>
              <w:bottom w:val="single" w:sz="4" w:space="0" w:color="auto"/>
            </w:tcBorders>
            <w:noWrap/>
            <w:vAlign w:val="center"/>
            <w:hideMark/>
          </w:tcPr>
          <w:p w14:paraId="5EE4F0A1" w14:textId="77777777" w:rsidR="00A70078" w:rsidRPr="00D73CD7" w:rsidRDefault="00A70078" w:rsidP="00D73CD7">
            <w:pPr>
              <w:pStyle w:val="Style1"/>
            </w:pPr>
            <w:r w:rsidRPr="00D73CD7">
              <w:t>5.44</w:t>
            </w:r>
          </w:p>
        </w:tc>
        <w:tc>
          <w:tcPr>
            <w:tcW w:w="444" w:type="pct"/>
            <w:tcBorders>
              <w:top w:val="nil"/>
              <w:bottom w:val="single" w:sz="4" w:space="0" w:color="auto"/>
            </w:tcBorders>
            <w:noWrap/>
            <w:vAlign w:val="center"/>
            <w:hideMark/>
          </w:tcPr>
          <w:p w14:paraId="0FF03C3D" w14:textId="77777777" w:rsidR="00A70078" w:rsidRPr="00D73CD7" w:rsidRDefault="00A70078" w:rsidP="00D73CD7">
            <w:pPr>
              <w:pStyle w:val="Style1"/>
            </w:pPr>
            <w:r w:rsidRPr="00D73CD7">
              <w:t>3.87</w:t>
            </w:r>
          </w:p>
        </w:tc>
        <w:tc>
          <w:tcPr>
            <w:tcW w:w="444" w:type="pct"/>
            <w:tcBorders>
              <w:top w:val="nil"/>
              <w:bottom w:val="single" w:sz="4" w:space="0" w:color="auto"/>
            </w:tcBorders>
            <w:noWrap/>
            <w:vAlign w:val="center"/>
            <w:hideMark/>
          </w:tcPr>
          <w:p w14:paraId="0E43AB48" w14:textId="77777777" w:rsidR="00A70078" w:rsidRPr="00D73CD7" w:rsidRDefault="00A70078" w:rsidP="00D73CD7">
            <w:pPr>
              <w:pStyle w:val="Style1"/>
            </w:pPr>
            <w:r w:rsidRPr="00D73CD7">
              <w:t>6</w:t>
            </w:r>
          </w:p>
        </w:tc>
        <w:tc>
          <w:tcPr>
            <w:tcW w:w="444" w:type="pct"/>
            <w:tcBorders>
              <w:top w:val="nil"/>
              <w:bottom w:val="single" w:sz="4" w:space="0" w:color="auto"/>
            </w:tcBorders>
            <w:noWrap/>
            <w:vAlign w:val="center"/>
            <w:hideMark/>
          </w:tcPr>
          <w:p w14:paraId="550EA8B2" w14:textId="77777777" w:rsidR="00A70078" w:rsidRPr="00D73CD7" w:rsidRDefault="00A70078" w:rsidP="00D73CD7">
            <w:pPr>
              <w:pStyle w:val="Style1"/>
            </w:pPr>
            <w:r w:rsidRPr="00D73CD7">
              <w:t>0.48</w:t>
            </w:r>
          </w:p>
        </w:tc>
        <w:tc>
          <w:tcPr>
            <w:tcW w:w="444" w:type="pct"/>
            <w:tcBorders>
              <w:top w:val="nil"/>
              <w:bottom w:val="single" w:sz="4" w:space="0" w:color="auto"/>
            </w:tcBorders>
            <w:noWrap/>
            <w:vAlign w:val="center"/>
            <w:hideMark/>
          </w:tcPr>
          <w:p w14:paraId="2E6A8FB4" w14:textId="77777777" w:rsidR="00A70078" w:rsidRPr="00D73CD7" w:rsidRDefault="00A70078" w:rsidP="00D73CD7">
            <w:pPr>
              <w:pStyle w:val="Style1"/>
            </w:pPr>
            <w:r w:rsidRPr="00D73CD7">
              <w:t>0.55</w:t>
            </w:r>
          </w:p>
        </w:tc>
        <w:tc>
          <w:tcPr>
            <w:tcW w:w="444" w:type="pct"/>
            <w:tcBorders>
              <w:top w:val="nil"/>
              <w:bottom w:val="single" w:sz="4" w:space="0" w:color="auto"/>
            </w:tcBorders>
            <w:noWrap/>
            <w:vAlign w:val="center"/>
            <w:hideMark/>
          </w:tcPr>
          <w:p w14:paraId="4917BA77" w14:textId="77777777" w:rsidR="00A70078" w:rsidRPr="00D73CD7" w:rsidRDefault="00A70078" w:rsidP="00D73CD7">
            <w:pPr>
              <w:pStyle w:val="Style1"/>
            </w:pPr>
            <w:r w:rsidRPr="00D73CD7">
              <w:t>0.11</w:t>
            </w:r>
          </w:p>
        </w:tc>
        <w:tc>
          <w:tcPr>
            <w:tcW w:w="444" w:type="pct"/>
            <w:tcBorders>
              <w:top w:val="nil"/>
              <w:bottom w:val="single" w:sz="4" w:space="0" w:color="auto"/>
            </w:tcBorders>
            <w:noWrap/>
            <w:vAlign w:val="center"/>
            <w:hideMark/>
          </w:tcPr>
          <w:p w14:paraId="2E594B69" w14:textId="77777777" w:rsidR="00A70078" w:rsidRPr="00D73CD7" w:rsidRDefault="00A70078" w:rsidP="00D73CD7">
            <w:pPr>
              <w:pStyle w:val="Style1"/>
            </w:pPr>
            <w:r w:rsidRPr="00D73CD7">
              <w:t>0.36</w:t>
            </w:r>
          </w:p>
        </w:tc>
        <w:tc>
          <w:tcPr>
            <w:tcW w:w="439" w:type="pct"/>
            <w:tcBorders>
              <w:top w:val="nil"/>
              <w:bottom w:val="single" w:sz="4" w:space="0" w:color="auto"/>
            </w:tcBorders>
            <w:noWrap/>
            <w:vAlign w:val="center"/>
            <w:hideMark/>
          </w:tcPr>
          <w:p w14:paraId="32AECF5D" w14:textId="77777777" w:rsidR="00A70078" w:rsidRPr="00D73CD7" w:rsidRDefault="00A70078" w:rsidP="00D73CD7">
            <w:pPr>
              <w:pStyle w:val="Style1"/>
            </w:pPr>
            <w:r w:rsidRPr="00D73CD7">
              <w:t>0.07</w:t>
            </w:r>
          </w:p>
        </w:tc>
      </w:tr>
      <w:tr w:rsidR="00D73CD7" w:rsidRPr="00D73CD7" w14:paraId="298CFCFB" w14:textId="77777777" w:rsidTr="007220D1">
        <w:trPr>
          <w:trHeight w:val="288"/>
        </w:trPr>
        <w:tc>
          <w:tcPr>
            <w:tcW w:w="1452" w:type="pct"/>
            <w:gridSpan w:val="3"/>
            <w:tcBorders>
              <w:top w:val="single" w:sz="4" w:space="0" w:color="auto"/>
            </w:tcBorders>
            <w:noWrap/>
            <w:vAlign w:val="center"/>
            <w:hideMark/>
          </w:tcPr>
          <w:p w14:paraId="39BACCEF" w14:textId="77777777" w:rsidR="00A70078" w:rsidRPr="00D73CD7" w:rsidRDefault="00A70078" w:rsidP="00D73CD7">
            <w:pPr>
              <w:pStyle w:val="Style1"/>
            </w:pPr>
            <w:r w:rsidRPr="00D73CD7">
              <w:t xml:space="preserve">Average across </w:t>
            </w:r>
            <w:r w:rsidRPr="00D73CD7">
              <w:rPr>
                <w:i/>
                <w:iCs/>
              </w:rPr>
              <w:t>P. globosa</w:t>
            </w:r>
          </w:p>
        </w:tc>
        <w:tc>
          <w:tcPr>
            <w:tcW w:w="444" w:type="pct"/>
            <w:tcBorders>
              <w:top w:val="single" w:sz="4" w:space="0" w:color="auto"/>
            </w:tcBorders>
            <w:noWrap/>
            <w:vAlign w:val="center"/>
            <w:hideMark/>
          </w:tcPr>
          <w:p w14:paraId="4E54C550" w14:textId="77777777" w:rsidR="00A70078" w:rsidRPr="00D73CD7" w:rsidRDefault="00A70078" w:rsidP="00D73CD7">
            <w:pPr>
              <w:pStyle w:val="Style1"/>
            </w:pPr>
            <w:r w:rsidRPr="00D73CD7">
              <w:t>4.2</w:t>
            </w:r>
          </w:p>
        </w:tc>
        <w:tc>
          <w:tcPr>
            <w:tcW w:w="444" w:type="pct"/>
            <w:tcBorders>
              <w:top w:val="single" w:sz="4" w:space="0" w:color="auto"/>
            </w:tcBorders>
            <w:noWrap/>
            <w:vAlign w:val="center"/>
            <w:hideMark/>
          </w:tcPr>
          <w:p w14:paraId="25227BC2" w14:textId="77777777" w:rsidR="00A70078" w:rsidRPr="00D73CD7" w:rsidRDefault="00A70078" w:rsidP="00D73CD7">
            <w:pPr>
              <w:pStyle w:val="Style1"/>
            </w:pPr>
            <w:r w:rsidRPr="00D73CD7">
              <w:t>3.38</w:t>
            </w:r>
          </w:p>
        </w:tc>
        <w:tc>
          <w:tcPr>
            <w:tcW w:w="444" w:type="pct"/>
            <w:tcBorders>
              <w:top w:val="single" w:sz="4" w:space="0" w:color="auto"/>
            </w:tcBorders>
            <w:noWrap/>
            <w:vAlign w:val="center"/>
            <w:hideMark/>
          </w:tcPr>
          <w:p w14:paraId="36F29852" w14:textId="77777777" w:rsidR="00A70078" w:rsidRPr="00D73CD7" w:rsidRDefault="00A70078" w:rsidP="00D73CD7">
            <w:pPr>
              <w:pStyle w:val="Style1"/>
            </w:pPr>
            <w:r w:rsidRPr="00D73CD7">
              <w:t>4.24</w:t>
            </w:r>
          </w:p>
        </w:tc>
        <w:tc>
          <w:tcPr>
            <w:tcW w:w="444" w:type="pct"/>
            <w:tcBorders>
              <w:top w:val="single" w:sz="4" w:space="0" w:color="auto"/>
            </w:tcBorders>
            <w:noWrap/>
            <w:vAlign w:val="center"/>
            <w:hideMark/>
          </w:tcPr>
          <w:p w14:paraId="13CA4946" w14:textId="77777777" w:rsidR="00A70078" w:rsidRPr="00D73CD7" w:rsidRDefault="00A70078" w:rsidP="00D73CD7">
            <w:pPr>
              <w:pStyle w:val="Style1"/>
            </w:pPr>
            <w:r w:rsidRPr="00D73CD7">
              <w:t>0.47</w:t>
            </w:r>
          </w:p>
        </w:tc>
        <w:tc>
          <w:tcPr>
            <w:tcW w:w="444" w:type="pct"/>
            <w:tcBorders>
              <w:top w:val="single" w:sz="4" w:space="0" w:color="auto"/>
            </w:tcBorders>
            <w:noWrap/>
            <w:vAlign w:val="center"/>
            <w:hideMark/>
          </w:tcPr>
          <w:p w14:paraId="5269C0D8" w14:textId="77777777" w:rsidR="00A70078" w:rsidRPr="00D73CD7" w:rsidRDefault="00A70078" w:rsidP="00D73CD7">
            <w:pPr>
              <w:pStyle w:val="Style1"/>
            </w:pPr>
            <w:r w:rsidRPr="00D73CD7">
              <w:t>0.51</w:t>
            </w:r>
          </w:p>
        </w:tc>
        <w:tc>
          <w:tcPr>
            <w:tcW w:w="444" w:type="pct"/>
            <w:tcBorders>
              <w:top w:val="single" w:sz="4" w:space="0" w:color="auto"/>
            </w:tcBorders>
            <w:noWrap/>
            <w:vAlign w:val="center"/>
            <w:hideMark/>
          </w:tcPr>
          <w:p w14:paraId="3E180412" w14:textId="77777777" w:rsidR="00A70078" w:rsidRPr="00D73CD7" w:rsidRDefault="00A70078" w:rsidP="00D73CD7">
            <w:pPr>
              <w:pStyle w:val="Style1"/>
            </w:pPr>
            <w:r w:rsidRPr="00D73CD7">
              <w:t>0.08</w:t>
            </w:r>
          </w:p>
        </w:tc>
        <w:tc>
          <w:tcPr>
            <w:tcW w:w="444" w:type="pct"/>
            <w:tcBorders>
              <w:top w:val="single" w:sz="4" w:space="0" w:color="auto"/>
            </w:tcBorders>
            <w:noWrap/>
            <w:vAlign w:val="center"/>
            <w:hideMark/>
          </w:tcPr>
          <w:p w14:paraId="3A610C11" w14:textId="77777777" w:rsidR="00A70078" w:rsidRPr="00D73CD7" w:rsidRDefault="00A70078" w:rsidP="00D73CD7">
            <w:pPr>
              <w:pStyle w:val="Style1"/>
            </w:pPr>
            <w:r w:rsidRPr="00D73CD7">
              <w:t>0.26</w:t>
            </w:r>
          </w:p>
        </w:tc>
        <w:tc>
          <w:tcPr>
            <w:tcW w:w="439" w:type="pct"/>
            <w:tcBorders>
              <w:top w:val="single" w:sz="4" w:space="0" w:color="auto"/>
            </w:tcBorders>
            <w:noWrap/>
            <w:vAlign w:val="center"/>
            <w:hideMark/>
          </w:tcPr>
          <w:p w14:paraId="3818C6BC" w14:textId="77777777" w:rsidR="00A70078" w:rsidRPr="00D73CD7" w:rsidRDefault="00A70078" w:rsidP="00D73CD7">
            <w:pPr>
              <w:pStyle w:val="Style1"/>
            </w:pPr>
            <w:r w:rsidRPr="00D73CD7">
              <w:t>0.04</w:t>
            </w:r>
          </w:p>
        </w:tc>
      </w:tr>
      <w:tr w:rsidR="00D73CD7" w:rsidRPr="00D73CD7" w14:paraId="74B4D7A0" w14:textId="77777777" w:rsidTr="007220D1">
        <w:trPr>
          <w:trHeight w:val="288"/>
        </w:trPr>
        <w:tc>
          <w:tcPr>
            <w:tcW w:w="564" w:type="pct"/>
            <w:tcBorders>
              <w:bottom w:val="nil"/>
            </w:tcBorders>
            <w:noWrap/>
            <w:vAlign w:val="center"/>
            <w:hideMark/>
          </w:tcPr>
          <w:p w14:paraId="20D1E521" w14:textId="77777777" w:rsidR="00A70078" w:rsidRPr="00D73CD7" w:rsidRDefault="00A70078" w:rsidP="00D73CD7">
            <w:pPr>
              <w:pStyle w:val="Style1"/>
            </w:pPr>
          </w:p>
        </w:tc>
        <w:tc>
          <w:tcPr>
            <w:tcW w:w="444" w:type="pct"/>
            <w:tcBorders>
              <w:bottom w:val="nil"/>
            </w:tcBorders>
            <w:noWrap/>
            <w:vAlign w:val="center"/>
            <w:hideMark/>
          </w:tcPr>
          <w:p w14:paraId="2F4FE274" w14:textId="77777777" w:rsidR="00A70078" w:rsidRPr="00D73CD7" w:rsidRDefault="00A70078" w:rsidP="00D73CD7">
            <w:pPr>
              <w:pStyle w:val="Style1"/>
            </w:pPr>
          </w:p>
        </w:tc>
        <w:tc>
          <w:tcPr>
            <w:tcW w:w="444" w:type="pct"/>
            <w:tcBorders>
              <w:bottom w:val="nil"/>
            </w:tcBorders>
            <w:noWrap/>
            <w:vAlign w:val="center"/>
            <w:hideMark/>
          </w:tcPr>
          <w:p w14:paraId="26AF5036" w14:textId="77777777" w:rsidR="00A70078" w:rsidRPr="00D73CD7" w:rsidRDefault="00A70078" w:rsidP="00D73CD7">
            <w:pPr>
              <w:pStyle w:val="Style1"/>
            </w:pPr>
          </w:p>
        </w:tc>
        <w:tc>
          <w:tcPr>
            <w:tcW w:w="444" w:type="pct"/>
            <w:tcBorders>
              <w:bottom w:val="nil"/>
            </w:tcBorders>
            <w:noWrap/>
            <w:vAlign w:val="center"/>
            <w:hideMark/>
          </w:tcPr>
          <w:p w14:paraId="2EA4F9D1" w14:textId="77777777" w:rsidR="00A70078" w:rsidRPr="00D73CD7" w:rsidRDefault="00A70078" w:rsidP="00D73CD7">
            <w:pPr>
              <w:pStyle w:val="Style1"/>
            </w:pPr>
          </w:p>
        </w:tc>
        <w:tc>
          <w:tcPr>
            <w:tcW w:w="444" w:type="pct"/>
            <w:tcBorders>
              <w:bottom w:val="nil"/>
            </w:tcBorders>
            <w:noWrap/>
            <w:vAlign w:val="center"/>
            <w:hideMark/>
          </w:tcPr>
          <w:p w14:paraId="0A10845F" w14:textId="77777777" w:rsidR="00A70078" w:rsidRPr="00D73CD7" w:rsidRDefault="00A70078" w:rsidP="00D73CD7">
            <w:pPr>
              <w:pStyle w:val="Style1"/>
            </w:pPr>
          </w:p>
        </w:tc>
        <w:tc>
          <w:tcPr>
            <w:tcW w:w="444" w:type="pct"/>
            <w:tcBorders>
              <w:bottom w:val="nil"/>
            </w:tcBorders>
            <w:noWrap/>
            <w:vAlign w:val="center"/>
            <w:hideMark/>
          </w:tcPr>
          <w:p w14:paraId="36B2E1E4" w14:textId="77777777" w:rsidR="00A70078" w:rsidRPr="00D73CD7" w:rsidRDefault="00A70078" w:rsidP="00D73CD7">
            <w:pPr>
              <w:pStyle w:val="Style1"/>
            </w:pPr>
          </w:p>
        </w:tc>
        <w:tc>
          <w:tcPr>
            <w:tcW w:w="444" w:type="pct"/>
            <w:tcBorders>
              <w:bottom w:val="nil"/>
            </w:tcBorders>
            <w:noWrap/>
            <w:vAlign w:val="center"/>
            <w:hideMark/>
          </w:tcPr>
          <w:p w14:paraId="0790B635" w14:textId="77777777" w:rsidR="00A70078" w:rsidRPr="00D73CD7" w:rsidRDefault="00A70078" w:rsidP="00D73CD7">
            <w:pPr>
              <w:pStyle w:val="Style1"/>
            </w:pPr>
          </w:p>
        </w:tc>
        <w:tc>
          <w:tcPr>
            <w:tcW w:w="444" w:type="pct"/>
            <w:tcBorders>
              <w:bottom w:val="nil"/>
            </w:tcBorders>
            <w:noWrap/>
            <w:vAlign w:val="center"/>
            <w:hideMark/>
          </w:tcPr>
          <w:p w14:paraId="55AAC294" w14:textId="77777777" w:rsidR="00A70078" w:rsidRPr="00D73CD7" w:rsidRDefault="00A70078" w:rsidP="00D73CD7">
            <w:pPr>
              <w:pStyle w:val="Style1"/>
            </w:pPr>
          </w:p>
        </w:tc>
        <w:tc>
          <w:tcPr>
            <w:tcW w:w="444" w:type="pct"/>
            <w:tcBorders>
              <w:bottom w:val="nil"/>
            </w:tcBorders>
            <w:noWrap/>
            <w:vAlign w:val="center"/>
            <w:hideMark/>
          </w:tcPr>
          <w:p w14:paraId="12F791DE" w14:textId="77777777" w:rsidR="00A70078" w:rsidRPr="00D73CD7" w:rsidRDefault="00A70078" w:rsidP="00D73CD7">
            <w:pPr>
              <w:pStyle w:val="Style1"/>
            </w:pPr>
          </w:p>
        </w:tc>
        <w:tc>
          <w:tcPr>
            <w:tcW w:w="444" w:type="pct"/>
            <w:tcBorders>
              <w:bottom w:val="nil"/>
            </w:tcBorders>
            <w:noWrap/>
            <w:vAlign w:val="center"/>
            <w:hideMark/>
          </w:tcPr>
          <w:p w14:paraId="3EA3ACEB" w14:textId="77777777" w:rsidR="00A70078" w:rsidRPr="00D73CD7" w:rsidRDefault="00A70078" w:rsidP="00D73CD7">
            <w:pPr>
              <w:pStyle w:val="Style1"/>
            </w:pPr>
          </w:p>
        </w:tc>
        <w:tc>
          <w:tcPr>
            <w:tcW w:w="439" w:type="pct"/>
            <w:tcBorders>
              <w:bottom w:val="nil"/>
            </w:tcBorders>
            <w:noWrap/>
            <w:vAlign w:val="center"/>
            <w:hideMark/>
          </w:tcPr>
          <w:p w14:paraId="282D80D9" w14:textId="77777777" w:rsidR="00A70078" w:rsidRPr="00D73CD7" w:rsidRDefault="00A70078" w:rsidP="00D73CD7">
            <w:pPr>
              <w:pStyle w:val="Style1"/>
            </w:pPr>
          </w:p>
        </w:tc>
      </w:tr>
      <w:tr w:rsidR="0082036B" w:rsidRPr="00D73CD7" w14:paraId="4DDE8205" w14:textId="77777777" w:rsidTr="007220D1">
        <w:trPr>
          <w:trHeight w:val="288"/>
        </w:trPr>
        <w:tc>
          <w:tcPr>
            <w:tcW w:w="1008" w:type="pct"/>
            <w:gridSpan w:val="2"/>
            <w:tcBorders>
              <w:top w:val="nil"/>
              <w:bottom w:val="single" w:sz="4" w:space="0" w:color="auto"/>
            </w:tcBorders>
            <w:noWrap/>
            <w:vAlign w:val="center"/>
            <w:hideMark/>
          </w:tcPr>
          <w:p w14:paraId="58C10A50" w14:textId="77777777" w:rsidR="00A70078" w:rsidRPr="0040712C" w:rsidRDefault="00A70078" w:rsidP="00D73CD7">
            <w:pPr>
              <w:pStyle w:val="Style1"/>
              <w:rPr>
                <w:i/>
                <w:iCs/>
              </w:rPr>
            </w:pPr>
            <w:r w:rsidRPr="0040712C">
              <w:rPr>
                <w:i/>
                <w:iCs/>
              </w:rPr>
              <w:t>P. ouachitensis</w:t>
            </w:r>
          </w:p>
        </w:tc>
        <w:tc>
          <w:tcPr>
            <w:tcW w:w="444" w:type="pct"/>
            <w:tcBorders>
              <w:top w:val="nil"/>
              <w:bottom w:val="single" w:sz="4" w:space="0" w:color="auto"/>
            </w:tcBorders>
            <w:noWrap/>
            <w:vAlign w:val="center"/>
            <w:hideMark/>
          </w:tcPr>
          <w:p w14:paraId="00B57C34"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4D6A81E6"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0A063870"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2BAFE480"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15DDC4BD"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77D15003"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3F77CA0"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874D16E" w14:textId="77777777" w:rsidR="00A70078" w:rsidRPr="00D73CD7" w:rsidRDefault="00A70078" w:rsidP="00D73CD7">
            <w:pPr>
              <w:pStyle w:val="Style1"/>
            </w:pPr>
          </w:p>
        </w:tc>
        <w:tc>
          <w:tcPr>
            <w:tcW w:w="439" w:type="pct"/>
            <w:tcBorders>
              <w:top w:val="nil"/>
              <w:bottom w:val="single" w:sz="4" w:space="0" w:color="auto"/>
            </w:tcBorders>
            <w:noWrap/>
            <w:vAlign w:val="center"/>
            <w:hideMark/>
          </w:tcPr>
          <w:p w14:paraId="7493317D" w14:textId="77777777" w:rsidR="00A70078" w:rsidRPr="00D73CD7" w:rsidRDefault="00A70078" w:rsidP="00D73CD7">
            <w:pPr>
              <w:pStyle w:val="Style1"/>
            </w:pPr>
          </w:p>
        </w:tc>
      </w:tr>
      <w:tr w:rsidR="00D73CD7" w:rsidRPr="00D73CD7" w14:paraId="02FD9EE9" w14:textId="77777777" w:rsidTr="007220D1">
        <w:trPr>
          <w:trHeight w:val="288"/>
        </w:trPr>
        <w:tc>
          <w:tcPr>
            <w:tcW w:w="564" w:type="pct"/>
            <w:tcBorders>
              <w:top w:val="single" w:sz="4" w:space="0" w:color="auto"/>
            </w:tcBorders>
            <w:noWrap/>
            <w:vAlign w:val="center"/>
            <w:hideMark/>
          </w:tcPr>
          <w:p w14:paraId="6C2ECC29" w14:textId="77777777" w:rsidR="00A70078" w:rsidRPr="00D73CD7" w:rsidRDefault="00A70078" w:rsidP="00D73CD7">
            <w:pPr>
              <w:pStyle w:val="Style1"/>
            </w:pPr>
            <w:r w:rsidRPr="00D73CD7">
              <w:t>AR_01</w:t>
            </w:r>
          </w:p>
        </w:tc>
        <w:tc>
          <w:tcPr>
            <w:tcW w:w="444" w:type="pct"/>
            <w:tcBorders>
              <w:top w:val="single" w:sz="4" w:space="0" w:color="auto"/>
            </w:tcBorders>
            <w:noWrap/>
            <w:vAlign w:val="center"/>
            <w:hideMark/>
          </w:tcPr>
          <w:p w14:paraId="5A5B32A2" w14:textId="77777777" w:rsidR="00A70078" w:rsidRPr="00D73CD7" w:rsidRDefault="00A70078" w:rsidP="00D73CD7">
            <w:pPr>
              <w:pStyle w:val="Style1"/>
            </w:pPr>
            <w:r w:rsidRPr="00D73CD7">
              <w:t>AR</w:t>
            </w:r>
          </w:p>
        </w:tc>
        <w:tc>
          <w:tcPr>
            <w:tcW w:w="444" w:type="pct"/>
            <w:tcBorders>
              <w:top w:val="single" w:sz="4" w:space="0" w:color="auto"/>
            </w:tcBorders>
            <w:noWrap/>
            <w:vAlign w:val="center"/>
            <w:hideMark/>
          </w:tcPr>
          <w:p w14:paraId="77B266B6" w14:textId="77777777" w:rsidR="00A70078" w:rsidRPr="00D73CD7" w:rsidRDefault="00A70078" w:rsidP="00D73CD7">
            <w:pPr>
              <w:pStyle w:val="Style1"/>
            </w:pPr>
            <w:r w:rsidRPr="00D73CD7">
              <w:t>5</w:t>
            </w:r>
          </w:p>
        </w:tc>
        <w:tc>
          <w:tcPr>
            <w:tcW w:w="444" w:type="pct"/>
            <w:tcBorders>
              <w:top w:val="single" w:sz="4" w:space="0" w:color="auto"/>
            </w:tcBorders>
            <w:noWrap/>
            <w:vAlign w:val="center"/>
            <w:hideMark/>
          </w:tcPr>
          <w:p w14:paraId="121B499C" w14:textId="77777777" w:rsidR="00A70078" w:rsidRPr="00D73CD7" w:rsidRDefault="00A70078" w:rsidP="00D73CD7">
            <w:pPr>
              <w:pStyle w:val="Style1"/>
            </w:pPr>
            <w:r w:rsidRPr="00D73CD7">
              <w:t>1.79</w:t>
            </w:r>
          </w:p>
        </w:tc>
        <w:tc>
          <w:tcPr>
            <w:tcW w:w="444" w:type="pct"/>
            <w:tcBorders>
              <w:top w:val="single" w:sz="4" w:space="0" w:color="auto"/>
            </w:tcBorders>
            <w:noWrap/>
            <w:vAlign w:val="center"/>
            <w:hideMark/>
          </w:tcPr>
          <w:p w14:paraId="3BE391F4" w14:textId="77777777" w:rsidR="00A70078" w:rsidRPr="00D73CD7" w:rsidRDefault="00A70078" w:rsidP="00D73CD7">
            <w:pPr>
              <w:pStyle w:val="Style1"/>
            </w:pPr>
            <w:r w:rsidRPr="00D73CD7">
              <w:t>7.14</w:t>
            </w:r>
          </w:p>
        </w:tc>
        <w:tc>
          <w:tcPr>
            <w:tcW w:w="444" w:type="pct"/>
            <w:tcBorders>
              <w:top w:val="single" w:sz="4" w:space="0" w:color="auto"/>
            </w:tcBorders>
            <w:noWrap/>
            <w:vAlign w:val="center"/>
            <w:hideMark/>
          </w:tcPr>
          <w:p w14:paraId="246324E5" w14:textId="77777777" w:rsidR="00A70078" w:rsidRPr="00D73CD7" w:rsidRDefault="00A70078" w:rsidP="00D73CD7">
            <w:pPr>
              <w:pStyle w:val="Style1"/>
            </w:pPr>
            <w:r w:rsidRPr="00D73CD7">
              <w:t>3</w:t>
            </w:r>
          </w:p>
        </w:tc>
        <w:tc>
          <w:tcPr>
            <w:tcW w:w="444" w:type="pct"/>
            <w:tcBorders>
              <w:top w:val="single" w:sz="4" w:space="0" w:color="auto"/>
            </w:tcBorders>
            <w:noWrap/>
            <w:vAlign w:val="center"/>
            <w:hideMark/>
          </w:tcPr>
          <w:p w14:paraId="0A8B2436" w14:textId="77777777" w:rsidR="00A70078" w:rsidRPr="00D73CD7" w:rsidRDefault="00A70078" w:rsidP="00D73CD7">
            <w:pPr>
              <w:pStyle w:val="Style1"/>
            </w:pPr>
            <w:r w:rsidRPr="00D73CD7">
              <w:t>0.17</w:t>
            </w:r>
          </w:p>
        </w:tc>
        <w:tc>
          <w:tcPr>
            <w:tcW w:w="444" w:type="pct"/>
            <w:tcBorders>
              <w:top w:val="single" w:sz="4" w:space="0" w:color="auto"/>
            </w:tcBorders>
            <w:noWrap/>
            <w:vAlign w:val="center"/>
            <w:hideMark/>
          </w:tcPr>
          <w:p w14:paraId="16F8D5E1" w14:textId="77777777" w:rsidR="00A70078" w:rsidRPr="00D73CD7" w:rsidRDefault="00A70078" w:rsidP="00D73CD7">
            <w:pPr>
              <w:pStyle w:val="Style1"/>
            </w:pPr>
            <w:r w:rsidRPr="00D73CD7">
              <w:t>0.27</w:t>
            </w:r>
          </w:p>
        </w:tc>
        <w:tc>
          <w:tcPr>
            <w:tcW w:w="444" w:type="pct"/>
            <w:tcBorders>
              <w:top w:val="single" w:sz="4" w:space="0" w:color="auto"/>
            </w:tcBorders>
            <w:noWrap/>
            <w:vAlign w:val="center"/>
            <w:hideMark/>
          </w:tcPr>
          <w:p w14:paraId="6331DD4C" w14:textId="77777777" w:rsidR="00A70078" w:rsidRPr="00D73CD7" w:rsidRDefault="00A70078" w:rsidP="00D73CD7">
            <w:pPr>
              <w:pStyle w:val="Style1"/>
            </w:pPr>
            <w:r w:rsidRPr="00D73CD7">
              <w:t>0.37</w:t>
            </w:r>
          </w:p>
        </w:tc>
        <w:tc>
          <w:tcPr>
            <w:tcW w:w="444" w:type="pct"/>
            <w:tcBorders>
              <w:top w:val="single" w:sz="4" w:space="0" w:color="auto"/>
            </w:tcBorders>
            <w:noWrap/>
            <w:vAlign w:val="center"/>
            <w:hideMark/>
          </w:tcPr>
          <w:p w14:paraId="0B038E2B" w14:textId="77777777" w:rsidR="00A70078" w:rsidRPr="00D73CD7" w:rsidRDefault="00A70078" w:rsidP="00D73CD7">
            <w:pPr>
              <w:pStyle w:val="Style1"/>
            </w:pPr>
            <w:r w:rsidRPr="00D73CD7">
              <w:t>0.45</w:t>
            </w:r>
          </w:p>
        </w:tc>
        <w:tc>
          <w:tcPr>
            <w:tcW w:w="439" w:type="pct"/>
            <w:tcBorders>
              <w:top w:val="single" w:sz="4" w:space="0" w:color="auto"/>
            </w:tcBorders>
            <w:noWrap/>
            <w:vAlign w:val="center"/>
            <w:hideMark/>
          </w:tcPr>
          <w:p w14:paraId="2271CE21" w14:textId="77777777" w:rsidR="00A70078" w:rsidRPr="00D73CD7" w:rsidRDefault="00A70078" w:rsidP="00D73CD7">
            <w:pPr>
              <w:pStyle w:val="Style1"/>
            </w:pPr>
            <w:r w:rsidRPr="00D73CD7">
              <w:t>0</w:t>
            </w:r>
          </w:p>
        </w:tc>
      </w:tr>
      <w:tr w:rsidR="00D73CD7" w:rsidRPr="00D73CD7" w14:paraId="3921F977" w14:textId="77777777" w:rsidTr="007220D1">
        <w:trPr>
          <w:trHeight w:val="288"/>
        </w:trPr>
        <w:tc>
          <w:tcPr>
            <w:tcW w:w="564" w:type="pct"/>
            <w:tcBorders>
              <w:bottom w:val="nil"/>
            </w:tcBorders>
            <w:noWrap/>
            <w:vAlign w:val="center"/>
            <w:hideMark/>
          </w:tcPr>
          <w:p w14:paraId="56C5F8BB" w14:textId="77777777" w:rsidR="00A70078" w:rsidRPr="00D73CD7" w:rsidRDefault="00A70078" w:rsidP="00D73CD7">
            <w:pPr>
              <w:pStyle w:val="Style1"/>
            </w:pPr>
            <w:r w:rsidRPr="00D73CD7">
              <w:t>AR_02</w:t>
            </w:r>
          </w:p>
        </w:tc>
        <w:tc>
          <w:tcPr>
            <w:tcW w:w="444" w:type="pct"/>
            <w:tcBorders>
              <w:bottom w:val="nil"/>
            </w:tcBorders>
            <w:noWrap/>
            <w:vAlign w:val="center"/>
            <w:hideMark/>
          </w:tcPr>
          <w:p w14:paraId="03E3FE99" w14:textId="77777777" w:rsidR="00A70078" w:rsidRPr="00D73CD7" w:rsidRDefault="00A70078" w:rsidP="00D73CD7">
            <w:pPr>
              <w:pStyle w:val="Style1"/>
            </w:pPr>
            <w:r w:rsidRPr="00D73CD7">
              <w:t>AR</w:t>
            </w:r>
          </w:p>
        </w:tc>
        <w:tc>
          <w:tcPr>
            <w:tcW w:w="444" w:type="pct"/>
            <w:tcBorders>
              <w:bottom w:val="nil"/>
            </w:tcBorders>
            <w:noWrap/>
            <w:vAlign w:val="center"/>
            <w:hideMark/>
          </w:tcPr>
          <w:p w14:paraId="5CAAE3D6" w14:textId="77777777" w:rsidR="00A70078" w:rsidRPr="00D73CD7" w:rsidRDefault="00A70078" w:rsidP="00D73CD7">
            <w:pPr>
              <w:pStyle w:val="Style1"/>
            </w:pPr>
            <w:r w:rsidRPr="00D73CD7">
              <w:t>9</w:t>
            </w:r>
          </w:p>
        </w:tc>
        <w:tc>
          <w:tcPr>
            <w:tcW w:w="444" w:type="pct"/>
            <w:tcBorders>
              <w:bottom w:val="nil"/>
            </w:tcBorders>
            <w:noWrap/>
            <w:vAlign w:val="center"/>
            <w:hideMark/>
          </w:tcPr>
          <w:p w14:paraId="22F361AF" w14:textId="77777777" w:rsidR="00A70078" w:rsidRPr="00D73CD7" w:rsidRDefault="00A70078" w:rsidP="00D73CD7">
            <w:pPr>
              <w:pStyle w:val="Style1"/>
            </w:pPr>
            <w:r w:rsidRPr="00D73CD7">
              <w:t>2.4</w:t>
            </w:r>
          </w:p>
        </w:tc>
        <w:tc>
          <w:tcPr>
            <w:tcW w:w="444" w:type="pct"/>
            <w:tcBorders>
              <w:bottom w:val="nil"/>
            </w:tcBorders>
            <w:noWrap/>
            <w:vAlign w:val="center"/>
            <w:hideMark/>
          </w:tcPr>
          <w:p w14:paraId="6DF7415A" w14:textId="77777777" w:rsidR="00A70078" w:rsidRPr="00D73CD7" w:rsidRDefault="00A70078" w:rsidP="00D73CD7">
            <w:pPr>
              <w:pStyle w:val="Style1"/>
            </w:pPr>
            <w:r w:rsidRPr="00D73CD7">
              <w:t>5.52</w:t>
            </w:r>
          </w:p>
        </w:tc>
        <w:tc>
          <w:tcPr>
            <w:tcW w:w="444" w:type="pct"/>
            <w:tcBorders>
              <w:bottom w:val="nil"/>
            </w:tcBorders>
            <w:noWrap/>
            <w:vAlign w:val="center"/>
            <w:hideMark/>
          </w:tcPr>
          <w:p w14:paraId="4192FE2D" w14:textId="77777777" w:rsidR="00A70078" w:rsidRPr="00D73CD7" w:rsidRDefault="00A70078" w:rsidP="00D73CD7">
            <w:pPr>
              <w:pStyle w:val="Style1"/>
            </w:pPr>
            <w:r w:rsidRPr="00D73CD7">
              <w:t>2</w:t>
            </w:r>
          </w:p>
        </w:tc>
        <w:tc>
          <w:tcPr>
            <w:tcW w:w="444" w:type="pct"/>
            <w:tcBorders>
              <w:bottom w:val="nil"/>
            </w:tcBorders>
            <w:noWrap/>
            <w:vAlign w:val="center"/>
            <w:hideMark/>
          </w:tcPr>
          <w:p w14:paraId="3F2DCE27" w14:textId="77777777" w:rsidR="00A70078" w:rsidRPr="00D73CD7" w:rsidRDefault="00A70078" w:rsidP="00D73CD7">
            <w:pPr>
              <w:pStyle w:val="Style1"/>
            </w:pPr>
            <w:r w:rsidRPr="00D73CD7">
              <w:t>0.16</w:t>
            </w:r>
          </w:p>
        </w:tc>
        <w:tc>
          <w:tcPr>
            <w:tcW w:w="444" w:type="pct"/>
            <w:tcBorders>
              <w:bottom w:val="nil"/>
            </w:tcBorders>
            <w:noWrap/>
            <w:vAlign w:val="center"/>
            <w:hideMark/>
          </w:tcPr>
          <w:p w14:paraId="5B4A84C9" w14:textId="77777777" w:rsidR="00A70078" w:rsidRPr="00D73CD7" w:rsidRDefault="00A70078" w:rsidP="00D73CD7">
            <w:pPr>
              <w:pStyle w:val="Style1"/>
            </w:pPr>
            <w:r w:rsidRPr="00D73CD7">
              <w:t>0.3</w:t>
            </w:r>
          </w:p>
        </w:tc>
        <w:tc>
          <w:tcPr>
            <w:tcW w:w="444" w:type="pct"/>
            <w:tcBorders>
              <w:bottom w:val="nil"/>
            </w:tcBorders>
            <w:noWrap/>
            <w:vAlign w:val="center"/>
            <w:hideMark/>
          </w:tcPr>
          <w:p w14:paraId="54D4EBF5" w14:textId="77777777" w:rsidR="00A70078" w:rsidRPr="00D73CD7" w:rsidRDefault="00A70078" w:rsidP="00D73CD7">
            <w:pPr>
              <w:pStyle w:val="Style1"/>
            </w:pPr>
            <w:r w:rsidRPr="00D73CD7">
              <w:t>0.46</w:t>
            </w:r>
          </w:p>
        </w:tc>
        <w:tc>
          <w:tcPr>
            <w:tcW w:w="444" w:type="pct"/>
            <w:tcBorders>
              <w:bottom w:val="nil"/>
            </w:tcBorders>
            <w:noWrap/>
            <w:vAlign w:val="center"/>
            <w:hideMark/>
          </w:tcPr>
          <w:p w14:paraId="076D0726" w14:textId="77777777" w:rsidR="00A70078" w:rsidRPr="00D73CD7" w:rsidRDefault="00A70078" w:rsidP="00D73CD7">
            <w:pPr>
              <w:pStyle w:val="Style1"/>
            </w:pPr>
            <w:r w:rsidRPr="00D73CD7">
              <w:t>0.53</w:t>
            </w:r>
          </w:p>
        </w:tc>
        <w:tc>
          <w:tcPr>
            <w:tcW w:w="439" w:type="pct"/>
            <w:tcBorders>
              <w:bottom w:val="nil"/>
            </w:tcBorders>
            <w:noWrap/>
            <w:vAlign w:val="center"/>
            <w:hideMark/>
          </w:tcPr>
          <w:p w14:paraId="7CB7FAEB" w14:textId="77777777" w:rsidR="00A70078" w:rsidRPr="00D73CD7" w:rsidRDefault="00A70078" w:rsidP="00D73CD7">
            <w:pPr>
              <w:pStyle w:val="Style1"/>
            </w:pPr>
            <w:r w:rsidRPr="00D73CD7">
              <w:t>0.38</w:t>
            </w:r>
          </w:p>
        </w:tc>
      </w:tr>
      <w:tr w:rsidR="00D73CD7" w:rsidRPr="00D73CD7" w14:paraId="21570CE2" w14:textId="77777777" w:rsidTr="007220D1">
        <w:trPr>
          <w:trHeight w:val="288"/>
        </w:trPr>
        <w:tc>
          <w:tcPr>
            <w:tcW w:w="564" w:type="pct"/>
            <w:tcBorders>
              <w:top w:val="nil"/>
              <w:bottom w:val="single" w:sz="4" w:space="0" w:color="auto"/>
            </w:tcBorders>
            <w:noWrap/>
            <w:vAlign w:val="center"/>
            <w:hideMark/>
          </w:tcPr>
          <w:p w14:paraId="676C19E1" w14:textId="77777777" w:rsidR="00A70078" w:rsidRPr="00D73CD7" w:rsidRDefault="00A70078" w:rsidP="00D73CD7">
            <w:pPr>
              <w:pStyle w:val="Style1"/>
            </w:pPr>
            <w:r w:rsidRPr="00D73CD7">
              <w:t>AR_03</w:t>
            </w:r>
          </w:p>
        </w:tc>
        <w:tc>
          <w:tcPr>
            <w:tcW w:w="444" w:type="pct"/>
            <w:tcBorders>
              <w:top w:val="nil"/>
              <w:bottom w:val="single" w:sz="4" w:space="0" w:color="auto"/>
            </w:tcBorders>
            <w:noWrap/>
            <w:vAlign w:val="center"/>
            <w:hideMark/>
          </w:tcPr>
          <w:p w14:paraId="3929A9CD" w14:textId="77777777" w:rsidR="00A70078" w:rsidRPr="00D73CD7" w:rsidRDefault="00A70078" w:rsidP="00D73CD7">
            <w:pPr>
              <w:pStyle w:val="Style1"/>
            </w:pPr>
            <w:r w:rsidRPr="00D73CD7">
              <w:t>AR</w:t>
            </w:r>
          </w:p>
        </w:tc>
        <w:tc>
          <w:tcPr>
            <w:tcW w:w="444" w:type="pct"/>
            <w:tcBorders>
              <w:top w:val="nil"/>
              <w:bottom w:val="single" w:sz="4" w:space="0" w:color="auto"/>
            </w:tcBorders>
            <w:noWrap/>
            <w:vAlign w:val="center"/>
            <w:hideMark/>
          </w:tcPr>
          <w:p w14:paraId="0E63E7E1" w14:textId="77777777" w:rsidR="00A70078" w:rsidRPr="00D73CD7" w:rsidRDefault="00A70078" w:rsidP="00D73CD7">
            <w:pPr>
              <w:pStyle w:val="Style1"/>
            </w:pPr>
            <w:r w:rsidRPr="00D73CD7">
              <w:t>4</w:t>
            </w:r>
          </w:p>
        </w:tc>
        <w:tc>
          <w:tcPr>
            <w:tcW w:w="444" w:type="pct"/>
            <w:tcBorders>
              <w:top w:val="nil"/>
              <w:bottom w:val="single" w:sz="4" w:space="0" w:color="auto"/>
            </w:tcBorders>
            <w:noWrap/>
            <w:vAlign w:val="center"/>
            <w:hideMark/>
          </w:tcPr>
          <w:p w14:paraId="29C36461" w14:textId="77777777" w:rsidR="00A70078" w:rsidRPr="00D73CD7" w:rsidRDefault="00A70078" w:rsidP="00D73CD7">
            <w:pPr>
              <w:pStyle w:val="Style1"/>
            </w:pPr>
            <w:r w:rsidRPr="00D73CD7">
              <w:t>1.85</w:t>
            </w:r>
          </w:p>
        </w:tc>
        <w:tc>
          <w:tcPr>
            <w:tcW w:w="444" w:type="pct"/>
            <w:tcBorders>
              <w:top w:val="nil"/>
              <w:bottom w:val="single" w:sz="4" w:space="0" w:color="auto"/>
            </w:tcBorders>
            <w:noWrap/>
            <w:vAlign w:val="center"/>
            <w:hideMark/>
          </w:tcPr>
          <w:p w14:paraId="47EE9536" w14:textId="77777777" w:rsidR="00A70078" w:rsidRPr="00D73CD7" w:rsidRDefault="00A70078" w:rsidP="00D73CD7">
            <w:pPr>
              <w:pStyle w:val="Style1"/>
            </w:pPr>
            <w:r w:rsidRPr="00D73CD7">
              <w:t>6.37</w:t>
            </w:r>
          </w:p>
        </w:tc>
        <w:tc>
          <w:tcPr>
            <w:tcW w:w="444" w:type="pct"/>
            <w:tcBorders>
              <w:top w:val="nil"/>
              <w:bottom w:val="single" w:sz="4" w:space="0" w:color="auto"/>
            </w:tcBorders>
            <w:noWrap/>
            <w:vAlign w:val="center"/>
            <w:hideMark/>
          </w:tcPr>
          <w:p w14:paraId="26DF0665" w14:textId="77777777" w:rsidR="00A70078" w:rsidRPr="00D73CD7" w:rsidRDefault="00A70078" w:rsidP="00D73CD7">
            <w:pPr>
              <w:pStyle w:val="Style1"/>
            </w:pPr>
            <w:r w:rsidRPr="00D73CD7">
              <w:t>2</w:t>
            </w:r>
          </w:p>
        </w:tc>
        <w:tc>
          <w:tcPr>
            <w:tcW w:w="444" w:type="pct"/>
            <w:tcBorders>
              <w:top w:val="nil"/>
              <w:bottom w:val="single" w:sz="4" w:space="0" w:color="auto"/>
            </w:tcBorders>
            <w:noWrap/>
            <w:vAlign w:val="center"/>
            <w:hideMark/>
          </w:tcPr>
          <w:p w14:paraId="550518FF" w14:textId="77777777" w:rsidR="00A70078" w:rsidRPr="00D73CD7" w:rsidRDefault="00A70078" w:rsidP="00D73CD7">
            <w:pPr>
              <w:pStyle w:val="Style1"/>
            </w:pPr>
            <w:r w:rsidRPr="00D73CD7">
              <w:t>0.15</w:t>
            </w:r>
          </w:p>
        </w:tc>
        <w:tc>
          <w:tcPr>
            <w:tcW w:w="444" w:type="pct"/>
            <w:tcBorders>
              <w:top w:val="nil"/>
              <w:bottom w:val="single" w:sz="4" w:space="0" w:color="auto"/>
            </w:tcBorders>
            <w:noWrap/>
            <w:vAlign w:val="center"/>
            <w:hideMark/>
          </w:tcPr>
          <w:p w14:paraId="3F9CD357" w14:textId="77777777" w:rsidR="00A70078" w:rsidRPr="00D73CD7" w:rsidRDefault="00A70078" w:rsidP="00D73CD7">
            <w:pPr>
              <w:pStyle w:val="Style1"/>
            </w:pPr>
            <w:r w:rsidRPr="00D73CD7">
              <w:t>0.4</w:t>
            </w:r>
          </w:p>
        </w:tc>
        <w:tc>
          <w:tcPr>
            <w:tcW w:w="444" w:type="pct"/>
            <w:tcBorders>
              <w:top w:val="nil"/>
              <w:bottom w:val="single" w:sz="4" w:space="0" w:color="auto"/>
            </w:tcBorders>
            <w:noWrap/>
            <w:vAlign w:val="center"/>
            <w:hideMark/>
          </w:tcPr>
          <w:p w14:paraId="7E648F3D" w14:textId="77777777" w:rsidR="00A70078" w:rsidRPr="00D73CD7" w:rsidRDefault="00A70078" w:rsidP="00D73CD7">
            <w:pPr>
              <w:pStyle w:val="Style1"/>
            </w:pPr>
            <w:r w:rsidRPr="00D73CD7">
              <w:t>0.61</w:t>
            </w:r>
          </w:p>
        </w:tc>
        <w:tc>
          <w:tcPr>
            <w:tcW w:w="444" w:type="pct"/>
            <w:tcBorders>
              <w:top w:val="nil"/>
              <w:bottom w:val="single" w:sz="4" w:space="0" w:color="auto"/>
            </w:tcBorders>
            <w:noWrap/>
            <w:vAlign w:val="center"/>
            <w:hideMark/>
          </w:tcPr>
          <w:p w14:paraId="72D800CE" w14:textId="77777777" w:rsidR="00A70078" w:rsidRPr="00D73CD7" w:rsidRDefault="00A70078" w:rsidP="00D73CD7">
            <w:pPr>
              <w:pStyle w:val="Style1"/>
            </w:pPr>
            <w:r w:rsidRPr="00D73CD7">
              <w:t>0.57</w:t>
            </w:r>
          </w:p>
        </w:tc>
        <w:tc>
          <w:tcPr>
            <w:tcW w:w="439" w:type="pct"/>
            <w:tcBorders>
              <w:top w:val="nil"/>
              <w:bottom w:val="single" w:sz="4" w:space="0" w:color="auto"/>
            </w:tcBorders>
            <w:noWrap/>
            <w:vAlign w:val="center"/>
            <w:hideMark/>
          </w:tcPr>
          <w:p w14:paraId="63A3E362" w14:textId="77777777" w:rsidR="00A70078" w:rsidRPr="00D73CD7" w:rsidRDefault="00A70078" w:rsidP="00D73CD7">
            <w:pPr>
              <w:pStyle w:val="Style1"/>
            </w:pPr>
            <w:r w:rsidRPr="00D73CD7">
              <w:t>0</w:t>
            </w:r>
          </w:p>
        </w:tc>
      </w:tr>
      <w:tr w:rsidR="00D73CD7" w:rsidRPr="00D73CD7" w14:paraId="14245327" w14:textId="77777777" w:rsidTr="007220D1">
        <w:trPr>
          <w:trHeight w:val="288"/>
        </w:trPr>
        <w:tc>
          <w:tcPr>
            <w:tcW w:w="1452" w:type="pct"/>
            <w:gridSpan w:val="3"/>
            <w:tcBorders>
              <w:top w:val="single" w:sz="4" w:space="0" w:color="auto"/>
            </w:tcBorders>
            <w:noWrap/>
            <w:vAlign w:val="center"/>
            <w:hideMark/>
          </w:tcPr>
          <w:p w14:paraId="2395EB42" w14:textId="77777777" w:rsidR="00A70078" w:rsidRPr="00D73CD7" w:rsidRDefault="00A70078" w:rsidP="00D73CD7">
            <w:pPr>
              <w:pStyle w:val="Style1"/>
            </w:pPr>
            <w:r w:rsidRPr="00D73CD7">
              <w:t xml:space="preserve">Average across </w:t>
            </w:r>
            <w:r w:rsidRPr="00D73CD7">
              <w:rPr>
                <w:i/>
                <w:iCs/>
              </w:rPr>
              <w:t>P. ouachitensis</w:t>
            </w:r>
          </w:p>
        </w:tc>
        <w:tc>
          <w:tcPr>
            <w:tcW w:w="444" w:type="pct"/>
            <w:tcBorders>
              <w:top w:val="single" w:sz="4" w:space="0" w:color="auto"/>
            </w:tcBorders>
            <w:noWrap/>
            <w:vAlign w:val="center"/>
            <w:hideMark/>
          </w:tcPr>
          <w:p w14:paraId="496EFC72" w14:textId="77777777" w:rsidR="00A70078" w:rsidRPr="00D73CD7" w:rsidRDefault="00A70078" w:rsidP="00D73CD7">
            <w:pPr>
              <w:pStyle w:val="Style1"/>
            </w:pPr>
            <w:r w:rsidRPr="00D73CD7">
              <w:t>2.01</w:t>
            </w:r>
          </w:p>
        </w:tc>
        <w:tc>
          <w:tcPr>
            <w:tcW w:w="444" w:type="pct"/>
            <w:tcBorders>
              <w:top w:val="single" w:sz="4" w:space="0" w:color="auto"/>
            </w:tcBorders>
            <w:noWrap/>
            <w:vAlign w:val="center"/>
            <w:hideMark/>
          </w:tcPr>
          <w:p w14:paraId="41D78777" w14:textId="77777777" w:rsidR="00A70078" w:rsidRPr="00D73CD7" w:rsidRDefault="00A70078" w:rsidP="00D73CD7">
            <w:pPr>
              <w:pStyle w:val="Style1"/>
            </w:pPr>
            <w:r w:rsidRPr="00D73CD7">
              <w:t>6.34</w:t>
            </w:r>
          </w:p>
        </w:tc>
        <w:tc>
          <w:tcPr>
            <w:tcW w:w="444" w:type="pct"/>
            <w:tcBorders>
              <w:top w:val="single" w:sz="4" w:space="0" w:color="auto"/>
            </w:tcBorders>
            <w:noWrap/>
            <w:vAlign w:val="center"/>
            <w:hideMark/>
          </w:tcPr>
          <w:p w14:paraId="0474C935" w14:textId="77777777" w:rsidR="00A70078" w:rsidRPr="00D73CD7" w:rsidRDefault="00A70078" w:rsidP="00D73CD7">
            <w:pPr>
              <w:pStyle w:val="Style1"/>
            </w:pPr>
            <w:r w:rsidRPr="00D73CD7">
              <w:t>2.33</w:t>
            </w:r>
          </w:p>
        </w:tc>
        <w:tc>
          <w:tcPr>
            <w:tcW w:w="444" w:type="pct"/>
            <w:tcBorders>
              <w:top w:val="single" w:sz="4" w:space="0" w:color="auto"/>
            </w:tcBorders>
            <w:noWrap/>
            <w:vAlign w:val="center"/>
            <w:hideMark/>
          </w:tcPr>
          <w:p w14:paraId="0F57BC17" w14:textId="77777777" w:rsidR="00A70078" w:rsidRPr="00D73CD7" w:rsidRDefault="00A70078" w:rsidP="00D73CD7">
            <w:pPr>
              <w:pStyle w:val="Style1"/>
            </w:pPr>
            <w:r w:rsidRPr="00D73CD7">
              <w:t>0.16</w:t>
            </w:r>
          </w:p>
        </w:tc>
        <w:tc>
          <w:tcPr>
            <w:tcW w:w="444" w:type="pct"/>
            <w:tcBorders>
              <w:top w:val="single" w:sz="4" w:space="0" w:color="auto"/>
            </w:tcBorders>
            <w:noWrap/>
            <w:vAlign w:val="center"/>
            <w:hideMark/>
          </w:tcPr>
          <w:p w14:paraId="33D77CEC" w14:textId="77777777" w:rsidR="00A70078" w:rsidRPr="00D73CD7" w:rsidRDefault="00A70078" w:rsidP="00D73CD7">
            <w:pPr>
              <w:pStyle w:val="Style1"/>
            </w:pPr>
            <w:r w:rsidRPr="00D73CD7">
              <w:t>0.32</w:t>
            </w:r>
          </w:p>
        </w:tc>
        <w:tc>
          <w:tcPr>
            <w:tcW w:w="444" w:type="pct"/>
            <w:tcBorders>
              <w:top w:val="single" w:sz="4" w:space="0" w:color="auto"/>
            </w:tcBorders>
            <w:noWrap/>
            <w:vAlign w:val="center"/>
            <w:hideMark/>
          </w:tcPr>
          <w:p w14:paraId="6CE036E8" w14:textId="77777777" w:rsidR="00A70078" w:rsidRPr="00D73CD7" w:rsidRDefault="00A70078" w:rsidP="00D73CD7">
            <w:pPr>
              <w:pStyle w:val="Style1"/>
            </w:pPr>
            <w:r w:rsidRPr="00D73CD7">
              <w:t>0.48</w:t>
            </w:r>
          </w:p>
        </w:tc>
        <w:tc>
          <w:tcPr>
            <w:tcW w:w="444" w:type="pct"/>
            <w:tcBorders>
              <w:top w:val="single" w:sz="4" w:space="0" w:color="auto"/>
            </w:tcBorders>
            <w:noWrap/>
            <w:vAlign w:val="center"/>
            <w:hideMark/>
          </w:tcPr>
          <w:p w14:paraId="70A765ED" w14:textId="77777777" w:rsidR="00A70078" w:rsidRPr="00D73CD7" w:rsidRDefault="00A70078" w:rsidP="00D73CD7">
            <w:pPr>
              <w:pStyle w:val="Style1"/>
            </w:pPr>
            <w:r w:rsidRPr="00D73CD7">
              <w:t>0.52</w:t>
            </w:r>
          </w:p>
        </w:tc>
        <w:tc>
          <w:tcPr>
            <w:tcW w:w="439" w:type="pct"/>
            <w:tcBorders>
              <w:top w:val="single" w:sz="4" w:space="0" w:color="auto"/>
            </w:tcBorders>
            <w:noWrap/>
            <w:vAlign w:val="center"/>
            <w:hideMark/>
          </w:tcPr>
          <w:p w14:paraId="60FE3AD8" w14:textId="77777777" w:rsidR="00A70078" w:rsidRPr="00D73CD7" w:rsidRDefault="00A70078" w:rsidP="00D73CD7">
            <w:pPr>
              <w:pStyle w:val="Style1"/>
            </w:pPr>
            <w:r w:rsidRPr="00D73CD7">
              <w:t>0.13</w:t>
            </w:r>
          </w:p>
        </w:tc>
      </w:tr>
      <w:tr w:rsidR="00D73CD7" w:rsidRPr="00D73CD7" w14:paraId="5BE1B90C" w14:textId="77777777" w:rsidTr="007220D1">
        <w:trPr>
          <w:trHeight w:val="288"/>
        </w:trPr>
        <w:tc>
          <w:tcPr>
            <w:tcW w:w="564" w:type="pct"/>
            <w:tcBorders>
              <w:bottom w:val="nil"/>
            </w:tcBorders>
            <w:noWrap/>
            <w:vAlign w:val="center"/>
            <w:hideMark/>
          </w:tcPr>
          <w:p w14:paraId="5096BB1C" w14:textId="77777777" w:rsidR="00A70078" w:rsidRPr="00D73CD7" w:rsidRDefault="00A70078" w:rsidP="00D73CD7">
            <w:pPr>
              <w:pStyle w:val="Style1"/>
            </w:pPr>
          </w:p>
        </w:tc>
        <w:tc>
          <w:tcPr>
            <w:tcW w:w="444" w:type="pct"/>
            <w:tcBorders>
              <w:bottom w:val="nil"/>
            </w:tcBorders>
            <w:noWrap/>
            <w:vAlign w:val="center"/>
            <w:hideMark/>
          </w:tcPr>
          <w:p w14:paraId="41950700" w14:textId="77777777" w:rsidR="00A70078" w:rsidRPr="00D73CD7" w:rsidRDefault="00A70078" w:rsidP="00D73CD7">
            <w:pPr>
              <w:pStyle w:val="Style1"/>
            </w:pPr>
          </w:p>
        </w:tc>
        <w:tc>
          <w:tcPr>
            <w:tcW w:w="444" w:type="pct"/>
            <w:tcBorders>
              <w:bottom w:val="nil"/>
            </w:tcBorders>
            <w:noWrap/>
            <w:vAlign w:val="center"/>
            <w:hideMark/>
          </w:tcPr>
          <w:p w14:paraId="0D3A5F13" w14:textId="77777777" w:rsidR="00A70078" w:rsidRPr="00D73CD7" w:rsidRDefault="00A70078" w:rsidP="00D73CD7">
            <w:pPr>
              <w:pStyle w:val="Style1"/>
            </w:pPr>
          </w:p>
        </w:tc>
        <w:tc>
          <w:tcPr>
            <w:tcW w:w="444" w:type="pct"/>
            <w:tcBorders>
              <w:bottom w:val="nil"/>
            </w:tcBorders>
            <w:noWrap/>
            <w:vAlign w:val="center"/>
            <w:hideMark/>
          </w:tcPr>
          <w:p w14:paraId="135E07BD" w14:textId="77777777" w:rsidR="00A70078" w:rsidRPr="00D73CD7" w:rsidRDefault="00A70078" w:rsidP="00D73CD7">
            <w:pPr>
              <w:pStyle w:val="Style1"/>
            </w:pPr>
          </w:p>
        </w:tc>
        <w:tc>
          <w:tcPr>
            <w:tcW w:w="444" w:type="pct"/>
            <w:tcBorders>
              <w:bottom w:val="nil"/>
            </w:tcBorders>
            <w:noWrap/>
            <w:vAlign w:val="center"/>
            <w:hideMark/>
          </w:tcPr>
          <w:p w14:paraId="195B9B1B" w14:textId="77777777" w:rsidR="00A70078" w:rsidRPr="00D73CD7" w:rsidRDefault="00A70078" w:rsidP="00D73CD7">
            <w:pPr>
              <w:pStyle w:val="Style1"/>
            </w:pPr>
          </w:p>
        </w:tc>
        <w:tc>
          <w:tcPr>
            <w:tcW w:w="444" w:type="pct"/>
            <w:tcBorders>
              <w:bottom w:val="nil"/>
            </w:tcBorders>
            <w:noWrap/>
            <w:vAlign w:val="center"/>
            <w:hideMark/>
          </w:tcPr>
          <w:p w14:paraId="6A5A0C2F" w14:textId="77777777" w:rsidR="00A70078" w:rsidRPr="00D73CD7" w:rsidRDefault="00A70078" w:rsidP="00D73CD7">
            <w:pPr>
              <w:pStyle w:val="Style1"/>
            </w:pPr>
          </w:p>
        </w:tc>
        <w:tc>
          <w:tcPr>
            <w:tcW w:w="444" w:type="pct"/>
            <w:tcBorders>
              <w:bottom w:val="nil"/>
            </w:tcBorders>
            <w:noWrap/>
            <w:vAlign w:val="center"/>
            <w:hideMark/>
          </w:tcPr>
          <w:p w14:paraId="1B925BD1" w14:textId="77777777" w:rsidR="00A70078" w:rsidRPr="00D73CD7" w:rsidRDefault="00A70078" w:rsidP="00D73CD7">
            <w:pPr>
              <w:pStyle w:val="Style1"/>
            </w:pPr>
          </w:p>
        </w:tc>
        <w:tc>
          <w:tcPr>
            <w:tcW w:w="444" w:type="pct"/>
            <w:tcBorders>
              <w:bottom w:val="nil"/>
            </w:tcBorders>
            <w:noWrap/>
            <w:vAlign w:val="center"/>
            <w:hideMark/>
          </w:tcPr>
          <w:p w14:paraId="58D91440" w14:textId="77777777" w:rsidR="00A70078" w:rsidRPr="00D73CD7" w:rsidRDefault="00A70078" w:rsidP="00D73CD7">
            <w:pPr>
              <w:pStyle w:val="Style1"/>
            </w:pPr>
          </w:p>
        </w:tc>
        <w:tc>
          <w:tcPr>
            <w:tcW w:w="444" w:type="pct"/>
            <w:tcBorders>
              <w:bottom w:val="nil"/>
            </w:tcBorders>
            <w:noWrap/>
            <w:vAlign w:val="center"/>
            <w:hideMark/>
          </w:tcPr>
          <w:p w14:paraId="1AEAC55A" w14:textId="77777777" w:rsidR="00A70078" w:rsidRPr="00D73CD7" w:rsidRDefault="00A70078" w:rsidP="00D73CD7">
            <w:pPr>
              <w:pStyle w:val="Style1"/>
            </w:pPr>
          </w:p>
        </w:tc>
        <w:tc>
          <w:tcPr>
            <w:tcW w:w="444" w:type="pct"/>
            <w:tcBorders>
              <w:bottom w:val="nil"/>
            </w:tcBorders>
            <w:noWrap/>
            <w:vAlign w:val="center"/>
            <w:hideMark/>
          </w:tcPr>
          <w:p w14:paraId="3BA1C8F7" w14:textId="77777777" w:rsidR="00A70078" w:rsidRPr="00D73CD7" w:rsidRDefault="00A70078" w:rsidP="00D73CD7">
            <w:pPr>
              <w:pStyle w:val="Style1"/>
            </w:pPr>
          </w:p>
        </w:tc>
        <w:tc>
          <w:tcPr>
            <w:tcW w:w="439" w:type="pct"/>
            <w:tcBorders>
              <w:bottom w:val="nil"/>
            </w:tcBorders>
            <w:noWrap/>
            <w:vAlign w:val="center"/>
            <w:hideMark/>
          </w:tcPr>
          <w:p w14:paraId="48A77935" w14:textId="77777777" w:rsidR="00A70078" w:rsidRPr="00D73CD7" w:rsidRDefault="00A70078" w:rsidP="00D73CD7">
            <w:pPr>
              <w:pStyle w:val="Style1"/>
            </w:pPr>
          </w:p>
        </w:tc>
      </w:tr>
      <w:tr w:rsidR="00D73CD7" w:rsidRPr="00D73CD7" w14:paraId="15234E14" w14:textId="77777777" w:rsidTr="007220D1">
        <w:trPr>
          <w:trHeight w:val="288"/>
        </w:trPr>
        <w:tc>
          <w:tcPr>
            <w:tcW w:w="564" w:type="pct"/>
            <w:tcBorders>
              <w:top w:val="nil"/>
              <w:bottom w:val="single" w:sz="4" w:space="0" w:color="auto"/>
            </w:tcBorders>
            <w:noWrap/>
            <w:vAlign w:val="center"/>
            <w:hideMark/>
          </w:tcPr>
          <w:p w14:paraId="7D84F68B" w14:textId="77777777" w:rsidR="00A70078" w:rsidRPr="0040712C" w:rsidRDefault="00A70078" w:rsidP="00D73CD7">
            <w:pPr>
              <w:pStyle w:val="Style1"/>
              <w:rPr>
                <w:i/>
                <w:iCs/>
              </w:rPr>
            </w:pPr>
            <w:r w:rsidRPr="0040712C">
              <w:rPr>
                <w:i/>
                <w:iCs/>
              </w:rPr>
              <w:t>P. filiformis</w:t>
            </w:r>
          </w:p>
        </w:tc>
        <w:tc>
          <w:tcPr>
            <w:tcW w:w="444" w:type="pct"/>
            <w:tcBorders>
              <w:top w:val="nil"/>
              <w:bottom w:val="single" w:sz="4" w:space="0" w:color="auto"/>
            </w:tcBorders>
            <w:noWrap/>
            <w:vAlign w:val="center"/>
            <w:hideMark/>
          </w:tcPr>
          <w:p w14:paraId="70F335FE"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D6B4916"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57DF958D"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77923C8"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D5E762A"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6BE8002C"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E5B8CCC"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59354ED7"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6D1E7B0C" w14:textId="77777777" w:rsidR="00A70078" w:rsidRPr="00D73CD7" w:rsidRDefault="00A70078" w:rsidP="00D73CD7">
            <w:pPr>
              <w:pStyle w:val="Style1"/>
            </w:pPr>
          </w:p>
        </w:tc>
        <w:tc>
          <w:tcPr>
            <w:tcW w:w="439" w:type="pct"/>
            <w:tcBorders>
              <w:top w:val="nil"/>
              <w:bottom w:val="single" w:sz="4" w:space="0" w:color="auto"/>
            </w:tcBorders>
            <w:noWrap/>
            <w:vAlign w:val="center"/>
            <w:hideMark/>
          </w:tcPr>
          <w:p w14:paraId="45637F9C" w14:textId="77777777" w:rsidR="00A70078" w:rsidRPr="00D73CD7" w:rsidRDefault="00A70078" w:rsidP="00D73CD7">
            <w:pPr>
              <w:pStyle w:val="Style1"/>
            </w:pPr>
          </w:p>
        </w:tc>
      </w:tr>
      <w:tr w:rsidR="00D73CD7" w:rsidRPr="00D73CD7" w14:paraId="040D865F" w14:textId="77777777" w:rsidTr="007220D1">
        <w:trPr>
          <w:trHeight w:val="288"/>
        </w:trPr>
        <w:tc>
          <w:tcPr>
            <w:tcW w:w="564" w:type="pct"/>
            <w:tcBorders>
              <w:top w:val="single" w:sz="4" w:space="0" w:color="auto"/>
            </w:tcBorders>
            <w:noWrap/>
            <w:vAlign w:val="center"/>
            <w:hideMark/>
          </w:tcPr>
          <w:p w14:paraId="067716E8" w14:textId="77777777" w:rsidR="00A70078" w:rsidRPr="00D73CD7" w:rsidRDefault="00A70078" w:rsidP="00D73CD7">
            <w:pPr>
              <w:pStyle w:val="Style1"/>
            </w:pPr>
            <w:r w:rsidRPr="00D73CD7">
              <w:t>MO_06</w:t>
            </w:r>
          </w:p>
        </w:tc>
        <w:tc>
          <w:tcPr>
            <w:tcW w:w="444" w:type="pct"/>
            <w:tcBorders>
              <w:top w:val="single" w:sz="4" w:space="0" w:color="auto"/>
            </w:tcBorders>
            <w:noWrap/>
            <w:vAlign w:val="center"/>
            <w:hideMark/>
          </w:tcPr>
          <w:p w14:paraId="21B67A41" w14:textId="77777777" w:rsidR="00A70078" w:rsidRPr="00D73CD7" w:rsidRDefault="00A70078" w:rsidP="00D73CD7">
            <w:pPr>
              <w:pStyle w:val="Style1"/>
            </w:pPr>
            <w:r w:rsidRPr="00D73CD7">
              <w:t>MO</w:t>
            </w:r>
          </w:p>
        </w:tc>
        <w:tc>
          <w:tcPr>
            <w:tcW w:w="444" w:type="pct"/>
            <w:tcBorders>
              <w:top w:val="single" w:sz="4" w:space="0" w:color="auto"/>
            </w:tcBorders>
            <w:noWrap/>
            <w:vAlign w:val="center"/>
            <w:hideMark/>
          </w:tcPr>
          <w:p w14:paraId="707CDD63" w14:textId="77777777" w:rsidR="00A70078" w:rsidRPr="00D73CD7" w:rsidRDefault="00A70078" w:rsidP="00D73CD7">
            <w:pPr>
              <w:pStyle w:val="Style1"/>
            </w:pPr>
            <w:r w:rsidRPr="00D73CD7">
              <w:t>4</w:t>
            </w:r>
          </w:p>
        </w:tc>
        <w:tc>
          <w:tcPr>
            <w:tcW w:w="444" w:type="pct"/>
            <w:tcBorders>
              <w:top w:val="single" w:sz="4" w:space="0" w:color="auto"/>
            </w:tcBorders>
            <w:noWrap/>
            <w:vAlign w:val="center"/>
            <w:hideMark/>
          </w:tcPr>
          <w:p w14:paraId="01460DA3" w14:textId="77777777" w:rsidR="00A70078" w:rsidRPr="00D73CD7" w:rsidRDefault="00A70078" w:rsidP="00D73CD7">
            <w:pPr>
              <w:pStyle w:val="Style1"/>
            </w:pPr>
            <w:r w:rsidRPr="00D73CD7">
              <w:t>2.53</w:t>
            </w:r>
          </w:p>
        </w:tc>
        <w:tc>
          <w:tcPr>
            <w:tcW w:w="444" w:type="pct"/>
            <w:tcBorders>
              <w:top w:val="single" w:sz="4" w:space="0" w:color="auto"/>
            </w:tcBorders>
            <w:noWrap/>
            <w:vAlign w:val="center"/>
            <w:hideMark/>
          </w:tcPr>
          <w:p w14:paraId="7785E4A1" w14:textId="77777777" w:rsidR="00A70078" w:rsidRPr="00D73CD7" w:rsidRDefault="00A70078" w:rsidP="00D73CD7">
            <w:pPr>
              <w:pStyle w:val="Style1"/>
            </w:pPr>
            <w:r w:rsidRPr="00D73CD7">
              <w:t>5.95</w:t>
            </w:r>
          </w:p>
        </w:tc>
        <w:tc>
          <w:tcPr>
            <w:tcW w:w="444" w:type="pct"/>
            <w:tcBorders>
              <w:top w:val="single" w:sz="4" w:space="0" w:color="auto"/>
            </w:tcBorders>
            <w:noWrap/>
            <w:vAlign w:val="center"/>
            <w:hideMark/>
          </w:tcPr>
          <w:p w14:paraId="66A0DA17" w14:textId="77777777" w:rsidR="00A70078" w:rsidRPr="00D73CD7" w:rsidRDefault="00A70078" w:rsidP="00D73CD7">
            <w:pPr>
              <w:pStyle w:val="Style1"/>
            </w:pPr>
            <w:r w:rsidRPr="00D73CD7">
              <w:t>4</w:t>
            </w:r>
          </w:p>
        </w:tc>
        <w:tc>
          <w:tcPr>
            <w:tcW w:w="444" w:type="pct"/>
            <w:tcBorders>
              <w:top w:val="single" w:sz="4" w:space="0" w:color="auto"/>
            </w:tcBorders>
            <w:noWrap/>
            <w:vAlign w:val="center"/>
            <w:hideMark/>
          </w:tcPr>
          <w:p w14:paraId="43DB956C" w14:textId="77777777" w:rsidR="00A70078" w:rsidRPr="00D73CD7" w:rsidRDefault="00A70078" w:rsidP="00D73CD7">
            <w:pPr>
              <w:pStyle w:val="Style1"/>
            </w:pPr>
            <w:r w:rsidRPr="00D73CD7">
              <w:t>0.45</w:t>
            </w:r>
          </w:p>
        </w:tc>
        <w:tc>
          <w:tcPr>
            <w:tcW w:w="444" w:type="pct"/>
            <w:tcBorders>
              <w:top w:val="single" w:sz="4" w:space="0" w:color="auto"/>
            </w:tcBorders>
            <w:noWrap/>
            <w:vAlign w:val="center"/>
            <w:hideMark/>
          </w:tcPr>
          <w:p w14:paraId="5A002DBE" w14:textId="77777777" w:rsidR="00A70078" w:rsidRPr="00D73CD7" w:rsidRDefault="00A70078" w:rsidP="00D73CD7">
            <w:pPr>
              <w:pStyle w:val="Style1"/>
            </w:pPr>
            <w:r w:rsidRPr="00D73CD7">
              <w:t>0.49</w:t>
            </w:r>
          </w:p>
        </w:tc>
        <w:tc>
          <w:tcPr>
            <w:tcW w:w="444" w:type="pct"/>
            <w:tcBorders>
              <w:top w:val="single" w:sz="4" w:space="0" w:color="auto"/>
            </w:tcBorders>
            <w:noWrap/>
            <w:vAlign w:val="center"/>
            <w:hideMark/>
          </w:tcPr>
          <w:p w14:paraId="53E7C63C" w14:textId="77777777" w:rsidR="00A70078" w:rsidRPr="00D73CD7" w:rsidRDefault="00A70078" w:rsidP="00D73CD7">
            <w:pPr>
              <w:pStyle w:val="Style1"/>
            </w:pPr>
            <w:r w:rsidRPr="00D73CD7">
              <w:t>0.08</w:t>
            </w:r>
          </w:p>
        </w:tc>
        <w:tc>
          <w:tcPr>
            <w:tcW w:w="444" w:type="pct"/>
            <w:tcBorders>
              <w:top w:val="single" w:sz="4" w:space="0" w:color="auto"/>
            </w:tcBorders>
            <w:noWrap/>
            <w:vAlign w:val="center"/>
            <w:hideMark/>
          </w:tcPr>
          <w:p w14:paraId="7DACE16E" w14:textId="77777777" w:rsidR="00A70078" w:rsidRPr="00D73CD7" w:rsidRDefault="00A70078" w:rsidP="00D73CD7">
            <w:pPr>
              <w:pStyle w:val="Style1"/>
            </w:pPr>
            <w:r w:rsidRPr="00D73CD7">
              <w:t>0.24</w:t>
            </w:r>
          </w:p>
        </w:tc>
        <w:tc>
          <w:tcPr>
            <w:tcW w:w="439" w:type="pct"/>
            <w:tcBorders>
              <w:top w:val="single" w:sz="4" w:space="0" w:color="auto"/>
            </w:tcBorders>
            <w:noWrap/>
            <w:vAlign w:val="center"/>
            <w:hideMark/>
          </w:tcPr>
          <w:p w14:paraId="6C513FE8" w14:textId="77777777" w:rsidR="00A70078" w:rsidRPr="00D73CD7" w:rsidRDefault="00A70078" w:rsidP="00D73CD7">
            <w:pPr>
              <w:pStyle w:val="Style1"/>
            </w:pPr>
            <w:r w:rsidRPr="00D73CD7">
              <w:t>0</w:t>
            </w:r>
          </w:p>
        </w:tc>
      </w:tr>
      <w:tr w:rsidR="00D73CD7" w:rsidRPr="00D73CD7" w14:paraId="564DDB38" w14:textId="77777777" w:rsidTr="007220D1">
        <w:trPr>
          <w:trHeight w:val="288"/>
        </w:trPr>
        <w:tc>
          <w:tcPr>
            <w:tcW w:w="564" w:type="pct"/>
            <w:tcBorders>
              <w:bottom w:val="nil"/>
            </w:tcBorders>
            <w:noWrap/>
            <w:vAlign w:val="center"/>
            <w:hideMark/>
          </w:tcPr>
          <w:p w14:paraId="15E88AF5" w14:textId="77777777" w:rsidR="00A70078" w:rsidRPr="00D73CD7" w:rsidRDefault="00A70078" w:rsidP="00D73CD7">
            <w:pPr>
              <w:pStyle w:val="Style1"/>
            </w:pPr>
            <w:r w:rsidRPr="00D73CD7">
              <w:t>MO_10</w:t>
            </w:r>
          </w:p>
        </w:tc>
        <w:tc>
          <w:tcPr>
            <w:tcW w:w="444" w:type="pct"/>
            <w:tcBorders>
              <w:bottom w:val="nil"/>
            </w:tcBorders>
            <w:noWrap/>
            <w:vAlign w:val="center"/>
            <w:hideMark/>
          </w:tcPr>
          <w:p w14:paraId="1527A56F" w14:textId="77777777" w:rsidR="00A70078" w:rsidRPr="00D73CD7" w:rsidRDefault="00A70078" w:rsidP="00D73CD7">
            <w:pPr>
              <w:pStyle w:val="Style1"/>
            </w:pPr>
            <w:r w:rsidRPr="00D73CD7">
              <w:t>MO</w:t>
            </w:r>
          </w:p>
        </w:tc>
        <w:tc>
          <w:tcPr>
            <w:tcW w:w="444" w:type="pct"/>
            <w:tcBorders>
              <w:bottom w:val="nil"/>
            </w:tcBorders>
            <w:noWrap/>
            <w:vAlign w:val="center"/>
            <w:hideMark/>
          </w:tcPr>
          <w:p w14:paraId="2D02514B" w14:textId="77777777" w:rsidR="00A70078" w:rsidRPr="00D73CD7" w:rsidRDefault="00A70078" w:rsidP="00D73CD7">
            <w:pPr>
              <w:pStyle w:val="Style1"/>
            </w:pPr>
            <w:r w:rsidRPr="00D73CD7">
              <w:t>6</w:t>
            </w:r>
          </w:p>
        </w:tc>
        <w:tc>
          <w:tcPr>
            <w:tcW w:w="444" w:type="pct"/>
            <w:tcBorders>
              <w:bottom w:val="nil"/>
            </w:tcBorders>
            <w:noWrap/>
            <w:vAlign w:val="center"/>
            <w:hideMark/>
          </w:tcPr>
          <w:p w14:paraId="4CF5660A" w14:textId="77777777" w:rsidR="00A70078" w:rsidRPr="00D73CD7" w:rsidRDefault="00A70078" w:rsidP="00D73CD7">
            <w:pPr>
              <w:pStyle w:val="Style1"/>
            </w:pPr>
            <w:r w:rsidRPr="00D73CD7">
              <w:t>3.18</w:t>
            </w:r>
          </w:p>
        </w:tc>
        <w:tc>
          <w:tcPr>
            <w:tcW w:w="444" w:type="pct"/>
            <w:tcBorders>
              <w:bottom w:val="nil"/>
            </w:tcBorders>
            <w:noWrap/>
            <w:vAlign w:val="center"/>
            <w:hideMark/>
          </w:tcPr>
          <w:p w14:paraId="7D586585" w14:textId="77777777" w:rsidR="00A70078" w:rsidRPr="00D73CD7" w:rsidRDefault="00A70078" w:rsidP="00D73CD7">
            <w:pPr>
              <w:pStyle w:val="Style1"/>
            </w:pPr>
            <w:r w:rsidRPr="00D73CD7">
              <w:t>4.38</w:t>
            </w:r>
          </w:p>
        </w:tc>
        <w:tc>
          <w:tcPr>
            <w:tcW w:w="444" w:type="pct"/>
            <w:tcBorders>
              <w:bottom w:val="nil"/>
            </w:tcBorders>
            <w:noWrap/>
            <w:vAlign w:val="center"/>
            <w:hideMark/>
          </w:tcPr>
          <w:p w14:paraId="433BA1FE" w14:textId="77777777" w:rsidR="00A70078" w:rsidRPr="00D73CD7" w:rsidRDefault="00A70078" w:rsidP="00D73CD7">
            <w:pPr>
              <w:pStyle w:val="Style1"/>
            </w:pPr>
            <w:r w:rsidRPr="00D73CD7">
              <w:t>8</w:t>
            </w:r>
          </w:p>
        </w:tc>
        <w:tc>
          <w:tcPr>
            <w:tcW w:w="444" w:type="pct"/>
            <w:tcBorders>
              <w:bottom w:val="nil"/>
            </w:tcBorders>
            <w:noWrap/>
            <w:vAlign w:val="center"/>
            <w:hideMark/>
          </w:tcPr>
          <w:p w14:paraId="61C25EB8" w14:textId="77777777" w:rsidR="00A70078" w:rsidRPr="00D73CD7" w:rsidRDefault="00A70078" w:rsidP="00D73CD7">
            <w:pPr>
              <w:pStyle w:val="Style1"/>
            </w:pPr>
            <w:r w:rsidRPr="00D73CD7">
              <w:t>0.42</w:t>
            </w:r>
          </w:p>
        </w:tc>
        <w:tc>
          <w:tcPr>
            <w:tcW w:w="444" w:type="pct"/>
            <w:tcBorders>
              <w:bottom w:val="nil"/>
            </w:tcBorders>
            <w:noWrap/>
            <w:vAlign w:val="center"/>
            <w:hideMark/>
          </w:tcPr>
          <w:p w14:paraId="78B8A3B0" w14:textId="77777777" w:rsidR="00A70078" w:rsidRPr="00D73CD7" w:rsidRDefault="00A70078" w:rsidP="00D73CD7">
            <w:pPr>
              <w:pStyle w:val="Style1"/>
            </w:pPr>
            <w:r w:rsidRPr="00D73CD7">
              <w:t>0.61</w:t>
            </w:r>
          </w:p>
        </w:tc>
        <w:tc>
          <w:tcPr>
            <w:tcW w:w="444" w:type="pct"/>
            <w:tcBorders>
              <w:bottom w:val="nil"/>
            </w:tcBorders>
            <w:noWrap/>
            <w:vAlign w:val="center"/>
            <w:hideMark/>
          </w:tcPr>
          <w:p w14:paraId="5E6C97E3" w14:textId="77777777" w:rsidR="00A70078" w:rsidRPr="00D73CD7" w:rsidRDefault="00A70078" w:rsidP="00D73CD7">
            <w:pPr>
              <w:pStyle w:val="Style1"/>
            </w:pPr>
            <w:r w:rsidRPr="00D73CD7">
              <w:t>0.32</w:t>
            </w:r>
          </w:p>
        </w:tc>
        <w:tc>
          <w:tcPr>
            <w:tcW w:w="444" w:type="pct"/>
            <w:tcBorders>
              <w:bottom w:val="nil"/>
            </w:tcBorders>
            <w:noWrap/>
            <w:vAlign w:val="center"/>
            <w:hideMark/>
          </w:tcPr>
          <w:p w14:paraId="070BD089" w14:textId="77777777" w:rsidR="00A70078" w:rsidRPr="00D73CD7" w:rsidRDefault="00A70078" w:rsidP="00D73CD7">
            <w:pPr>
              <w:pStyle w:val="Style1"/>
            </w:pPr>
            <w:r w:rsidRPr="00D73CD7">
              <w:t>0.54</w:t>
            </w:r>
          </w:p>
        </w:tc>
        <w:tc>
          <w:tcPr>
            <w:tcW w:w="439" w:type="pct"/>
            <w:tcBorders>
              <w:bottom w:val="nil"/>
            </w:tcBorders>
            <w:noWrap/>
            <w:vAlign w:val="center"/>
            <w:hideMark/>
          </w:tcPr>
          <w:p w14:paraId="6B4BCEEA" w14:textId="77777777" w:rsidR="00A70078" w:rsidRPr="00D73CD7" w:rsidRDefault="00A70078" w:rsidP="00D73CD7">
            <w:pPr>
              <w:pStyle w:val="Style1"/>
            </w:pPr>
            <w:r w:rsidRPr="00D73CD7">
              <w:t>0</w:t>
            </w:r>
          </w:p>
        </w:tc>
      </w:tr>
      <w:tr w:rsidR="00D73CD7" w:rsidRPr="00D73CD7" w14:paraId="73269C0E" w14:textId="77777777" w:rsidTr="007220D1">
        <w:trPr>
          <w:trHeight w:val="288"/>
        </w:trPr>
        <w:tc>
          <w:tcPr>
            <w:tcW w:w="564" w:type="pct"/>
            <w:tcBorders>
              <w:top w:val="nil"/>
              <w:bottom w:val="single" w:sz="4" w:space="0" w:color="auto"/>
            </w:tcBorders>
            <w:noWrap/>
            <w:vAlign w:val="center"/>
            <w:hideMark/>
          </w:tcPr>
          <w:p w14:paraId="03DFE90F" w14:textId="77777777" w:rsidR="00A70078" w:rsidRPr="00D73CD7" w:rsidRDefault="00A70078" w:rsidP="00D73CD7">
            <w:pPr>
              <w:pStyle w:val="Style1"/>
            </w:pPr>
            <w:r w:rsidRPr="00D73CD7">
              <w:t>MO_11</w:t>
            </w:r>
          </w:p>
        </w:tc>
        <w:tc>
          <w:tcPr>
            <w:tcW w:w="444" w:type="pct"/>
            <w:tcBorders>
              <w:top w:val="nil"/>
              <w:bottom w:val="single" w:sz="4" w:space="0" w:color="auto"/>
            </w:tcBorders>
            <w:noWrap/>
            <w:vAlign w:val="center"/>
            <w:hideMark/>
          </w:tcPr>
          <w:p w14:paraId="3FFCA5A3" w14:textId="77777777" w:rsidR="00A70078" w:rsidRPr="00D73CD7" w:rsidRDefault="00A70078" w:rsidP="00D73CD7">
            <w:pPr>
              <w:pStyle w:val="Style1"/>
            </w:pPr>
            <w:r w:rsidRPr="00D73CD7">
              <w:t>MO</w:t>
            </w:r>
          </w:p>
        </w:tc>
        <w:tc>
          <w:tcPr>
            <w:tcW w:w="444" w:type="pct"/>
            <w:tcBorders>
              <w:top w:val="nil"/>
              <w:bottom w:val="single" w:sz="4" w:space="0" w:color="auto"/>
            </w:tcBorders>
            <w:noWrap/>
            <w:vAlign w:val="center"/>
            <w:hideMark/>
          </w:tcPr>
          <w:p w14:paraId="5A6B391A" w14:textId="77777777" w:rsidR="00A70078" w:rsidRPr="00D73CD7" w:rsidRDefault="00A70078" w:rsidP="00D73CD7">
            <w:pPr>
              <w:pStyle w:val="Style1"/>
            </w:pPr>
            <w:r w:rsidRPr="00D73CD7">
              <w:t>7</w:t>
            </w:r>
          </w:p>
        </w:tc>
        <w:tc>
          <w:tcPr>
            <w:tcW w:w="444" w:type="pct"/>
            <w:tcBorders>
              <w:top w:val="nil"/>
              <w:bottom w:val="single" w:sz="4" w:space="0" w:color="auto"/>
            </w:tcBorders>
            <w:noWrap/>
            <w:vAlign w:val="center"/>
            <w:hideMark/>
          </w:tcPr>
          <w:p w14:paraId="5E7A80F2" w14:textId="77777777" w:rsidR="00A70078" w:rsidRPr="00D73CD7" w:rsidRDefault="00A70078" w:rsidP="00D73CD7">
            <w:pPr>
              <w:pStyle w:val="Style1"/>
            </w:pPr>
            <w:r w:rsidRPr="00D73CD7">
              <w:t>2.81</w:t>
            </w:r>
          </w:p>
        </w:tc>
        <w:tc>
          <w:tcPr>
            <w:tcW w:w="444" w:type="pct"/>
            <w:tcBorders>
              <w:top w:val="nil"/>
              <w:bottom w:val="single" w:sz="4" w:space="0" w:color="auto"/>
            </w:tcBorders>
            <w:noWrap/>
            <w:vAlign w:val="center"/>
            <w:hideMark/>
          </w:tcPr>
          <w:p w14:paraId="1CB1B056" w14:textId="77777777" w:rsidR="00A70078" w:rsidRPr="00D73CD7" w:rsidRDefault="00A70078" w:rsidP="00D73CD7">
            <w:pPr>
              <w:pStyle w:val="Style1"/>
            </w:pPr>
            <w:r w:rsidRPr="00D73CD7">
              <w:t>4.25</w:t>
            </w:r>
          </w:p>
        </w:tc>
        <w:tc>
          <w:tcPr>
            <w:tcW w:w="444" w:type="pct"/>
            <w:tcBorders>
              <w:top w:val="nil"/>
              <w:bottom w:val="single" w:sz="4" w:space="0" w:color="auto"/>
            </w:tcBorders>
            <w:noWrap/>
            <w:vAlign w:val="center"/>
            <w:hideMark/>
          </w:tcPr>
          <w:p w14:paraId="67C6A6B6" w14:textId="77777777" w:rsidR="00A70078" w:rsidRPr="00D73CD7" w:rsidRDefault="00A70078" w:rsidP="00D73CD7">
            <w:pPr>
              <w:pStyle w:val="Style1"/>
            </w:pPr>
            <w:r w:rsidRPr="00D73CD7">
              <w:t>5</w:t>
            </w:r>
          </w:p>
        </w:tc>
        <w:tc>
          <w:tcPr>
            <w:tcW w:w="444" w:type="pct"/>
            <w:tcBorders>
              <w:top w:val="nil"/>
              <w:bottom w:val="single" w:sz="4" w:space="0" w:color="auto"/>
            </w:tcBorders>
            <w:noWrap/>
            <w:vAlign w:val="center"/>
            <w:hideMark/>
          </w:tcPr>
          <w:p w14:paraId="4AF67B4B" w14:textId="77777777" w:rsidR="00A70078" w:rsidRPr="00D73CD7" w:rsidRDefault="00A70078" w:rsidP="00D73CD7">
            <w:pPr>
              <w:pStyle w:val="Style1"/>
            </w:pPr>
            <w:r w:rsidRPr="00D73CD7">
              <w:t>0.35</w:t>
            </w:r>
          </w:p>
        </w:tc>
        <w:tc>
          <w:tcPr>
            <w:tcW w:w="444" w:type="pct"/>
            <w:tcBorders>
              <w:top w:val="nil"/>
              <w:bottom w:val="single" w:sz="4" w:space="0" w:color="auto"/>
            </w:tcBorders>
            <w:noWrap/>
            <w:vAlign w:val="center"/>
            <w:hideMark/>
          </w:tcPr>
          <w:p w14:paraId="6CE4CAA7" w14:textId="77777777" w:rsidR="00A70078" w:rsidRPr="00D73CD7" w:rsidRDefault="00A70078" w:rsidP="00D73CD7">
            <w:pPr>
              <w:pStyle w:val="Style1"/>
            </w:pPr>
            <w:r w:rsidRPr="00D73CD7">
              <w:t>0.48</w:t>
            </w:r>
          </w:p>
        </w:tc>
        <w:tc>
          <w:tcPr>
            <w:tcW w:w="444" w:type="pct"/>
            <w:tcBorders>
              <w:top w:val="nil"/>
              <w:bottom w:val="single" w:sz="4" w:space="0" w:color="auto"/>
            </w:tcBorders>
            <w:noWrap/>
            <w:vAlign w:val="center"/>
            <w:hideMark/>
          </w:tcPr>
          <w:p w14:paraId="203F63C7" w14:textId="77777777" w:rsidR="00A70078" w:rsidRPr="00D73CD7" w:rsidRDefault="00A70078" w:rsidP="00D73CD7">
            <w:pPr>
              <w:pStyle w:val="Style1"/>
            </w:pPr>
            <w:r w:rsidRPr="00D73CD7">
              <w:t>0.29</w:t>
            </w:r>
          </w:p>
        </w:tc>
        <w:tc>
          <w:tcPr>
            <w:tcW w:w="444" w:type="pct"/>
            <w:tcBorders>
              <w:top w:val="nil"/>
              <w:bottom w:val="single" w:sz="4" w:space="0" w:color="auto"/>
            </w:tcBorders>
            <w:noWrap/>
            <w:vAlign w:val="center"/>
            <w:hideMark/>
          </w:tcPr>
          <w:p w14:paraId="3AE38D8E" w14:textId="77777777" w:rsidR="00A70078" w:rsidRPr="00D73CD7" w:rsidRDefault="00A70078" w:rsidP="00D73CD7">
            <w:pPr>
              <w:pStyle w:val="Style1"/>
            </w:pPr>
            <w:r w:rsidRPr="00D73CD7">
              <w:t>0.42</w:t>
            </w:r>
          </w:p>
        </w:tc>
        <w:tc>
          <w:tcPr>
            <w:tcW w:w="439" w:type="pct"/>
            <w:tcBorders>
              <w:top w:val="nil"/>
              <w:bottom w:val="single" w:sz="4" w:space="0" w:color="auto"/>
            </w:tcBorders>
            <w:noWrap/>
            <w:vAlign w:val="center"/>
            <w:hideMark/>
          </w:tcPr>
          <w:p w14:paraId="46BA4645" w14:textId="77777777" w:rsidR="00A70078" w:rsidRPr="00D73CD7" w:rsidRDefault="00A70078" w:rsidP="00D73CD7">
            <w:pPr>
              <w:pStyle w:val="Style1"/>
            </w:pPr>
            <w:r w:rsidRPr="00D73CD7">
              <w:t>0</w:t>
            </w:r>
          </w:p>
        </w:tc>
      </w:tr>
      <w:tr w:rsidR="00D73CD7" w:rsidRPr="00D73CD7" w14:paraId="120433DB" w14:textId="77777777" w:rsidTr="007220D1">
        <w:trPr>
          <w:trHeight w:val="288"/>
        </w:trPr>
        <w:tc>
          <w:tcPr>
            <w:tcW w:w="1452" w:type="pct"/>
            <w:gridSpan w:val="3"/>
            <w:tcBorders>
              <w:top w:val="single" w:sz="4" w:space="0" w:color="auto"/>
            </w:tcBorders>
            <w:noWrap/>
            <w:vAlign w:val="center"/>
            <w:hideMark/>
          </w:tcPr>
          <w:p w14:paraId="2B3DC0DE" w14:textId="77777777" w:rsidR="00A70078" w:rsidRPr="00D73CD7" w:rsidRDefault="00A70078" w:rsidP="00D73CD7">
            <w:pPr>
              <w:pStyle w:val="Style1"/>
            </w:pPr>
            <w:r w:rsidRPr="00D73CD7">
              <w:t xml:space="preserve">Average across </w:t>
            </w:r>
            <w:r w:rsidRPr="00D73CD7">
              <w:rPr>
                <w:i/>
                <w:iCs/>
              </w:rPr>
              <w:t>P. filiformis</w:t>
            </w:r>
          </w:p>
        </w:tc>
        <w:tc>
          <w:tcPr>
            <w:tcW w:w="444" w:type="pct"/>
            <w:tcBorders>
              <w:top w:val="single" w:sz="4" w:space="0" w:color="auto"/>
            </w:tcBorders>
            <w:noWrap/>
            <w:vAlign w:val="center"/>
            <w:hideMark/>
          </w:tcPr>
          <w:p w14:paraId="7B1CE12E" w14:textId="77777777" w:rsidR="00A70078" w:rsidRPr="00D73CD7" w:rsidRDefault="00A70078" w:rsidP="00D73CD7">
            <w:pPr>
              <w:pStyle w:val="Style1"/>
            </w:pPr>
            <w:r w:rsidRPr="00D73CD7">
              <w:t>2.84</w:t>
            </w:r>
          </w:p>
        </w:tc>
        <w:tc>
          <w:tcPr>
            <w:tcW w:w="444" w:type="pct"/>
            <w:tcBorders>
              <w:top w:val="single" w:sz="4" w:space="0" w:color="auto"/>
            </w:tcBorders>
            <w:noWrap/>
            <w:vAlign w:val="center"/>
            <w:hideMark/>
          </w:tcPr>
          <w:p w14:paraId="1DF7AE6E" w14:textId="77777777" w:rsidR="00A70078" w:rsidRPr="00D73CD7" w:rsidRDefault="00A70078" w:rsidP="00D73CD7">
            <w:pPr>
              <w:pStyle w:val="Style1"/>
            </w:pPr>
            <w:r w:rsidRPr="00D73CD7">
              <w:t>4.86</w:t>
            </w:r>
          </w:p>
        </w:tc>
        <w:tc>
          <w:tcPr>
            <w:tcW w:w="444" w:type="pct"/>
            <w:tcBorders>
              <w:top w:val="single" w:sz="4" w:space="0" w:color="auto"/>
            </w:tcBorders>
            <w:noWrap/>
            <w:vAlign w:val="center"/>
            <w:hideMark/>
          </w:tcPr>
          <w:p w14:paraId="41EB6A15" w14:textId="77777777" w:rsidR="00A70078" w:rsidRPr="00D73CD7" w:rsidRDefault="00A70078" w:rsidP="00D73CD7">
            <w:pPr>
              <w:pStyle w:val="Style1"/>
            </w:pPr>
            <w:r w:rsidRPr="00D73CD7">
              <w:t>5.67</w:t>
            </w:r>
          </w:p>
        </w:tc>
        <w:tc>
          <w:tcPr>
            <w:tcW w:w="444" w:type="pct"/>
            <w:tcBorders>
              <w:top w:val="single" w:sz="4" w:space="0" w:color="auto"/>
            </w:tcBorders>
            <w:noWrap/>
            <w:vAlign w:val="center"/>
            <w:hideMark/>
          </w:tcPr>
          <w:p w14:paraId="7F518356" w14:textId="77777777" w:rsidR="00A70078" w:rsidRPr="00D73CD7" w:rsidRDefault="00A70078" w:rsidP="00D73CD7">
            <w:pPr>
              <w:pStyle w:val="Style1"/>
            </w:pPr>
            <w:r w:rsidRPr="00D73CD7">
              <w:t>0.4</w:t>
            </w:r>
          </w:p>
        </w:tc>
        <w:tc>
          <w:tcPr>
            <w:tcW w:w="444" w:type="pct"/>
            <w:tcBorders>
              <w:top w:val="single" w:sz="4" w:space="0" w:color="auto"/>
            </w:tcBorders>
            <w:noWrap/>
            <w:vAlign w:val="center"/>
            <w:hideMark/>
          </w:tcPr>
          <w:p w14:paraId="75288708" w14:textId="77777777" w:rsidR="00A70078" w:rsidRPr="00D73CD7" w:rsidRDefault="00A70078" w:rsidP="00D73CD7">
            <w:pPr>
              <w:pStyle w:val="Style1"/>
            </w:pPr>
            <w:r w:rsidRPr="00D73CD7">
              <w:t>0.53</w:t>
            </w:r>
          </w:p>
        </w:tc>
        <w:tc>
          <w:tcPr>
            <w:tcW w:w="444" w:type="pct"/>
            <w:tcBorders>
              <w:top w:val="single" w:sz="4" w:space="0" w:color="auto"/>
            </w:tcBorders>
            <w:noWrap/>
            <w:vAlign w:val="center"/>
            <w:hideMark/>
          </w:tcPr>
          <w:p w14:paraId="2ED1236F" w14:textId="77777777" w:rsidR="00A70078" w:rsidRPr="00D73CD7" w:rsidRDefault="00A70078" w:rsidP="00D73CD7">
            <w:pPr>
              <w:pStyle w:val="Style1"/>
            </w:pPr>
            <w:r w:rsidRPr="00D73CD7">
              <w:t>0.23</w:t>
            </w:r>
          </w:p>
        </w:tc>
        <w:tc>
          <w:tcPr>
            <w:tcW w:w="444" w:type="pct"/>
            <w:tcBorders>
              <w:top w:val="single" w:sz="4" w:space="0" w:color="auto"/>
            </w:tcBorders>
            <w:noWrap/>
            <w:vAlign w:val="center"/>
            <w:hideMark/>
          </w:tcPr>
          <w:p w14:paraId="284937F6" w14:textId="77777777" w:rsidR="00A70078" w:rsidRPr="00D73CD7" w:rsidRDefault="00A70078" w:rsidP="00D73CD7">
            <w:pPr>
              <w:pStyle w:val="Style1"/>
            </w:pPr>
            <w:r w:rsidRPr="00D73CD7">
              <w:t>0.4</w:t>
            </w:r>
          </w:p>
        </w:tc>
        <w:tc>
          <w:tcPr>
            <w:tcW w:w="439" w:type="pct"/>
            <w:tcBorders>
              <w:top w:val="single" w:sz="4" w:space="0" w:color="auto"/>
            </w:tcBorders>
            <w:noWrap/>
            <w:vAlign w:val="center"/>
            <w:hideMark/>
          </w:tcPr>
          <w:p w14:paraId="1BF49BA8" w14:textId="77777777" w:rsidR="00A70078" w:rsidRPr="00D73CD7" w:rsidRDefault="00A70078" w:rsidP="00D73CD7">
            <w:pPr>
              <w:pStyle w:val="Style1"/>
            </w:pPr>
            <w:r w:rsidRPr="00D73CD7">
              <w:t>0</w:t>
            </w:r>
          </w:p>
        </w:tc>
      </w:tr>
      <w:tr w:rsidR="00D73CD7" w:rsidRPr="00D73CD7" w14:paraId="1A7FD94C" w14:textId="77777777" w:rsidTr="007220D1">
        <w:trPr>
          <w:trHeight w:val="288"/>
        </w:trPr>
        <w:tc>
          <w:tcPr>
            <w:tcW w:w="564" w:type="pct"/>
            <w:tcBorders>
              <w:bottom w:val="nil"/>
            </w:tcBorders>
            <w:noWrap/>
            <w:vAlign w:val="center"/>
            <w:hideMark/>
          </w:tcPr>
          <w:p w14:paraId="46461866" w14:textId="77777777" w:rsidR="00A70078" w:rsidRPr="00D73CD7" w:rsidRDefault="00A70078" w:rsidP="00D73CD7">
            <w:pPr>
              <w:pStyle w:val="Style1"/>
            </w:pPr>
          </w:p>
        </w:tc>
        <w:tc>
          <w:tcPr>
            <w:tcW w:w="444" w:type="pct"/>
            <w:tcBorders>
              <w:bottom w:val="nil"/>
            </w:tcBorders>
            <w:noWrap/>
            <w:vAlign w:val="center"/>
            <w:hideMark/>
          </w:tcPr>
          <w:p w14:paraId="0A22D19B" w14:textId="77777777" w:rsidR="00A70078" w:rsidRPr="00D73CD7" w:rsidRDefault="00A70078" w:rsidP="00D73CD7">
            <w:pPr>
              <w:pStyle w:val="Style1"/>
            </w:pPr>
          </w:p>
        </w:tc>
        <w:tc>
          <w:tcPr>
            <w:tcW w:w="444" w:type="pct"/>
            <w:tcBorders>
              <w:bottom w:val="nil"/>
            </w:tcBorders>
            <w:noWrap/>
            <w:vAlign w:val="center"/>
            <w:hideMark/>
          </w:tcPr>
          <w:p w14:paraId="74CFE4E6" w14:textId="77777777" w:rsidR="00A70078" w:rsidRPr="00D73CD7" w:rsidRDefault="00A70078" w:rsidP="00D73CD7">
            <w:pPr>
              <w:pStyle w:val="Style1"/>
            </w:pPr>
          </w:p>
        </w:tc>
        <w:tc>
          <w:tcPr>
            <w:tcW w:w="444" w:type="pct"/>
            <w:tcBorders>
              <w:bottom w:val="nil"/>
            </w:tcBorders>
            <w:noWrap/>
            <w:vAlign w:val="center"/>
            <w:hideMark/>
          </w:tcPr>
          <w:p w14:paraId="668D313B" w14:textId="77777777" w:rsidR="00A70078" w:rsidRPr="00D73CD7" w:rsidRDefault="00A70078" w:rsidP="00D73CD7">
            <w:pPr>
              <w:pStyle w:val="Style1"/>
            </w:pPr>
          </w:p>
        </w:tc>
        <w:tc>
          <w:tcPr>
            <w:tcW w:w="444" w:type="pct"/>
            <w:tcBorders>
              <w:bottom w:val="nil"/>
            </w:tcBorders>
            <w:noWrap/>
            <w:vAlign w:val="center"/>
            <w:hideMark/>
          </w:tcPr>
          <w:p w14:paraId="51A69101" w14:textId="77777777" w:rsidR="00A70078" w:rsidRPr="00D73CD7" w:rsidRDefault="00A70078" w:rsidP="00D73CD7">
            <w:pPr>
              <w:pStyle w:val="Style1"/>
            </w:pPr>
          </w:p>
        </w:tc>
        <w:tc>
          <w:tcPr>
            <w:tcW w:w="444" w:type="pct"/>
            <w:tcBorders>
              <w:bottom w:val="nil"/>
            </w:tcBorders>
            <w:noWrap/>
            <w:vAlign w:val="center"/>
            <w:hideMark/>
          </w:tcPr>
          <w:p w14:paraId="7E15B4C4" w14:textId="77777777" w:rsidR="00A70078" w:rsidRPr="00D73CD7" w:rsidRDefault="00A70078" w:rsidP="00D73CD7">
            <w:pPr>
              <w:pStyle w:val="Style1"/>
            </w:pPr>
          </w:p>
        </w:tc>
        <w:tc>
          <w:tcPr>
            <w:tcW w:w="444" w:type="pct"/>
            <w:tcBorders>
              <w:bottom w:val="nil"/>
            </w:tcBorders>
            <w:noWrap/>
            <w:vAlign w:val="center"/>
            <w:hideMark/>
          </w:tcPr>
          <w:p w14:paraId="21C4C881" w14:textId="77777777" w:rsidR="00A70078" w:rsidRPr="00D73CD7" w:rsidRDefault="00A70078" w:rsidP="00D73CD7">
            <w:pPr>
              <w:pStyle w:val="Style1"/>
            </w:pPr>
          </w:p>
        </w:tc>
        <w:tc>
          <w:tcPr>
            <w:tcW w:w="444" w:type="pct"/>
            <w:tcBorders>
              <w:bottom w:val="nil"/>
            </w:tcBorders>
            <w:noWrap/>
            <w:vAlign w:val="center"/>
            <w:hideMark/>
          </w:tcPr>
          <w:p w14:paraId="154CB5BD" w14:textId="77777777" w:rsidR="00A70078" w:rsidRPr="00D73CD7" w:rsidRDefault="00A70078" w:rsidP="00D73CD7">
            <w:pPr>
              <w:pStyle w:val="Style1"/>
            </w:pPr>
          </w:p>
        </w:tc>
        <w:tc>
          <w:tcPr>
            <w:tcW w:w="444" w:type="pct"/>
            <w:tcBorders>
              <w:bottom w:val="nil"/>
            </w:tcBorders>
            <w:noWrap/>
            <w:vAlign w:val="center"/>
            <w:hideMark/>
          </w:tcPr>
          <w:p w14:paraId="3AE4C1F7" w14:textId="77777777" w:rsidR="00A70078" w:rsidRPr="00D73CD7" w:rsidRDefault="00A70078" w:rsidP="00D73CD7">
            <w:pPr>
              <w:pStyle w:val="Style1"/>
            </w:pPr>
          </w:p>
        </w:tc>
        <w:tc>
          <w:tcPr>
            <w:tcW w:w="444" w:type="pct"/>
            <w:tcBorders>
              <w:bottom w:val="nil"/>
            </w:tcBorders>
            <w:noWrap/>
            <w:vAlign w:val="center"/>
            <w:hideMark/>
          </w:tcPr>
          <w:p w14:paraId="74F2044F" w14:textId="77777777" w:rsidR="00A70078" w:rsidRPr="00D73CD7" w:rsidRDefault="00A70078" w:rsidP="00D73CD7">
            <w:pPr>
              <w:pStyle w:val="Style1"/>
            </w:pPr>
          </w:p>
        </w:tc>
        <w:tc>
          <w:tcPr>
            <w:tcW w:w="439" w:type="pct"/>
            <w:tcBorders>
              <w:bottom w:val="nil"/>
            </w:tcBorders>
            <w:noWrap/>
            <w:vAlign w:val="center"/>
            <w:hideMark/>
          </w:tcPr>
          <w:p w14:paraId="039C33E7" w14:textId="77777777" w:rsidR="00A70078" w:rsidRPr="00D73CD7" w:rsidRDefault="00A70078" w:rsidP="00D73CD7">
            <w:pPr>
              <w:pStyle w:val="Style1"/>
            </w:pPr>
          </w:p>
        </w:tc>
      </w:tr>
      <w:tr w:rsidR="00D73CD7" w:rsidRPr="00D73CD7" w14:paraId="0FA13B10" w14:textId="77777777" w:rsidTr="007220D1">
        <w:trPr>
          <w:trHeight w:val="288"/>
        </w:trPr>
        <w:tc>
          <w:tcPr>
            <w:tcW w:w="564" w:type="pct"/>
            <w:tcBorders>
              <w:top w:val="nil"/>
              <w:bottom w:val="single" w:sz="4" w:space="0" w:color="auto"/>
            </w:tcBorders>
            <w:noWrap/>
            <w:vAlign w:val="center"/>
            <w:hideMark/>
          </w:tcPr>
          <w:p w14:paraId="35BFEAD0" w14:textId="77777777" w:rsidR="00A70078" w:rsidRPr="0040712C" w:rsidRDefault="00A70078" w:rsidP="00D73CD7">
            <w:pPr>
              <w:pStyle w:val="Style1"/>
              <w:rPr>
                <w:i/>
                <w:iCs/>
              </w:rPr>
            </w:pPr>
            <w:r w:rsidRPr="0040712C">
              <w:rPr>
                <w:i/>
                <w:iCs/>
              </w:rPr>
              <w:t>P. gracilis</w:t>
            </w:r>
          </w:p>
        </w:tc>
        <w:tc>
          <w:tcPr>
            <w:tcW w:w="444" w:type="pct"/>
            <w:tcBorders>
              <w:top w:val="nil"/>
              <w:bottom w:val="single" w:sz="4" w:space="0" w:color="auto"/>
            </w:tcBorders>
            <w:noWrap/>
            <w:vAlign w:val="center"/>
            <w:hideMark/>
          </w:tcPr>
          <w:p w14:paraId="1E9FFBDD"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7A8E2001"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96EB495"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67129975"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4F961BD5"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4CB69DA9"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14CB29B9"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510C6311"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63415A3E" w14:textId="77777777" w:rsidR="00A70078" w:rsidRPr="00D73CD7" w:rsidRDefault="00A70078" w:rsidP="00D73CD7">
            <w:pPr>
              <w:pStyle w:val="Style1"/>
            </w:pPr>
          </w:p>
        </w:tc>
        <w:tc>
          <w:tcPr>
            <w:tcW w:w="439" w:type="pct"/>
            <w:tcBorders>
              <w:top w:val="nil"/>
              <w:bottom w:val="single" w:sz="4" w:space="0" w:color="auto"/>
            </w:tcBorders>
            <w:noWrap/>
            <w:vAlign w:val="center"/>
            <w:hideMark/>
          </w:tcPr>
          <w:p w14:paraId="5D2FD8E9" w14:textId="77777777" w:rsidR="00A70078" w:rsidRPr="00D73CD7" w:rsidRDefault="00A70078" w:rsidP="00D73CD7">
            <w:pPr>
              <w:pStyle w:val="Style1"/>
            </w:pPr>
          </w:p>
        </w:tc>
      </w:tr>
      <w:tr w:rsidR="00D73CD7" w:rsidRPr="00D73CD7" w14:paraId="4DC829DE" w14:textId="77777777" w:rsidTr="007220D1">
        <w:trPr>
          <w:trHeight w:val="288"/>
        </w:trPr>
        <w:tc>
          <w:tcPr>
            <w:tcW w:w="564" w:type="pct"/>
            <w:tcBorders>
              <w:top w:val="single" w:sz="4" w:space="0" w:color="auto"/>
            </w:tcBorders>
            <w:noWrap/>
            <w:vAlign w:val="center"/>
            <w:hideMark/>
          </w:tcPr>
          <w:p w14:paraId="3763952D" w14:textId="77777777" w:rsidR="00A70078" w:rsidRPr="00D73CD7" w:rsidRDefault="00A70078" w:rsidP="00D73CD7">
            <w:pPr>
              <w:pStyle w:val="Style1"/>
            </w:pPr>
            <w:r w:rsidRPr="00D73CD7">
              <w:t>TX_01</w:t>
            </w:r>
          </w:p>
        </w:tc>
        <w:tc>
          <w:tcPr>
            <w:tcW w:w="444" w:type="pct"/>
            <w:tcBorders>
              <w:top w:val="single" w:sz="4" w:space="0" w:color="auto"/>
            </w:tcBorders>
            <w:noWrap/>
            <w:vAlign w:val="center"/>
            <w:hideMark/>
          </w:tcPr>
          <w:p w14:paraId="025EBA51" w14:textId="77777777" w:rsidR="00A70078" w:rsidRPr="00D73CD7" w:rsidRDefault="00A70078" w:rsidP="00D73CD7">
            <w:pPr>
              <w:pStyle w:val="Style1"/>
            </w:pPr>
            <w:r w:rsidRPr="00D73CD7">
              <w:t>TX</w:t>
            </w:r>
          </w:p>
        </w:tc>
        <w:tc>
          <w:tcPr>
            <w:tcW w:w="444" w:type="pct"/>
            <w:tcBorders>
              <w:top w:val="single" w:sz="4" w:space="0" w:color="auto"/>
            </w:tcBorders>
            <w:noWrap/>
            <w:vAlign w:val="center"/>
            <w:hideMark/>
          </w:tcPr>
          <w:p w14:paraId="071E562C" w14:textId="77777777" w:rsidR="00A70078" w:rsidRPr="00D73CD7" w:rsidRDefault="00A70078" w:rsidP="00D73CD7">
            <w:pPr>
              <w:pStyle w:val="Style1"/>
            </w:pPr>
            <w:r w:rsidRPr="00D73CD7">
              <w:t>11</w:t>
            </w:r>
          </w:p>
        </w:tc>
        <w:tc>
          <w:tcPr>
            <w:tcW w:w="444" w:type="pct"/>
            <w:tcBorders>
              <w:top w:val="single" w:sz="4" w:space="0" w:color="auto"/>
            </w:tcBorders>
            <w:noWrap/>
            <w:vAlign w:val="center"/>
            <w:hideMark/>
          </w:tcPr>
          <w:p w14:paraId="31DC97ED" w14:textId="77777777" w:rsidR="00A70078" w:rsidRPr="00D73CD7" w:rsidRDefault="00A70078" w:rsidP="00D73CD7">
            <w:pPr>
              <w:pStyle w:val="Style1"/>
            </w:pPr>
            <w:r w:rsidRPr="00D73CD7">
              <w:t>5</w:t>
            </w:r>
          </w:p>
        </w:tc>
        <w:tc>
          <w:tcPr>
            <w:tcW w:w="444" w:type="pct"/>
            <w:tcBorders>
              <w:top w:val="single" w:sz="4" w:space="0" w:color="auto"/>
            </w:tcBorders>
            <w:noWrap/>
            <w:vAlign w:val="center"/>
            <w:hideMark/>
          </w:tcPr>
          <w:p w14:paraId="76BD2392" w14:textId="77777777" w:rsidR="00A70078" w:rsidRPr="00D73CD7" w:rsidRDefault="00A70078" w:rsidP="00D73CD7">
            <w:pPr>
              <w:pStyle w:val="Style1"/>
            </w:pPr>
            <w:r w:rsidRPr="00D73CD7">
              <w:t>8.42</w:t>
            </w:r>
          </w:p>
        </w:tc>
        <w:tc>
          <w:tcPr>
            <w:tcW w:w="444" w:type="pct"/>
            <w:tcBorders>
              <w:top w:val="single" w:sz="4" w:space="0" w:color="auto"/>
            </w:tcBorders>
            <w:noWrap/>
            <w:vAlign w:val="center"/>
            <w:hideMark/>
          </w:tcPr>
          <w:p w14:paraId="510A89BE" w14:textId="77777777" w:rsidR="00A70078" w:rsidRPr="00D73CD7" w:rsidRDefault="00A70078" w:rsidP="00D73CD7">
            <w:pPr>
              <w:pStyle w:val="Style1"/>
            </w:pPr>
            <w:r w:rsidRPr="00D73CD7">
              <w:t>42</w:t>
            </w:r>
          </w:p>
        </w:tc>
        <w:tc>
          <w:tcPr>
            <w:tcW w:w="444" w:type="pct"/>
            <w:tcBorders>
              <w:top w:val="single" w:sz="4" w:space="0" w:color="auto"/>
            </w:tcBorders>
            <w:noWrap/>
            <w:vAlign w:val="center"/>
            <w:hideMark/>
          </w:tcPr>
          <w:p w14:paraId="1C531D43" w14:textId="77777777" w:rsidR="00A70078" w:rsidRPr="00D73CD7" w:rsidRDefault="00A70078" w:rsidP="00D73CD7">
            <w:pPr>
              <w:pStyle w:val="Style1"/>
            </w:pPr>
            <w:r w:rsidRPr="00D73CD7">
              <w:t>0.534</w:t>
            </w:r>
          </w:p>
        </w:tc>
        <w:tc>
          <w:tcPr>
            <w:tcW w:w="444" w:type="pct"/>
            <w:tcBorders>
              <w:top w:val="single" w:sz="4" w:space="0" w:color="auto"/>
            </w:tcBorders>
            <w:noWrap/>
            <w:vAlign w:val="center"/>
            <w:hideMark/>
          </w:tcPr>
          <w:p w14:paraId="3B9641A5" w14:textId="77777777" w:rsidR="00A70078" w:rsidRPr="00D73CD7" w:rsidRDefault="00A70078" w:rsidP="00D73CD7">
            <w:pPr>
              <w:pStyle w:val="Style1"/>
            </w:pPr>
            <w:r w:rsidRPr="00D73CD7">
              <w:t>0.711</w:t>
            </w:r>
          </w:p>
        </w:tc>
        <w:tc>
          <w:tcPr>
            <w:tcW w:w="444" w:type="pct"/>
            <w:tcBorders>
              <w:top w:val="single" w:sz="4" w:space="0" w:color="auto"/>
            </w:tcBorders>
            <w:noWrap/>
            <w:vAlign w:val="center"/>
            <w:hideMark/>
          </w:tcPr>
          <w:p w14:paraId="0E613A86" w14:textId="77777777" w:rsidR="00A70078" w:rsidRPr="00D73CD7" w:rsidRDefault="00A70078" w:rsidP="00D73CD7">
            <w:pPr>
              <w:pStyle w:val="Style1"/>
            </w:pPr>
            <w:r w:rsidRPr="00D73CD7">
              <w:t>0.249</w:t>
            </w:r>
          </w:p>
        </w:tc>
        <w:tc>
          <w:tcPr>
            <w:tcW w:w="444" w:type="pct"/>
            <w:tcBorders>
              <w:top w:val="single" w:sz="4" w:space="0" w:color="auto"/>
            </w:tcBorders>
            <w:noWrap/>
            <w:vAlign w:val="center"/>
            <w:hideMark/>
          </w:tcPr>
          <w:p w14:paraId="430EE984" w14:textId="77777777" w:rsidR="00A70078" w:rsidRPr="00D73CD7" w:rsidRDefault="00A70078" w:rsidP="00D73CD7">
            <w:pPr>
              <w:pStyle w:val="Style1"/>
            </w:pPr>
            <w:r w:rsidRPr="00D73CD7">
              <w:t>0.77</w:t>
            </w:r>
          </w:p>
        </w:tc>
        <w:tc>
          <w:tcPr>
            <w:tcW w:w="439" w:type="pct"/>
            <w:tcBorders>
              <w:top w:val="single" w:sz="4" w:space="0" w:color="auto"/>
            </w:tcBorders>
            <w:noWrap/>
            <w:vAlign w:val="center"/>
            <w:hideMark/>
          </w:tcPr>
          <w:p w14:paraId="2E2147B1" w14:textId="77777777" w:rsidR="00A70078" w:rsidRPr="00D73CD7" w:rsidRDefault="00A70078" w:rsidP="00D73CD7">
            <w:pPr>
              <w:pStyle w:val="Style1"/>
            </w:pPr>
            <w:r w:rsidRPr="00D73CD7">
              <w:t>0</w:t>
            </w:r>
          </w:p>
        </w:tc>
      </w:tr>
    </w:tbl>
    <w:p w14:paraId="7B18221D" w14:textId="77777777" w:rsidR="005E4838" w:rsidRDefault="00126AF9" w:rsidP="00D73CD7">
      <w:pPr>
        <w:pStyle w:val="Style1"/>
      </w:pPr>
      <w:r w:rsidRPr="00126AF9">
        <w:t>Column definitions: n=number of individuals; A=average alleles per locus; A</w:t>
      </w:r>
      <w:r w:rsidRPr="00126AF9">
        <w:rPr>
          <w:vertAlign w:val="subscript"/>
        </w:rPr>
        <w:t>R</w:t>
      </w:r>
      <w:r w:rsidRPr="00126AF9">
        <w:t>=allelic richness; A</w:t>
      </w:r>
      <w:r w:rsidRPr="00126AF9">
        <w:rPr>
          <w:vertAlign w:val="subscript"/>
        </w:rPr>
        <w:t>P</w:t>
      </w:r>
      <w:r w:rsidRPr="00126AF9">
        <w:t>=private alleles per</w:t>
      </w:r>
      <w:r w:rsidR="00D072D1">
        <w:t xml:space="preserve"> population; </w:t>
      </w:r>
      <w:r w:rsidR="00D072D1" w:rsidRPr="00D072D1">
        <w:t>H</w:t>
      </w:r>
      <w:r w:rsidR="00D072D1" w:rsidRPr="00D072D1">
        <w:rPr>
          <w:vertAlign w:val="subscript"/>
        </w:rPr>
        <w:t>O</w:t>
      </w:r>
      <w:r w:rsidR="00D072D1" w:rsidRPr="00D072D1">
        <w:t>=observed heterozygosity; H</w:t>
      </w:r>
      <w:r w:rsidR="00D072D1" w:rsidRPr="00D072D1">
        <w:rPr>
          <w:vertAlign w:val="subscript"/>
        </w:rPr>
        <w:t>E</w:t>
      </w:r>
      <w:r w:rsidR="00D072D1" w:rsidRPr="00D072D1">
        <w:t>=expected heterozygosity; F=fixation index; % null=percentage of null alleles; F</w:t>
      </w:r>
      <w:r w:rsidR="00D072D1" w:rsidRPr="00D072D1">
        <w:rPr>
          <w:vertAlign w:val="subscript"/>
        </w:rPr>
        <w:t>B</w:t>
      </w:r>
      <w:r w:rsidR="00D072D1" w:rsidRPr="00D072D1">
        <w:t>=fixation index adjusted for null alleles</w:t>
      </w:r>
      <w:r w:rsidR="00D072D1">
        <w:t>.</w:t>
      </w:r>
    </w:p>
    <w:p w14:paraId="58DAAB19" w14:textId="77777777" w:rsidR="005E4838" w:rsidRDefault="005E4838" w:rsidP="00D73CD7">
      <w:pPr>
        <w:pStyle w:val="Style1"/>
      </w:pPr>
    </w:p>
    <w:p w14:paraId="5010F10D" w14:textId="31A42C33" w:rsidR="00512259" w:rsidRDefault="005E4838" w:rsidP="005E4838">
      <w:pPr>
        <w:pStyle w:val="Heading1"/>
      </w:pPr>
      <w:r>
        <w:t>Figures</w:t>
      </w:r>
      <w:r w:rsidR="00512259">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0"/>
        <w:gridCol w:w="6700"/>
      </w:tblGrid>
      <w:tr w:rsidR="002F7357" w14:paraId="50408894" w14:textId="77777777" w:rsidTr="002F7357">
        <w:tc>
          <w:tcPr>
            <w:tcW w:w="2958" w:type="dxa"/>
            <w:tcMar>
              <w:left w:w="0" w:type="dxa"/>
              <w:right w:w="0" w:type="dxa"/>
            </w:tcMar>
          </w:tcPr>
          <w:p w14:paraId="483480F6" w14:textId="77777777" w:rsidR="002F7357" w:rsidRDefault="002F7357" w:rsidP="003F16C8">
            <w:pPr>
              <w:spacing w:line="240" w:lineRule="auto"/>
              <w:ind w:firstLine="0"/>
            </w:pPr>
            <w:r>
              <w:lastRenderedPageBreak/>
              <w:t>A</w:t>
            </w:r>
          </w:p>
          <w:p w14:paraId="21443ACE" w14:textId="77777777" w:rsidR="002F7357" w:rsidRDefault="002F7357" w:rsidP="003F16C8">
            <w:pPr>
              <w:spacing w:line="240" w:lineRule="auto"/>
              <w:ind w:firstLine="0"/>
            </w:pPr>
            <w:r>
              <w:rPr>
                <w:noProof/>
              </w:rPr>
              <w:drawing>
                <wp:inline distT="0" distB="0" distL="0" distR="0" wp14:anchorId="461DEEDF" wp14:editId="0561AC3E">
                  <wp:extent cx="2637772" cy="1828799"/>
                  <wp:effectExtent l="0" t="1905" r="2540" b="2540"/>
                  <wp:docPr id="5428090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09052" name="Picture 542809052"/>
                          <pic:cNvPicPr/>
                        </pic:nvPicPr>
                        <pic:blipFill rotWithShape="1">
                          <a:blip r:embed="rId20"/>
                          <a:srcRect r="5849" b="12965"/>
                          <a:stretch>
                            <a:fillRect/>
                          </a:stretch>
                        </pic:blipFill>
                        <pic:spPr bwMode="auto">
                          <a:xfrm rot="5400000">
                            <a:off x="0" y="0"/>
                            <a:ext cx="2637774" cy="1828800"/>
                          </a:xfrm>
                          <a:prstGeom prst="rect">
                            <a:avLst/>
                          </a:prstGeom>
                          <a:ln>
                            <a:noFill/>
                          </a:ln>
                          <a:extLst>
                            <a:ext uri="{53640926-AAD7-44D8-BBD7-CCE9431645EC}">
                              <a14:shadowObscured xmlns:a14="http://schemas.microsoft.com/office/drawing/2010/main"/>
                            </a:ext>
                          </a:extLst>
                        </pic:spPr>
                      </pic:pic>
                    </a:graphicData>
                  </a:graphic>
                </wp:inline>
              </w:drawing>
            </w:r>
          </w:p>
        </w:tc>
        <w:tc>
          <w:tcPr>
            <w:tcW w:w="3440" w:type="dxa"/>
            <w:tcMar>
              <w:left w:w="0" w:type="dxa"/>
              <w:right w:w="0" w:type="dxa"/>
            </w:tcMar>
          </w:tcPr>
          <w:p w14:paraId="62A1C15E" w14:textId="14DF0FF3" w:rsidR="002F7357" w:rsidRDefault="002F7357" w:rsidP="003F16C8">
            <w:pPr>
              <w:spacing w:line="240" w:lineRule="auto"/>
              <w:ind w:firstLine="0"/>
            </w:pPr>
            <w:r>
              <w:t>B</w:t>
            </w:r>
          </w:p>
          <w:p w14:paraId="728415AD" w14:textId="1F568627" w:rsidR="002F7357" w:rsidRDefault="00F50207" w:rsidP="003F16C8">
            <w:pPr>
              <w:spacing w:line="240" w:lineRule="auto"/>
              <w:ind w:firstLine="0"/>
            </w:pPr>
            <w:r>
              <w:rPr>
                <w:noProof/>
              </w:rPr>
              <w:drawing>
                <wp:inline distT="0" distB="0" distL="0" distR="0" wp14:anchorId="5565458E" wp14:editId="4B8DAD83">
                  <wp:extent cx="2633472" cy="4608397"/>
                  <wp:effectExtent l="3175" t="0" r="0" b="0"/>
                  <wp:docPr id="1873769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769427" name="Picture 1873769427"/>
                          <pic:cNvPicPr/>
                        </pic:nvPicPr>
                        <pic:blipFill>
                          <a:blip r:embed="rId21"/>
                          <a:stretch>
                            <a:fillRect/>
                          </a:stretch>
                        </pic:blipFill>
                        <pic:spPr>
                          <a:xfrm rot="16200000">
                            <a:off x="0" y="0"/>
                            <a:ext cx="2633472" cy="4608397"/>
                          </a:xfrm>
                          <a:prstGeom prst="rect">
                            <a:avLst/>
                          </a:prstGeom>
                        </pic:spPr>
                      </pic:pic>
                    </a:graphicData>
                  </a:graphic>
                </wp:inline>
              </w:drawing>
            </w:r>
          </w:p>
        </w:tc>
      </w:tr>
    </w:tbl>
    <w:p w14:paraId="56C483D6" w14:textId="316B453D" w:rsidR="00BD54B7" w:rsidRDefault="00BD54B7" w:rsidP="00FA74E8">
      <w:pPr>
        <w:pStyle w:val="Heading3"/>
        <w:spacing w:after="240"/>
      </w:pPr>
      <w:r w:rsidRPr="00970ADE">
        <w:t xml:space="preserve">Figure </w:t>
      </w:r>
      <w:r>
        <w:t>1</w:t>
      </w:r>
      <w:r w:rsidRPr="00970ADE">
        <w:t xml:space="preserve">. </w:t>
      </w:r>
      <w:r>
        <w:t xml:space="preserve">Photos of </w:t>
      </w:r>
      <w:r w:rsidRPr="00BD54B7">
        <w:rPr>
          <w:i/>
          <w:iCs/>
        </w:rPr>
        <w:t>Physaria globosa</w:t>
      </w:r>
      <w:r>
        <w:t xml:space="preserve"> and g</w:t>
      </w:r>
      <w:r w:rsidRPr="00970ADE">
        <w:t>enetic distance tree</w:t>
      </w:r>
      <w:r>
        <w:t>.</w:t>
      </w:r>
    </w:p>
    <w:p w14:paraId="165E4B0E" w14:textId="6CF87B4A" w:rsidR="00BD54B7" w:rsidRDefault="00BD54B7" w:rsidP="00FA74E8">
      <w:pPr>
        <w:spacing w:line="240" w:lineRule="auto"/>
        <w:ind w:firstLine="0"/>
      </w:pPr>
      <w:r>
        <w:t>(</w:t>
      </w:r>
      <w:r w:rsidRPr="00AF760E">
        <w:rPr>
          <w:b/>
          <w:bCs/>
          <w:color w:val="4472C4" w:themeColor="accent1"/>
        </w:rPr>
        <w:t>A</w:t>
      </w:r>
      <w:r>
        <w:t>), Native habitat. (</w:t>
      </w:r>
      <w:r w:rsidR="002F7357">
        <w:rPr>
          <w:b/>
          <w:bCs/>
          <w:color w:val="4472C4" w:themeColor="accent1"/>
        </w:rPr>
        <w:t>B</w:t>
      </w:r>
      <w:r>
        <w:t xml:space="preserve">), </w:t>
      </w:r>
      <w:r w:rsidR="00845618">
        <w:t>Neighbor-Joining</w:t>
      </w:r>
      <w:r w:rsidR="00DB2E08">
        <w:t xml:space="preserve"> tree</w:t>
      </w:r>
      <w:r w:rsidRPr="00970ADE">
        <w:t xml:space="preserve"> based on Nei’s genetic distances.</w:t>
      </w:r>
      <w:r w:rsidR="00AF760E">
        <w:t xml:space="preserve"> The tree was rooted at </w:t>
      </w:r>
      <w:r w:rsidR="00AF760E" w:rsidRPr="009022E2">
        <w:rPr>
          <w:i/>
          <w:iCs/>
        </w:rPr>
        <w:t>P. gra</w:t>
      </w:r>
      <w:r w:rsidR="009022E2" w:rsidRPr="009022E2">
        <w:rPr>
          <w:i/>
          <w:iCs/>
        </w:rPr>
        <w:t>cilis</w:t>
      </w:r>
      <w:r w:rsidR="009022E2">
        <w:t>.</w:t>
      </w:r>
    </w:p>
    <w:p w14:paraId="3FA2875E" w14:textId="77777777" w:rsidR="005E4838" w:rsidRDefault="005E4838" w:rsidP="0082036B"/>
    <w:p w14:paraId="2C8FD446" w14:textId="6AD22970" w:rsidR="00BD54B7" w:rsidRDefault="00BD54B7" w:rsidP="005E4838">
      <w:pPr>
        <w:pStyle w:val="Heading1"/>
        <w:rPr>
          <w:sz w:val="12"/>
          <w:szCs w:val="12"/>
        </w:rPr>
      </w:pPr>
      <w:r>
        <w:br w:type="page"/>
      </w:r>
    </w:p>
    <w:p w14:paraId="6B43C199" w14:textId="24CF4B63" w:rsidR="00C75E3B" w:rsidRPr="00E938E0" w:rsidRDefault="007E7C4D" w:rsidP="00B4720B">
      <w:pPr>
        <w:ind w:firstLine="0"/>
      </w:pPr>
      <w:r>
        <w:rPr>
          <w:noProof/>
        </w:rPr>
        <w:lastRenderedPageBreak/>
        <w:drawing>
          <wp:inline distT="0" distB="0" distL="0" distR="0" wp14:anchorId="20FB7F2D" wp14:editId="7847DB2B">
            <wp:extent cx="5943600" cy="4754880"/>
            <wp:effectExtent l="0" t="0" r="0" b="0"/>
            <wp:docPr id="10352081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208118" name="Picture 4"/>
                    <pic:cNvPicPr/>
                  </pic:nvPicPr>
                  <pic:blipFill>
                    <a:blip r:embed="rId22"/>
                    <a:stretch>
                      <a:fillRect/>
                    </a:stretch>
                  </pic:blipFill>
                  <pic:spPr>
                    <a:xfrm>
                      <a:off x="0" y="0"/>
                      <a:ext cx="5943600" cy="4754880"/>
                    </a:xfrm>
                    <a:prstGeom prst="rect">
                      <a:avLst/>
                    </a:prstGeom>
                  </pic:spPr>
                </pic:pic>
              </a:graphicData>
            </a:graphic>
          </wp:inline>
        </w:drawing>
      </w:r>
    </w:p>
    <w:p w14:paraId="5FC8B7EB" w14:textId="346106E1" w:rsidR="00DB2E08" w:rsidRDefault="00C75E3B" w:rsidP="00FA74E8">
      <w:pPr>
        <w:pStyle w:val="Heading3"/>
        <w:spacing w:after="240"/>
      </w:pPr>
      <w:r w:rsidRPr="00970ADE">
        <w:t xml:space="preserve">Figure </w:t>
      </w:r>
      <w:r w:rsidR="00BD54B7">
        <w:t>2</w:t>
      </w:r>
      <w:r w:rsidRPr="00970ADE">
        <w:t xml:space="preserve">. Map of </w:t>
      </w:r>
      <w:r w:rsidRPr="00970ADE">
        <w:rPr>
          <w:i/>
          <w:iCs/>
        </w:rPr>
        <w:t>P. globosa</w:t>
      </w:r>
      <w:r w:rsidRPr="00970ADE">
        <w:t xml:space="preserve"> collection localities</w:t>
      </w:r>
      <w:r w:rsidR="009807C4" w:rsidRPr="00970ADE">
        <w:t xml:space="preserve">, with </w:t>
      </w:r>
      <w:r w:rsidR="00BF62E1">
        <w:t>population structure K = 3 shown in pie charts</w:t>
      </w:r>
      <w:r w:rsidR="009807C4" w:rsidRPr="00970ADE">
        <w:t xml:space="preserve">.  </w:t>
      </w:r>
    </w:p>
    <w:p w14:paraId="19964C9E" w14:textId="254D3816" w:rsidR="00845618" w:rsidRPr="00BF62E1" w:rsidRDefault="005C7636" w:rsidP="00FA74E8">
      <w:pPr>
        <w:spacing w:line="240" w:lineRule="auto"/>
        <w:ind w:firstLine="0"/>
      </w:pPr>
      <w:r>
        <w:t xml:space="preserve">The size of the pie chart reflects the sampling size per population. </w:t>
      </w:r>
      <w:r w:rsidR="00845618">
        <w:t xml:space="preserve">See </w:t>
      </w:r>
      <w:r w:rsidR="00845618" w:rsidRPr="00845618">
        <w:rPr>
          <w:b/>
          <w:bCs/>
          <w:color w:val="4472C4" w:themeColor="accent1"/>
        </w:rPr>
        <w:t>Table 1</w:t>
      </w:r>
      <w:r w:rsidR="00845618" w:rsidRPr="00845618">
        <w:rPr>
          <w:color w:val="4472C4" w:themeColor="accent1"/>
        </w:rPr>
        <w:t xml:space="preserve"> </w:t>
      </w:r>
      <w:r w:rsidR="00845618">
        <w:t xml:space="preserve">for </w:t>
      </w:r>
      <w:r w:rsidR="00B4720B">
        <w:t>detailed information</w:t>
      </w:r>
      <w:r w:rsidR="00845618">
        <w:t>.</w:t>
      </w:r>
    </w:p>
    <w:p w14:paraId="09718EA2" w14:textId="77777777" w:rsidR="00C75E3B" w:rsidRPr="00970ADE" w:rsidRDefault="00C75E3B" w:rsidP="0082036B">
      <w:r w:rsidRPr="00970ADE">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5"/>
        <w:gridCol w:w="4805"/>
      </w:tblGrid>
      <w:tr w:rsidR="003C5668" w14:paraId="64AA4C8E" w14:textId="77777777" w:rsidTr="00B4720B">
        <w:tc>
          <w:tcPr>
            <w:tcW w:w="9360" w:type="dxa"/>
            <w:gridSpan w:val="2"/>
          </w:tcPr>
          <w:p w14:paraId="0A943911" w14:textId="77777777" w:rsidR="003C5668" w:rsidRDefault="003C5668" w:rsidP="00B4720B">
            <w:pPr>
              <w:pStyle w:val="Style1"/>
            </w:pPr>
            <w:r>
              <w:lastRenderedPageBreak/>
              <w:t>A</w:t>
            </w:r>
          </w:p>
          <w:p w14:paraId="51C3EEBB" w14:textId="5E4249F5" w:rsidR="003C5668" w:rsidRDefault="001516C3" w:rsidP="00B4720B">
            <w:pPr>
              <w:pStyle w:val="Style1"/>
            </w:pPr>
            <w:r>
              <w:rPr>
                <w:noProof/>
              </w:rPr>
              <w:drawing>
                <wp:inline distT="0" distB="0" distL="0" distR="0" wp14:anchorId="0045DCDF" wp14:editId="04C3B587">
                  <wp:extent cx="5869045" cy="3238093"/>
                  <wp:effectExtent l="0" t="0" r="0" b="635"/>
                  <wp:docPr id="3957830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783090" name="Picture 3"/>
                          <pic:cNvPicPr/>
                        </pic:nvPicPr>
                        <pic:blipFill>
                          <a:blip r:embed="rId23"/>
                          <a:stretch>
                            <a:fillRect/>
                          </a:stretch>
                        </pic:blipFill>
                        <pic:spPr>
                          <a:xfrm>
                            <a:off x="0" y="0"/>
                            <a:ext cx="5869045" cy="3238093"/>
                          </a:xfrm>
                          <a:prstGeom prst="rect">
                            <a:avLst/>
                          </a:prstGeom>
                        </pic:spPr>
                      </pic:pic>
                    </a:graphicData>
                  </a:graphic>
                </wp:inline>
              </w:drawing>
            </w:r>
          </w:p>
        </w:tc>
      </w:tr>
      <w:tr w:rsidR="003C5668" w14:paraId="450B0F87" w14:textId="77777777" w:rsidTr="00B4720B">
        <w:tc>
          <w:tcPr>
            <w:tcW w:w="4556" w:type="dxa"/>
          </w:tcPr>
          <w:p w14:paraId="6D0BE2B7" w14:textId="77777777" w:rsidR="003C5668" w:rsidRDefault="0047071C" w:rsidP="00B4720B">
            <w:pPr>
              <w:pStyle w:val="Style1"/>
            </w:pPr>
            <w:r>
              <w:t>B</w:t>
            </w:r>
          </w:p>
          <w:p w14:paraId="7447CE81" w14:textId="33B52518" w:rsidR="00A16B1D" w:rsidRDefault="001A5991" w:rsidP="00B4720B">
            <w:pPr>
              <w:pStyle w:val="Style1"/>
            </w:pPr>
            <w:r>
              <w:rPr>
                <w:noProof/>
              </w:rPr>
              <w:drawing>
                <wp:inline distT="0" distB="0" distL="0" distR="0" wp14:anchorId="475CC72A" wp14:editId="4E8033B6">
                  <wp:extent cx="2834640" cy="2834640"/>
                  <wp:effectExtent l="0" t="0" r="0" b="0"/>
                  <wp:docPr id="5423303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330331" name="Picture 5"/>
                          <pic:cNvPicPr/>
                        </pic:nvPicPr>
                        <pic:blipFill>
                          <a:blip r:embed="rId24"/>
                          <a:stretch>
                            <a:fillRect/>
                          </a:stretch>
                        </pic:blipFill>
                        <pic:spPr>
                          <a:xfrm>
                            <a:off x="0" y="0"/>
                            <a:ext cx="2834640" cy="2834640"/>
                          </a:xfrm>
                          <a:prstGeom prst="rect">
                            <a:avLst/>
                          </a:prstGeom>
                        </pic:spPr>
                      </pic:pic>
                    </a:graphicData>
                  </a:graphic>
                </wp:inline>
              </w:drawing>
            </w:r>
          </w:p>
        </w:tc>
        <w:tc>
          <w:tcPr>
            <w:tcW w:w="4804" w:type="dxa"/>
          </w:tcPr>
          <w:p w14:paraId="78D0B2FB" w14:textId="07127874" w:rsidR="003C5668" w:rsidRDefault="0047071C" w:rsidP="00B4720B">
            <w:pPr>
              <w:pStyle w:val="Style1"/>
            </w:pPr>
            <w:r>
              <w:t>C</w:t>
            </w:r>
          </w:p>
          <w:p w14:paraId="01CA32CA" w14:textId="66C90EF0" w:rsidR="00A16B1D" w:rsidRDefault="00A4309E" w:rsidP="00B4720B">
            <w:pPr>
              <w:pStyle w:val="Style1"/>
            </w:pPr>
            <w:r>
              <w:rPr>
                <w:noProof/>
              </w:rPr>
              <w:drawing>
                <wp:inline distT="0" distB="0" distL="0" distR="0" wp14:anchorId="4A4F017A" wp14:editId="54C7EB60">
                  <wp:extent cx="2998953" cy="2841113"/>
                  <wp:effectExtent l="0" t="0" r="0" b="3810"/>
                  <wp:docPr id="2474269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426945" name="Picture 6"/>
                          <pic:cNvPicPr/>
                        </pic:nvPicPr>
                        <pic:blipFill>
                          <a:blip r:embed="rId25"/>
                          <a:stretch>
                            <a:fillRect/>
                          </a:stretch>
                        </pic:blipFill>
                        <pic:spPr>
                          <a:xfrm>
                            <a:off x="0" y="0"/>
                            <a:ext cx="2998953" cy="2841113"/>
                          </a:xfrm>
                          <a:prstGeom prst="rect">
                            <a:avLst/>
                          </a:prstGeom>
                        </pic:spPr>
                      </pic:pic>
                    </a:graphicData>
                  </a:graphic>
                </wp:inline>
              </w:drawing>
            </w:r>
          </w:p>
        </w:tc>
      </w:tr>
    </w:tbl>
    <w:p w14:paraId="689BEDEF" w14:textId="715F71C7" w:rsidR="00BB42F2" w:rsidRDefault="00BB42F2" w:rsidP="000349BE">
      <w:pPr>
        <w:pStyle w:val="Heading3"/>
        <w:spacing w:after="240"/>
      </w:pPr>
      <w:r w:rsidRPr="00970ADE">
        <w:t xml:space="preserve">Figure 3. PCA of all wild </w:t>
      </w:r>
      <w:r w:rsidRPr="00970ADE">
        <w:rPr>
          <w:i/>
          <w:iCs/>
        </w:rPr>
        <w:t>P. globosa</w:t>
      </w:r>
      <w:r w:rsidRPr="00970ADE">
        <w:t xml:space="preserve"> populations, </w:t>
      </w:r>
      <w:r>
        <w:t xml:space="preserve">with location and species indicated. </w:t>
      </w:r>
      <w:r w:rsidR="00825E2B">
        <w:tab/>
      </w:r>
    </w:p>
    <w:p w14:paraId="2C921705" w14:textId="5B74C2CE" w:rsidR="00845618" w:rsidRPr="00BF62E1" w:rsidRDefault="008F1F62" w:rsidP="00FA74E8">
      <w:pPr>
        <w:spacing w:line="240" w:lineRule="auto"/>
        <w:ind w:firstLine="0"/>
      </w:pPr>
      <w:r>
        <w:t>(A) STURCTURE analysis result (K = 2-5)</w:t>
      </w:r>
      <w:r w:rsidR="004E41BA">
        <w:t xml:space="preserve">. (B) PCA plot. The </w:t>
      </w:r>
      <w:r w:rsidR="00BF151C">
        <w:t xml:space="preserve">big points </w:t>
      </w:r>
      <w:r w:rsidR="00DD0B2E">
        <w:t xml:space="preserve">with </w:t>
      </w:r>
      <w:r w:rsidR="00BF151C">
        <w:t xml:space="preserve">black stroke outline are </w:t>
      </w:r>
      <w:r w:rsidR="00D568B3">
        <w:t>population means. The small points</w:t>
      </w:r>
      <w:r w:rsidR="00DD0B2E">
        <w:t xml:space="preserve"> without </w:t>
      </w:r>
      <w:r w:rsidR="00F5136D">
        <w:t>black stroke outline are individuals from natural populations. The cross</w:t>
      </w:r>
      <w:r w:rsidR="000E3730">
        <w:t xml:space="preserve">es are individuals from </w:t>
      </w:r>
      <w:r w:rsidR="000E3730" w:rsidRPr="000E3730">
        <w:rPr>
          <w:i/>
          <w:iCs/>
        </w:rPr>
        <w:t>ex situ</w:t>
      </w:r>
      <w:r w:rsidR="000E3730">
        <w:t xml:space="preserve"> populations.</w:t>
      </w:r>
      <w:r w:rsidR="00A71C69">
        <w:t xml:space="preserve"> Points are colored by </w:t>
      </w:r>
      <w:r w:rsidR="00254B54">
        <w:t>regions and population codes are labeled. (C), hea</w:t>
      </w:r>
      <w:r w:rsidR="00176CFA">
        <w:t>tmap of F</w:t>
      </w:r>
      <w:r w:rsidR="00176CFA" w:rsidRPr="00176CFA">
        <w:rPr>
          <w:vertAlign w:val="subscript"/>
        </w:rPr>
        <w:t>ST</w:t>
      </w:r>
      <w:r w:rsidR="00176CFA">
        <w:t xml:space="preserve"> and G</w:t>
      </w:r>
      <w:r w:rsidR="00176CFA" w:rsidRPr="00176CFA">
        <w:rPr>
          <w:vertAlign w:val="subscript"/>
        </w:rPr>
        <w:t>ST</w:t>
      </w:r>
      <w:r w:rsidR="00176CFA">
        <w:t xml:space="preserve">. </w:t>
      </w:r>
      <w:r w:rsidR="00845618">
        <w:t xml:space="preserve">See </w:t>
      </w:r>
      <w:r w:rsidR="00845618" w:rsidRPr="00845618">
        <w:rPr>
          <w:b/>
          <w:bCs/>
          <w:color w:val="4472C4" w:themeColor="accent1"/>
        </w:rPr>
        <w:t>Table 1</w:t>
      </w:r>
      <w:r w:rsidR="00845618" w:rsidRPr="00845618">
        <w:rPr>
          <w:color w:val="4472C4" w:themeColor="accent1"/>
        </w:rPr>
        <w:t xml:space="preserve"> </w:t>
      </w:r>
      <w:r w:rsidR="00845618">
        <w:t>for the population codes.</w:t>
      </w:r>
    </w:p>
    <w:p w14:paraId="41E51041" w14:textId="78C87FF2" w:rsidR="00C75E3B" w:rsidRPr="003C5668" w:rsidRDefault="00E244C3" w:rsidP="003263CD">
      <w:pPr>
        <w:ind w:firstLine="0"/>
      </w:pPr>
      <w:r>
        <w:rPr>
          <w:noProof/>
        </w:rPr>
        <w:lastRenderedPageBreak/>
        <w:drawing>
          <wp:inline distT="0" distB="0" distL="0" distR="0" wp14:anchorId="3EE15C54" wp14:editId="0BEB5C89">
            <wp:extent cx="5943600" cy="2971800"/>
            <wp:effectExtent l="0" t="0" r="0" b="0"/>
            <wp:docPr id="12356367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636790" name="Picture 2"/>
                    <pic:cNvPicPr/>
                  </pic:nvPicPr>
                  <pic:blipFill>
                    <a:blip r:embed="rId26"/>
                    <a:stretch>
                      <a:fillRect/>
                    </a:stretch>
                  </pic:blipFill>
                  <pic:spPr>
                    <a:xfrm>
                      <a:off x="0" y="0"/>
                      <a:ext cx="5943600" cy="2971800"/>
                    </a:xfrm>
                    <a:prstGeom prst="rect">
                      <a:avLst/>
                    </a:prstGeom>
                  </pic:spPr>
                </pic:pic>
              </a:graphicData>
            </a:graphic>
          </wp:inline>
        </w:drawing>
      </w:r>
      <w:r>
        <w:rPr>
          <w:noProof/>
        </w:rPr>
        <w:drawing>
          <wp:inline distT="0" distB="0" distL="0" distR="0" wp14:anchorId="6097ED0C" wp14:editId="5A0552E8">
            <wp:extent cx="5943600" cy="2971800"/>
            <wp:effectExtent l="0" t="0" r="0" b="0"/>
            <wp:docPr id="2066449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449003" name="Picture 1"/>
                    <pic:cNvPicPr/>
                  </pic:nvPicPr>
                  <pic:blipFill>
                    <a:blip r:embed="rId27"/>
                    <a:stretch>
                      <a:fillRect/>
                    </a:stretch>
                  </pic:blipFill>
                  <pic:spPr>
                    <a:xfrm>
                      <a:off x="0" y="0"/>
                      <a:ext cx="5943600" cy="2971800"/>
                    </a:xfrm>
                    <a:prstGeom prst="rect">
                      <a:avLst/>
                    </a:prstGeom>
                  </pic:spPr>
                </pic:pic>
              </a:graphicData>
            </a:graphic>
          </wp:inline>
        </w:drawing>
      </w:r>
    </w:p>
    <w:p w14:paraId="19D17D21" w14:textId="0A4F2581" w:rsidR="0003206C" w:rsidRDefault="00AD3EB0" w:rsidP="000349BE">
      <w:pPr>
        <w:pStyle w:val="Heading3"/>
        <w:spacing w:after="240"/>
      </w:pPr>
      <w:r w:rsidRPr="00970ADE">
        <w:t xml:space="preserve">Figure </w:t>
      </w:r>
      <w:r>
        <w:t>4</w:t>
      </w:r>
      <w:r w:rsidR="00BD54B7">
        <w:t>.</w:t>
      </w:r>
      <w:r w:rsidR="00BF62E1">
        <w:t xml:space="preserve"> Genetic diversity analyses plots.</w:t>
      </w:r>
    </w:p>
    <w:p w14:paraId="59D1BFB9" w14:textId="29FD5872" w:rsidR="00BF62E1" w:rsidRPr="00BF62E1" w:rsidRDefault="004F44DB" w:rsidP="000349BE">
      <w:pPr>
        <w:spacing w:line="240" w:lineRule="auto"/>
        <w:ind w:firstLine="0"/>
      </w:pPr>
      <w:r>
        <w:t>(</w:t>
      </w:r>
      <w:r w:rsidR="003A10EF" w:rsidRPr="00845618">
        <w:rPr>
          <w:b/>
          <w:bCs/>
          <w:color w:val="4472C4" w:themeColor="accent1"/>
        </w:rPr>
        <w:t>A-B</w:t>
      </w:r>
      <w:r>
        <w:rPr>
          <w:rFonts w:hint="eastAsia"/>
        </w:rPr>
        <w:t>)</w:t>
      </w:r>
      <w:r>
        <w:t>,</w:t>
      </w:r>
      <w:r w:rsidR="003A10EF">
        <w:t xml:space="preserve"> </w:t>
      </w:r>
      <w:r w:rsidR="00B705FC" w:rsidRPr="000B1D65">
        <w:rPr>
          <w:i/>
          <w:iCs/>
        </w:rPr>
        <w:t>Physaria globosa</w:t>
      </w:r>
      <w:r w:rsidR="00B705FC">
        <w:t xml:space="preserve"> and outgroup species. (</w:t>
      </w:r>
      <w:r w:rsidR="00B705FC" w:rsidRPr="00845618">
        <w:rPr>
          <w:b/>
          <w:bCs/>
          <w:color w:val="4472C4" w:themeColor="accent1"/>
        </w:rPr>
        <w:t>C-D</w:t>
      </w:r>
      <w:r w:rsidR="00B705FC">
        <w:t xml:space="preserve">), </w:t>
      </w:r>
      <w:r w:rsidR="00E21705" w:rsidRPr="000B1D65">
        <w:rPr>
          <w:i/>
          <w:iCs/>
        </w:rPr>
        <w:t>Physaria globosa</w:t>
      </w:r>
      <w:r w:rsidR="00E21705">
        <w:t xml:space="preserve"> with population</w:t>
      </w:r>
      <w:r w:rsidR="001A7F5E">
        <w:t xml:space="preserve"> labels. F</w:t>
      </w:r>
      <w:r w:rsidR="001A7F5E" w:rsidRPr="003263CD">
        <w:rPr>
          <w:vertAlign w:val="subscript"/>
        </w:rPr>
        <w:t>B</w:t>
      </w:r>
      <w:r w:rsidR="001A7F5E">
        <w:t>., inbreeding coefficient after correction for null alleles.</w:t>
      </w:r>
      <w:r w:rsidR="00AF59A6">
        <w:t xml:space="preserve"> </w:t>
      </w:r>
      <w:r w:rsidR="00E841E9">
        <w:t>The six population</w:t>
      </w:r>
      <w:r w:rsidR="003263CD">
        <w:t>s</w:t>
      </w:r>
      <w:r w:rsidR="00E841E9">
        <w:t xml:space="preserve"> with excessive heter</w:t>
      </w:r>
      <w:r w:rsidR="00071801">
        <w:t>ozygo</w:t>
      </w:r>
      <w:r w:rsidR="003263CD">
        <w:t>sity</w:t>
      </w:r>
      <w:r w:rsidR="00071801">
        <w:t xml:space="preserve"> are labeled in red in (</w:t>
      </w:r>
      <w:r w:rsidR="00071801" w:rsidRPr="003263CD">
        <w:rPr>
          <w:b/>
          <w:bCs/>
          <w:color w:val="0070C0"/>
        </w:rPr>
        <w:t>D</w:t>
      </w:r>
      <w:r w:rsidR="00071801">
        <w:t xml:space="preserve">). </w:t>
      </w:r>
      <w:r w:rsidR="00AF59A6">
        <w:t xml:space="preserve">See </w:t>
      </w:r>
      <w:r w:rsidR="00AF59A6" w:rsidRPr="00845618">
        <w:rPr>
          <w:b/>
          <w:bCs/>
          <w:color w:val="4472C4" w:themeColor="accent1"/>
        </w:rPr>
        <w:t>Table 1</w:t>
      </w:r>
      <w:r w:rsidR="00AF59A6" w:rsidRPr="00845618">
        <w:rPr>
          <w:color w:val="4472C4" w:themeColor="accent1"/>
        </w:rPr>
        <w:t xml:space="preserve"> </w:t>
      </w:r>
      <w:r w:rsidR="00AF59A6">
        <w:t>for the population codes.</w:t>
      </w:r>
    </w:p>
    <w:sectPr w:rsidR="00BF62E1" w:rsidRPr="00BF62E1" w:rsidSect="0035327B">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Christy Edwards" w:date="2026-06-04T08:47:00Z" w:initials="CE">
    <w:p w14:paraId="41625210" w14:textId="2E069634" w:rsidR="00C87D66" w:rsidRDefault="00C87D66">
      <w:pPr>
        <w:pStyle w:val="CommentText"/>
      </w:pPr>
      <w:r>
        <w:rPr>
          <w:rStyle w:val="CommentReference"/>
        </w:rPr>
        <w:annotationRef/>
      </w:r>
      <w:r w:rsidRPr="6D4ECB56">
        <w:t>I think we should re-work this title</w:t>
      </w:r>
    </w:p>
  </w:comment>
  <w:comment w:id="1" w:author="Wen Kuo" w:date="2026-06-11T21:44:00Z" w:initials="WK">
    <w:p w14:paraId="5DE89D09" w14:textId="77777777" w:rsidR="00DB003D" w:rsidRDefault="00DB003D" w:rsidP="00DB003D">
      <w:r>
        <w:rPr>
          <w:rStyle w:val="CommentReference"/>
        </w:rPr>
        <w:annotationRef/>
      </w:r>
      <w:r>
        <w:rPr>
          <w:sz w:val="20"/>
          <w:szCs w:val="20"/>
        </w:rPr>
        <w:t>any suggestions?</w:t>
      </w:r>
    </w:p>
  </w:comment>
  <w:comment w:id="2" w:author="Alexander Linan" w:date="2026-08-28T10:41:00Z" w:initials="AL">
    <w:p w14:paraId="5775755A" w14:textId="77777777" w:rsidR="00751D78" w:rsidRDefault="00751D78" w:rsidP="00751D78">
      <w:pPr>
        <w:pStyle w:val="CommentText"/>
        <w:ind w:firstLine="0"/>
      </w:pPr>
      <w:r>
        <w:rPr>
          <w:rStyle w:val="CommentReference"/>
        </w:rPr>
        <w:annotationRef/>
      </w:r>
      <w:r>
        <w:t xml:space="preserve">“Natural and anthropogenetic factors shape genetic </w:t>
      </w:r>
    </w:p>
  </w:comment>
  <w:comment w:id="41" w:author="Christy Edwards" w:date="2026-06-04T08:51:00Z" w:initials="CE">
    <w:p w14:paraId="5F5DAAC9" w14:textId="1F133E54" w:rsidR="00C87D66" w:rsidRDefault="00C87D66">
      <w:pPr>
        <w:pStyle w:val="CommentText"/>
      </w:pPr>
      <w:r>
        <w:rPr>
          <w:rStyle w:val="CommentReference"/>
        </w:rPr>
        <w:annotationRef/>
      </w:r>
      <w:r w:rsidRPr="1293A515">
        <w:t>Add references from Godfredoid and Van Rossum</w:t>
      </w:r>
    </w:p>
  </w:comment>
  <w:comment w:id="42" w:author="Wen Kuo" w:date="2026-06-04T10:51:00Z" w:initials="WK">
    <w:p w14:paraId="0D7884E8" w14:textId="77777777" w:rsidR="006C555E" w:rsidRDefault="006C555E" w:rsidP="006C555E">
      <w:r>
        <w:rPr>
          <w:rStyle w:val="CommentReference"/>
        </w:rPr>
        <w:annotationRef/>
      </w:r>
      <w:r>
        <w:rPr>
          <w:sz w:val="20"/>
          <w:szCs w:val="20"/>
        </w:rPr>
        <w:t>i cannot find Godfredoid ?</w:t>
      </w:r>
    </w:p>
  </w:comment>
  <w:comment w:id="49" w:author="Wen Kuo" w:date="2026-07-10T13:21:00Z" w:initials="WK">
    <w:p w14:paraId="15E7BB45" w14:textId="77777777" w:rsidR="00A96AAA" w:rsidRDefault="00A96AAA" w:rsidP="00A96AAA">
      <w:r>
        <w:rPr>
          <w:rStyle w:val="CommentReference"/>
        </w:rPr>
        <w:annotationRef/>
      </w:r>
      <w:r>
        <w:rPr>
          <w:sz w:val="20"/>
          <w:szCs w:val="20"/>
        </w:rPr>
        <w:t>Please check.</w:t>
      </w:r>
    </w:p>
  </w:comment>
  <w:comment w:id="72" w:author="Alexander Linan" w:date="2026-08-28T13:52:00Z" w:initials="AL">
    <w:p w14:paraId="4E41DAD0" w14:textId="77777777" w:rsidR="001632C9" w:rsidRDefault="001632C9" w:rsidP="001632C9">
      <w:pPr>
        <w:pStyle w:val="CommentText"/>
        <w:ind w:firstLine="0"/>
      </w:pPr>
      <w:r>
        <w:rPr>
          <w:rStyle w:val="CommentReference"/>
        </w:rPr>
        <w:annotationRef/>
      </w:r>
      <w:r>
        <w:t>Odd wording</w:t>
      </w:r>
    </w:p>
  </w:comment>
  <w:comment w:id="73" w:author="Wen Kuo" w:date="2026-08-31T15:11:00Z" w:initials="WK">
    <w:p w14:paraId="6C888228" w14:textId="77777777" w:rsidR="00E77C1D" w:rsidRDefault="00E77C1D" w:rsidP="00E77C1D">
      <w:r>
        <w:rPr>
          <w:rStyle w:val="CommentReference"/>
        </w:rPr>
        <w:annotationRef/>
      </w:r>
      <w:r>
        <w:rPr>
          <w:sz w:val="20"/>
          <w:szCs w:val="20"/>
        </w:rPr>
        <w:t>how about like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1625210" w15:done="0"/>
  <w15:commentEx w15:paraId="5DE89D09" w15:paraIdParent="41625210" w15:done="0"/>
  <w15:commentEx w15:paraId="5775755A" w15:paraIdParent="41625210" w15:done="0"/>
  <w15:commentEx w15:paraId="5F5DAAC9" w15:done="0"/>
  <w15:commentEx w15:paraId="0D7884E8" w15:paraIdParent="5F5DAAC9" w15:done="0"/>
  <w15:commentEx w15:paraId="15E7BB45" w15:done="0"/>
  <w15:commentEx w15:paraId="4E41DAD0" w15:done="0"/>
  <w15:commentEx w15:paraId="6C888228" w15:paraIdParent="4E41DAD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3AC97FB" w16cex:dateUtc="2026-06-04T13:47:00Z"/>
  <w16cex:commentExtensible w16cex:durableId="525D1C7D" w16cex:dateUtc="2026-06-12T02:44:00Z"/>
  <w16cex:commentExtensible w16cex:durableId="16ABA765" w16cex:dateUtc="2026-08-28T15:41:00Z"/>
  <w16cex:commentExtensible w16cex:durableId="5D2583CB" w16cex:dateUtc="2026-06-04T13:51:00Z"/>
  <w16cex:commentExtensible w16cex:durableId="6FCE6D99" w16cex:dateUtc="2026-06-04T15:51:00Z"/>
  <w16cex:commentExtensible w16cex:durableId="37D1B06A" w16cex:dateUtc="2026-07-10T18:21:00Z"/>
  <w16cex:commentExtensible w16cex:durableId="3F1025A6" w16cex:dateUtc="2026-08-28T18:52:00Z"/>
  <w16cex:commentExtensible w16cex:durableId="4FA95F55" w16cex:dateUtc="2026-08-31T20: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1625210" w16cid:durableId="63AC97FB"/>
  <w16cid:commentId w16cid:paraId="5DE89D09" w16cid:durableId="525D1C7D"/>
  <w16cid:commentId w16cid:paraId="5775755A" w16cid:durableId="16ABA765"/>
  <w16cid:commentId w16cid:paraId="5F5DAAC9" w16cid:durableId="5D2583CB"/>
  <w16cid:commentId w16cid:paraId="0D7884E8" w16cid:durableId="6FCE6D99"/>
  <w16cid:commentId w16cid:paraId="15E7BB45" w16cid:durableId="37D1B06A"/>
  <w16cid:commentId w16cid:paraId="4E41DAD0" w16cid:durableId="3F1025A6"/>
  <w16cid:commentId w16cid:paraId="6C888228" w16cid:durableId="4FA95F5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F0DCF51" w14:textId="77777777" w:rsidR="00F10242" w:rsidRDefault="00F10242" w:rsidP="0082036B">
      <w:r>
        <w:separator/>
      </w:r>
    </w:p>
  </w:endnote>
  <w:endnote w:type="continuationSeparator" w:id="0">
    <w:p w14:paraId="6EE780EA" w14:textId="77777777" w:rsidR="00F10242" w:rsidRDefault="00F10242" w:rsidP="008203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PingFang TC">
    <w:panose1 w:val="020B0400000000000000"/>
    <w:charset w:val="88"/>
    <w:family w:val="swiss"/>
    <w:pitch w:val="variable"/>
    <w:sig w:usb0="A00002FF" w:usb1="7ACFFDFB" w:usb2="00000017" w:usb3="00000000" w:csb0="00100001" w:csb1="00000000"/>
  </w:font>
  <w:font w:name="PMingLiU">
    <w:altName w:val="新細明體"/>
    <w:panose1 w:val="02020500000000000000"/>
    <w:charset w:val="88"/>
    <w:family w:val="roman"/>
    <w:pitch w:val="variable"/>
    <w:sig w:usb0="A00002FF" w:usb1="28CFFCFA" w:usb2="00000016" w:usb3="00000000" w:csb0="00100001" w:csb1="00000000"/>
  </w:font>
  <w:font w:name="TimesNewRoman">
    <w:altName w:val="MS Gothic"/>
    <w:panose1 w:val="020B0604020202020204"/>
    <w:charset w:val="80"/>
    <w:family w:val="auto"/>
    <w:notTrueType/>
    <w:pitch w:val="default"/>
    <w:sig w:usb0="00000000" w:usb1="08070000" w:usb2="00000010" w:usb3="00000000" w:csb0="00020000"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475879158"/>
      <w:docPartObj>
        <w:docPartGallery w:val="Page Numbers (Bottom of Page)"/>
        <w:docPartUnique/>
      </w:docPartObj>
    </w:sdtPr>
    <w:sdtContent>
      <w:p w14:paraId="2ACC420E" w14:textId="4B9B9DAB" w:rsidR="000F53E4" w:rsidRDefault="000F53E4" w:rsidP="00710A1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2463782" w14:textId="77777777" w:rsidR="000F53E4" w:rsidRDefault="000F53E4" w:rsidP="000F53E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771006506"/>
      <w:docPartObj>
        <w:docPartGallery w:val="Page Numbers (Bottom of Page)"/>
        <w:docPartUnique/>
      </w:docPartObj>
    </w:sdtPr>
    <w:sdtContent>
      <w:p w14:paraId="5674AD2E" w14:textId="76939F6A" w:rsidR="000F53E4" w:rsidRDefault="000F53E4" w:rsidP="00710A1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35</w:t>
        </w:r>
        <w:r>
          <w:rPr>
            <w:rStyle w:val="PageNumber"/>
          </w:rPr>
          <w:fldChar w:fldCharType="end"/>
        </w:r>
      </w:p>
    </w:sdtContent>
  </w:sdt>
  <w:p w14:paraId="17814D06" w14:textId="77777777" w:rsidR="000F53E4" w:rsidRDefault="000F53E4" w:rsidP="000F53E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A478C29" w14:textId="77777777" w:rsidR="00F10242" w:rsidRDefault="00F10242" w:rsidP="0082036B">
      <w:r>
        <w:separator/>
      </w:r>
    </w:p>
  </w:footnote>
  <w:footnote w:type="continuationSeparator" w:id="0">
    <w:p w14:paraId="5C90D359" w14:textId="77777777" w:rsidR="00F10242" w:rsidRDefault="00F10242" w:rsidP="008203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52FA6E" w14:textId="77777777" w:rsidR="0092062A" w:rsidRDefault="0092062A" w:rsidP="0082036B">
    <w:pPr>
      <w:pStyle w:val="Header"/>
      <w:rPr>
        <w:rStyle w:val="PageNumber"/>
      </w:rPr>
    </w:pPr>
    <w:r>
      <w:rPr>
        <w:rStyle w:val="PageNumber"/>
      </w:rPr>
      <w:fldChar w:fldCharType="begin"/>
    </w:r>
    <w:r>
      <w:rPr>
        <w:rStyle w:val="PageNumber"/>
      </w:rPr>
      <w:instrText xml:space="preserve"> PAGE </w:instrText>
    </w:r>
    <w:r>
      <w:rPr>
        <w:rStyle w:val="PageNumber"/>
      </w:rPr>
      <w:fldChar w:fldCharType="end"/>
    </w:r>
  </w:p>
  <w:p w14:paraId="455E46D2" w14:textId="77777777" w:rsidR="0092062A" w:rsidRDefault="0092062A" w:rsidP="008203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C34870" w14:textId="3B31FE92" w:rsidR="0092062A" w:rsidRDefault="0092062A" w:rsidP="00385590">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1D"/>
    <w:multiLevelType w:val="multilevel"/>
    <w:tmpl w:val="6764FB6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3FC08C7"/>
    <w:multiLevelType w:val="hybridMultilevel"/>
    <w:tmpl w:val="FC0CE762"/>
    <w:lvl w:ilvl="0" w:tplc="B1A2373A">
      <w:numFmt w:val="bullet"/>
      <w:lvlText w:val=""/>
      <w:lvlJc w:val="left"/>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8B2663"/>
    <w:multiLevelType w:val="hybridMultilevel"/>
    <w:tmpl w:val="BB10F200"/>
    <w:lvl w:ilvl="0" w:tplc="9FA295FE">
      <w:start w:val="3"/>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7DF6AAF"/>
    <w:multiLevelType w:val="hybridMultilevel"/>
    <w:tmpl w:val="6B02B8AC"/>
    <w:lvl w:ilvl="0" w:tplc="8DE88158">
      <w:start w:val="3"/>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2D5BDC"/>
    <w:multiLevelType w:val="hybridMultilevel"/>
    <w:tmpl w:val="2F18FAA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6A115B45"/>
    <w:multiLevelType w:val="hybridMultilevel"/>
    <w:tmpl w:val="2F18FAAC"/>
    <w:lvl w:ilvl="0" w:tplc="01101E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A2D1F99"/>
    <w:multiLevelType w:val="multilevel"/>
    <w:tmpl w:val="B1C2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8018806">
    <w:abstractNumId w:val="1"/>
  </w:num>
  <w:num w:numId="2" w16cid:durableId="1218516331">
    <w:abstractNumId w:val="5"/>
  </w:num>
  <w:num w:numId="3" w16cid:durableId="2081949524">
    <w:abstractNumId w:val="4"/>
  </w:num>
  <w:num w:numId="4" w16cid:durableId="508176486">
    <w:abstractNumId w:val="3"/>
  </w:num>
  <w:num w:numId="5" w16cid:durableId="74907742">
    <w:abstractNumId w:val="0"/>
  </w:num>
  <w:num w:numId="6" w16cid:durableId="1564023479">
    <w:abstractNumId w:val="6"/>
  </w:num>
  <w:num w:numId="7" w16cid:durableId="128688670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Christy Edwards">
    <w15:presenceInfo w15:providerId="AD" w15:userId="S::cedwards@mobot.org::0610aa26-f2e7-4667-a557-88c5da84a773"/>
  </w15:person>
  <w15:person w15:author="Wen Kuo">
    <w15:presenceInfo w15:providerId="AD" w15:userId="S::wkuo@mobot.org::f76af5c1-a750-461e-9fa0-4a027885c8ea"/>
  </w15:person>
  <w15:person w15:author="Alexander Linan">
    <w15:presenceInfo w15:providerId="AD" w15:userId="S::alinan@mobot.org::327d26fc-1e9f-4caa-ad4c-593a4d0a0605"/>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ew Phytologist Copy&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2&lt;/LineSpacing&gt;&lt;SpaceAfter&gt;0&lt;/SpaceAfter&gt;&lt;HyperlinksEnabled&gt;0&lt;/HyperlinksEnabled&gt;&lt;HyperlinksVisible&gt;1&lt;/HyperlinksVisible&gt;&lt;EnableBibliographyCategories&gt;0&lt;/EnableBibliographyCategories&gt;&lt;/ENLayout&gt;"/>
    <w:docVar w:name="EN.Libraries" w:val="&lt;Libraries&gt;&lt;item db-id=&quot;szaf2t5f69xez3ewt26vaxsnadp0r9r9sxra&quot;&gt;Clover_Converted&lt;record-ids&gt;&lt;item&gt;312&lt;/item&gt;&lt;item&gt;1527&lt;/item&gt;&lt;item&gt;1558&lt;/item&gt;&lt;item&gt;1581&lt;/item&gt;&lt;item&gt;1584&lt;/item&gt;&lt;item&gt;1594&lt;/item&gt;&lt;item&gt;1623&lt;/item&gt;&lt;item&gt;1667&lt;/item&gt;&lt;item&gt;1673&lt;/item&gt;&lt;item&gt;1678&lt;/item&gt;&lt;item&gt;1680&lt;/item&gt;&lt;item&gt;1681&lt;/item&gt;&lt;item&gt;1683&lt;/item&gt;&lt;item&gt;1691&lt;/item&gt;&lt;item&gt;1694&lt;/item&gt;&lt;item&gt;1695&lt;/item&gt;&lt;item&gt;1697&lt;/item&gt;&lt;item&gt;1699&lt;/item&gt;&lt;item&gt;1702&lt;/item&gt;&lt;item&gt;1703&lt;/item&gt;&lt;item&gt;1704&lt;/item&gt;&lt;item&gt;1711&lt;/item&gt;&lt;item&gt;1713&lt;/item&gt;&lt;item&gt;1720&lt;/item&gt;&lt;item&gt;1721&lt;/item&gt;&lt;item&gt;1724&lt;/item&gt;&lt;item&gt;1728&lt;/item&gt;&lt;item&gt;1729&lt;/item&gt;&lt;item&gt;1730&lt;/item&gt;&lt;item&gt;1732&lt;/item&gt;&lt;item&gt;1751&lt;/item&gt;&lt;item&gt;1752&lt;/item&gt;&lt;item&gt;1753&lt;/item&gt;&lt;item&gt;1755&lt;/item&gt;&lt;item&gt;1756&lt;/item&gt;&lt;item&gt;1757&lt;/item&gt;&lt;item&gt;1758&lt;/item&gt;&lt;item&gt;1759&lt;/item&gt;&lt;item&gt;1764&lt;/item&gt;&lt;item&gt;1765&lt;/item&gt;&lt;item&gt;1771&lt;/item&gt;&lt;item&gt;1787&lt;/item&gt;&lt;item&gt;1788&lt;/item&gt;&lt;item&gt;1790&lt;/item&gt;&lt;item&gt;1797&lt;/item&gt;&lt;item&gt;1798&lt;/item&gt;&lt;item&gt;1799&lt;/item&gt;&lt;item&gt;1800&lt;/item&gt;&lt;/record-ids&gt;&lt;/item&gt;&lt;/Libraries&gt;"/>
    <w:docVar w:name="EN.UseJSCitationFormat" w:val="False"/>
  </w:docVars>
  <w:rsids>
    <w:rsidRoot w:val="005A64F9"/>
    <w:rsid w:val="00000438"/>
    <w:rsid w:val="00000DD9"/>
    <w:rsid w:val="000011AB"/>
    <w:rsid w:val="000042BA"/>
    <w:rsid w:val="00004C4D"/>
    <w:rsid w:val="00005C04"/>
    <w:rsid w:val="000070D6"/>
    <w:rsid w:val="00007F83"/>
    <w:rsid w:val="00011025"/>
    <w:rsid w:val="00011550"/>
    <w:rsid w:val="0001196E"/>
    <w:rsid w:val="00012CA2"/>
    <w:rsid w:val="000130AB"/>
    <w:rsid w:val="000132DF"/>
    <w:rsid w:val="00014373"/>
    <w:rsid w:val="00014ED3"/>
    <w:rsid w:val="00014FAB"/>
    <w:rsid w:val="00015008"/>
    <w:rsid w:val="00015269"/>
    <w:rsid w:val="00015272"/>
    <w:rsid w:val="00016E38"/>
    <w:rsid w:val="00021366"/>
    <w:rsid w:val="00021B58"/>
    <w:rsid w:val="00023778"/>
    <w:rsid w:val="00023A93"/>
    <w:rsid w:val="00023F54"/>
    <w:rsid w:val="00024655"/>
    <w:rsid w:val="00024EDF"/>
    <w:rsid w:val="00025C0F"/>
    <w:rsid w:val="000261C0"/>
    <w:rsid w:val="000309B2"/>
    <w:rsid w:val="0003206C"/>
    <w:rsid w:val="00032B18"/>
    <w:rsid w:val="00033708"/>
    <w:rsid w:val="000349BE"/>
    <w:rsid w:val="00035790"/>
    <w:rsid w:val="0003791C"/>
    <w:rsid w:val="00040632"/>
    <w:rsid w:val="00040E4D"/>
    <w:rsid w:val="0004292B"/>
    <w:rsid w:val="00042DB7"/>
    <w:rsid w:val="00043524"/>
    <w:rsid w:val="00046977"/>
    <w:rsid w:val="00046C70"/>
    <w:rsid w:val="000508ED"/>
    <w:rsid w:val="00051CD2"/>
    <w:rsid w:val="00054C51"/>
    <w:rsid w:val="00055213"/>
    <w:rsid w:val="000568C7"/>
    <w:rsid w:val="00056961"/>
    <w:rsid w:val="00061958"/>
    <w:rsid w:val="00061CDF"/>
    <w:rsid w:val="00061CE0"/>
    <w:rsid w:val="00063EE2"/>
    <w:rsid w:val="000652B6"/>
    <w:rsid w:val="00066517"/>
    <w:rsid w:val="00067313"/>
    <w:rsid w:val="0006748E"/>
    <w:rsid w:val="00067840"/>
    <w:rsid w:val="00067C01"/>
    <w:rsid w:val="00071801"/>
    <w:rsid w:val="00071ACD"/>
    <w:rsid w:val="00073138"/>
    <w:rsid w:val="00074032"/>
    <w:rsid w:val="000747BE"/>
    <w:rsid w:val="00075780"/>
    <w:rsid w:val="00075EDA"/>
    <w:rsid w:val="00076842"/>
    <w:rsid w:val="000772AE"/>
    <w:rsid w:val="00077998"/>
    <w:rsid w:val="000813A4"/>
    <w:rsid w:val="0008163B"/>
    <w:rsid w:val="00081ED7"/>
    <w:rsid w:val="000827F9"/>
    <w:rsid w:val="000829E3"/>
    <w:rsid w:val="00082EE3"/>
    <w:rsid w:val="0008319C"/>
    <w:rsid w:val="00083485"/>
    <w:rsid w:val="0008390A"/>
    <w:rsid w:val="00083F98"/>
    <w:rsid w:val="000845ED"/>
    <w:rsid w:val="000852FC"/>
    <w:rsid w:val="0008558D"/>
    <w:rsid w:val="00085B9E"/>
    <w:rsid w:val="000870E5"/>
    <w:rsid w:val="00090395"/>
    <w:rsid w:val="00090896"/>
    <w:rsid w:val="00090C5C"/>
    <w:rsid w:val="00091E73"/>
    <w:rsid w:val="000956BA"/>
    <w:rsid w:val="00096255"/>
    <w:rsid w:val="00097446"/>
    <w:rsid w:val="00097B44"/>
    <w:rsid w:val="000A05C5"/>
    <w:rsid w:val="000A1BF2"/>
    <w:rsid w:val="000A40E5"/>
    <w:rsid w:val="000A540C"/>
    <w:rsid w:val="000A5639"/>
    <w:rsid w:val="000A63C1"/>
    <w:rsid w:val="000A6B4E"/>
    <w:rsid w:val="000A73D3"/>
    <w:rsid w:val="000B0658"/>
    <w:rsid w:val="000B1C11"/>
    <w:rsid w:val="000B1D65"/>
    <w:rsid w:val="000B1E1F"/>
    <w:rsid w:val="000B3FE7"/>
    <w:rsid w:val="000B49C7"/>
    <w:rsid w:val="000B5A78"/>
    <w:rsid w:val="000B5F40"/>
    <w:rsid w:val="000B612B"/>
    <w:rsid w:val="000B646E"/>
    <w:rsid w:val="000B7338"/>
    <w:rsid w:val="000B7D63"/>
    <w:rsid w:val="000C0195"/>
    <w:rsid w:val="000C1233"/>
    <w:rsid w:val="000C1349"/>
    <w:rsid w:val="000C1C34"/>
    <w:rsid w:val="000C1FBB"/>
    <w:rsid w:val="000C2188"/>
    <w:rsid w:val="000C2DBD"/>
    <w:rsid w:val="000C33D5"/>
    <w:rsid w:val="000C3872"/>
    <w:rsid w:val="000C395E"/>
    <w:rsid w:val="000C51E2"/>
    <w:rsid w:val="000C5BEC"/>
    <w:rsid w:val="000C60AA"/>
    <w:rsid w:val="000C6484"/>
    <w:rsid w:val="000C6A72"/>
    <w:rsid w:val="000D0187"/>
    <w:rsid w:val="000D27AB"/>
    <w:rsid w:val="000D2A38"/>
    <w:rsid w:val="000D2FF2"/>
    <w:rsid w:val="000D32BC"/>
    <w:rsid w:val="000D37D3"/>
    <w:rsid w:val="000D4613"/>
    <w:rsid w:val="000D58CF"/>
    <w:rsid w:val="000D64CB"/>
    <w:rsid w:val="000D6A74"/>
    <w:rsid w:val="000D711C"/>
    <w:rsid w:val="000D78E9"/>
    <w:rsid w:val="000E00D2"/>
    <w:rsid w:val="000E045F"/>
    <w:rsid w:val="000E0BF4"/>
    <w:rsid w:val="000E0EBF"/>
    <w:rsid w:val="000E1496"/>
    <w:rsid w:val="000E2D7F"/>
    <w:rsid w:val="000E2F08"/>
    <w:rsid w:val="000E3730"/>
    <w:rsid w:val="000E5095"/>
    <w:rsid w:val="000E524D"/>
    <w:rsid w:val="000E5713"/>
    <w:rsid w:val="000E6C3C"/>
    <w:rsid w:val="000E717D"/>
    <w:rsid w:val="000E7DCF"/>
    <w:rsid w:val="000E7E51"/>
    <w:rsid w:val="000F0413"/>
    <w:rsid w:val="000F0E6C"/>
    <w:rsid w:val="000F16C9"/>
    <w:rsid w:val="000F2751"/>
    <w:rsid w:val="000F35D8"/>
    <w:rsid w:val="000F3AE7"/>
    <w:rsid w:val="000F53E4"/>
    <w:rsid w:val="000F74F0"/>
    <w:rsid w:val="00101244"/>
    <w:rsid w:val="00102103"/>
    <w:rsid w:val="00102E7A"/>
    <w:rsid w:val="0010358A"/>
    <w:rsid w:val="0010371F"/>
    <w:rsid w:val="00103AB4"/>
    <w:rsid w:val="00103F38"/>
    <w:rsid w:val="00104270"/>
    <w:rsid w:val="001060C1"/>
    <w:rsid w:val="00106C49"/>
    <w:rsid w:val="001074F8"/>
    <w:rsid w:val="00113145"/>
    <w:rsid w:val="001139B4"/>
    <w:rsid w:val="00114A5E"/>
    <w:rsid w:val="00114C23"/>
    <w:rsid w:val="00115C12"/>
    <w:rsid w:val="00116B3C"/>
    <w:rsid w:val="001179A2"/>
    <w:rsid w:val="00117D16"/>
    <w:rsid w:val="001209EA"/>
    <w:rsid w:val="00122207"/>
    <w:rsid w:val="00122AAD"/>
    <w:rsid w:val="00123752"/>
    <w:rsid w:val="00123B36"/>
    <w:rsid w:val="00123B40"/>
    <w:rsid w:val="001244A7"/>
    <w:rsid w:val="00124599"/>
    <w:rsid w:val="001245FE"/>
    <w:rsid w:val="0012580B"/>
    <w:rsid w:val="00126AF9"/>
    <w:rsid w:val="001277F7"/>
    <w:rsid w:val="00131DCA"/>
    <w:rsid w:val="0013218A"/>
    <w:rsid w:val="0013255F"/>
    <w:rsid w:val="001339A4"/>
    <w:rsid w:val="0013608D"/>
    <w:rsid w:val="001361F2"/>
    <w:rsid w:val="00136949"/>
    <w:rsid w:val="001373A1"/>
    <w:rsid w:val="00141067"/>
    <w:rsid w:val="00141D61"/>
    <w:rsid w:val="00141D63"/>
    <w:rsid w:val="0014287A"/>
    <w:rsid w:val="00142892"/>
    <w:rsid w:val="00142947"/>
    <w:rsid w:val="00142977"/>
    <w:rsid w:val="001439A9"/>
    <w:rsid w:val="00145906"/>
    <w:rsid w:val="00147124"/>
    <w:rsid w:val="00147606"/>
    <w:rsid w:val="00150863"/>
    <w:rsid w:val="00150FDC"/>
    <w:rsid w:val="001512DE"/>
    <w:rsid w:val="001516C3"/>
    <w:rsid w:val="00151D2C"/>
    <w:rsid w:val="001526F7"/>
    <w:rsid w:val="001530B7"/>
    <w:rsid w:val="00153904"/>
    <w:rsid w:val="001559DA"/>
    <w:rsid w:val="001560F1"/>
    <w:rsid w:val="001607B4"/>
    <w:rsid w:val="00160C53"/>
    <w:rsid w:val="00160D8C"/>
    <w:rsid w:val="00160F87"/>
    <w:rsid w:val="001632C9"/>
    <w:rsid w:val="00163BA7"/>
    <w:rsid w:val="001640E8"/>
    <w:rsid w:val="00164C87"/>
    <w:rsid w:val="00165E2B"/>
    <w:rsid w:val="00165F12"/>
    <w:rsid w:val="00167950"/>
    <w:rsid w:val="00167B20"/>
    <w:rsid w:val="00171368"/>
    <w:rsid w:val="001715E4"/>
    <w:rsid w:val="00171B47"/>
    <w:rsid w:val="0017218A"/>
    <w:rsid w:val="0017219D"/>
    <w:rsid w:val="00176CFA"/>
    <w:rsid w:val="00177126"/>
    <w:rsid w:val="00177C8D"/>
    <w:rsid w:val="00177E46"/>
    <w:rsid w:val="00180037"/>
    <w:rsid w:val="00180774"/>
    <w:rsid w:val="00180D9C"/>
    <w:rsid w:val="001825AA"/>
    <w:rsid w:val="001825F8"/>
    <w:rsid w:val="00182BEE"/>
    <w:rsid w:val="001851BC"/>
    <w:rsid w:val="001857F5"/>
    <w:rsid w:val="0018626D"/>
    <w:rsid w:val="00186473"/>
    <w:rsid w:val="001869A7"/>
    <w:rsid w:val="00186F29"/>
    <w:rsid w:val="001877C1"/>
    <w:rsid w:val="001902F9"/>
    <w:rsid w:val="001906AF"/>
    <w:rsid w:val="00190C90"/>
    <w:rsid w:val="00191A9C"/>
    <w:rsid w:val="00191F32"/>
    <w:rsid w:val="001922D4"/>
    <w:rsid w:val="00192779"/>
    <w:rsid w:val="00192DC0"/>
    <w:rsid w:val="001936EC"/>
    <w:rsid w:val="00194357"/>
    <w:rsid w:val="001948AF"/>
    <w:rsid w:val="00194C22"/>
    <w:rsid w:val="001952A0"/>
    <w:rsid w:val="001952B6"/>
    <w:rsid w:val="00195A29"/>
    <w:rsid w:val="001960E4"/>
    <w:rsid w:val="0019656D"/>
    <w:rsid w:val="00196924"/>
    <w:rsid w:val="00196CEA"/>
    <w:rsid w:val="001A1495"/>
    <w:rsid w:val="001A229A"/>
    <w:rsid w:val="001A35E4"/>
    <w:rsid w:val="001A461E"/>
    <w:rsid w:val="001A4AF5"/>
    <w:rsid w:val="001A51CD"/>
    <w:rsid w:val="001A5991"/>
    <w:rsid w:val="001A5A83"/>
    <w:rsid w:val="001A7F5E"/>
    <w:rsid w:val="001B1038"/>
    <w:rsid w:val="001B13F6"/>
    <w:rsid w:val="001B2AB4"/>
    <w:rsid w:val="001B30D1"/>
    <w:rsid w:val="001B3391"/>
    <w:rsid w:val="001B3EC1"/>
    <w:rsid w:val="001B6C90"/>
    <w:rsid w:val="001C095D"/>
    <w:rsid w:val="001C09DF"/>
    <w:rsid w:val="001C1E0D"/>
    <w:rsid w:val="001C294D"/>
    <w:rsid w:val="001C32A5"/>
    <w:rsid w:val="001C3E49"/>
    <w:rsid w:val="001C4B7F"/>
    <w:rsid w:val="001C4C41"/>
    <w:rsid w:val="001C4E33"/>
    <w:rsid w:val="001C5DDE"/>
    <w:rsid w:val="001C5F75"/>
    <w:rsid w:val="001C7D43"/>
    <w:rsid w:val="001D09E9"/>
    <w:rsid w:val="001D11C2"/>
    <w:rsid w:val="001D2199"/>
    <w:rsid w:val="001D7215"/>
    <w:rsid w:val="001D7508"/>
    <w:rsid w:val="001E0673"/>
    <w:rsid w:val="001E1725"/>
    <w:rsid w:val="001E221E"/>
    <w:rsid w:val="001E2E67"/>
    <w:rsid w:val="001E303C"/>
    <w:rsid w:val="001E43F2"/>
    <w:rsid w:val="001E4DA1"/>
    <w:rsid w:val="001E5AC5"/>
    <w:rsid w:val="001E5E5C"/>
    <w:rsid w:val="001E7D2D"/>
    <w:rsid w:val="001E7E51"/>
    <w:rsid w:val="001F02C7"/>
    <w:rsid w:val="001F1563"/>
    <w:rsid w:val="001F293F"/>
    <w:rsid w:val="001F2F1B"/>
    <w:rsid w:val="001F3128"/>
    <w:rsid w:val="001F345F"/>
    <w:rsid w:val="001F347E"/>
    <w:rsid w:val="001F4E68"/>
    <w:rsid w:val="001F528D"/>
    <w:rsid w:val="001F5E90"/>
    <w:rsid w:val="001F6553"/>
    <w:rsid w:val="001F71BF"/>
    <w:rsid w:val="00200049"/>
    <w:rsid w:val="00200439"/>
    <w:rsid w:val="00201636"/>
    <w:rsid w:val="00201CF8"/>
    <w:rsid w:val="00203367"/>
    <w:rsid w:val="0020340A"/>
    <w:rsid w:val="002036BD"/>
    <w:rsid w:val="0020610E"/>
    <w:rsid w:val="00206919"/>
    <w:rsid w:val="002074CD"/>
    <w:rsid w:val="00207989"/>
    <w:rsid w:val="00207B0D"/>
    <w:rsid w:val="00210964"/>
    <w:rsid w:val="00210F8E"/>
    <w:rsid w:val="002126A5"/>
    <w:rsid w:val="00215D02"/>
    <w:rsid w:val="00217E5D"/>
    <w:rsid w:val="00220527"/>
    <w:rsid w:val="00221952"/>
    <w:rsid w:val="00221E1F"/>
    <w:rsid w:val="00222F4C"/>
    <w:rsid w:val="00222F57"/>
    <w:rsid w:val="00223F6D"/>
    <w:rsid w:val="00224494"/>
    <w:rsid w:val="00224C20"/>
    <w:rsid w:val="00225264"/>
    <w:rsid w:val="0022550F"/>
    <w:rsid w:val="00226980"/>
    <w:rsid w:val="0022748B"/>
    <w:rsid w:val="002300A3"/>
    <w:rsid w:val="00230EB4"/>
    <w:rsid w:val="00232B8E"/>
    <w:rsid w:val="00233C4B"/>
    <w:rsid w:val="00234823"/>
    <w:rsid w:val="0023634A"/>
    <w:rsid w:val="00236782"/>
    <w:rsid w:val="00236852"/>
    <w:rsid w:val="00236C4E"/>
    <w:rsid w:val="00237AE2"/>
    <w:rsid w:val="00240E02"/>
    <w:rsid w:val="0024247C"/>
    <w:rsid w:val="00242FF6"/>
    <w:rsid w:val="002431BD"/>
    <w:rsid w:val="0024722F"/>
    <w:rsid w:val="00250A1E"/>
    <w:rsid w:val="00251306"/>
    <w:rsid w:val="0025208B"/>
    <w:rsid w:val="002522A9"/>
    <w:rsid w:val="002534EC"/>
    <w:rsid w:val="00254B54"/>
    <w:rsid w:val="00254DA9"/>
    <w:rsid w:val="00254DF2"/>
    <w:rsid w:val="002565F5"/>
    <w:rsid w:val="0025724E"/>
    <w:rsid w:val="00260AC1"/>
    <w:rsid w:val="00261F21"/>
    <w:rsid w:val="002622B3"/>
    <w:rsid w:val="00264179"/>
    <w:rsid w:val="00264464"/>
    <w:rsid w:val="002645B6"/>
    <w:rsid w:val="00264660"/>
    <w:rsid w:val="00265E0A"/>
    <w:rsid w:val="00266B99"/>
    <w:rsid w:val="0026776E"/>
    <w:rsid w:val="002678BE"/>
    <w:rsid w:val="00267D79"/>
    <w:rsid w:val="002734CB"/>
    <w:rsid w:val="00273612"/>
    <w:rsid w:val="00273A20"/>
    <w:rsid w:val="00273ABC"/>
    <w:rsid w:val="00273F0E"/>
    <w:rsid w:val="00274622"/>
    <w:rsid w:val="002746ED"/>
    <w:rsid w:val="00275C8A"/>
    <w:rsid w:val="00276B85"/>
    <w:rsid w:val="00277198"/>
    <w:rsid w:val="00277270"/>
    <w:rsid w:val="0027752D"/>
    <w:rsid w:val="002818CB"/>
    <w:rsid w:val="00281940"/>
    <w:rsid w:val="00281E74"/>
    <w:rsid w:val="00283883"/>
    <w:rsid w:val="00284A5A"/>
    <w:rsid w:val="00286B81"/>
    <w:rsid w:val="00290354"/>
    <w:rsid w:val="00291261"/>
    <w:rsid w:val="00291E6C"/>
    <w:rsid w:val="00292703"/>
    <w:rsid w:val="00292BF8"/>
    <w:rsid w:val="00292CE9"/>
    <w:rsid w:val="0029414C"/>
    <w:rsid w:val="00295D0A"/>
    <w:rsid w:val="00297982"/>
    <w:rsid w:val="00297C21"/>
    <w:rsid w:val="002A0CA3"/>
    <w:rsid w:val="002A336D"/>
    <w:rsid w:val="002A33F2"/>
    <w:rsid w:val="002A4785"/>
    <w:rsid w:val="002A4C8C"/>
    <w:rsid w:val="002A5122"/>
    <w:rsid w:val="002A5311"/>
    <w:rsid w:val="002A6EC7"/>
    <w:rsid w:val="002A73D6"/>
    <w:rsid w:val="002A7F65"/>
    <w:rsid w:val="002B10CE"/>
    <w:rsid w:val="002B1515"/>
    <w:rsid w:val="002B3753"/>
    <w:rsid w:val="002B3AFA"/>
    <w:rsid w:val="002B4AAF"/>
    <w:rsid w:val="002B4B4B"/>
    <w:rsid w:val="002B5355"/>
    <w:rsid w:val="002B562D"/>
    <w:rsid w:val="002B6760"/>
    <w:rsid w:val="002B6DD4"/>
    <w:rsid w:val="002C0C7E"/>
    <w:rsid w:val="002C174B"/>
    <w:rsid w:val="002C1C16"/>
    <w:rsid w:val="002C3230"/>
    <w:rsid w:val="002C3978"/>
    <w:rsid w:val="002C3B60"/>
    <w:rsid w:val="002C463D"/>
    <w:rsid w:val="002C5B2D"/>
    <w:rsid w:val="002C662B"/>
    <w:rsid w:val="002C6661"/>
    <w:rsid w:val="002C6BA5"/>
    <w:rsid w:val="002C7943"/>
    <w:rsid w:val="002C7F48"/>
    <w:rsid w:val="002D102A"/>
    <w:rsid w:val="002D10D0"/>
    <w:rsid w:val="002D2BEE"/>
    <w:rsid w:val="002D417D"/>
    <w:rsid w:val="002D4439"/>
    <w:rsid w:val="002D4C3B"/>
    <w:rsid w:val="002D5A41"/>
    <w:rsid w:val="002D5B46"/>
    <w:rsid w:val="002D7736"/>
    <w:rsid w:val="002D79D6"/>
    <w:rsid w:val="002D7D36"/>
    <w:rsid w:val="002E0F29"/>
    <w:rsid w:val="002E151E"/>
    <w:rsid w:val="002E29B9"/>
    <w:rsid w:val="002E4327"/>
    <w:rsid w:val="002E57CF"/>
    <w:rsid w:val="002E64B1"/>
    <w:rsid w:val="002F1E0F"/>
    <w:rsid w:val="002F65BF"/>
    <w:rsid w:val="002F7169"/>
    <w:rsid w:val="002F7357"/>
    <w:rsid w:val="00300FAB"/>
    <w:rsid w:val="00301A07"/>
    <w:rsid w:val="003028E3"/>
    <w:rsid w:val="00303EE4"/>
    <w:rsid w:val="00303FF1"/>
    <w:rsid w:val="00304CDF"/>
    <w:rsid w:val="0030644A"/>
    <w:rsid w:val="00306507"/>
    <w:rsid w:val="003067AB"/>
    <w:rsid w:val="003067C9"/>
    <w:rsid w:val="0030723A"/>
    <w:rsid w:val="00310759"/>
    <w:rsid w:val="00312217"/>
    <w:rsid w:val="0031472E"/>
    <w:rsid w:val="00315AC6"/>
    <w:rsid w:val="003166FF"/>
    <w:rsid w:val="0031756B"/>
    <w:rsid w:val="00320C26"/>
    <w:rsid w:val="00320CBC"/>
    <w:rsid w:val="00321025"/>
    <w:rsid w:val="00322AAA"/>
    <w:rsid w:val="00324A73"/>
    <w:rsid w:val="00326003"/>
    <w:rsid w:val="00326069"/>
    <w:rsid w:val="003263CD"/>
    <w:rsid w:val="00326B3D"/>
    <w:rsid w:val="00327640"/>
    <w:rsid w:val="00327BC4"/>
    <w:rsid w:val="0033047F"/>
    <w:rsid w:val="00331488"/>
    <w:rsid w:val="00331AC8"/>
    <w:rsid w:val="00331C16"/>
    <w:rsid w:val="00334EE1"/>
    <w:rsid w:val="003357F0"/>
    <w:rsid w:val="00335A82"/>
    <w:rsid w:val="00337007"/>
    <w:rsid w:val="00340D1A"/>
    <w:rsid w:val="00341015"/>
    <w:rsid w:val="00341D40"/>
    <w:rsid w:val="0034304A"/>
    <w:rsid w:val="003436F5"/>
    <w:rsid w:val="00344916"/>
    <w:rsid w:val="00344B91"/>
    <w:rsid w:val="003459F9"/>
    <w:rsid w:val="00345BB9"/>
    <w:rsid w:val="00346D40"/>
    <w:rsid w:val="003471ED"/>
    <w:rsid w:val="00350A1A"/>
    <w:rsid w:val="003524DE"/>
    <w:rsid w:val="00352CD8"/>
    <w:rsid w:val="0035327B"/>
    <w:rsid w:val="003532DB"/>
    <w:rsid w:val="0035495B"/>
    <w:rsid w:val="00355CEE"/>
    <w:rsid w:val="00356323"/>
    <w:rsid w:val="003616BF"/>
    <w:rsid w:val="00362269"/>
    <w:rsid w:val="003622D0"/>
    <w:rsid w:val="00362C5E"/>
    <w:rsid w:val="00363BD7"/>
    <w:rsid w:val="0036598A"/>
    <w:rsid w:val="0036771E"/>
    <w:rsid w:val="00370450"/>
    <w:rsid w:val="00371F98"/>
    <w:rsid w:val="00372A57"/>
    <w:rsid w:val="00372B06"/>
    <w:rsid w:val="00373B5E"/>
    <w:rsid w:val="00374A9F"/>
    <w:rsid w:val="00376D42"/>
    <w:rsid w:val="00376F7C"/>
    <w:rsid w:val="00377943"/>
    <w:rsid w:val="00377A15"/>
    <w:rsid w:val="0038027F"/>
    <w:rsid w:val="0038031C"/>
    <w:rsid w:val="00380F9F"/>
    <w:rsid w:val="00382C18"/>
    <w:rsid w:val="00383139"/>
    <w:rsid w:val="0038490F"/>
    <w:rsid w:val="00384E37"/>
    <w:rsid w:val="00385590"/>
    <w:rsid w:val="0038559E"/>
    <w:rsid w:val="003904A8"/>
    <w:rsid w:val="003907F8"/>
    <w:rsid w:val="00390B59"/>
    <w:rsid w:val="00391011"/>
    <w:rsid w:val="00391594"/>
    <w:rsid w:val="003917F1"/>
    <w:rsid w:val="003934F6"/>
    <w:rsid w:val="00393E95"/>
    <w:rsid w:val="0039444C"/>
    <w:rsid w:val="00394C11"/>
    <w:rsid w:val="00394E88"/>
    <w:rsid w:val="00395036"/>
    <w:rsid w:val="003962E6"/>
    <w:rsid w:val="00396CE7"/>
    <w:rsid w:val="003973CA"/>
    <w:rsid w:val="00397BB7"/>
    <w:rsid w:val="003A017A"/>
    <w:rsid w:val="003A0FDC"/>
    <w:rsid w:val="003A10EF"/>
    <w:rsid w:val="003A1ED7"/>
    <w:rsid w:val="003A2CF6"/>
    <w:rsid w:val="003A355B"/>
    <w:rsid w:val="003A3DFD"/>
    <w:rsid w:val="003A567A"/>
    <w:rsid w:val="003A656B"/>
    <w:rsid w:val="003A690F"/>
    <w:rsid w:val="003B0B7E"/>
    <w:rsid w:val="003B0CDF"/>
    <w:rsid w:val="003B0DB9"/>
    <w:rsid w:val="003B0F12"/>
    <w:rsid w:val="003B1181"/>
    <w:rsid w:val="003B1692"/>
    <w:rsid w:val="003B1959"/>
    <w:rsid w:val="003B2449"/>
    <w:rsid w:val="003B2C38"/>
    <w:rsid w:val="003B2CFA"/>
    <w:rsid w:val="003B3FD7"/>
    <w:rsid w:val="003B62A8"/>
    <w:rsid w:val="003C2647"/>
    <w:rsid w:val="003C2EEC"/>
    <w:rsid w:val="003C3206"/>
    <w:rsid w:val="003C4624"/>
    <w:rsid w:val="003C4DF6"/>
    <w:rsid w:val="003C5668"/>
    <w:rsid w:val="003D01BF"/>
    <w:rsid w:val="003D04D6"/>
    <w:rsid w:val="003D0982"/>
    <w:rsid w:val="003D0DA3"/>
    <w:rsid w:val="003D3E80"/>
    <w:rsid w:val="003D3F35"/>
    <w:rsid w:val="003D5BA6"/>
    <w:rsid w:val="003D6F4B"/>
    <w:rsid w:val="003D7572"/>
    <w:rsid w:val="003D7CB2"/>
    <w:rsid w:val="003E1643"/>
    <w:rsid w:val="003E26BD"/>
    <w:rsid w:val="003E2F23"/>
    <w:rsid w:val="003E3237"/>
    <w:rsid w:val="003E35FD"/>
    <w:rsid w:val="003E3904"/>
    <w:rsid w:val="003E3A39"/>
    <w:rsid w:val="003E3DF9"/>
    <w:rsid w:val="003E3F30"/>
    <w:rsid w:val="003E66E3"/>
    <w:rsid w:val="003E68D8"/>
    <w:rsid w:val="003E69BB"/>
    <w:rsid w:val="003E6CF5"/>
    <w:rsid w:val="003E6F44"/>
    <w:rsid w:val="003E6F45"/>
    <w:rsid w:val="003F16A2"/>
    <w:rsid w:val="003F16C8"/>
    <w:rsid w:val="003F1C92"/>
    <w:rsid w:val="003F2B44"/>
    <w:rsid w:val="003F2DEC"/>
    <w:rsid w:val="003F39C3"/>
    <w:rsid w:val="003F3CCE"/>
    <w:rsid w:val="003F435A"/>
    <w:rsid w:val="003F51DB"/>
    <w:rsid w:val="003F5C80"/>
    <w:rsid w:val="003F6135"/>
    <w:rsid w:val="003F6219"/>
    <w:rsid w:val="003F741F"/>
    <w:rsid w:val="003F77E0"/>
    <w:rsid w:val="003F7EDB"/>
    <w:rsid w:val="00400126"/>
    <w:rsid w:val="00404C14"/>
    <w:rsid w:val="00405EFE"/>
    <w:rsid w:val="0040712C"/>
    <w:rsid w:val="004073B2"/>
    <w:rsid w:val="00410966"/>
    <w:rsid w:val="0041169C"/>
    <w:rsid w:val="0041176E"/>
    <w:rsid w:val="00411EB2"/>
    <w:rsid w:val="0041208B"/>
    <w:rsid w:val="00412283"/>
    <w:rsid w:val="00413BD4"/>
    <w:rsid w:val="0041403C"/>
    <w:rsid w:val="00414218"/>
    <w:rsid w:val="004158DE"/>
    <w:rsid w:val="00415A13"/>
    <w:rsid w:val="00416BE9"/>
    <w:rsid w:val="0041738A"/>
    <w:rsid w:val="00417492"/>
    <w:rsid w:val="0042091C"/>
    <w:rsid w:val="0042100C"/>
    <w:rsid w:val="0042106A"/>
    <w:rsid w:val="00421E9B"/>
    <w:rsid w:val="00422BEE"/>
    <w:rsid w:val="00424AAB"/>
    <w:rsid w:val="004254FF"/>
    <w:rsid w:val="00425D88"/>
    <w:rsid w:val="0042612C"/>
    <w:rsid w:val="00426AC1"/>
    <w:rsid w:val="0042720B"/>
    <w:rsid w:val="00432987"/>
    <w:rsid w:val="00432A0B"/>
    <w:rsid w:val="00432A28"/>
    <w:rsid w:val="00433153"/>
    <w:rsid w:val="0043437C"/>
    <w:rsid w:val="0043719A"/>
    <w:rsid w:val="00437303"/>
    <w:rsid w:val="004376A4"/>
    <w:rsid w:val="00437E4A"/>
    <w:rsid w:val="00440DA8"/>
    <w:rsid w:val="00441C98"/>
    <w:rsid w:val="00441E7A"/>
    <w:rsid w:val="0044261F"/>
    <w:rsid w:val="00442C28"/>
    <w:rsid w:val="00443441"/>
    <w:rsid w:val="00443BC2"/>
    <w:rsid w:val="00445129"/>
    <w:rsid w:val="004451A3"/>
    <w:rsid w:val="00445213"/>
    <w:rsid w:val="0044563A"/>
    <w:rsid w:val="00447D92"/>
    <w:rsid w:val="00450408"/>
    <w:rsid w:val="00453B5F"/>
    <w:rsid w:val="0045559B"/>
    <w:rsid w:val="00455C88"/>
    <w:rsid w:val="004564EC"/>
    <w:rsid w:val="00456A65"/>
    <w:rsid w:val="0046055A"/>
    <w:rsid w:val="00460DEB"/>
    <w:rsid w:val="0046123F"/>
    <w:rsid w:val="00461510"/>
    <w:rsid w:val="00461868"/>
    <w:rsid w:val="0046197C"/>
    <w:rsid w:val="00463349"/>
    <w:rsid w:val="0046334A"/>
    <w:rsid w:val="0046FEDD"/>
    <w:rsid w:val="00470033"/>
    <w:rsid w:val="0047071C"/>
    <w:rsid w:val="00470739"/>
    <w:rsid w:val="004714F9"/>
    <w:rsid w:val="004715E4"/>
    <w:rsid w:val="0047267F"/>
    <w:rsid w:val="00473281"/>
    <w:rsid w:val="00474EFA"/>
    <w:rsid w:val="00475720"/>
    <w:rsid w:val="00475D7E"/>
    <w:rsid w:val="00477707"/>
    <w:rsid w:val="004817A3"/>
    <w:rsid w:val="00481E7C"/>
    <w:rsid w:val="004827E6"/>
    <w:rsid w:val="00482FE4"/>
    <w:rsid w:val="00483512"/>
    <w:rsid w:val="0048431D"/>
    <w:rsid w:val="004857BD"/>
    <w:rsid w:val="00486B7A"/>
    <w:rsid w:val="00486F46"/>
    <w:rsid w:val="00487D41"/>
    <w:rsid w:val="004925D2"/>
    <w:rsid w:val="00492AB8"/>
    <w:rsid w:val="00493A81"/>
    <w:rsid w:val="004942F4"/>
    <w:rsid w:val="00495218"/>
    <w:rsid w:val="00495383"/>
    <w:rsid w:val="004958DF"/>
    <w:rsid w:val="00496B5A"/>
    <w:rsid w:val="004975D6"/>
    <w:rsid w:val="004A02EF"/>
    <w:rsid w:val="004A050E"/>
    <w:rsid w:val="004A10E3"/>
    <w:rsid w:val="004A2643"/>
    <w:rsid w:val="004A3522"/>
    <w:rsid w:val="004A526D"/>
    <w:rsid w:val="004A6229"/>
    <w:rsid w:val="004A6431"/>
    <w:rsid w:val="004A7028"/>
    <w:rsid w:val="004A7570"/>
    <w:rsid w:val="004B0003"/>
    <w:rsid w:val="004B058B"/>
    <w:rsid w:val="004B156F"/>
    <w:rsid w:val="004B2C84"/>
    <w:rsid w:val="004B3D90"/>
    <w:rsid w:val="004B743A"/>
    <w:rsid w:val="004B76DB"/>
    <w:rsid w:val="004B77BB"/>
    <w:rsid w:val="004C0626"/>
    <w:rsid w:val="004C0CD3"/>
    <w:rsid w:val="004C30EC"/>
    <w:rsid w:val="004C34D2"/>
    <w:rsid w:val="004C3956"/>
    <w:rsid w:val="004C4DFE"/>
    <w:rsid w:val="004C544A"/>
    <w:rsid w:val="004C5583"/>
    <w:rsid w:val="004D0771"/>
    <w:rsid w:val="004D1015"/>
    <w:rsid w:val="004D106A"/>
    <w:rsid w:val="004D1BAF"/>
    <w:rsid w:val="004D20F0"/>
    <w:rsid w:val="004D4499"/>
    <w:rsid w:val="004D4675"/>
    <w:rsid w:val="004D4754"/>
    <w:rsid w:val="004D600F"/>
    <w:rsid w:val="004D62EC"/>
    <w:rsid w:val="004D68F1"/>
    <w:rsid w:val="004D7A86"/>
    <w:rsid w:val="004E0BAF"/>
    <w:rsid w:val="004E228F"/>
    <w:rsid w:val="004E41BA"/>
    <w:rsid w:val="004E4825"/>
    <w:rsid w:val="004E6084"/>
    <w:rsid w:val="004E7006"/>
    <w:rsid w:val="004E706E"/>
    <w:rsid w:val="004F3A0F"/>
    <w:rsid w:val="004F441A"/>
    <w:rsid w:val="004F44DB"/>
    <w:rsid w:val="004F4E85"/>
    <w:rsid w:val="004F4EDA"/>
    <w:rsid w:val="004F7453"/>
    <w:rsid w:val="005011AD"/>
    <w:rsid w:val="00501BA2"/>
    <w:rsid w:val="00502C6E"/>
    <w:rsid w:val="00502CAB"/>
    <w:rsid w:val="00503093"/>
    <w:rsid w:val="00503E9E"/>
    <w:rsid w:val="00504A0A"/>
    <w:rsid w:val="00505A38"/>
    <w:rsid w:val="00507A5A"/>
    <w:rsid w:val="0051170A"/>
    <w:rsid w:val="00511ACB"/>
    <w:rsid w:val="00512259"/>
    <w:rsid w:val="00513ED0"/>
    <w:rsid w:val="00514167"/>
    <w:rsid w:val="00514BCE"/>
    <w:rsid w:val="005158F4"/>
    <w:rsid w:val="00515B73"/>
    <w:rsid w:val="00516643"/>
    <w:rsid w:val="00516CC4"/>
    <w:rsid w:val="005203A3"/>
    <w:rsid w:val="00522405"/>
    <w:rsid w:val="005228C4"/>
    <w:rsid w:val="00523FF5"/>
    <w:rsid w:val="005248EF"/>
    <w:rsid w:val="00524BCF"/>
    <w:rsid w:val="00524D33"/>
    <w:rsid w:val="005252CB"/>
    <w:rsid w:val="005304B8"/>
    <w:rsid w:val="0053114E"/>
    <w:rsid w:val="005321E1"/>
    <w:rsid w:val="005329FD"/>
    <w:rsid w:val="00532D55"/>
    <w:rsid w:val="00533101"/>
    <w:rsid w:val="00536E7A"/>
    <w:rsid w:val="0053714E"/>
    <w:rsid w:val="00537AF9"/>
    <w:rsid w:val="00537F0A"/>
    <w:rsid w:val="00541827"/>
    <w:rsid w:val="00541906"/>
    <w:rsid w:val="00541BD4"/>
    <w:rsid w:val="005422A3"/>
    <w:rsid w:val="005436D8"/>
    <w:rsid w:val="00543FD5"/>
    <w:rsid w:val="0054442D"/>
    <w:rsid w:val="00544A80"/>
    <w:rsid w:val="005464DB"/>
    <w:rsid w:val="00546CB1"/>
    <w:rsid w:val="005478C0"/>
    <w:rsid w:val="00547FA7"/>
    <w:rsid w:val="005506DE"/>
    <w:rsid w:val="005514B8"/>
    <w:rsid w:val="005521C2"/>
    <w:rsid w:val="00553CED"/>
    <w:rsid w:val="00554732"/>
    <w:rsid w:val="00554783"/>
    <w:rsid w:val="005549FF"/>
    <w:rsid w:val="00555A07"/>
    <w:rsid w:val="0055682B"/>
    <w:rsid w:val="005568B5"/>
    <w:rsid w:val="00557B9A"/>
    <w:rsid w:val="0056118A"/>
    <w:rsid w:val="005614C1"/>
    <w:rsid w:val="0056243A"/>
    <w:rsid w:val="00563738"/>
    <w:rsid w:val="00563D07"/>
    <w:rsid w:val="00563D23"/>
    <w:rsid w:val="00565E2B"/>
    <w:rsid w:val="005670DE"/>
    <w:rsid w:val="00570AD0"/>
    <w:rsid w:val="005727A3"/>
    <w:rsid w:val="0057299A"/>
    <w:rsid w:val="00573A4E"/>
    <w:rsid w:val="00573BA1"/>
    <w:rsid w:val="0057484E"/>
    <w:rsid w:val="00574DE9"/>
    <w:rsid w:val="005759B7"/>
    <w:rsid w:val="00575EC9"/>
    <w:rsid w:val="00575FE4"/>
    <w:rsid w:val="00576C1B"/>
    <w:rsid w:val="00577863"/>
    <w:rsid w:val="00577DF8"/>
    <w:rsid w:val="005825B5"/>
    <w:rsid w:val="00582B21"/>
    <w:rsid w:val="00586A7E"/>
    <w:rsid w:val="00586C27"/>
    <w:rsid w:val="005875DC"/>
    <w:rsid w:val="00590ED5"/>
    <w:rsid w:val="00590EF6"/>
    <w:rsid w:val="005910C6"/>
    <w:rsid w:val="005942EA"/>
    <w:rsid w:val="00594A31"/>
    <w:rsid w:val="00594CC1"/>
    <w:rsid w:val="00596CD1"/>
    <w:rsid w:val="00596CF1"/>
    <w:rsid w:val="00597553"/>
    <w:rsid w:val="00597EF6"/>
    <w:rsid w:val="005A0323"/>
    <w:rsid w:val="005A0E56"/>
    <w:rsid w:val="005A1D81"/>
    <w:rsid w:val="005A1EFB"/>
    <w:rsid w:val="005A2B15"/>
    <w:rsid w:val="005A2C70"/>
    <w:rsid w:val="005A3C3F"/>
    <w:rsid w:val="005A5DAD"/>
    <w:rsid w:val="005A64F9"/>
    <w:rsid w:val="005A674A"/>
    <w:rsid w:val="005A6D2F"/>
    <w:rsid w:val="005B075F"/>
    <w:rsid w:val="005B082D"/>
    <w:rsid w:val="005B0C0E"/>
    <w:rsid w:val="005B0D2F"/>
    <w:rsid w:val="005B0F49"/>
    <w:rsid w:val="005B5271"/>
    <w:rsid w:val="005B5AB6"/>
    <w:rsid w:val="005B691F"/>
    <w:rsid w:val="005B7020"/>
    <w:rsid w:val="005B78F3"/>
    <w:rsid w:val="005C1780"/>
    <w:rsid w:val="005C2758"/>
    <w:rsid w:val="005C307F"/>
    <w:rsid w:val="005C3417"/>
    <w:rsid w:val="005C46B4"/>
    <w:rsid w:val="005C4E98"/>
    <w:rsid w:val="005C5041"/>
    <w:rsid w:val="005C50B5"/>
    <w:rsid w:val="005C53FA"/>
    <w:rsid w:val="005C5A68"/>
    <w:rsid w:val="005C5ACA"/>
    <w:rsid w:val="005C5F57"/>
    <w:rsid w:val="005C608B"/>
    <w:rsid w:val="005C695C"/>
    <w:rsid w:val="005C6F89"/>
    <w:rsid w:val="005C7076"/>
    <w:rsid w:val="005C7636"/>
    <w:rsid w:val="005C7B17"/>
    <w:rsid w:val="005D0FD2"/>
    <w:rsid w:val="005D15A0"/>
    <w:rsid w:val="005D1759"/>
    <w:rsid w:val="005D2B9F"/>
    <w:rsid w:val="005D57AA"/>
    <w:rsid w:val="005D6228"/>
    <w:rsid w:val="005D667D"/>
    <w:rsid w:val="005D76E2"/>
    <w:rsid w:val="005E0042"/>
    <w:rsid w:val="005E02DF"/>
    <w:rsid w:val="005E1C75"/>
    <w:rsid w:val="005E261B"/>
    <w:rsid w:val="005E322C"/>
    <w:rsid w:val="005E3331"/>
    <w:rsid w:val="005E456C"/>
    <w:rsid w:val="005E46FD"/>
    <w:rsid w:val="005E4838"/>
    <w:rsid w:val="005E5A25"/>
    <w:rsid w:val="005E6C46"/>
    <w:rsid w:val="005E797D"/>
    <w:rsid w:val="005F08B3"/>
    <w:rsid w:val="005F1FF7"/>
    <w:rsid w:val="005F4BCF"/>
    <w:rsid w:val="005F51C3"/>
    <w:rsid w:val="00600311"/>
    <w:rsid w:val="00602095"/>
    <w:rsid w:val="00602888"/>
    <w:rsid w:val="00602917"/>
    <w:rsid w:val="00602EDF"/>
    <w:rsid w:val="00602F8E"/>
    <w:rsid w:val="0060423C"/>
    <w:rsid w:val="006047C8"/>
    <w:rsid w:val="00604DFB"/>
    <w:rsid w:val="00605C00"/>
    <w:rsid w:val="00611920"/>
    <w:rsid w:val="006121D6"/>
    <w:rsid w:val="00612AB8"/>
    <w:rsid w:val="00614359"/>
    <w:rsid w:val="0061466B"/>
    <w:rsid w:val="0061546A"/>
    <w:rsid w:val="0061697C"/>
    <w:rsid w:val="00616E32"/>
    <w:rsid w:val="006170DD"/>
    <w:rsid w:val="006206C3"/>
    <w:rsid w:val="00620802"/>
    <w:rsid w:val="00621AA2"/>
    <w:rsid w:val="00621ECE"/>
    <w:rsid w:val="00622D31"/>
    <w:rsid w:val="00623898"/>
    <w:rsid w:val="006243D9"/>
    <w:rsid w:val="00626CA6"/>
    <w:rsid w:val="006275A7"/>
    <w:rsid w:val="006309C3"/>
    <w:rsid w:val="006318DC"/>
    <w:rsid w:val="006327A5"/>
    <w:rsid w:val="00633404"/>
    <w:rsid w:val="0063624E"/>
    <w:rsid w:val="00636D58"/>
    <w:rsid w:val="00637729"/>
    <w:rsid w:val="006377BC"/>
    <w:rsid w:val="006403AA"/>
    <w:rsid w:val="0064056B"/>
    <w:rsid w:val="00644761"/>
    <w:rsid w:val="00646104"/>
    <w:rsid w:val="006462DF"/>
    <w:rsid w:val="006475FE"/>
    <w:rsid w:val="0065029F"/>
    <w:rsid w:val="006515BD"/>
    <w:rsid w:val="00651FC7"/>
    <w:rsid w:val="0065305F"/>
    <w:rsid w:val="00653C4F"/>
    <w:rsid w:val="006550CE"/>
    <w:rsid w:val="006579A0"/>
    <w:rsid w:val="00660194"/>
    <w:rsid w:val="00660536"/>
    <w:rsid w:val="006608DE"/>
    <w:rsid w:val="00662609"/>
    <w:rsid w:val="00662970"/>
    <w:rsid w:val="00663499"/>
    <w:rsid w:val="006638F6"/>
    <w:rsid w:val="00666EC8"/>
    <w:rsid w:val="0067036B"/>
    <w:rsid w:val="006705A1"/>
    <w:rsid w:val="00671E0E"/>
    <w:rsid w:val="006729EA"/>
    <w:rsid w:val="00673445"/>
    <w:rsid w:val="0067391D"/>
    <w:rsid w:val="0067587B"/>
    <w:rsid w:val="0067590E"/>
    <w:rsid w:val="00675992"/>
    <w:rsid w:val="00675B88"/>
    <w:rsid w:val="00676964"/>
    <w:rsid w:val="00680C8D"/>
    <w:rsid w:val="00685D84"/>
    <w:rsid w:val="00691C58"/>
    <w:rsid w:val="0069209B"/>
    <w:rsid w:val="006934C3"/>
    <w:rsid w:val="0069360F"/>
    <w:rsid w:val="00694553"/>
    <w:rsid w:val="00694884"/>
    <w:rsid w:val="0069516C"/>
    <w:rsid w:val="0069595F"/>
    <w:rsid w:val="00695ACF"/>
    <w:rsid w:val="0069736B"/>
    <w:rsid w:val="006A00D8"/>
    <w:rsid w:val="006A07D9"/>
    <w:rsid w:val="006A0B8C"/>
    <w:rsid w:val="006A255A"/>
    <w:rsid w:val="006A274E"/>
    <w:rsid w:val="006A31ED"/>
    <w:rsid w:val="006A42CB"/>
    <w:rsid w:val="006A4DFA"/>
    <w:rsid w:val="006A4EF9"/>
    <w:rsid w:val="006A54B4"/>
    <w:rsid w:val="006A6330"/>
    <w:rsid w:val="006A6A22"/>
    <w:rsid w:val="006A71AB"/>
    <w:rsid w:val="006A78F0"/>
    <w:rsid w:val="006B12CB"/>
    <w:rsid w:val="006B156E"/>
    <w:rsid w:val="006B1FFD"/>
    <w:rsid w:val="006B2509"/>
    <w:rsid w:val="006B2551"/>
    <w:rsid w:val="006B3034"/>
    <w:rsid w:val="006B4042"/>
    <w:rsid w:val="006B541F"/>
    <w:rsid w:val="006B6362"/>
    <w:rsid w:val="006C346F"/>
    <w:rsid w:val="006C44F3"/>
    <w:rsid w:val="006C4525"/>
    <w:rsid w:val="006C5460"/>
    <w:rsid w:val="006C555E"/>
    <w:rsid w:val="006C5997"/>
    <w:rsid w:val="006C7FB0"/>
    <w:rsid w:val="006D1123"/>
    <w:rsid w:val="006D1828"/>
    <w:rsid w:val="006D1C00"/>
    <w:rsid w:val="006D2541"/>
    <w:rsid w:val="006D3A5F"/>
    <w:rsid w:val="006D4489"/>
    <w:rsid w:val="006D4B86"/>
    <w:rsid w:val="006D5048"/>
    <w:rsid w:val="006D5F01"/>
    <w:rsid w:val="006D6FA7"/>
    <w:rsid w:val="006E0117"/>
    <w:rsid w:val="006E0BC2"/>
    <w:rsid w:val="006E0D5C"/>
    <w:rsid w:val="006E0ECB"/>
    <w:rsid w:val="006E17B3"/>
    <w:rsid w:val="006E209E"/>
    <w:rsid w:val="006E2F2D"/>
    <w:rsid w:val="006E3D09"/>
    <w:rsid w:val="006E6651"/>
    <w:rsid w:val="006E6C4D"/>
    <w:rsid w:val="006E75EF"/>
    <w:rsid w:val="006E7B21"/>
    <w:rsid w:val="006F1A81"/>
    <w:rsid w:val="006F1E93"/>
    <w:rsid w:val="006F250F"/>
    <w:rsid w:val="006F2550"/>
    <w:rsid w:val="006F308D"/>
    <w:rsid w:val="006F38F1"/>
    <w:rsid w:val="006F3915"/>
    <w:rsid w:val="006F43AF"/>
    <w:rsid w:val="006F4F38"/>
    <w:rsid w:val="006F5195"/>
    <w:rsid w:val="006F6F61"/>
    <w:rsid w:val="006F7A68"/>
    <w:rsid w:val="00701B2D"/>
    <w:rsid w:val="00702373"/>
    <w:rsid w:val="00703107"/>
    <w:rsid w:val="007037DD"/>
    <w:rsid w:val="007065F8"/>
    <w:rsid w:val="0071054F"/>
    <w:rsid w:val="00710A1A"/>
    <w:rsid w:val="00710AA1"/>
    <w:rsid w:val="007113E2"/>
    <w:rsid w:val="007123E5"/>
    <w:rsid w:val="00712CFD"/>
    <w:rsid w:val="00714241"/>
    <w:rsid w:val="00714422"/>
    <w:rsid w:val="0071462A"/>
    <w:rsid w:val="00714E6C"/>
    <w:rsid w:val="007150F1"/>
    <w:rsid w:val="007155F0"/>
    <w:rsid w:val="007156E5"/>
    <w:rsid w:val="007169F4"/>
    <w:rsid w:val="00720D9D"/>
    <w:rsid w:val="00720E8C"/>
    <w:rsid w:val="00720ECD"/>
    <w:rsid w:val="007220D1"/>
    <w:rsid w:val="00722B2D"/>
    <w:rsid w:val="00723ECB"/>
    <w:rsid w:val="007240C2"/>
    <w:rsid w:val="007253E9"/>
    <w:rsid w:val="00730061"/>
    <w:rsid w:val="007300A3"/>
    <w:rsid w:val="007304D3"/>
    <w:rsid w:val="0073080B"/>
    <w:rsid w:val="00730986"/>
    <w:rsid w:val="00734E53"/>
    <w:rsid w:val="00735106"/>
    <w:rsid w:val="00735FAC"/>
    <w:rsid w:val="0073729B"/>
    <w:rsid w:val="007372BF"/>
    <w:rsid w:val="00740934"/>
    <w:rsid w:val="00740FA0"/>
    <w:rsid w:val="00743586"/>
    <w:rsid w:val="00743984"/>
    <w:rsid w:val="007442D8"/>
    <w:rsid w:val="00744339"/>
    <w:rsid w:val="007460D7"/>
    <w:rsid w:val="00746132"/>
    <w:rsid w:val="00746A6E"/>
    <w:rsid w:val="00746B32"/>
    <w:rsid w:val="007515BC"/>
    <w:rsid w:val="00751D78"/>
    <w:rsid w:val="00753150"/>
    <w:rsid w:val="00754726"/>
    <w:rsid w:val="00754C3A"/>
    <w:rsid w:val="007555D1"/>
    <w:rsid w:val="00756BAF"/>
    <w:rsid w:val="00756D78"/>
    <w:rsid w:val="007602FD"/>
    <w:rsid w:val="00761133"/>
    <w:rsid w:val="00763E1E"/>
    <w:rsid w:val="007646B4"/>
    <w:rsid w:val="007669D3"/>
    <w:rsid w:val="00767547"/>
    <w:rsid w:val="00767DD8"/>
    <w:rsid w:val="00770790"/>
    <w:rsid w:val="00770831"/>
    <w:rsid w:val="007711AA"/>
    <w:rsid w:val="00775303"/>
    <w:rsid w:val="007756D7"/>
    <w:rsid w:val="00777D06"/>
    <w:rsid w:val="00780077"/>
    <w:rsid w:val="00782F23"/>
    <w:rsid w:val="00784003"/>
    <w:rsid w:val="007843C5"/>
    <w:rsid w:val="0078467A"/>
    <w:rsid w:val="00784EA5"/>
    <w:rsid w:val="0078746B"/>
    <w:rsid w:val="00790976"/>
    <w:rsid w:val="00791CA8"/>
    <w:rsid w:val="007920D4"/>
    <w:rsid w:val="00792303"/>
    <w:rsid w:val="0079420E"/>
    <w:rsid w:val="00795286"/>
    <w:rsid w:val="0079541B"/>
    <w:rsid w:val="00795914"/>
    <w:rsid w:val="00796202"/>
    <w:rsid w:val="00797039"/>
    <w:rsid w:val="00797189"/>
    <w:rsid w:val="00797247"/>
    <w:rsid w:val="007A1CF3"/>
    <w:rsid w:val="007A1DAE"/>
    <w:rsid w:val="007A2479"/>
    <w:rsid w:val="007A6BF7"/>
    <w:rsid w:val="007A6EB2"/>
    <w:rsid w:val="007A6FB7"/>
    <w:rsid w:val="007A739A"/>
    <w:rsid w:val="007B04CE"/>
    <w:rsid w:val="007B0EBE"/>
    <w:rsid w:val="007B103B"/>
    <w:rsid w:val="007B1CB3"/>
    <w:rsid w:val="007B2ACC"/>
    <w:rsid w:val="007B56CE"/>
    <w:rsid w:val="007B5D61"/>
    <w:rsid w:val="007B6360"/>
    <w:rsid w:val="007B63AC"/>
    <w:rsid w:val="007B6468"/>
    <w:rsid w:val="007C23E6"/>
    <w:rsid w:val="007C34A0"/>
    <w:rsid w:val="007C400B"/>
    <w:rsid w:val="007C5BBE"/>
    <w:rsid w:val="007D488F"/>
    <w:rsid w:val="007D5047"/>
    <w:rsid w:val="007D7057"/>
    <w:rsid w:val="007D7780"/>
    <w:rsid w:val="007D7C8E"/>
    <w:rsid w:val="007E13A9"/>
    <w:rsid w:val="007E2EB6"/>
    <w:rsid w:val="007E3E5E"/>
    <w:rsid w:val="007E401E"/>
    <w:rsid w:val="007E6078"/>
    <w:rsid w:val="007E7C4D"/>
    <w:rsid w:val="007F08D5"/>
    <w:rsid w:val="007F1945"/>
    <w:rsid w:val="007F2630"/>
    <w:rsid w:val="007F263E"/>
    <w:rsid w:val="007F322B"/>
    <w:rsid w:val="007F4522"/>
    <w:rsid w:val="007F4982"/>
    <w:rsid w:val="007F4BD0"/>
    <w:rsid w:val="007F568E"/>
    <w:rsid w:val="007F72D0"/>
    <w:rsid w:val="007F73A8"/>
    <w:rsid w:val="00800C66"/>
    <w:rsid w:val="00801545"/>
    <w:rsid w:val="008037E6"/>
    <w:rsid w:val="008038AE"/>
    <w:rsid w:val="0080461D"/>
    <w:rsid w:val="0080469E"/>
    <w:rsid w:val="00805580"/>
    <w:rsid w:val="00805FFD"/>
    <w:rsid w:val="00806391"/>
    <w:rsid w:val="008068FD"/>
    <w:rsid w:val="00807130"/>
    <w:rsid w:val="00807FBD"/>
    <w:rsid w:val="008104FA"/>
    <w:rsid w:val="0081083D"/>
    <w:rsid w:val="00810CFE"/>
    <w:rsid w:val="00810F16"/>
    <w:rsid w:val="008145A7"/>
    <w:rsid w:val="008148CB"/>
    <w:rsid w:val="00815003"/>
    <w:rsid w:val="008150EB"/>
    <w:rsid w:val="00820335"/>
    <w:rsid w:val="0082036B"/>
    <w:rsid w:val="0082307C"/>
    <w:rsid w:val="00823C3E"/>
    <w:rsid w:val="00825E2B"/>
    <w:rsid w:val="00826305"/>
    <w:rsid w:val="00826BE5"/>
    <w:rsid w:val="00827CC5"/>
    <w:rsid w:val="00830AB3"/>
    <w:rsid w:val="00830ABE"/>
    <w:rsid w:val="00834536"/>
    <w:rsid w:val="00835380"/>
    <w:rsid w:val="00836458"/>
    <w:rsid w:val="0083720E"/>
    <w:rsid w:val="0083730A"/>
    <w:rsid w:val="00837CDF"/>
    <w:rsid w:val="00840B62"/>
    <w:rsid w:val="00841D5A"/>
    <w:rsid w:val="0084248E"/>
    <w:rsid w:val="0084257A"/>
    <w:rsid w:val="00843810"/>
    <w:rsid w:val="00845618"/>
    <w:rsid w:val="008465D7"/>
    <w:rsid w:val="00847ED5"/>
    <w:rsid w:val="008510C5"/>
    <w:rsid w:val="008523FD"/>
    <w:rsid w:val="00852503"/>
    <w:rsid w:val="008526B1"/>
    <w:rsid w:val="00852C01"/>
    <w:rsid w:val="008541C4"/>
    <w:rsid w:val="008550E2"/>
    <w:rsid w:val="0085612F"/>
    <w:rsid w:val="0085636E"/>
    <w:rsid w:val="00856A9F"/>
    <w:rsid w:val="00860FBC"/>
    <w:rsid w:val="00862599"/>
    <w:rsid w:val="008627F5"/>
    <w:rsid w:val="00864720"/>
    <w:rsid w:val="00864BD1"/>
    <w:rsid w:val="00864D0D"/>
    <w:rsid w:val="00864D62"/>
    <w:rsid w:val="008677D2"/>
    <w:rsid w:val="0087042A"/>
    <w:rsid w:val="0087145A"/>
    <w:rsid w:val="008717EA"/>
    <w:rsid w:val="0087192B"/>
    <w:rsid w:val="00873906"/>
    <w:rsid w:val="008765AC"/>
    <w:rsid w:val="008769AA"/>
    <w:rsid w:val="00876F25"/>
    <w:rsid w:val="008808DF"/>
    <w:rsid w:val="00881CEF"/>
    <w:rsid w:val="00882629"/>
    <w:rsid w:val="008835FB"/>
    <w:rsid w:val="00883624"/>
    <w:rsid w:val="00883FC7"/>
    <w:rsid w:val="008841E7"/>
    <w:rsid w:val="0088548A"/>
    <w:rsid w:val="008858E3"/>
    <w:rsid w:val="00887406"/>
    <w:rsid w:val="00887A31"/>
    <w:rsid w:val="0089033C"/>
    <w:rsid w:val="0089147F"/>
    <w:rsid w:val="00891ABE"/>
    <w:rsid w:val="00891BF2"/>
    <w:rsid w:val="00891D31"/>
    <w:rsid w:val="00892522"/>
    <w:rsid w:val="00892B9F"/>
    <w:rsid w:val="00892C5B"/>
    <w:rsid w:val="0089363A"/>
    <w:rsid w:val="00893666"/>
    <w:rsid w:val="00893A29"/>
    <w:rsid w:val="00894227"/>
    <w:rsid w:val="00894552"/>
    <w:rsid w:val="00894A0A"/>
    <w:rsid w:val="00895B2F"/>
    <w:rsid w:val="00895C49"/>
    <w:rsid w:val="008A09C8"/>
    <w:rsid w:val="008A0C8D"/>
    <w:rsid w:val="008A1578"/>
    <w:rsid w:val="008A36D9"/>
    <w:rsid w:val="008A3719"/>
    <w:rsid w:val="008A47A0"/>
    <w:rsid w:val="008A4C24"/>
    <w:rsid w:val="008A505A"/>
    <w:rsid w:val="008A57E6"/>
    <w:rsid w:val="008A6DD4"/>
    <w:rsid w:val="008A7504"/>
    <w:rsid w:val="008A7807"/>
    <w:rsid w:val="008B0E73"/>
    <w:rsid w:val="008B193A"/>
    <w:rsid w:val="008B222A"/>
    <w:rsid w:val="008B3D65"/>
    <w:rsid w:val="008B5765"/>
    <w:rsid w:val="008B673E"/>
    <w:rsid w:val="008C027D"/>
    <w:rsid w:val="008C259A"/>
    <w:rsid w:val="008C2E6A"/>
    <w:rsid w:val="008C4230"/>
    <w:rsid w:val="008C7BF6"/>
    <w:rsid w:val="008D1146"/>
    <w:rsid w:val="008D178D"/>
    <w:rsid w:val="008D3DBD"/>
    <w:rsid w:val="008D4EFC"/>
    <w:rsid w:val="008D65F4"/>
    <w:rsid w:val="008D749D"/>
    <w:rsid w:val="008D7CE1"/>
    <w:rsid w:val="008E0321"/>
    <w:rsid w:val="008E1121"/>
    <w:rsid w:val="008E2630"/>
    <w:rsid w:val="008E2EDB"/>
    <w:rsid w:val="008E37A6"/>
    <w:rsid w:val="008E3EFF"/>
    <w:rsid w:val="008E412A"/>
    <w:rsid w:val="008E5909"/>
    <w:rsid w:val="008E73D1"/>
    <w:rsid w:val="008E79D8"/>
    <w:rsid w:val="008F0A72"/>
    <w:rsid w:val="008F1019"/>
    <w:rsid w:val="008F1235"/>
    <w:rsid w:val="008F1B58"/>
    <w:rsid w:val="008F1F62"/>
    <w:rsid w:val="008F2782"/>
    <w:rsid w:val="008F27B2"/>
    <w:rsid w:val="008F34A3"/>
    <w:rsid w:val="008F46DB"/>
    <w:rsid w:val="008F56B8"/>
    <w:rsid w:val="008F6C98"/>
    <w:rsid w:val="008F791B"/>
    <w:rsid w:val="008F7BE9"/>
    <w:rsid w:val="008F7E39"/>
    <w:rsid w:val="00900333"/>
    <w:rsid w:val="0090080D"/>
    <w:rsid w:val="009022E2"/>
    <w:rsid w:val="00902BF4"/>
    <w:rsid w:val="00903B0D"/>
    <w:rsid w:val="00904FB8"/>
    <w:rsid w:val="00906EAE"/>
    <w:rsid w:val="00907959"/>
    <w:rsid w:val="00907E8E"/>
    <w:rsid w:val="00910488"/>
    <w:rsid w:val="00910997"/>
    <w:rsid w:val="0091152D"/>
    <w:rsid w:val="009143E3"/>
    <w:rsid w:val="00914A19"/>
    <w:rsid w:val="00916255"/>
    <w:rsid w:val="00916707"/>
    <w:rsid w:val="00916C63"/>
    <w:rsid w:val="009201DC"/>
    <w:rsid w:val="0092062A"/>
    <w:rsid w:val="00920BAA"/>
    <w:rsid w:val="009228D2"/>
    <w:rsid w:val="00922EFF"/>
    <w:rsid w:val="00924312"/>
    <w:rsid w:val="00924C71"/>
    <w:rsid w:val="00924E01"/>
    <w:rsid w:val="00925149"/>
    <w:rsid w:val="00927359"/>
    <w:rsid w:val="00927364"/>
    <w:rsid w:val="009278F3"/>
    <w:rsid w:val="00927A02"/>
    <w:rsid w:val="009307CF"/>
    <w:rsid w:val="0093143F"/>
    <w:rsid w:val="00932218"/>
    <w:rsid w:val="009330B4"/>
    <w:rsid w:val="00933332"/>
    <w:rsid w:val="009333C9"/>
    <w:rsid w:val="009349A7"/>
    <w:rsid w:val="00934F11"/>
    <w:rsid w:val="009353AE"/>
    <w:rsid w:val="0093587F"/>
    <w:rsid w:val="00935978"/>
    <w:rsid w:val="00936A42"/>
    <w:rsid w:val="00940549"/>
    <w:rsid w:val="00942950"/>
    <w:rsid w:val="00944969"/>
    <w:rsid w:val="00944C83"/>
    <w:rsid w:val="009451AF"/>
    <w:rsid w:val="00946211"/>
    <w:rsid w:val="00947CDE"/>
    <w:rsid w:val="00950D3C"/>
    <w:rsid w:val="00951F74"/>
    <w:rsid w:val="0095355E"/>
    <w:rsid w:val="00953C46"/>
    <w:rsid w:val="00953DE7"/>
    <w:rsid w:val="009544EE"/>
    <w:rsid w:val="009546C7"/>
    <w:rsid w:val="00954BAC"/>
    <w:rsid w:val="00955925"/>
    <w:rsid w:val="00955A41"/>
    <w:rsid w:val="00957866"/>
    <w:rsid w:val="00960676"/>
    <w:rsid w:val="00961FF8"/>
    <w:rsid w:val="009622FB"/>
    <w:rsid w:val="0096236F"/>
    <w:rsid w:val="00965314"/>
    <w:rsid w:val="009664F6"/>
    <w:rsid w:val="00967470"/>
    <w:rsid w:val="009676EE"/>
    <w:rsid w:val="00970ADE"/>
    <w:rsid w:val="00971601"/>
    <w:rsid w:val="00971A4C"/>
    <w:rsid w:val="00972E29"/>
    <w:rsid w:val="009735C0"/>
    <w:rsid w:val="0097410A"/>
    <w:rsid w:val="00975097"/>
    <w:rsid w:val="00975242"/>
    <w:rsid w:val="00975B31"/>
    <w:rsid w:val="00975C46"/>
    <w:rsid w:val="00976E29"/>
    <w:rsid w:val="00977CF8"/>
    <w:rsid w:val="009807C4"/>
    <w:rsid w:val="0098182A"/>
    <w:rsid w:val="009825F0"/>
    <w:rsid w:val="009836F4"/>
    <w:rsid w:val="00983B39"/>
    <w:rsid w:val="00983FC4"/>
    <w:rsid w:val="00984624"/>
    <w:rsid w:val="00984D41"/>
    <w:rsid w:val="00984DC2"/>
    <w:rsid w:val="00986614"/>
    <w:rsid w:val="009904AC"/>
    <w:rsid w:val="0099194A"/>
    <w:rsid w:val="0099217A"/>
    <w:rsid w:val="00992B78"/>
    <w:rsid w:val="0099309E"/>
    <w:rsid w:val="00994CF4"/>
    <w:rsid w:val="009957FD"/>
    <w:rsid w:val="00995A38"/>
    <w:rsid w:val="00995B95"/>
    <w:rsid w:val="0099671E"/>
    <w:rsid w:val="00996E50"/>
    <w:rsid w:val="00997F5B"/>
    <w:rsid w:val="009A23D1"/>
    <w:rsid w:val="009A2B0E"/>
    <w:rsid w:val="009A62C4"/>
    <w:rsid w:val="009A7ECA"/>
    <w:rsid w:val="009AADE3"/>
    <w:rsid w:val="009B1DF5"/>
    <w:rsid w:val="009B2E59"/>
    <w:rsid w:val="009B56F3"/>
    <w:rsid w:val="009B59D8"/>
    <w:rsid w:val="009B5F20"/>
    <w:rsid w:val="009B7823"/>
    <w:rsid w:val="009B7CE3"/>
    <w:rsid w:val="009C05E8"/>
    <w:rsid w:val="009C07AE"/>
    <w:rsid w:val="009C137F"/>
    <w:rsid w:val="009C1921"/>
    <w:rsid w:val="009C2637"/>
    <w:rsid w:val="009C3BC9"/>
    <w:rsid w:val="009C536B"/>
    <w:rsid w:val="009C552E"/>
    <w:rsid w:val="009C5850"/>
    <w:rsid w:val="009C6077"/>
    <w:rsid w:val="009D0720"/>
    <w:rsid w:val="009D0D99"/>
    <w:rsid w:val="009D0D9F"/>
    <w:rsid w:val="009D0DAC"/>
    <w:rsid w:val="009D13CA"/>
    <w:rsid w:val="009D1954"/>
    <w:rsid w:val="009D1F8B"/>
    <w:rsid w:val="009D4611"/>
    <w:rsid w:val="009D4ABD"/>
    <w:rsid w:val="009D5817"/>
    <w:rsid w:val="009D60F5"/>
    <w:rsid w:val="009D7B54"/>
    <w:rsid w:val="009E0584"/>
    <w:rsid w:val="009E1627"/>
    <w:rsid w:val="009E26F6"/>
    <w:rsid w:val="009E2EA9"/>
    <w:rsid w:val="009E30B7"/>
    <w:rsid w:val="009E3BE9"/>
    <w:rsid w:val="009E462D"/>
    <w:rsid w:val="009E57FE"/>
    <w:rsid w:val="009E6D0D"/>
    <w:rsid w:val="009E6F5B"/>
    <w:rsid w:val="009E7039"/>
    <w:rsid w:val="009F0D27"/>
    <w:rsid w:val="009F1DF8"/>
    <w:rsid w:val="009F2D63"/>
    <w:rsid w:val="009F4D16"/>
    <w:rsid w:val="009F4EE1"/>
    <w:rsid w:val="009F4F2A"/>
    <w:rsid w:val="009F788F"/>
    <w:rsid w:val="00A006EF"/>
    <w:rsid w:val="00A01A86"/>
    <w:rsid w:val="00A022DB"/>
    <w:rsid w:val="00A02303"/>
    <w:rsid w:val="00A0314A"/>
    <w:rsid w:val="00A03624"/>
    <w:rsid w:val="00A0376A"/>
    <w:rsid w:val="00A0462F"/>
    <w:rsid w:val="00A0478B"/>
    <w:rsid w:val="00A061EC"/>
    <w:rsid w:val="00A06292"/>
    <w:rsid w:val="00A067F8"/>
    <w:rsid w:val="00A10F73"/>
    <w:rsid w:val="00A14E0C"/>
    <w:rsid w:val="00A1590E"/>
    <w:rsid w:val="00A161EA"/>
    <w:rsid w:val="00A16B1D"/>
    <w:rsid w:val="00A21AE7"/>
    <w:rsid w:val="00A22D95"/>
    <w:rsid w:val="00A252E0"/>
    <w:rsid w:val="00A26C99"/>
    <w:rsid w:val="00A26F2A"/>
    <w:rsid w:val="00A27C7D"/>
    <w:rsid w:val="00A30FB5"/>
    <w:rsid w:val="00A324C2"/>
    <w:rsid w:val="00A32FA4"/>
    <w:rsid w:val="00A3317B"/>
    <w:rsid w:val="00A35942"/>
    <w:rsid w:val="00A35CD6"/>
    <w:rsid w:val="00A36292"/>
    <w:rsid w:val="00A3CCC7"/>
    <w:rsid w:val="00A40754"/>
    <w:rsid w:val="00A40A57"/>
    <w:rsid w:val="00A412B6"/>
    <w:rsid w:val="00A42278"/>
    <w:rsid w:val="00A4287B"/>
    <w:rsid w:val="00A4309E"/>
    <w:rsid w:val="00A435DA"/>
    <w:rsid w:val="00A43CD3"/>
    <w:rsid w:val="00A46CEC"/>
    <w:rsid w:val="00A476C6"/>
    <w:rsid w:val="00A506D9"/>
    <w:rsid w:val="00A50D1D"/>
    <w:rsid w:val="00A52E63"/>
    <w:rsid w:val="00A5621A"/>
    <w:rsid w:val="00A57FCC"/>
    <w:rsid w:val="00A601BC"/>
    <w:rsid w:val="00A6096B"/>
    <w:rsid w:val="00A62A5A"/>
    <w:rsid w:val="00A63562"/>
    <w:rsid w:val="00A635D9"/>
    <w:rsid w:val="00A63DC0"/>
    <w:rsid w:val="00A6499C"/>
    <w:rsid w:val="00A64F36"/>
    <w:rsid w:val="00A6742D"/>
    <w:rsid w:val="00A67FFA"/>
    <w:rsid w:val="00A70078"/>
    <w:rsid w:val="00A70940"/>
    <w:rsid w:val="00A71BFF"/>
    <w:rsid w:val="00A71C69"/>
    <w:rsid w:val="00A723FD"/>
    <w:rsid w:val="00A73028"/>
    <w:rsid w:val="00A735E9"/>
    <w:rsid w:val="00A76146"/>
    <w:rsid w:val="00A77B5E"/>
    <w:rsid w:val="00A80A7E"/>
    <w:rsid w:val="00A8149E"/>
    <w:rsid w:val="00A824D3"/>
    <w:rsid w:val="00A8276D"/>
    <w:rsid w:val="00A82A4B"/>
    <w:rsid w:val="00A84E22"/>
    <w:rsid w:val="00A855AB"/>
    <w:rsid w:val="00A864BF"/>
    <w:rsid w:val="00A86E4A"/>
    <w:rsid w:val="00A91193"/>
    <w:rsid w:val="00A9387F"/>
    <w:rsid w:val="00A963B3"/>
    <w:rsid w:val="00A96481"/>
    <w:rsid w:val="00A96AAA"/>
    <w:rsid w:val="00A96DAD"/>
    <w:rsid w:val="00A973DB"/>
    <w:rsid w:val="00A97955"/>
    <w:rsid w:val="00A97BB3"/>
    <w:rsid w:val="00A97EA5"/>
    <w:rsid w:val="00AA02A7"/>
    <w:rsid w:val="00AA1528"/>
    <w:rsid w:val="00AA33B0"/>
    <w:rsid w:val="00AA3FBC"/>
    <w:rsid w:val="00AA4D8E"/>
    <w:rsid w:val="00AA6137"/>
    <w:rsid w:val="00AA6DEC"/>
    <w:rsid w:val="00AB1A94"/>
    <w:rsid w:val="00AB23F8"/>
    <w:rsid w:val="00AB32B4"/>
    <w:rsid w:val="00AB3623"/>
    <w:rsid w:val="00AB42E8"/>
    <w:rsid w:val="00AB797E"/>
    <w:rsid w:val="00AC104F"/>
    <w:rsid w:val="00AC1D75"/>
    <w:rsid w:val="00AC2094"/>
    <w:rsid w:val="00AC3C0F"/>
    <w:rsid w:val="00AC3D9A"/>
    <w:rsid w:val="00AC552A"/>
    <w:rsid w:val="00AC6183"/>
    <w:rsid w:val="00AC6A1B"/>
    <w:rsid w:val="00AC6DF0"/>
    <w:rsid w:val="00AC73E7"/>
    <w:rsid w:val="00AD0A68"/>
    <w:rsid w:val="00AD2392"/>
    <w:rsid w:val="00AD2944"/>
    <w:rsid w:val="00AD3A3D"/>
    <w:rsid w:val="00AD3B9D"/>
    <w:rsid w:val="00AD3EB0"/>
    <w:rsid w:val="00AD5451"/>
    <w:rsid w:val="00AD6614"/>
    <w:rsid w:val="00AD68F0"/>
    <w:rsid w:val="00AD6F43"/>
    <w:rsid w:val="00AE5315"/>
    <w:rsid w:val="00AE53FA"/>
    <w:rsid w:val="00AE5F9A"/>
    <w:rsid w:val="00AE7040"/>
    <w:rsid w:val="00AE76DD"/>
    <w:rsid w:val="00AF06FF"/>
    <w:rsid w:val="00AF1C7B"/>
    <w:rsid w:val="00AF1F0B"/>
    <w:rsid w:val="00AF50A2"/>
    <w:rsid w:val="00AF59A6"/>
    <w:rsid w:val="00AF59FE"/>
    <w:rsid w:val="00AF760E"/>
    <w:rsid w:val="00B010C0"/>
    <w:rsid w:val="00B02300"/>
    <w:rsid w:val="00B029AB"/>
    <w:rsid w:val="00B042B2"/>
    <w:rsid w:val="00B04353"/>
    <w:rsid w:val="00B05EF7"/>
    <w:rsid w:val="00B06153"/>
    <w:rsid w:val="00B06AC8"/>
    <w:rsid w:val="00B06CFE"/>
    <w:rsid w:val="00B07327"/>
    <w:rsid w:val="00B105F4"/>
    <w:rsid w:val="00B10698"/>
    <w:rsid w:val="00B11500"/>
    <w:rsid w:val="00B117A1"/>
    <w:rsid w:val="00B13879"/>
    <w:rsid w:val="00B155C4"/>
    <w:rsid w:val="00B15AD4"/>
    <w:rsid w:val="00B1629A"/>
    <w:rsid w:val="00B20E48"/>
    <w:rsid w:val="00B219B3"/>
    <w:rsid w:val="00B21DEE"/>
    <w:rsid w:val="00B22086"/>
    <w:rsid w:val="00B22567"/>
    <w:rsid w:val="00B22E71"/>
    <w:rsid w:val="00B25563"/>
    <w:rsid w:val="00B257E7"/>
    <w:rsid w:val="00B261DA"/>
    <w:rsid w:val="00B2646C"/>
    <w:rsid w:val="00B26A01"/>
    <w:rsid w:val="00B270C4"/>
    <w:rsid w:val="00B3050D"/>
    <w:rsid w:val="00B3095C"/>
    <w:rsid w:val="00B30EAA"/>
    <w:rsid w:val="00B33284"/>
    <w:rsid w:val="00B33492"/>
    <w:rsid w:val="00B3489C"/>
    <w:rsid w:val="00B356B2"/>
    <w:rsid w:val="00B356B5"/>
    <w:rsid w:val="00B37FA5"/>
    <w:rsid w:val="00B4020B"/>
    <w:rsid w:val="00B43BAE"/>
    <w:rsid w:val="00B44EC0"/>
    <w:rsid w:val="00B457CE"/>
    <w:rsid w:val="00B45F55"/>
    <w:rsid w:val="00B460B7"/>
    <w:rsid w:val="00B4669A"/>
    <w:rsid w:val="00B4720B"/>
    <w:rsid w:val="00B47E1B"/>
    <w:rsid w:val="00B47F39"/>
    <w:rsid w:val="00B510FA"/>
    <w:rsid w:val="00B519DE"/>
    <w:rsid w:val="00B52443"/>
    <w:rsid w:val="00B53D9C"/>
    <w:rsid w:val="00B552D5"/>
    <w:rsid w:val="00B55BEC"/>
    <w:rsid w:val="00B55F45"/>
    <w:rsid w:val="00B5649F"/>
    <w:rsid w:val="00B60418"/>
    <w:rsid w:val="00B61268"/>
    <w:rsid w:val="00B61422"/>
    <w:rsid w:val="00B61FA5"/>
    <w:rsid w:val="00B62D6E"/>
    <w:rsid w:val="00B63146"/>
    <w:rsid w:val="00B63646"/>
    <w:rsid w:val="00B642C5"/>
    <w:rsid w:val="00B64B2E"/>
    <w:rsid w:val="00B650C6"/>
    <w:rsid w:val="00B653C4"/>
    <w:rsid w:val="00B65D80"/>
    <w:rsid w:val="00B66700"/>
    <w:rsid w:val="00B668B6"/>
    <w:rsid w:val="00B7040D"/>
    <w:rsid w:val="00B705FC"/>
    <w:rsid w:val="00B71E22"/>
    <w:rsid w:val="00B7213A"/>
    <w:rsid w:val="00B729DA"/>
    <w:rsid w:val="00B72EE3"/>
    <w:rsid w:val="00B73720"/>
    <w:rsid w:val="00B738E0"/>
    <w:rsid w:val="00B73A8B"/>
    <w:rsid w:val="00B74833"/>
    <w:rsid w:val="00B74CED"/>
    <w:rsid w:val="00B74E61"/>
    <w:rsid w:val="00B76344"/>
    <w:rsid w:val="00B80602"/>
    <w:rsid w:val="00B8370E"/>
    <w:rsid w:val="00B83A31"/>
    <w:rsid w:val="00B83CF9"/>
    <w:rsid w:val="00B83DD3"/>
    <w:rsid w:val="00B84275"/>
    <w:rsid w:val="00B857DB"/>
    <w:rsid w:val="00B859B2"/>
    <w:rsid w:val="00B85AD1"/>
    <w:rsid w:val="00B85E3F"/>
    <w:rsid w:val="00B86947"/>
    <w:rsid w:val="00B86FFB"/>
    <w:rsid w:val="00B874DB"/>
    <w:rsid w:val="00B87888"/>
    <w:rsid w:val="00B87C43"/>
    <w:rsid w:val="00B87EB6"/>
    <w:rsid w:val="00B9010E"/>
    <w:rsid w:val="00B90A1E"/>
    <w:rsid w:val="00B94B5D"/>
    <w:rsid w:val="00B966E8"/>
    <w:rsid w:val="00BA003D"/>
    <w:rsid w:val="00BA1CF3"/>
    <w:rsid w:val="00BA226F"/>
    <w:rsid w:val="00BA4A44"/>
    <w:rsid w:val="00BA4FD1"/>
    <w:rsid w:val="00BA6B44"/>
    <w:rsid w:val="00BA7774"/>
    <w:rsid w:val="00BA784A"/>
    <w:rsid w:val="00BB19B5"/>
    <w:rsid w:val="00BB1F65"/>
    <w:rsid w:val="00BB2115"/>
    <w:rsid w:val="00BB3412"/>
    <w:rsid w:val="00BB42F2"/>
    <w:rsid w:val="00BB60C1"/>
    <w:rsid w:val="00BC01CE"/>
    <w:rsid w:val="00BC06C3"/>
    <w:rsid w:val="00BC1687"/>
    <w:rsid w:val="00BC579A"/>
    <w:rsid w:val="00BC77F9"/>
    <w:rsid w:val="00BD075A"/>
    <w:rsid w:val="00BD10A0"/>
    <w:rsid w:val="00BD1475"/>
    <w:rsid w:val="00BD276E"/>
    <w:rsid w:val="00BD545B"/>
    <w:rsid w:val="00BD54B7"/>
    <w:rsid w:val="00BD5A8F"/>
    <w:rsid w:val="00BD5FD4"/>
    <w:rsid w:val="00BD716E"/>
    <w:rsid w:val="00BD7360"/>
    <w:rsid w:val="00BE0752"/>
    <w:rsid w:val="00BE14B0"/>
    <w:rsid w:val="00BE1FC0"/>
    <w:rsid w:val="00BE207C"/>
    <w:rsid w:val="00BE2C5C"/>
    <w:rsid w:val="00BE2CF8"/>
    <w:rsid w:val="00BE408F"/>
    <w:rsid w:val="00BE6414"/>
    <w:rsid w:val="00BE6CDF"/>
    <w:rsid w:val="00BE73FD"/>
    <w:rsid w:val="00BE759E"/>
    <w:rsid w:val="00BF0F17"/>
    <w:rsid w:val="00BF1499"/>
    <w:rsid w:val="00BF151C"/>
    <w:rsid w:val="00BF1B2D"/>
    <w:rsid w:val="00BF1E05"/>
    <w:rsid w:val="00BF2173"/>
    <w:rsid w:val="00BF2B38"/>
    <w:rsid w:val="00BF43A1"/>
    <w:rsid w:val="00BF59D0"/>
    <w:rsid w:val="00BF5B20"/>
    <w:rsid w:val="00BF62E1"/>
    <w:rsid w:val="00BF67C1"/>
    <w:rsid w:val="00BF758C"/>
    <w:rsid w:val="00BF7B19"/>
    <w:rsid w:val="00BF7E8C"/>
    <w:rsid w:val="00C0118D"/>
    <w:rsid w:val="00C021B9"/>
    <w:rsid w:val="00C0341A"/>
    <w:rsid w:val="00C0395D"/>
    <w:rsid w:val="00C043F9"/>
    <w:rsid w:val="00C04A15"/>
    <w:rsid w:val="00C04C71"/>
    <w:rsid w:val="00C066E7"/>
    <w:rsid w:val="00C0713E"/>
    <w:rsid w:val="00C10A33"/>
    <w:rsid w:val="00C11EF6"/>
    <w:rsid w:val="00C13364"/>
    <w:rsid w:val="00C13CA2"/>
    <w:rsid w:val="00C13F86"/>
    <w:rsid w:val="00C17612"/>
    <w:rsid w:val="00C220E6"/>
    <w:rsid w:val="00C22223"/>
    <w:rsid w:val="00C223F2"/>
    <w:rsid w:val="00C23AEF"/>
    <w:rsid w:val="00C245D0"/>
    <w:rsid w:val="00C25034"/>
    <w:rsid w:val="00C25BFF"/>
    <w:rsid w:val="00C262E0"/>
    <w:rsid w:val="00C26581"/>
    <w:rsid w:val="00C277CE"/>
    <w:rsid w:val="00C27DEF"/>
    <w:rsid w:val="00C301CA"/>
    <w:rsid w:val="00C3036A"/>
    <w:rsid w:val="00C30EA8"/>
    <w:rsid w:val="00C32771"/>
    <w:rsid w:val="00C335F0"/>
    <w:rsid w:val="00C33874"/>
    <w:rsid w:val="00C33FBD"/>
    <w:rsid w:val="00C341CB"/>
    <w:rsid w:val="00C34648"/>
    <w:rsid w:val="00C34EC3"/>
    <w:rsid w:val="00C35716"/>
    <w:rsid w:val="00C35882"/>
    <w:rsid w:val="00C35AFF"/>
    <w:rsid w:val="00C36320"/>
    <w:rsid w:val="00C369E5"/>
    <w:rsid w:val="00C36E76"/>
    <w:rsid w:val="00C3709C"/>
    <w:rsid w:val="00C42340"/>
    <w:rsid w:val="00C4408F"/>
    <w:rsid w:val="00C45B7C"/>
    <w:rsid w:val="00C45E3B"/>
    <w:rsid w:val="00C469C2"/>
    <w:rsid w:val="00C47545"/>
    <w:rsid w:val="00C47EDB"/>
    <w:rsid w:val="00C50895"/>
    <w:rsid w:val="00C51545"/>
    <w:rsid w:val="00C52A70"/>
    <w:rsid w:val="00C543A3"/>
    <w:rsid w:val="00C5566D"/>
    <w:rsid w:val="00C5689D"/>
    <w:rsid w:val="00C56BE7"/>
    <w:rsid w:val="00C57397"/>
    <w:rsid w:val="00C5742F"/>
    <w:rsid w:val="00C6128D"/>
    <w:rsid w:val="00C63019"/>
    <w:rsid w:val="00C6362D"/>
    <w:rsid w:val="00C637D3"/>
    <w:rsid w:val="00C63D38"/>
    <w:rsid w:val="00C63FDD"/>
    <w:rsid w:val="00C648BF"/>
    <w:rsid w:val="00C6583B"/>
    <w:rsid w:val="00C65C02"/>
    <w:rsid w:val="00C65E6F"/>
    <w:rsid w:val="00C711CC"/>
    <w:rsid w:val="00C72372"/>
    <w:rsid w:val="00C72F43"/>
    <w:rsid w:val="00C738C0"/>
    <w:rsid w:val="00C747BF"/>
    <w:rsid w:val="00C750E3"/>
    <w:rsid w:val="00C75358"/>
    <w:rsid w:val="00C75811"/>
    <w:rsid w:val="00C75E3B"/>
    <w:rsid w:val="00C7603B"/>
    <w:rsid w:val="00C777A5"/>
    <w:rsid w:val="00C80F2F"/>
    <w:rsid w:val="00C80F79"/>
    <w:rsid w:val="00C82776"/>
    <w:rsid w:val="00C82D23"/>
    <w:rsid w:val="00C846BC"/>
    <w:rsid w:val="00C8526A"/>
    <w:rsid w:val="00C861DA"/>
    <w:rsid w:val="00C86AFB"/>
    <w:rsid w:val="00C86B55"/>
    <w:rsid w:val="00C87D66"/>
    <w:rsid w:val="00C9072C"/>
    <w:rsid w:val="00C94B5F"/>
    <w:rsid w:val="00C979E3"/>
    <w:rsid w:val="00C97BF3"/>
    <w:rsid w:val="00CA0980"/>
    <w:rsid w:val="00CA255D"/>
    <w:rsid w:val="00CA2801"/>
    <w:rsid w:val="00CA2A1B"/>
    <w:rsid w:val="00CA687E"/>
    <w:rsid w:val="00CA6BD9"/>
    <w:rsid w:val="00CB1428"/>
    <w:rsid w:val="00CB1576"/>
    <w:rsid w:val="00CB2020"/>
    <w:rsid w:val="00CB2CBA"/>
    <w:rsid w:val="00CB3EA2"/>
    <w:rsid w:val="00CB4597"/>
    <w:rsid w:val="00CB4E22"/>
    <w:rsid w:val="00CB5076"/>
    <w:rsid w:val="00CB5BB7"/>
    <w:rsid w:val="00CB7271"/>
    <w:rsid w:val="00CC0474"/>
    <w:rsid w:val="00CC215D"/>
    <w:rsid w:val="00CC2A78"/>
    <w:rsid w:val="00CC633E"/>
    <w:rsid w:val="00CC66BA"/>
    <w:rsid w:val="00CC66C0"/>
    <w:rsid w:val="00CC7ED3"/>
    <w:rsid w:val="00CD07BD"/>
    <w:rsid w:val="00CD21EB"/>
    <w:rsid w:val="00CD2450"/>
    <w:rsid w:val="00CD3043"/>
    <w:rsid w:val="00CD42EC"/>
    <w:rsid w:val="00CD4605"/>
    <w:rsid w:val="00CD464D"/>
    <w:rsid w:val="00CD4D23"/>
    <w:rsid w:val="00CD4FA9"/>
    <w:rsid w:val="00CD5293"/>
    <w:rsid w:val="00CD6C6B"/>
    <w:rsid w:val="00CD6EEF"/>
    <w:rsid w:val="00CD795D"/>
    <w:rsid w:val="00CD7AE5"/>
    <w:rsid w:val="00CD7AF6"/>
    <w:rsid w:val="00CE00BC"/>
    <w:rsid w:val="00CE11C3"/>
    <w:rsid w:val="00CE1A54"/>
    <w:rsid w:val="00CE3155"/>
    <w:rsid w:val="00CE36C9"/>
    <w:rsid w:val="00CE4F41"/>
    <w:rsid w:val="00CE7807"/>
    <w:rsid w:val="00CF0355"/>
    <w:rsid w:val="00CF0F24"/>
    <w:rsid w:val="00CF1C44"/>
    <w:rsid w:val="00CF2613"/>
    <w:rsid w:val="00CF2835"/>
    <w:rsid w:val="00CF3C45"/>
    <w:rsid w:val="00CF3F24"/>
    <w:rsid w:val="00CF50EB"/>
    <w:rsid w:val="00CF63D3"/>
    <w:rsid w:val="00CF7E49"/>
    <w:rsid w:val="00D000C1"/>
    <w:rsid w:val="00D01363"/>
    <w:rsid w:val="00D01E79"/>
    <w:rsid w:val="00D02E6F"/>
    <w:rsid w:val="00D02FEC"/>
    <w:rsid w:val="00D045A9"/>
    <w:rsid w:val="00D06733"/>
    <w:rsid w:val="00D0691C"/>
    <w:rsid w:val="00D06C8A"/>
    <w:rsid w:val="00D07293"/>
    <w:rsid w:val="00D072D1"/>
    <w:rsid w:val="00D07363"/>
    <w:rsid w:val="00D0739A"/>
    <w:rsid w:val="00D07578"/>
    <w:rsid w:val="00D106F0"/>
    <w:rsid w:val="00D10B6F"/>
    <w:rsid w:val="00D10B84"/>
    <w:rsid w:val="00D11949"/>
    <w:rsid w:val="00D124C1"/>
    <w:rsid w:val="00D13245"/>
    <w:rsid w:val="00D137D3"/>
    <w:rsid w:val="00D147F8"/>
    <w:rsid w:val="00D169AF"/>
    <w:rsid w:val="00D16AA7"/>
    <w:rsid w:val="00D16FD9"/>
    <w:rsid w:val="00D17C71"/>
    <w:rsid w:val="00D240AB"/>
    <w:rsid w:val="00D240C6"/>
    <w:rsid w:val="00D2430F"/>
    <w:rsid w:val="00D25598"/>
    <w:rsid w:val="00D25F34"/>
    <w:rsid w:val="00D26CF0"/>
    <w:rsid w:val="00D26E46"/>
    <w:rsid w:val="00D300C8"/>
    <w:rsid w:val="00D31A26"/>
    <w:rsid w:val="00D33783"/>
    <w:rsid w:val="00D34661"/>
    <w:rsid w:val="00D35B5B"/>
    <w:rsid w:val="00D35C9D"/>
    <w:rsid w:val="00D36A3C"/>
    <w:rsid w:val="00D36E18"/>
    <w:rsid w:val="00D371AC"/>
    <w:rsid w:val="00D376ED"/>
    <w:rsid w:val="00D37EEA"/>
    <w:rsid w:val="00D40DA6"/>
    <w:rsid w:val="00D422ED"/>
    <w:rsid w:val="00D43528"/>
    <w:rsid w:val="00D447BC"/>
    <w:rsid w:val="00D449C9"/>
    <w:rsid w:val="00D4593A"/>
    <w:rsid w:val="00D45B2F"/>
    <w:rsid w:val="00D45DF9"/>
    <w:rsid w:val="00D462C8"/>
    <w:rsid w:val="00D473E6"/>
    <w:rsid w:val="00D50BE5"/>
    <w:rsid w:val="00D51411"/>
    <w:rsid w:val="00D514E1"/>
    <w:rsid w:val="00D519B8"/>
    <w:rsid w:val="00D523BA"/>
    <w:rsid w:val="00D529E6"/>
    <w:rsid w:val="00D531A9"/>
    <w:rsid w:val="00D53972"/>
    <w:rsid w:val="00D5470F"/>
    <w:rsid w:val="00D568B3"/>
    <w:rsid w:val="00D56A17"/>
    <w:rsid w:val="00D56E1A"/>
    <w:rsid w:val="00D61C66"/>
    <w:rsid w:val="00D61E30"/>
    <w:rsid w:val="00D62186"/>
    <w:rsid w:val="00D62323"/>
    <w:rsid w:val="00D62BA4"/>
    <w:rsid w:val="00D65868"/>
    <w:rsid w:val="00D65A48"/>
    <w:rsid w:val="00D66EFE"/>
    <w:rsid w:val="00D71DF0"/>
    <w:rsid w:val="00D7290C"/>
    <w:rsid w:val="00D73CD7"/>
    <w:rsid w:val="00D74890"/>
    <w:rsid w:val="00D74920"/>
    <w:rsid w:val="00D74A7C"/>
    <w:rsid w:val="00D753C1"/>
    <w:rsid w:val="00D76ACC"/>
    <w:rsid w:val="00D777FF"/>
    <w:rsid w:val="00D8180C"/>
    <w:rsid w:val="00D83059"/>
    <w:rsid w:val="00D84088"/>
    <w:rsid w:val="00D84DA0"/>
    <w:rsid w:val="00D85508"/>
    <w:rsid w:val="00D8632F"/>
    <w:rsid w:val="00D86763"/>
    <w:rsid w:val="00D876BB"/>
    <w:rsid w:val="00D877CC"/>
    <w:rsid w:val="00D87CED"/>
    <w:rsid w:val="00D94AAD"/>
    <w:rsid w:val="00D95867"/>
    <w:rsid w:val="00D97115"/>
    <w:rsid w:val="00DA0124"/>
    <w:rsid w:val="00DA052D"/>
    <w:rsid w:val="00DA1A8C"/>
    <w:rsid w:val="00DA202F"/>
    <w:rsid w:val="00DA2B34"/>
    <w:rsid w:val="00DA346D"/>
    <w:rsid w:val="00DA5C9E"/>
    <w:rsid w:val="00DA616A"/>
    <w:rsid w:val="00DA65C9"/>
    <w:rsid w:val="00DA66A6"/>
    <w:rsid w:val="00DB003D"/>
    <w:rsid w:val="00DB01E2"/>
    <w:rsid w:val="00DB08BC"/>
    <w:rsid w:val="00DB1F37"/>
    <w:rsid w:val="00DB20DF"/>
    <w:rsid w:val="00DB2593"/>
    <w:rsid w:val="00DB2950"/>
    <w:rsid w:val="00DB2E08"/>
    <w:rsid w:val="00DB33AC"/>
    <w:rsid w:val="00DB3C10"/>
    <w:rsid w:val="00DB63D4"/>
    <w:rsid w:val="00DB6464"/>
    <w:rsid w:val="00DB6650"/>
    <w:rsid w:val="00DC6189"/>
    <w:rsid w:val="00DC6510"/>
    <w:rsid w:val="00DC7110"/>
    <w:rsid w:val="00DC7280"/>
    <w:rsid w:val="00DC7315"/>
    <w:rsid w:val="00DD0B2E"/>
    <w:rsid w:val="00DD181F"/>
    <w:rsid w:val="00DD4484"/>
    <w:rsid w:val="00DD476F"/>
    <w:rsid w:val="00DD559C"/>
    <w:rsid w:val="00DE0B6E"/>
    <w:rsid w:val="00DE2953"/>
    <w:rsid w:val="00DE35E4"/>
    <w:rsid w:val="00DE6487"/>
    <w:rsid w:val="00DE798C"/>
    <w:rsid w:val="00DF0D57"/>
    <w:rsid w:val="00DF10D6"/>
    <w:rsid w:val="00DF1163"/>
    <w:rsid w:val="00DF18BB"/>
    <w:rsid w:val="00DF487A"/>
    <w:rsid w:val="00DF59C5"/>
    <w:rsid w:val="00DF5A51"/>
    <w:rsid w:val="00DF73C0"/>
    <w:rsid w:val="00DF7845"/>
    <w:rsid w:val="00DF7B69"/>
    <w:rsid w:val="00E01D1F"/>
    <w:rsid w:val="00E01D73"/>
    <w:rsid w:val="00E02376"/>
    <w:rsid w:val="00E03687"/>
    <w:rsid w:val="00E04120"/>
    <w:rsid w:val="00E047A9"/>
    <w:rsid w:val="00E04876"/>
    <w:rsid w:val="00E06965"/>
    <w:rsid w:val="00E06FE0"/>
    <w:rsid w:val="00E075D6"/>
    <w:rsid w:val="00E1072A"/>
    <w:rsid w:val="00E10BB7"/>
    <w:rsid w:val="00E136B6"/>
    <w:rsid w:val="00E13B77"/>
    <w:rsid w:val="00E15B8C"/>
    <w:rsid w:val="00E17DEB"/>
    <w:rsid w:val="00E2031B"/>
    <w:rsid w:val="00E21121"/>
    <w:rsid w:val="00E21705"/>
    <w:rsid w:val="00E23470"/>
    <w:rsid w:val="00E234A0"/>
    <w:rsid w:val="00E244C3"/>
    <w:rsid w:val="00E24894"/>
    <w:rsid w:val="00E24BD9"/>
    <w:rsid w:val="00E24EB6"/>
    <w:rsid w:val="00E261AB"/>
    <w:rsid w:val="00E2728D"/>
    <w:rsid w:val="00E27CF3"/>
    <w:rsid w:val="00E30802"/>
    <w:rsid w:val="00E30B2A"/>
    <w:rsid w:val="00E311CF"/>
    <w:rsid w:val="00E31F63"/>
    <w:rsid w:val="00E3316C"/>
    <w:rsid w:val="00E3321C"/>
    <w:rsid w:val="00E3421D"/>
    <w:rsid w:val="00E34C9F"/>
    <w:rsid w:val="00E35D77"/>
    <w:rsid w:val="00E361E2"/>
    <w:rsid w:val="00E36A04"/>
    <w:rsid w:val="00E3712E"/>
    <w:rsid w:val="00E40327"/>
    <w:rsid w:val="00E404E9"/>
    <w:rsid w:val="00E4118B"/>
    <w:rsid w:val="00E449B3"/>
    <w:rsid w:val="00E45614"/>
    <w:rsid w:val="00E51248"/>
    <w:rsid w:val="00E51401"/>
    <w:rsid w:val="00E51B73"/>
    <w:rsid w:val="00E51EE7"/>
    <w:rsid w:val="00E5256E"/>
    <w:rsid w:val="00E52FDF"/>
    <w:rsid w:val="00E534F8"/>
    <w:rsid w:val="00E53FF4"/>
    <w:rsid w:val="00E54432"/>
    <w:rsid w:val="00E54C5E"/>
    <w:rsid w:val="00E554C5"/>
    <w:rsid w:val="00E57858"/>
    <w:rsid w:val="00E57998"/>
    <w:rsid w:val="00E57D9D"/>
    <w:rsid w:val="00E600C5"/>
    <w:rsid w:val="00E60E3A"/>
    <w:rsid w:val="00E61E8A"/>
    <w:rsid w:val="00E620E3"/>
    <w:rsid w:val="00E63426"/>
    <w:rsid w:val="00E63C3C"/>
    <w:rsid w:val="00E64624"/>
    <w:rsid w:val="00E649B3"/>
    <w:rsid w:val="00E64BB4"/>
    <w:rsid w:val="00E65C48"/>
    <w:rsid w:val="00E66AA6"/>
    <w:rsid w:val="00E70125"/>
    <w:rsid w:val="00E709E6"/>
    <w:rsid w:val="00E7387E"/>
    <w:rsid w:val="00E73C8C"/>
    <w:rsid w:val="00E73E5E"/>
    <w:rsid w:val="00E73E6D"/>
    <w:rsid w:val="00E74455"/>
    <w:rsid w:val="00E7595D"/>
    <w:rsid w:val="00E763F3"/>
    <w:rsid w:val="00E775C4"/>
    <w:rsid w:val="00E77984"/>
    <w:rsid w:val="00E77C1D"/>
    <w:rsid w:val="00E80157"/>
    <w:rsid w:val="00E8183E"/>
    <w:rsid w:val="00E82283"/>
    <w:rsid w:val="00E83919"/>
    <w:rsid w:val="00E840F1"/>
    <w:rsid w:val="00E841E9"/>
    <w:rsid w:val="00E84D84"/>
    <w:rsid w:val="00E86674"/>
    <w:rsid w:val="00E86860"/>
    <w:rsid w:val="00E876CD"/>
    <w:rsid w:val="00E90882"/>
    <w:rsid w:val="00E91FBD"/>
    <w:rsid w:val="00E9238C"/>
    <w:rsid w:val="00E9241E"/>
    <w:rsid w:val="00E92DC6"/>
    <w:rsid w:val="00E93740"/>
    <w:rsid w:val="00E938E0"/>
    <w:rsid w:val="00E94159"/>
    <w:rsid w:val="00E94F3F"/>
    <w:rsid w:val="00EA626C"/>
    <w:rsid w:val="00EB2F0C"/>
    <w:rsid w:val="00EB37B3"/>
    <w:rsid w:val="00EB4DA7"/>
    <w:rsid w:val="00EB54E1"/>
    <w:rsid w:val="00EB596E"/>
    <w:rsid w:val="00EB637A"/>
    <w:rsid w:val="00EC00D3"/>
    <w:rsid w:val="00EC0D5A"/>
    <w:rsid w:val="00EC0DB4"/>
    <w:rsid w:val="00EC113F"/>
    <w:rsid w:val="00EC2BAB"/>
    <w:rsid w:val="00EC2C9F"/>
    <w:rsid w:val="00EC300B"/>
    <w:rsid w:val="00EC3FB4"/>
    <w:rsid w:val="00EC464F"/>
    <w:rsid w:val="00EC4A23"/>
    <w:rsid w:val="00EC5545"/>
    <w:rsid w:val="00EC5F4D"/>
    <w:rsid w:val="00EC5F83"/>
    <w:rsid w:val="00EC63AB"/>
    <w:rsid w:val="00EC6F59"/>
    <w:rsid w:val="00EC7A8E"/>
    <w:rsid w:val="00ED19B6"/>
    <w:rsid w:val="00ED268E"/>
    <w:rsid w:val="00ED30A3"/>
    <w:rsid w:val="00ED32CE"/>
    <w:rsid w:val="00ED444A"/>
    <w:rsid w:val="00ED696D"/>
    <w:rsid w:val="00ED6F9B"/>
    <w:rsid w:val="00ED702E"/>
    <w:rsid w:val="00ED7FA2"/>
    <w:rsid w:val="00EE06E4"/>
    <w:rsid w:val="00EE0FE6"/>
    <w:rsid w:val="00EE1103"/>
    <w:rsid w:val="00EE2B5D"/>
    <w:rsid w:val="00EE4398"/>
    <w:rsid w:val="00EE5E85"/>
    <w:rsid w:val="00EE67AB"/>
    <w:rsid w:val="00EF1C7B"/>
    <w:rsid w:val="00EF3B3D"/>
    <w:rsid w:val="00EF3CE0"/>
    <w:rsid w:val="00EF3DF1"/>
    <w:rsid w:val="00EF5156"/>
    <w:rsid w:val="00EF7CFA"/>
    <w:rsid w:val="00EF7F66"/>
    <w:rsid w:val="00F00AAD"/>
    <w:rsid w:val="00F01D9D"/>
    <w:rsid w:val="00F01DB5"/>
    <w:rsid w:val="00F035A2"/>
    <w:rsid w:val="00F04A42"/>
    <w:rsid w:val="00F055D7"/>
    <w:rsid w:val="00F056AC"/>
    <w:rsid w:val="00F058BB"/>
    <w:rsid w:val="00F06780"/>
    <w:rsid w:val="00F10242"/>
    <w:rsid w:val="00F108EA"/>
    <w:rsid w:val="00F10A8B"/>
    <w:rsid w:val="00F11406"/>
    <w:rsid w:val="00F11CB4"/>
    <w:rsid w:val="00F125A0"/>
    <w:rsid w:val="00F141CE"/>
    <w:rsid w:val="00F149CC"/>
    <w:rsid w:val="00F14AC0"/>
    <w:rsid w:val="00F16917"/>
    <w:rsid w:val="00F16EAB"/>
    <w:rsid w:val="00F21B86"/>
    <w:rsid w:val="00F226EA"/>
    <w:rsid w:val="00F22CC1"/>
    <w:rsid w:val="00F22E04"/>
    <w:rsid w:val="00F238C7"/>
    <w:rsid w:val="00F23C67"/>
    <w:rsid w:val="00F272FD"/>
    <w:rsid w:val="00F277FB"/>
    <w:rsid w:val="00F312C5"/>
    <w:rsid w:val="00F32E37"/>
    <w:rsid w:val="00F33B6A"/>
    <w:rsid w:val="00F350FB"/>
    <w:rsid w:val="00F35136"/>
    <w:rsid w:val="00F37810"/>
    <w:rsid w:val="00F37BC9"/>
    <w:rsid w:val="00F37F0A"/>
    <w:rsid w:val="00F42E12"/>
    <w:rsid w:val="00F43902"/>
    <w:rsid w:val="00F44ECA"/>
    <w:rsid w:val="00F46192"/>
    <w:rsid w:val="00F46D95"/>
    <w:rsid w:val="00F47796"/>
    <w:rsid w:val="00F50207"/>
    <w:rsid w:val="00F503BC"/>
    <w:rsid w:val="00F5136D"/>
    <w:rsid w:val="00F5150C"/>
    <w:rsid w:val="00F51656"/>
    <w:rsid w:val="00F5395B"/>
    <w:rsid w:val="00F53A1A"/>
    <w:rsid w:val="00F5509E"/>
    <w:rsid w:val="00F562E5"/>
    <w:rsid w:val="00F56D52"/>
    <w:rsid w:val="00F57E0C"/>
    <w:rsid w:val="00F6009D"/>
    <w:rsid w:val="00F6025E"/>
    <w:rsid w:val="00F61AF2"/>
    <w:rsid w:val="00F6218A"/>
    <w:rsid w:val="00F62B6F"/>
    <w:rsid w:val="00F62D5F"/>
    <w:rsid w:val="00F63BBD"/>
    <w:rsid w:val="00F64FB0"/>
    <w:rsid w:val="00F65F78"/>
    <w:rsid w:val="00F66A64"/>
    <w:rsid w:val="00F67650"/>
    <w:rsid w:val="00F67D59"/>
    <w:rsid w:val="00F70E4F"/>
    <w:rsid w:val="00F7392F"/>
    <w:rsid w:val="00F739AC"/>
    <w:rsid w:val="00F73DD7"/>
    <w:rsid w:val="00F75560"/>
    <w:rsid w:val="00F7606A"/>
    <w:rsid w:val="00F76AC2"/>
    <w:rsid w:val="00F76C53"/>
    <w:rsid w:val="00F8001F"/>
    <w:rsid w:val="00F804C8"/>
    <w:rsid w:val="00F8059D"/>
    <w:rsid w:val="00F816BF"/>
    <w:rsid w:val="00F82019"/>
    <w:rsid w:val="00F82262"/>
    <w:rsid w:val="00F82991"/>
    <w:rsid w:val="00F84945"/>
    <w:rsid w:val="00F856DE"/>
    <w:rsid w:val="00F86091"/>
    <w:rsid w:val="00F8646A"/>
    <w:rsid w:val="00F86C25"/>
    <w:rsid w:val="00F87B67"/>
    <w:rsid w:val="00F91477"/>
    <w:rsid w:val="00F9178B"/>
    <w:rsid w:val="00F92621"/>
    <w:rsid w:val="00F93069"/>
    <w:rsid w:val="00F93637"/>
    <w:rsid w:val="00F936BA"/>
    <w:rsid w:val="00F9449E"/>
    <w:rsid w:val="00F949BD"/>
    <w:rsid w:val="00F95989"/>
    <w:rsid w:val="00F96897"/>
    <w:rsid w:val="00F97FD1"/>
    <w:rsid w:val="00FA104F"/>
    <w:rsid w:val="00FA1245"/>
    <w:rsid w:val="00FA1846"/>
    <w:rsid w:val="00FA19CD"/>
    <w:rsid w:val="00FA2065"/>
    <w:rsid w:val="00FA29A5"/>
    <w:rsid w:val="00FA3E24"/>
    <w:rsid w:val="00FA4B52"/>
    <w:rsid w:val="00FA53DF"/>
    <w:rsid w:val="00FA636D"/>
    <w:rsid w:val="00FA6B5C"/>
    <w:rsid w:val="00FA740F"/>
    <w:rsid w:val="00FA74E8"/>
    <w:rsid w:val="00FA7744"/>
    <w:rsid w:val="00FB2278"/>
    <w:rsid w:val="00FB2F6B"/>
    <w:rsid w:val="00FB4576"/>
    <w:rsid w:val="00FB46F5"/>
    <w:rsid w:val="00FB53E0"/>
    <w:rsid w:val="00FB5514"/>
    <w:rsid w:val="00FB636D"/>
    <w:rsid w:val="00FB6DE8"/>
    <w:rsid w:val="00FB7415"/>
    <w:rsid w:val="00FC0080"/>
    <w:rsid w:val="00FC1C6C"/>
    <w:rsid w:val="00FC2DF6"/>
    <w:rsid w:val="00FC31C1"/>
    <w:rsid w:val="00FC3CD0"/>
    <w:rsid w:val="00FC47BF"/>
    <w:rsid w:val="00FC7599"/>
    <w:rsid w:val="00FC79FC"/>
    <w:rsid w:val="00FD0887"/>
    <w:rsid w:val="00FD0A3B"/>
    <w:rsid w:val="00FD1EFD"/>
    <w:rsid w:val="00FD500E"/>
    <w:rsid w:val="00FD50A3"/>
    <w:rsid w:val="00FD5B13"/>
    <w:rsid w:val="00FE04E4"/>
    <w:rsid w:val="00FE208D"/>
    <w:rsid w:val="00FE5424"/>
    <w:rsid w:val="00FE558E"/>
    <w:rsid w:val="00FE59D7"/>
    <w:rsid w:val="00FE6BA0"/>
    <w:rsid w:val="00FE765C"/>
    <w:rsid w:val="00FF1191"/>
    <w:rsid w:val="00FF12EE"/>
    <w:rsid w:val="00FF16F9"/>
    <w:rsid w:val="00FF1F0D"/>
    <w:rsid w:val="00FF5CBE"/>
    <w:rsid w:val="00FF732A"/>
    <w:rsid w:val="012016B3"/>
    <w:rsid w:val="0122EBDA"/>
    <w:rsid w:val="0136CDFB"/>
    <w:rsid w:val="013E389E"/>
    <w:rsid w:val="017BEA00"/>
    <w:rsid w:val="01928F49"/>
    <w:rsid w:val="01B5F68E"/>
    <w:rsid w:val="020796A0"/>
    <w:rsid w:val="0223C991"/>
    <w:rsid w:val="02414B60"/>
    <w:rsid w:val="024828DE"/>
    <w:rsid w:val="024C5520"/>
    <w:rsid w:val="0285EA0D"/>
    <w:rsid w:val="028D7638"/>
    <w:rsid w:val="02A06B82"/>
    <w:rsid w:val="02E8576B"/>
    <w:rsid w:val="02EAD1A7"/>
    <w:rsid w:val="0353F43C"/>
    <w:rsid w:val="035968B7"/>
    <w:rsid w:val="03A6EC09"/>
    <w:rsid w:val="03CCF2A7"/>
    <w:rsid w:val="03CF74FE"/>
    <w:rsid w:val="03DC4C5C"/>
    <w:rsid w:val="042D4C8D"/>
    <w:rsid w:val="046BF7BD"/>
    <w:rsid w:val="0489D1AD"/>
    <w:rsid w:val="049E8077"/>
    <w:rsid w:val="04B2881D"/>
    <w:rsid w:val="04D7543F"/>
    <w:rsid w:val="04EC6CE9"/>
    <w:rsid w:val="04F370B7"/>
    <w:rsid w:val="05114DB3"/>
    <w:rsid w:val="051E43E0"/>
    <w:rsid w:val="052C7085"/>
    <w:rsid w:val="0532EBC7"/>
    <w:rsid w:val="054479A7"/>
    <w:rsid w:val="0564DB4B"/>
    <w:rsid w:val="05B0CE9E"/>
    <w:rsid w:val="05D6747B"/>
    <w:rsid w:val="05E6564B"/>
    <w:rsid w:val="05F9F6AE"/>
    <w:rsid w:val="062FED8E"/>
    <w:rsid w:val="065ED132"/>
    <w:rsid w:val="06605DD1"/>
    <w:rsid w:val="066EA411"/>
    <w:rsid w:val="06BDAFDC"/>
    <w:rsid w:val="06CED9D4"/>
    <w:rsid w:val="06E31A27"/>
    <w:rsid w:val="0702723D"/>
    <w:rsid w:val="071DAE94"/>
    <w:rsid w:val="07381F28"/>
    <w:rsid w:val="07471092"/>
    <w:rsid w:val="074CEBDB"/>
    <w:rsid w:val="07647C60"/>
    <w:rsid w:val="077D4227"/>
    <w:rsid w:val="0780152A"/>
    <w:rsid w:val="07BDAE99"/>
    <w:rsid w:val="07DF6539"/>
    <w:rsid w:val="07EA0D20"/>
    <w:rsid w:val="07FE1E92"/>
    <w:rsid w:val="083021BD"/>
    <w:rsid w:val="0864A766"/>
    <w:rsid w:val="0882F5DA"/>
    <w:rsid w:val="088AE15A"/>
    <w:rsid w:val="08C723D3"/>
    <w:rsid w:val="0926621B"/>
    <w:rsid w:val="096DCF49"/>
    <w:rsid w:val="098EFC32"/>
    <w:rsid w:val="09967CA5"/>
    <w:rsid w:val="09C29919"/>
    <w:rsid w:val="0A046F2C"/>
    <w:rsid w:val="0A3D1453"/>
    <w:rsid w:val="0A75ED4F"/>
    <w:rsid w:val="0A7790A7"/>
    <w:rsid w:val="0A784E47"/>
    <w:rsid w:val="0AE6B038"/>
    <w:rsid w:val="0B032D15"/>
    <w:rsid w:val="0B6B24BB"/>
    <w:rsid w:val="0C5AD984"/>
    <w:rsid w:val="0C698A43"/>
    <w:rsid w:val="0C73D4D8"/>
    <w:rsid w:val="0C81948F"/>
    <w:rsid w:val="0CF08C00"/>
    <w:rsid w:val="0D1B81AB"/>
    <w:rsid w:val="0D3E86CA"/>
    <w:rsid w:val="0D665875"/>
    <w:rsid w:val="0D88012D"/>
    <w:rsid w:val="0DAA4B93"/>
    <w:rsid w:val="0DE4995F"/>
    <w:rsid w:val="0DF6C561"/>
    <w:rsid w:val="0DFB081F"/>
    <w:rsid w:val="0DFF488E"/>
    <w:rsid w:val="0E175DA0"/>
    <w:rsid w:val="0E2C91A1"/>
    <w:rsid w:val="0E39FEE4"/>
    <w:rsid w:val="0E5D84E3"/>
    <w:rsid w:val="0E8719C7"/>
    <w:rsid w:val="0EBDA073"/>
    <w:rsid w:val="0EE8E9AE"/>
    <w:rsid w:val="0F580947"/>
    <w:rsid w:val="0F63C888"/>
    <w:rsid w:val="0F9653BB"/>
    <w:rsid w:val="0FB146A2"/>
    <w:rsid w:val="10186CCB"/>
    <w:rsid w:val="103DEEAB"/>
    <w:rsid w:val="1050F3AB"/>
    <w:rsid w:val="10642E03"/>
    <w:rsid w:val="10803D0F"/>
    <w:rsid w:val="10846A5E"/>
    <w:rsid w:val="10D8E1A0"/>
    <w:rsid w:val="10FE3FB5"/>
    <w:rsid w:val="1137E06C"/>
    <w:rsid w:val="1147DBDE"/>
    <w:rsid w:val="114A04CB"/>
    <w:rsid w:val="1166005F"/>
    <w:rsid w:val="117CD0C7"/>
    <w:rsid w:val="1191A298"/>
    <w:rsid w:val="11AD89DF"/>
    <w:rsid w:val="11EB3744"/>
    <w:rsid w:val="121DB474"/>
    <w:rsid w:val="124E20A7"/>
    <w:rsid w:val="125000EB"/>
    <w:rsid w:val="126841B3"/>
    <w:rsid w:val="1287083C"/>
    <w:rsid w:val="128CA562"/>
    <w:rsid w:val="12967321"/>
    <w:rsid w:val="12E0CF0E"/>
    <w:rsid w:val="12F97552"/>
    <w:rsid w:val="133AD33B"/>
    <w:rsid w:val="139C1A17"/>
    <w:rsid w:val="13ED0EDC"/>
    <w:rsid w:val="142EA9C5"/>
    <w:rsid w:val="144E5588"/>
    <w:rsid w:val="1458238A"/>
    <w:rsid w:val="14960028"/>
    <w:rsid w:val="14B34B7C"/>
    <w:rsid w:val="14C963DF"/>
    <w:rsid w:val="14D16FF3"/>
    <w:rsid w:val="14F24056"/>
    <w:rsid w:val="153026FB"/>
    <w:rsid w:val="15562212"/>
    <w:rsid w:val="15656452"/>
    <w:rsid w:val="157A675A"/>
    <w:rsid w:val="15848463"/>
    <w:rsid w:val="1586EE05"/>
    <w:rsid w:val="15E04729"/>
    <w:rsid w:val="163AABF7"/>
    <w:rsid w:val="164D3A67"/>
    <w:rsid w:val="16598DE1"/>
    <w:rsid w:val="16744B35"/>
    <w:rsid w:val="167DF7A6"/>
    <w:rsid w:val="16F98861"/>
    <w:rsid w:val="172DC8BB"/>
    <w:rsid w:val="1734A8D2"/>
    <w:rsid w:val="1759752C"/>
    <w:rsid w:val="175B24B8"/>
    <w:rsid w:val="17666C77"/>
    <w:rsid w:val="1781B965"/>
    <w:rsid w:val="178D6806"/>
    <w:rsid w:val="1791CA72"/>
    <w:rsid w:val="17B3CDA6"/>
    <w:rsid w:val="17B9FF2E"/>
    <w:rsid w:val="18092E7F"/>
    <w:rsid w:val="180DA86B"/>
    <w:rsid w:val="180F457A"/>
    <w:rsid w:val="182736D7"/>
    <w:rsid w:val="185011AE"/>
    <w:rsid w:val="186F000C"/>
    <w:rsid w:val="18767EA9"/>
    <w:rsid w:val="1891E3FE"/>
    <w:rsid w:val="18ED1559"/>
    <w:rsid w:val="18FF87CD"/>
    <w:rsid w:val="1915E1DB"/>
    <w:rsid w:val="1960ACAE"/>
    <w:rsid w:val="1992D94C"/>
    <w:rsid w:val="19BD3F08"/>
    <w:rsid w:val="19E4D2BA"/>
    <w:rsid w:val="19F33113"/>
    <w:rsid w:val="1A46A8AF"/>
    <w:rsid w:val="1A744960"/>
    <w:rsid w:val="1A7F18D0"/>
    <w:rsid w:val="1A80B1F8"/>
    <w:rsid w:val="1AAC0403"/>
    <w:rsid w:val="1AB4223B"/>
    <w:rsid w:val="1AD9989D"/>
    <w:rsid w:val="1ADC92B4"/>
    <w:rsid w:val="1AE7B360"/>
    <w:rsid w:val="1AEDB3A5"/>
    <w:rsid w:val="1AFBAF10"/>
    <w:rsid w:val="1B3D0C82"/>
    <w:rsid w:val="1B683746"/>
    <w:rsid w:val="1BB2CA28"/>
    <w:rsid w:val="1BB43467"/>
    <w:rsid w:val="1BD04DBB"/>
    <w:rsid w:val="1BD9C0BE"/>
    <w:rsid w:val="1BEA1B78"/>
    <w:rsid w:val="1BFF52E6"/>
    <w:rsid w:val="1C1D83AA"/>
    <w:rsid w:val="1C2E6423"/>
    <w:rsid w:val="1C6B820D"/>
    <w:rsid w:val="1CACD85E"/>
    <w:rsid w:val="1CBF2648"/>
    <w:rsid w:val="1CC9A95E"/>
    <w:rsid w:val="1CD4D4AA"/>
    <w:rsid w:val="1CF6013B"/>
    <w:rsid w:val="1D46BD1E"/>
    <w:rsid w:val="1D66862A"/>
    <w:rsid w:val="1D6E5DBF"/>
    <w:rsid w:val="1D75C4F3"/>
    <w:rsid w:val="1DA8FDD1"/>
    <w:rsid w:val="1DAA0938"/>
    <w:rsid w:val="1DDF35BA"/>
    <w:rsid w:val="1DE0D1AD"/>
    <w:rsid w:val="1E11CEDA"/>
    <w:rsid w:val="1E14DDC6"/>
    <w:rsid w:val="1E21A659"/>
    <w:rsid w:val="1E4DA7FF"/>
    <w:rsid w:val="1E749CA5"/>
    <w:rsid w:val="1E80DCA5"/>
    <w:rsid w:val="1F03098D"/>
    <w:rsid w:val="1F2CDC9A"/>
    <w:rsid w:val="1F393D66"/>
    <w:rsid w:val="1F779D8A"/>
    <w:rsid w:val="1F8761A4"/>
    <w:rsid w:val="1FBC9E79"/>
    <w:rsid w:val="1FC3EFB3"/>
    <w:rsid w:val="1FCEF90A"/>
    <w:rsid w:val="20215499"/>
    <w:rsid w:val="2037FEA0"/>
    <w:rsid w:val="203C3A7E"/>
    <w:rsid w:val="20598AF1"/>
    <w:rsid w:val="207599BA"/>
    <w:rsid w:val="207795E6"/>
    <w:rsid w:val="208B17DD"/>
    <w:rsid w:val="20EB508C"/>
    <w:rsid w:val="20F0B563"/>
    <w:rsid w:val="2104C434"/>
    <w:rsid w:val="21073BCE"/>
    <w:rsid w:val="2139ECDB"/>
    <w:rsid w:val="214665DC"/>
    <w:rsid w:val="215717C2"/>
    <w:rsid w:val="21578CA8"/>
    <w:rsid w:val="21670589"/>
    <w:rsid w:val="21A5BC5F"/>
    <w:rsid w:val="21D44D73"/>
    <w:rsid w:val="22062009"/>
    <w:rsid w:val="22064873"/>
    <w:rsid w:val="222798CB"/>
    <w:rsid w:val="224FA9CA"/>
    <w:rsid w:val="22532886"/>
    <w:rsid w:val="228FC144"/>
    <w:rsid w:val="22BE1B50"/>
    <w:rsid w:val="22F2F339"/>
    <w:rsid w:val="230331B2"/>
    <w:rsid w:val="232F4D8C"/>
    <w:rsid w:val="233435D7"/>
    <w:rsid w:val="2335FD23"/>
    <w:rsid w:val="2341CEAC"/>
    <w:rsid w:val="2344B370"/>
    <w:rsid w:val="2360F4F5"/>
    <w:rsid w:val="23895308"/>
    <w:rsid w:val="238C7743"/>
    <w:rsid w:val="23A1582E"/>
    <w:rsid w:val="23A5707D"/>
    <w:rsid w:val="2414E353"/>
    <w:rsid w:val="24249325"/>
    <w:rsid w:val="2428BE45"/>
    <w:rsid w:val="243A4CAF"/>
    <w:rsid w:val="243CF49D"/>
    <w:rsid w:val="24432B33"/>
    <w:rsid w:val="246E7465"/>
    <w:rsid w:val="24A647ED"/>
    <w:rsid w:val="24B11B00"/>
    <w:rsid w:val="24C130CE"/>
    <w:rsid w:val="24F8B5F6"/>
    <w:rsid w:val="25165D09"/>
    <w:rsid w:val="2519B4BE"/>
    <w:rsid w:val="25317F50"/>
    <w:rsid w:val="25336217"/>
    <w:rsid w:val="253E6FFF"/>
    <w:rsid w:val="2568C15A"/>
    <w:rsid w:val="2576CE24"/>
    <w:rsid w:val="25D9B39F"/>
    <w:rsid w:val="25FC1140"/>
    <w:rsid w:val="261EE0D0"/>
    <w:rsid w:val="26BD6006"/>
    <w:rsid w:val="26D54A3D"/>
    <w:rsid w:val="26DD6E97"/>
    <w:rsid w:val="274291E9"/>
    <w:rsid w:val="2754C301"/>
    <w:rsid w:val="27551544"/>
    <w:rsid w:val="2776CFEF"/>
    <w:rsid w:val="277B45A2"/>
    <w:rsid w:val="279F4915"/>
    <w:rsid w:val="27AB8982"/>
    <w:rsid w:val="27AFE061"/>
    <w:rsid w:val="27B7508F"/>
    <w:rsid w:val="27C9121F"/>
    <w:rsid w:val="27D5DE23"/>
    <w:rsid w:val="27D7DE16"/>
    <w:rsid w:val="27EED020"/>
    <w:rsid w:val="27F52E4C"/>
    <w:rsid w:val="2814E0FF"/>
    <w:rsid w:val="2822D9FB"/>
    <w:rsid w:val="282E77E8"/>
    <w:rsid w:val="28340BB4"/>
    <w:rsid w:val="2866820F"/>
    <w:rsid w:val="28671863"/>
    <w:rsid w:val="28835C25"/>
    <w:rsid w:val="2887FA40"/>
    <w:rsid w:val="28DF46E1"/>
    <w:rsid w:val="28F91F64"/>
    <w:rsid w:val="2933717A"/>
    <w:rsid w:val="2967775A"/>
    <w:rsid w:val="2995109B"/>
    <w:rsid w:val="29BD08DD"/>
    <w:rsid w:val="29F32F07"/>
    <w:rsid w:val="2A020024"/>
    <w:rsid w:val="2A15DB1D"/>
    <w:rsid w:val="2A64E24F"/>
    <w:rsid w:val="2A6DA60B"/>
    <w:rsid w:val="2A73D7EC"/>
    <w:rsid w:val="2A8E0C23"/>
    <w:rsid w:val="2B26E97D"/>
    <w:rsid w:val="2B347990"/>
    <w:rsid w:val="2B390624"/>
    <w:rsid w:val="2B71CF5B"/>
    <w:rsid w:val="2BBB85FD"/>
    <w:rsid w:val="2BD4A26F"/>
    <w:rsid w:val="2BE8AA6F"/>
    <w:rsid w:val="2C0EE80F"/>
    <w:rsid w:val="2C1C678D"/>
    <w:rsid w:val="2C25998E"/>
    <w:rsid w:val="2C3A0F47"/>
    <w:rsid w:val="2C48FF65"/>
    <w:rsid w:val="2C66D77F"/>
    <w:rsid w:val="2C6FE01C"/>
    <w:rsid w:val="2CA33503"/>
    <w:rsid w:val="2CB46523"/>
    <w:rsid w:val="2CB7C0A9"/>
    <w:rsid w:val="2CB7C7B7"/>
    <w:rsid w:val="2CE8DBB1"/>
    <w:rsid w:val="2CFDD8A1"/>
    <w:rsid w:val="2D3B0929"/>
    <w:rsid w:val="2DA04056"/>
    <w:rsid w:val="2DB58E0D"/>
    <w:rsid w:val="2DC18C48"/>
    <w:rsid w:val="2DECAF25"/>
    <w:rsid w:val="2E087FA9"/>
    <w:rsid w:val="2E39B39B"/>
    <w:rsid w:val="2E78C245"/>
    <w:rsid w:val="2E85ADEF"/>
    <w:rsid w:val="2ECB016F"/>
    <w:rsid w:val="2EDC6F10"/>
    <w:rsid w:val="2EEBFEB6"/>
    <w:rsid w:val="2EFF2595"/>
    <w:rsid w:val="2F01A9F3"/>
    <w:rsid w:val="2F178339"/>
    <w:rsid w:val="2F44F6E6"/>
    <w:rsid w:val="2F5F7AF6"/>
    <w:rsid w:val="2FBC669B"/>
    <w:rsid w:val="2FDF5473"/>
    <w:rsid w:val="2FF56D8F"/>
    <w:rsid w:val="2FFFDD2A"/>
    <w:rsid w:val="300DEDE6"/>
    <w:rsid w:val="30254031"/>
    <w:rsid w:val="30353DDF"/>
    <w:rsid w:val="303EFAB8"/>
    <w:rsid w:val="305A414B"/>
    <w:rsid w:val="3073334D"/>
    <w:rsid w:val="3091A1A5"/>
    <w:rsid w:val="30C33A1E"/>
    <w:rsid w:val="30CA248E"/>
    <w:rsid w:val="30E14EE2"/>
    <w:rsid w:val="30F6C4AB"/>
    <w:rsid w:val="30FE29FC"/>
    <w:rsid w:val="313BE396"/>
    <w:rsid w:val="315FF7FB"/>
    <w:rsid w:val="3177EF85"/>
    <w:rsid w:val="31A8FE3E"/>
    <w:rsid w:val="31B592F4"/>
    <w:rsid w:val="3203A57D"/>
    <w:rsid w:val="3223CC0D"/>
    <w:rsid w:val="3225DD18"/>
    <w:rsid w:val="32260AB5"/>
    <w:rsid w:val="32291666"/>
    <w:rsid w:val="32D56FDE"/>
    <w:rsid w:val="331427E4"/>
    <w:rsid w:val="331D1A2B"/>
    <w:rsid w:val="334AB424"/>
    <w:rsid w:val="33536B16"/>
    <w:rsid w:val="3353C299"/>
    <w:rsid w:val="33C0A034"/>
    <w:rsid w:val="33CCD4B6"/>
    <w:rsid w:val="33CD393E"/>
    <w:rsid w:val="34392673"/>
    <w:rsid w:val="3481A41B"/>
    <w:rsid w:val="34B223BD"/>
    <w:rsid w:val="34BBB901"/>
    <w:rsid w:val="351B1D12"/>
    <w:rsid w:val="352398B5"/>
    <w:rsid w:val="353C19C9"/>
    <w:rsid w:val="3551DF65"/>
    <w:rsid w:val="3554BE87"/>
    <w:rsid w:val="3610B474"/>
    <w:rsid w:val="363122E2"/>
    <w:rsid w:val="3633AFA0"/>
    <w:rsid w:val="363EFE03"/>
    <w:rsid w:val="3646E51F"/>
    <w:rsid w:val="365333A2"/>
    <w:rsid w:val="3664319A"/>
    <w:rsid w:val="369926E6"/>
    <w:rsid w:val="36EDE58E"/>
    <w:rsid w:val="37025404"/>
    <w:rsid w:val="371673A9"/>
    <w:rsid w:val="3716CD94"/>
    <w:rsid w:val="3721B1DF"/>
    <w:rsid w:val="37417902"/>
    <w:rsid w:val="374DEB60"/>
    <w:rsid w:val="376341B2"/>
    <w:rsid w:val="3763BD89"/>
    <w:rsid w:val="37791B50"/>
    <w:rsid w:val="3787CD38"/>
    <w:rsid w:val="3799622B"/>
    <w:rsid w:val="38028B9A"/>
    <w:rsid w:val="3828783B"/>
    <w:rsid w:val="38324462"/>
    <w:rsid w:val="3857C043"/>
    <w:rsid w:val="3860139F"/>
    <w:rsid w:val="387B2063"/>
    <w:rsid w:val="38E5E1EC"/>
    <w:rsid w:val="390A9F4D"/>
    <w:rsid w:val="391A16EC"/>
    <w:rsid w:val="391EF3E8"/>
    <w:rsid w:val="3940627B"/>
    <w:rsid w:val="396EB993"/>
    <w:rsid w:val="398E9CB0"/>
    <w:rsid w:val="399FEB08"/>
    <w:rsid w:val="39A4A352"/>
    <w:rsid w:val="39E98EC8"/>
    <w:rsid w:val="39EE24F2"/>
    <w:rsid w:val="39EEF614"/>
    <w:rsid w:val="3A01E3E7"/>
    <w:rsid w:val="3A098DDE"/>
    <w:rsid w:val="3A1363A2"/>
    <w:rsid w:val="3A14B107"/>
    <w:rsid w:val="3A177580"/>
    <w:rsid w:val="3A282A25"/>
    <w:rsid w:val="3A2F8F0C"/>
    <w:rsid w:val="3A9CF637"/>
    <w:rsid w:val="3AA39519"/>
    <w:rsid w:val="3AADD8F3"/>
    <w:rsid w:val="3AC4C002"/>
    <w:rsid w:val="3AC75EAD"/>
    <w:rsid w:val="3ACBD4D8"/>
    <w:rsid w:val="3ACE9BB0"/>
    <w:rsid w:val="3AFC8349"/>
    <w:rsid w:val="3B3AA4ED"/>
    <w:rsid w:val="3B50D5F2"/>
    <w:rsid w:val="3B8981A3"/>
    <w:rsid w:val="3BA78D51"/>
    <w:rsid w:val="3BCF9672"/>
    <w:rsid w:val="3BFB8B93"/>
    <w:rsid w:val="3C3C2AC9"/>
    <w:rsid w:val="3CE1042A"/>
    <w:rsid w:val="3CE68BFA"/>
    <w:rsid w:val="3CF55C45"/>
    <w:rsid w:val="3D1D3224"/>
    <w:rsid w:val="3D28FE2E"/>
    <w:rsid w:val="3D73127B"/>
    <w:rsid w:val="3D7C7B70"/>
    <w:rsid w:val="3DBD3D7E"/>
    <w:rsid w:val="3DC4D8DF"/>
    <w:rsid w:val="3DCEFBD9"/>
    <w:rsid w:val="3E1DCDF4"/>
    <w:rsid w:val="3E323447"/>
    <w:rsid w:val="3E5E2095"/>
    <w:rsid w:val="3E92DE38"/>
    <w:rsid w:val="3E92E1F6"/>
    <w:rsid w:val="3ED25301"/>
    <w:rsid w:val="3EEA9959"/>
    <w:rsid w:val="3EEC2A20"/>
    <w:rsid w:val="3F0B3BF2"/>
    <w:rsid w:val="3F2E4710"/>
    <w:rsid w:val="3F678B85"/>
    <w:rsid w:val="3FC1A12A"/>
    <w:rsid w:val="3FF1150E"/>
    <w:rsid w:val="3FF4B943"/>
    <w:rsid w:val="401A4294"/>
    <w:rsid w:val="401E20CB"/>
    <w:rsid w:val="40353730"/>
    <w:rsid w:val="4053A5B5"/>
    <w:rsid w:val="4083CEDB"/>
    <w:rsid w:val="40876E9B"/>
    <w:rsid w:val="4094B333"/>
    <w:rsid w:val="411B3180"/>
    <w:rsid w:val="414269B3"/>
    <w:rsid w:val="4187A6EE"/>
    <w:rsid w:val="418827CC"/>
    <w:rsid w:val="41AF1557"/>
    <w:rsid w:val="41D306EF"/>
    <w:rsid w:val="41DBDBBC"/>
    <w:rsid w:val="41FA88B9"/>
    <w:rsid w:val="4201556E"/>
    <w:rsid w:val="421F0E54"/>
    <w:rsid w:val="425267DB"/>
    <w:rsid w:val="429D8F4D"/>
    <w:rsid w:val="42A97B15"/>
    <w:rsid w:val="42BE7403"/>
    <w:rsid w:val="434153C0"/>
    <w:rsid w:val="434173F0"/>
    <w:rsid w:val="43511E68"/>
    <w:rsid w:val="43556AF2"/>
    <w:rsid w:val="43778F22"/>
    <w:rsid w:val="438479D3"/>
    <w:rsid w:val="438D9FB5"/>
    <w:rsid w:val="43CE5700"/>
    <w:rsid w:val="43D1C9D0"/>
    <w:rsid w:val="43E07C0C"/>
    <w:rsid w:val="4430912D"/>
    <w:rsid w:val="4438AE18"/>
    <w:rsid w:val="44C3E4F8"/>
    <w:rsid w:val="44D26799"/>
    <w:rsid w:val="44FC4205"/>
    <w:rsid w:val="45110081"/>
    <w:rsid w:val="452D5293"/>
    <w:rsid w:val="45337DA9"/>
    <w:rsid w:val="45504DE9"/>
    <w:rsid w:val="4589D49A"/>
    <w:rsid w:val="458A9924"/>
    <w:rsid w:val="458FCF7F"/>
    <w:rsid w:val="45B1DD9F"/>
    <w:rsid w:val="45C1E8AB"/>
    <w:rsid w:val="45E27637"/>
    <w:rsid w:val="4607E440"/>
    <w:rsid w:val="462498B8"/>
    <w:rsid w:val="46304278"/>
    <w:rsid w:val="4651464B"/>
    <w:rsid w:val="46783F62"/>
    <w:rsid w:val="4683B85C"/>
    <w:rsid w:val="468B8A29"/>
    <w:rsid w:val="46BB9A97"/>
    <w:rsid w:val="4707BBE6"/>
    <w:rsid w:val="4715BBAC"/>
    <w:rsid w:val="474C9C81"/>
    <w:rsid w:val="475B9C2F"/>
    <w:rsid w:val="479A8AD6"/>
    <w:rsid w:val="47AAD487"/>
    <w:rsid w:val="47BD5D54"/>
    <w:rsid w:val="47C2EEC5"/>
    <w:rsid w:val="47F0E5EE"/>
    <w:rsid w:val="480D2B75"/>
    <w:rsid w:val="481BC13F"/>
    <w:rsid w:val="48930123"/>
    <w:rsid w:val="48B0FBD5"/>
    <w:rsid w:val="490EECD4"/>
    <w:rsid w:val="49169460"/>
    <w:rsid w:val="491F9A50"/>
    <w:rsid w:val="494A795B"/>
    <w:rsid w:val="496F193D"/>
    <w:rsid w:val="4991DF99"/>
    <w:rsid w:val="49B3D47F"/>
    <w:rsid w:val="49B515A5"/>
    <w:rsid w:val="49C24795"/>
    <w:rsid w:val="49D1C452"/>
    <w:rsid w:val="4A10DBA2"/>
    <w:rsid w:val="4A15EB48"/>
    <w:rsid w:val="4A1C2831"/>
    <w:rsid w:val="4A3DC172"/>
    <w:rsid w:val="4A6754FA"/>
    <w:rsid w:val="4A682FB4"/>
    <w:rsid w:val="4A800223"/>
    <w:rsid w:val="4AA91C16"/>
    <w:rsid w:val="4AB7E6F9"/>
    <w:rsid w:val="4AF67BDA"/>
    <w:rsid w:val="4B079DE4"/>
    <w:rsid w:val="4B4BD984"/>
    <w:rsid w:val="4B67D072"/>
    <w:rsid w:val="4B6ECEAD"/>
    <w:rsid w:val="4B78E189"/>
    <w:rsid w:val="4BA35218"/>
    <w:rsid w:val="4BAABD47"/>
    <w:rsid w:val="4BBE9CBA"/>
    <w:rsid w:val="4BC7EAD0"/>
    <w:rsid w:val="4BFBE41E"/>
    <w:rsid w:val="4C1FE3F4"/>
    <w:rsid w:val="4CE33C61"/>
    <w:rsid w:val="4CEB6CA6"/>
    <w:rsid w:val="4DAABD93"/>
    <w:rsid w:val="4DB7D54D"/>
    <w:rsid w:val="4DD383A5"/>
    <w:rsid w:val="4DD71D7F"/>
    <w:rsid w:val="4DFEBAC7"/>
    <w:rsid w:val="4E42E951"/>
    <w:rsid w:val="4E484B61"/>
    <w:rsid w:val="4E4F5FEA"/>
    <w:rsid w:val="4E9C2A52"/>
    <w:rsid w:val="4EA5BFE0"/>
    <w:rsid w:val="4EBF2553"/>
    <w:rsid w:val="4EC164A0"/>
    <w:rsid w:val="4F157176"/>
    <w:rsid w:val="4F2D4434"/>
    <w:rsid w:val="4F374A07"/>
    <w:rsid w:val="4F3A549E"/>
    <w:rsid w:val="4F65E01B"/>
    <w:rsid w:val="4F680BDD"/>
    <w:rsid w:val="4F6ABE31"/>
    <w:rsid w:val="4F7D66CA"/>
    <w:rsid w:val="4F881D1F"/>
    <w:rsid w:val="4F8F52AC"/>
    <w:rsid w:val="4F95B1D3"/>
    <w:rsid w:val="4FA847E0"/>
    <w:rsid w:val="5006FDD5"/>
    <w:rsid w:val="5007B044"/>
    <w:rsid w:val="500CFCFE"/>
    <w:rsid w:val="5022BEF2"/>
    <w:rsid w:val="5036B9C9"/>
    <w:rsid w:val="5065725B"/>
    <w:rsid w:val="5068D574"/>
    <w:rsid w:val="507A0C2C"/>
    <w:rsid w:val="50D16D5F"/>
    <w:rsid w:val="50EEF571"/>
    <w:rsid w:val="51039A57"/>
    <w:rsid w:val="511A287E"/>
    <w:rsid w:val="513A4A1F"/>
    <w:rsid w:val="5156A9E7"/>
    <w:rsid w:val="519DA13A"/>
    <w:rsid w:val="51A85340"/>
    <w:rsid w:val="51AB3EB8"/>
    <w:rsid w:val="51AEA6A5"/>
    <w:rsid w:val="51EBFEC9"/>
    <w:rsid w:val="5209E671"/>
    <w:rsid w:val="521B7710"/>
    <w:rsid w:val="52277C8B"/>
    <w:rsid w:val="523A5BF0"/>
    <w:rsid w:val="52551813"/>
    <w:rsid w:val="528FBF09"/>
    <w:rsid w:val="52DCD2EE"/>
    <w:rsid w:val="531CF8B9"/>
    <w:rsid w:val="532AA82A"/>
    <w:rsid w:val="53413784"/>
    <w:rsid w:val="537B7271"/>
    <w:rsid w:val="537CBCC3"/>
    <w:rsid w:val="53C613EB"/>
    <w:rsid w:val="53F9EB08"/>
    <w:rsid w:val="541D353A"/>
    <w:rsid w:val="54484F69"/>
    <w:rsid w:val="546471E5"/>
    <w:rsid w:val="548FDAB7"/>
    <w:rsid w:val="5491F5BA"/>
    <w:rsid w:val="54B27EA5"/>
    <w:rsid w:val="54D0BE18"/>
    <w:rsid w:val="551CE523"/>
    <w:rsid w:val="5526168B"/>
    <w:rsid w:val="553FAE61"/>
    <w:rsid w:val="5541B670"/>
    <w:rsid w:val="55DB7CAB"/>
    <w:rsid w:val="55DF1B5C"/>
    <w:rsid w:val="5667991B"/>
    <w:rsid w:val="566E2923"/>
    <w:rsid w:val="56A0C298"/>
    <w:rsid w:val="56CF2DCF"/>
    <w:rsid w:val="56DE58FF"/>
    <w:rsid w:val="572280A5"/>
    <w:rsid w:val="57581B64"/>
    <w:rsid w:val="578661B4"/>
    <w:rsid w:val="5798B22B"/>
    <w:rsid w:val="57DF1B5F"/>
    <w:rsid w:val="57F11455"/>
    <w:rsid w:val="57FE42D7"/>
    <w:rsid w:val="5831E78D"/>
    <w:rsid w:val="58374DC1"/>
    <w:rsid w:val="5882D232"/>
    <w:rsid w:val="58E2D5EE"/>
    <w:rsid w:val="590BFAF1"/>
    <w:rsid w:val="5914DB7A"/>
    <w:rsid w:val="591B9863"/>
    <w:rsid w:val="592C0633"/>
    <w:rsid w:val="593A2D11"/>
    <w:rsid w:val="596AFA5C"/>
    <w:rsid w:val="59E5FA89"/>
    <w:rsid w:val="59F5E5C4"/>
    <w:rsid w:val="5A7640C3"/>
    <w:rsid w:val="5A9B6C23"/>
    <w:rsid w:val="5AA453A6"/>
    <w:rsid w:val="5AE8B596"/>
    <w:rsid w:val="5AF8F278"/>
    <w:rsid w:val="5AFE1641"/>
    <w:rsid w:val="5B470B1E"/>
    <w:rsid w:val="5B4783BA"/>
    <w:rsid w:val="5B4CF532"/>
    <w:rsid w:val="5B981BD9"/>
    <w:rsid w:val="5BB50C89"/>
    <w:rsid w:val="5BE4D9D5"/>
    <w:rsid w:val="5BF569A7"/>
    <w:rsid w:val="5BF82F28"/>
    <w:rsid w:val="5C1C9688"/>
    <w:rsid w:val="5C21E3A7"/>
    <w:rsid w:val="5C4886FA"/>
    <w:rsid w:val="5C9C9865"/>
    <w:rsid w:val="5CA52B19"/>
    <w:rsid w:val="5CA7D58F"/>
    <w:rsid w:val="5D223690"/>
    <w:rsid w:val="5D263BEA"/>
    <w:rsid w:val="5D3B62EB"/>
    <w:rsid w:val="5D4A448D"/>
    <w:rsid w:val="5D5A46A3"/>
    <w:rsid w:val="5D6E5949"/>
    <w:rsid w:val="5D8F7EFC"/>
    <w:rsid w:val="5DF808B3"/>
    <w:rsid w:val="5E72879B"/>
    <w:rsid w:val="5E923153"/>
    <w:rsid w:val="5EA318D8"/>
    <w:rsid w:val="5EB5B273"/>
    <w:rsid w:val="5EC8F149"/>
    <w:rsid w:val="5F3341DC"/>
    <w:rsid w:val="5F33889C"/>
    <w:rsid w:val="5F615FC6"/>
    <w:rsid w:val="5F95701C"/>
    <w:rsid w:val="5FC53018"/>
    <w:rsid w:val="5FE4007A"/>
    <w:rsid w:val="5FEA9DCD"/>
    <w:rsid w:val="6019FADB"/>
    <w:rsid w:val="60459B4B"/>
    <w:rsid w:val="607B3DDD"/>
    <w:rsid w:val="608E2AEF"/>
    <w:rsid w:val="609D3A0B"/>
    <w:rsid w:val="609D4CB7"/>
    <w:rsid w:val="60AC1216"/>
    <w:rsid w:val="60AF9420"/>
    <w:rsid w:val="61BCBE3B"/>
    <w:rsid w:val="61DD0AC0"/>
    <w:rsid w:val="61E80291"/>
    <w:rsid w:val="61F19363"/>
    <w:rsid w:val="6218128E"/>
    <w:rsid w:val="6244292F"/>
    <w:rsid w:val="628206E6"/>
    <w:rsid w:val="62A4C1CD"/>
    <w:rsid w:val="62C8D30D"/>
    <w:rsid w:val="62CE0ECB"/>
    <w:rsid w:val="632782C6"/>
    <w:rsid w:val="633E6E95"/>
    <w:rsid w:val="636CD98D"/>
    <w:rsid w:val="63820FAC"/>
    <w:rsid w:val="639C12AA"/>
    <w:rsid w:val="63B1B8A6"/>
    <w:rsid w:val="63B83407"/>
    <w:rsid w:val="63B9D8E1"/>
    <w:rsid w:val="63EB3DA6"/>
    <w:rsid w:val="63F089FE"/>
    <w:rsid w:val="64962E9F"/>
    <w:rsid w:val="64A0108E"/>
    <w:rsid w:val="64CD3724"/>
    <w:rsid w:val="64D85CC5"/>
    <w:rsid w:val="64E353BB"/>
    <w:rsid w:val="64E859D8"/>
    <w:rsid w:val="6513E992"/>
    <w:rsid w:val="65255E0B"/>
    <w:rsid w:val="658C1196"/>
    <w:rsid w:val="65A0F996"/>
    <w:rsid w:val="65AABBFE"/>
    <w:rsid w:val="65AF10DF"/>
    <w:rsid w:val="65B4A614"/>
    <w:rsid w:val="661670AC"/>
    <w:rsid w:val="66237911"/>
    <w:rsid w:val="66371076"/>
    <w:rsid w:val="6682C08E"/>
    <w:rsid w:val="668808FB"/>
    <w:rsid w:val="66908CFD"/>
    <w:rsid w:val="66BFE229"/>
    <w:rsid w:val="66D968B9"/>
    <w:rsid w:val="66E6E60E"/>
    <w:rsid w:val="66FC1EAD"/>
    <w:rsid w:val="6716553B"/>
    <w:rsid w:val="6748CEBD"/>
    <w:rsid w:val="67BA41C1"/>
    <w:rsid w:val="6811A96E"/>
    <w:rsid w:val="6815967C"/>
    <w:rsid w:val="682E26A9"/>
    <w:rsid w:val="6867451A"/>
    <w:rsid w:val="688C21E5"/>
    <w:rsid w:val="688F4220"/>
    <w:rsid w:val="68B78434"/>
    <w:rsid w:val="6916018E"/>
    <w:rsid w:val="693044FA"/>
    <w:rsid w:val="696335D6"/>
    <w:rsid w:val="69E84BD2"/>
    <w:rsid w:val="6A0A7AC0"/>
    <w:rsid w:val="6A346191"/>
    <w:rsid w:val="6A523D7C"/>
    <w:rsid w:val="6A60E57B"/>
    <w:rsid w:val="6B2FB9BA"/>
    <w:rsid w:val="6B3B855D"/>
    <w:rsid w:val="6B8224E9"/>
    <w:rsid w:val="6BA3D156"/>
    <w:rsid w:val="6BBB7342"/>
    <w:rsid w:val="6C612C57"/>
    <w:rsid w:val="6C828FF2"/>
    <w:rsid w:val="6C8813FA"/>
    <w:rsid w:val="6C8AA5AC"/>
    <w:rsid w:val="6CA12CD3"/>
    <w:rsid w:val="6CA63853"/>
    <w:rsid w:val="6CA68514"/>
    <w:rsid w:val="6CBB7202"/>
    <w:rsid w:val="6CDC7E94"/>
    <w:rsid w:val="6CEADE4F"/>
    <w:rsid w:val="6D1F9B33"/>
    <w:rsid w:val="6D21CA2F"/>
    <w:rsid w:val="6D23DB55"/>
    <w:rsid w:val="6D248A9B"/>
    <w:rsid w:val="6D409EBB"/>
    <w:rsid w:val="6D97FA10"/>
    <w:rsid w:val="6D9EE53B"/>
    <w:rsid w:val="6DC0AC8D"/>
    <w:rsid w:val="6DC0DBE7"/>
    <w:rsid w:val="6DC655B0"/>
    <w:rsid w:val="6DD0A980"/>
    <w:rsid w:val="6E6331D5"/>
    <w:rsid w:val="6E92500B"/>
    <w:rsid w:val="6ED613AD"/>
    <w:rsid w:val="6EF3508B"/>
    <w:rsid w:val="6F200F18"/>
    <w:rsid w:val="6F40897D"/>
    <w:rsid w:val="6F62A5DD"/>
    <w:rsid w:val="6F6C61A0"/>
    <w:rsid w:val="6F709D8C"/>
    <w:rsid w:val="6F94D7F3"/>
    <w:rsid w:val="6FA2DC54"/>
    <w:rsid w:val="6FC6F784"/>
    <w:rsid w:val="6FF4B110"/>
    <w:rsid w:val="7015286D"/>
    <w:rsid w:val="7015B808"/>
    <w:rsid w:val="7030522F"/>
    <w:rsid w:val="704A8E09"/>
    <w:rsid w:val="706BCD60"/>
    <w:rsid w:val="7073D34A"/>
    <w:rsid w:val="708968AC"/>
    <w:rsid w:val="70CD870F"/>
    <w:rsid w:val="70E96F45"/>
    <w:rsid w:val="70FA4E84"/>
    <w:rsid w:val="71136293"/>
    <w:rsid w:val="711F31D9"/>
    <w:rsid w:val="713B12FC"/>
    <w:rsid w:val="7141860A"/>
    <w:rsid w:val="714C8647"/>
    <w:rsid w:val="71F487C5"/>
    <w:rsid w:val="72212682"/>
    <w:rsid w:val="7280DB9D"/>
    <w:rsid w:val="72842033"/>
    <w:rsid w:val="72AA6483"/>
    <w:rsid w:val="72B22CB4"/>
    <w:rsid w:val="72D6FAA3"/>
    <w:rsid w:val="72EE41B3"/>
    <w:rsid w:val="73359225"/>
    <w:rsid w:val="7352AE02"/>
    <w:rsid w:val="735C55D5"/>
    <w:rsid w:val="7379F097"/>
    <w:rsid w:val="737AAF6B"/>
    <w:rsid w:val="738BCE66"/>
    <w:rsid w:val="739CA571"/>
    <w:rsid w:val="740CC36F"/>
    <w:rsid w:val="7429E44E"/>
    <w:rsid w:val="743E817E"/>
    <w:rsid w:val="74695D32"/>
    <w:rsid w:val="74AB6C57"/>
    <w:rsid w:val="74AC055A"/>
    <w:rsid w:val="74DE8FBA"/>
    <w:rsid w:val="74F19932"/>
    <w:rsid w:val="74F7163E"/>
    <w:rsid w:val="74FBF69D"/>
    <w:rsid w:val="751DE78F"/>
    <w:rsid w:val="7544F22D"/>
    <w:rsid w:val="754E4937"/>
    <w:rsid w:val="757F29A5"/>
    <w:rsid w:val="759CDBC1"/>
    <w:rsid w:val="75BC963A"/>
    <w:rsid w:val="75EFB87B"/>
    <w:rsid w:val="7604561B"/>
    <w:rsid w:val="764C2174"/>
    <w:rsid w:val="764D597A"/>
    <w:rsid w:val="7663396D"/>
    <w:rsid w:val="7673398E"/>
    <w:rsid w:val="76742529"/>
    <w:rsid w:val="770FB43F"/>
    <w:rsid w:val="77648D81"/>
    <w:rsid w:val="7766895D"/>
    <w:rsid w:val="77AE2620"/>
    <w:rsid w:val="781151F9"/>
    <w:rsid w:val="781D383A"/>
    <w:rsid w:val="7862330C"/>
    <w:rsid w:val="78767AD7"/>
    <w:rsid w:val="78C32704"/>
    <w:rsid w:val="78EC3D90"/>
    <w:rsid w:val="78F34E8E"/>
    <w:rsid w:val="79185057"/>
    <w:rsid w:val="793B9AE5"/>
    <w:rsid w:val="794B7B4D"/>
    <w:rsid w:val="798B713B"/>
    <w:rsid w:val="7992BB0F"/>
    <w:rsid w:val="79EDB757"/>
    <w:rsid w:val="7A05BB89"/>
    <w:rsid w:val="7A4934ED"/>
    <w:rsid w:val="7A7178A4"/>
    <w:rsid w:val="7A725AC1"/>
    <w:rsid w:val="7ABF6623"/>
    <w:rsid w:val="7AC33B44"/>
    <w:rsid w:val="7AD5F3EC"/>
    <w:rsid w:val="7ADDF42F"/>
    <w:rsid w:val="7AE5FC4A"/>
    <w:rsid w:val="7B055F01"/>
    <w:rsid w:val="7B7E47AD"/>
    <w:rsid w:val="7B9CB806"/>
    <w:rsid w:val="7BA88704"/>
    <w:rsid w:val="7BAFE20C"/>
    <w:rsid w:val="7BBEA19D"/>
    <w:rsid w:val="7BBF9940"/>
    <w:rsid w:val="7BD7DA62"/>
    <w:rsid w:val="7BEB96C6"/>
    <w:rsid w:val="7C1F11C0"/>
    <w:rsid w:val="7CB8CAC5"/>
    <w:rsid w:val="7D0C61A2"/>
    <w:rsid w:val="7D2623C4"/>
    <w:rsid w:val="7D6377D2"/>
    <w:rsid w:val="7D81C57B"/>
    <w:rsid w:val="7D85DBCC"/>
    <w:rsid w:val="7D8E017F"/>
    <w:rsid w:val="7DDE8305"/>
    <w:rsid w:val="7DECB06F"/>
    <w:rsid w:val="7E4AEEF7"/>
    <w:rsid w:val="7E6F78EA"/>
    <w:rsid w:val="7E7DC955"/>
    <w:rsid w:val="7E90530E"/>
    <w:rsid w:val="7EB6AD9D"/>
    <w:rsid w:val="7EB73502"/>
    <w:rsid w:val="7EC385E4"/>
    <w:rsid w:val="7EC89BBA"/>
    <w:rsid w:val="7EDB2A42"/>
    <w:rsid w:val="7EF107A1"/>
    <w:rsid w:val="7F09B127"/>
    <w:rsid w:val="7F19B052"/>
    <w:rsid w:val="7F208EBF"/>
    <w:rsid w:val="7F2D3D57"/>
    <w:rsid w:val="7F31776C"/>
    <w:rsid w:val="7F58C70A"/>
    <w:rsid w:val="7FB0B7EF"/>
    <w:rsid w:val="7FB5412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92E3965"/>
  <w15:docId w15:val="{A013DB20-E74B-4EB6-8DCB-FA9214F9E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mbria" w:eastAsia="MS Mincho"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036B"/>
    <w:pPr>
      <w:spacing w:line="480" w:lineRule="auto"/>
      <w:ind w:firstLine="720"/>
    </w:pPr>
    <w:rPr>
      <w:rFonts w:asciiTheme="minorHAnsi" w:eastAsia="Times New Roman" w:hAnsiTheme="minorHAnsi"/>
      <w:sz w:val="24"/>
      <w:szCs w:val="24"/>
      <w:lang w:eastAsia="zh-TW"/>
    </w:rPr>
  </w:style>
  <w:style w:type="paragraph" w:styleId="Heading1">
    <w:name w:val="heading 1"/>
    <w:basedOn w:val="Normal"/>
    <w:link w:val="Heading1Char"/>
    <w:uiPriority w:val="9"/>
    <w:qFormat/>
    <w:rsid w:val="00F312C5"/>
    <w:pPr>
      <w:snapToGrid w:val="0"/>
      <w:spacing w:before="120" w:after="120" w:line="240" w:lineRule="auto"/>
      <w:ind w:firstLine="0"/>
      <w:outlineLvl w:val="0"/>
    </w:pPr>
    <w:rPr>
      <w:rFonts w:ascii="Calibri" w:hAnsi="Calibri"/>
      <w:b/>
      <w:bCs/>
      <w:color w:val="0070C0"/>
      <w:kern w:val="36"/>
      <w:sz w:val="36"/>
      <w:szCs w:val="48"/>
    </w:rPr>
  </w:style>
  <w:style w:type="paragraph" w:styleId="Heading2">
    <w:name w:val="heading 2"/>
    <w:basedOn w:val="Normal"/>
    <w:next w:val="Normal"/>
    <w:link w:val="Heading2Char"/>
    <w:uiPriority w:val="9"/>
    <w:unhideWhenUsed/>
    <w:qFormat/>
    <w:rsid w:val="005670DE"/>
    <w:pPr>
      <w:keepNext/>
      <w:keepLines/>
      <w:ind w:firstLine="0"/>
      <w:outlineLvl w:val="1"/>
    </w:pPr>
    <w:rPr>
      <w:rFonts w:asciiTheme="majorHAnsi" w:eastAsiaTheme="majorEastAsia" w:hAnsiTheme="majorHAnsi" w:cstheme="majorBidi"/>
      <w:color w:val="EE0000"/>
      <w:sz w:val="28"/>
      <w:szCs w:val="26"/>
    </w:rPr>
  </w:style>
  <w:style w:type="paragraph" w:styleId="Heading3">
    <w:name w:val="heading 3"/>
    <w:basedOn w:val="Normal"/>
    <w:next w:val="Normal"/>
    <w:link w:val="Heading3Char"/>
    <w:uiPriority w:val="9"/>
    <w:unhideWhenUsed/>
    <w:qFormat/>
    <w:rsid w:val="00385590"/>
    <w:pPr>
      <w:keepNext/>
      <w:keepLines/>
      <w:spacing w:before="40" w:line="240" w:lineRule="auto"/>
      <w:ind w:firstLine="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5A64F9"/>
    <w:rPr>
      <w:color w:val="0000FF"/>
      <w:u w:val="single"/>
    </w:rPr>
  </w:style>
  <w:style w:type="character" w:styleId="CommentReference">
    <w:name w:val="annotation reference"/>
    <w:uiPriority w:val="99"/>
    <w:semiHidden/>
    <w:unhideWhenUsed/>
    <w:rsid w:val="00574DE9"/>
    <w:rPr>
      <w:sz w:val="16"/>
      <w:szCs w:val="16"/>
    </w:rPr>
  </w:style>
  <w:style w:type="paragraph" w:styleId="CommentText">
    <w:name w:val="annotation text"/>
    <w:basedOn w:val="Normal"/>
    <w:link w:val="CommentTextChar"/>
    <w:uiPriority w:val="99"/>
    <w:unhideWhenUsed/>
    <w:rsid w:val="00574DE9"/>
    <w:rPr>
      <w:sz w:val="20"/>
      <w:szCs w:val="20"/>
    </w:rPr>
  </w:style>
  <w:style w:type="character" w:customStyle="1" w:styleId="CommentTextChar">
    <w:name w:val="Comment Text Char"/>
    <w:link w:val="CommentText"/>
    <w:uiPriority w:val="99"/>
    <w:rsid w:val="00574DE9"/>
    <w:rPr>
      <w:sz w:val="20"/>
      <w:szCs w:val="20"/>
    </w:rPr>
  </w:style>
  <w:style w:type="paragraph" w:styleId="CommentSubject">
    <w:name w:val="annotation subject"/>
    <w:basedOn w:val="CommentText"/>
    <w:next w:val="CommentText"/>
    <w:link w:val="CommentSubjectChar"/>
    <w:uiPriority w:val="99"/>
    <w:semiHidden/>
    <w:unhideWhenUsed/>
    <w:rsid w:val="00574DE9"/>
    <w:rPr>
      <w:b/>
      <w:bCs/>
    </w:rPr>
  </w:style>
  <w:style w:type="character" w:customStyle="1" w:styleId="CommentSubjectChar">
    <w:name w:val="Comment Subject Char"/>
    <w:link w:val="CommentSubject"/>
    <w:uiPriority w:val="99"/>
    <w:semiHidden/>
    <w:rsid w:val="00574DE9"/>
    <w:rPr>
      <w:b/>
      <w:bCs/>
      <w:sz w:val="20"/>
      <w:szCs w:val="20"/>
    </w:rPr>
  </w:style>
  <w:style w:type="paragraph" w:styleId="BalloonText">
    <w:name w:val="Balloon Text"/>
    <w:basedOn w:val="Normal"/>
    <w:link w:val="BalloonTextChar"/>
    <w:uiPriority w:val="99"/>
    <w:semiHidden/>
    <w:unhideWhenUsed/>
    <w:rsid w:val="00574DE9"/>
    <w:rPr>
      <w:rFonts w:ascii="Tahoma" w:hAnsi="Tahoma" w:cs="Tahoma"/>
      <w:sz w:val="16"/>
      <w:szCs w:val="16"/>
    </w:rPr>
  </w:style>
  <w:style w:type="character" w:customStyle="1" w:styleId="BalloonTextChar">
    <w:name w:val="Balloon Text Char"/>
    <w:link w:val="BalloonText"/>
    <w:uiPriority w:val="99"/>
    <w:semiHidden/>
    <w:rsid w:val="00574DE9"/>
    <w:rPr>
      <w:rFonts w:ascii="Tahoma" w:hAnsi="Tahoma" w:cs="Tahoma"/>
      <w:sz w:val="16"/>
      <w:szCs w:val="16"/>
    </w:rPr>
  </w:style>
  <w:style w:type="character" w:styleId="FollowedHyperlink">
    <w:name w:val="FollowedHyperlink"/>
    <w:uiPriority w:val="99"/>
    <w:semiHidden/>
    <w:unhideWhenUsed/>
    <w:rsid w:val="00482FE4"/>
    <w:rPr>
      <w:color w:val="800080"/>
      <w:u w:val="single"/>
    </w:rPr>
  </w:style>
  <w:style w:type="table" w:styleId="TableGrid">
    <w:name w:val="Table Grid"/>
    <w:basedOn w:val="TableNormal"/>
    <w:uiPriority w:val="39"/>
    <w:rsid w:val="008550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legend">
    <w:name w:val="tablelegend"/>
    <w:basedOn w:val="Normal"/>
    <w:next w:val="Normal"/>
    <w:rsid w:val="00194C22"/>
    <w:pPr>
      <w:overflowPunct w:val="0"/>
      <w:autoSpaceDE w:val="0"/>
      <w:autoSpaceDN w:val="0"/>
      <w:adjustRightInd w:val="0"/>
      <w:spacing w:line="360" w:lineRule="auto"/>
      <w:textAlignment w:val="baseline"/>
    </w:pPr>
    <w:rPr>
      <w:sz w:val="20"/>
      <w:szCs w:val="20"/>
      <w:lang w:eastAsia="de-DE"/>
    </w:rPr>
  </w:style>
  <w:style w:type="paragraph" w:customStyle="1" w:styleId="EndNoteBibliographyTitle">
    <w:name w:val="EndNote Bibliography Title"/>
    <w:basedOn w:val="Normal"/>
    <w:rsid w:val="00DA1A8C"/>
    <w:pPr>
      <w:jc w:val="center"/>
    </w:pPr>
    <w:rPr>
      <w:rFonts w:ascii="Times New Roman" w:hAnsi="Times New Roman"/>
    </w:rPr>
  </w:style>
  <w:style w:type="paragraph" w:customStyle="1" w:styleId="EndNoteBibliography">
    <w:name w:val="EndNote Bibliography"/>
    <w:basedOn w:val="Normal"/>
    <w:rsid w:val="00DA1A8C"/>
    <w:rPr>
      <w:rFonts w:ascii="Times New Roman" w:hAnsi="Times New Roman"/>
    </w:rPr>
  </w:style>
  <w:style w:type="paragraph" w:styleId="Header">
    <w:name w:val="header"/>
    <w:basedOn w:val="Normal"/>
    <w:link w:val="HeaderChar"/>
    <w:uiPriority w:val="99"/>
    <w:unhideWhenUsed/>
    <w:rsid w:val="00D240AB"/>
    <w:pPr>
      <w:tabs>
        <w:tab w:val="center" w:pos="4320"/>
        <w:tab w:val="right" w:pos="8640"/>
      </w:tabs>
    </w:pPr>
  </w:style>
  <w:style w:type="character" w:customStyle="1" w:styleId="HeaderChar">
    <w:name w:val="Header Char"/>
    <w:link w:val="Header"/>
    <w:uiPriority w:val="99"/>
    <w:rsid w:val="00D240AB"/>
    <w:rPr>
      <w:sz w:val="24"/>
      <w:szCs w:val="24"/>
    </w:rPr>
  </w:style>
  <w:style w:type="paragraph" w:styleId="Footer">
    <w:name w:val="footer"/>
    <w:basedOn w:val="Normal"/>
    <w:link w:val="FooterChar"/>
    <w:uiPriority w:val="99"/>
    <w:unhideWhenUsed/>
    <w:rsid w:val="00D240AB"/>
    <w:pPr>
      <w:tabs>
        <w:tab w:val="center" w:pos="4320"/>
        <w:tab w:val="right" w:pos="8640"/>
      </w:tabs>
    </w:pPr>
  </w:style>
  <w:style w:type="character" w:customStyle="1" w:styleId="FooterChar">
    <w:name w:val="Footer Char"/>
    <w:link w:val="Footer"/>
    <w:uiPriority w:val="99"/>
    <w:rsid w:val="00D240AB"/>
    <w:rPr>
      <w:sz w:val="24"/>
      <w:szCs w:val="24"/>
    </w:rPr>
  </w:style>
  <w:style w:type="character" w:styleId="PageNumber">
    <w:name w:val="page number"/>
    <w:basedOn w:val="DefaultParagraphFont"/>
    <w:uiPriority w:val="99"/>
    <w:semiHidden/>
    <w:unhideWhenUsed/>
    <w:rsid w:val="0046123F"/>
  </w:style>
  <w:style w:type="character" w:customStyle="1" w:styleId="UnresolvedMention1">
    <w:name w:val="Unresolved Mention1"/>
    <w:uiPriority w:val="99"/>
    <w:semiHidden/>
    <w:unhideWhenUsed/>
    <w:rsid w:val="0046123F"/>
    <w:rPr>
      <w:color w:val="605E5C"/>
      <w:shd w:val="clear" w:color="auto" w:fill="E1DFDD"/>
    </w:rPr>
  </w:style>
  <w:style w:type="character" w:customStyle="1" w:styleId="Heading1Char">
    <w:name w:val="Heading 1 Char"/>
    <w:link w:val="Heading1"/>
    <w:uiPriority w:val="9"/>
    <w:rsid w:val="00F312C5"/>
    <w:rPr>
      <w:rFonts w:ascii="Calibri" w:eastAsia="Times New Roman" w:hAnsi="Calibri"/>
      <w:b/>
      <w:bCs/>
      <w:color w:val="0070C0"/>
      <w:kern w:val="36"/>
      <w:sz w:val="36"/>
      <w:szCs w:val="48"/>
      <w:lang w:eastAsia="zh-TW"/>
    </w:rPr>
  </w:style>
  <w:style w:type="paragraph" w:styleId="NormalWeb">
    <w:name w:val="Normal (Web)"/>
    <w:basedOn w:val="Normal"/>
    <w:uiPriority w:val="99"/>
    <w:unhideWhenUsed/>
    <w:rsid w:val="00C75E3B"/>
    <w:pPr>
      <w:spacing w:before="100" w:beforeAutospacing="1" w:after="100" w:afterAutospacing="1"/>
    </w:pPr>
  </w:style>
  <w:style w:type="paragraph" w:customStyle="1" w:styleId="ColorfulList-Accent11">
    <w:name w:val="Colorful List - Accent 11"/>
    <w:basedOn w:val="Normal"/>
    <w:uiPriority w:val="34"/>
    <w:qFormat/>
    <w:rsid w:val="00C75E3B"/>
    <w:pPr>
      <w:ind w:left="720"/>
      <w:contextualSpacing/>
    </w:pPr>
    <w:rPr>
      <w:rFonts w:eastAsia="Calibri"/>
    </w:rPr>
  </w:style>
  <w:style w:type="paragraph" w:styleId="FootnoteText">
    <w:name w:val="footnote text"/>
    <w:basedOn w:val="Normal"/>
    <w:link w:val="FootnoteTextChar"/>
    <w:uiPriority w:val="99"/>
    <w:semiHidden/>
    <w:unhideWhenUsed/>
    <w:rsid w:val="00C75E3B"/>
    <w:rPr>
      <w:rFonts w:eastAsia="Calibri"/>
      <w:sz w:val="20"/>
      <w:szCs w:val="20"/>
    </w:rPr>
  </w:style>
  <w:style w:type="character" w:customStyle="1" w:styleId="FootnoteTextChar">
    <w:name w:val="Footnote Text Char"/>
    <w:link w:val="FootnoteText"/>
    <w:uiPriority w:val="99"/>
    <w:semiHidden/>
    <w:rsid w:val="00C75E3B"/>
    <w:rPr>
      <w:rFonts w:ascii="Times New Roman" w:eastAsia="Calibri" w:hAnsi="Times New Roman"/>
    </w:rPr>
  </w:style>
  <w:style w:type="character" w:styleId="FootnoteReference">
    <w:name w:val="footnote reference"/>
    <w:uiPriority w:val="99"/>
    <w:semiHidden/>
    <w:unhideWhenUsed/>
    <w:rsid w:val="00C75E3B"/>
    <w:rPr>
      <w:vertAlign w:val="superscript"/>
    </w:rPr>
  </w:style>
  <w:style w:type="character" w:styleId="PlaceholderText">
    <w:name w:val="Placeholder Text"/>
    <w:basedOn w:val="DefaultParagraphFont"/>
    <w:uiPriority w:val="99"/>
    <w:unhideWhenUsed/>
    <w:rsid w:val="00720E8C"/>
    <w:rPr>
      <w:color w:val="808080"/>
    </w:rPr>
  </w:style>
  <w:style w:type="paragraph" w:styleId="ListParagraph">
    <w:name w:val="List Paragraph"/>
    <w:basedOn w:val="Normal"/>
    <w:uiPriority w:val="34"/>
    <w:qFormat/>
    <w:rsid w:val="00C17612"/>
    <w:pPr>
      <w:spacing w:after="200"/>
      <w:ind w:left="720"/>
      <w:contextualSpacing/>
    </w:pPr>
    <w:rPr>
      <w:rFonts w:eastAsia="Calibri"/>
    </w:rPr>
  </w:style>
  <w:style w:type="character" w:styleId="Strong">
    <w:name w:val="Strong"/>
    <w:basedOn w:val="DefaultParagraphFont"/>
    <w:uiPriority w:val="22"/>
    <w:qFormat/>
    <w:rsid w:val="00636D58"/>
    <w:rPr>
      <w:b/>
      <w:bCs/>
    </w:rPr>
  </w:style>
  <w:style w:type="character" w:styleId="Emphasis">
    <w:name w:val="Emphasis"/>
    <w:basedOn w:val="DefaultParagraphFont"/>
    <w:uiPriority w:val="20"/>
    <w:qFormat/>
    <w:rsid w:val="00636D58"/>
    <w:rPr>
      <w:i/>
      <w:iCs/>
    </w:rPr>
  </w:style>
  <w:style w:type="character" w:styleId="UnresolvedMention">
    <w:name w:val="Unresolved Mention"/>
    <w:basedOn w:val="DefaultParagraphFont"/>
    <w:uiPriority w:val="99"/>
    <w:semiHidden/>
    <w:unhideWhenUsed/>
    <w:rsid w:val="00636D58"/>
    <w:rPr>
      <w:color w:val="605E5C"/>
      <w:shd w:val="clear" w:color="auto" w:fill="E1DFDD"/>
    </w:rPr>
  </w:style>
  <w:style w:type="character" w:styleId="LineNumber">
    <w:name w:val="line number"/>
    <w:basedOn w:val="DefaultParagraphFont"/>
    <w:uiPriority w:val="99"/>
    <w:semiHidden/>
    <w:unhideWhenUsed/>
    <w:rsid w:val="00E938E0"/>
  </w:style>
  <w:style w:type="character" w:customStyle="1" w:styleId="Heading2Char">
    <w:name w:val="Heading 2 Char"/>
    <w:basedOn w:val="DefaultParagraphFont"/>
    <w:link w:val="Heading2"/>
    <w:uiPriority w:val="9"/>
    <w:rsid w:val="005670DE"/>
    <w:rPr>
      <w:rFonts w:asciiTheme="majorHAnsi" w:eastAsiaTheme="majorEastAsia" w:hAnsiTheme="majorHAnsi" w:cstheme="majorBidi"/>
      <w:color w:val="EE0000"/>
      <w:sz w:val="28"/>
      <w:szCs w:val="26"/>
      <w:lang w:eastAsia="zh-TW"/>
    </w:rPr>
  </w:style>
  <w:style w:type="character" w:customStyle="1" w:styleId="Heading3Char">
    <w:name w:val="Heading 3 Char"/>
    <w:basedOn w:val="DefaultParagraphFont"/>
    <w:link w:val="Heading3"/>
    <w:uiPriority w:val="9"/>
    <w:rsid w:val="00385590"/>
    <w:rPr>
      <w:rFonts w:asciiTheme="majorHAnsi" w:eastAsiaTheme="majorEastAsia" w:hAnsiTheme="majorHAnsi" w:cstheme="majorBidi"/>
      <w:color w:val="1F3763" w:themeColor="accent1" w:themeShade="7F"/>
      <w:sz w:val="24"/>
      <w:szCs w:val="24"/>
      <w:lang w:eastAsia="zh-TW"/>
    </w:rPr>
  </w:style>
  <w:style w:type="paragraph" w:styleId="NoSpacing">
    <w:name w:val="No Spacing"/>
    <w:uiPriority w:val="99"/>
    <w:qFormat/>
    <w:rsid w:val="000E0EBF"/>
    <w:pPr>
      <w:ind w:firstLine="720"/>
    </w:pPr>
    <w:rPr>
      <w:rFonts w:asciiTheme="minorHAnsi" w:eastAsia="Times New Roman" w:hAnsiTheme="minorHAnsi"/>
      <w:sz w:val="24"/>
      <w:szCs w:val="24"/>
    </w:rPr>
  </w:style>
  <w:style w:type="table" w:customStyle="1" w:styleId="Table">
    <w:name w:val="Table"/>
    <w:basedOn w:val="TableNormal"/>
    <w:uiPriority w:val="99"/>
    <w:rsid w:val="00D73CD7"/>
    <w:rPr>
      <w:rFonts w:ascii="Times New Roman" w:hAnsi="Times New Roman"/>
    </w:rPr>
    <w:tblPr>
      <w:tblCellMar>
        <w:left w:w="0" w:type="dxa"/>
        <w:right w:w="0" w:type="dxa"/>
      </w:tblCellMar>
    </w:tblPr>
  </w:style>
  <w:style w:type="paragraph" w:styleId="Title">
    <w:name w:val="Title"/>
    <w:basedOn w:val="Normal"/>
    <w:next w:val="Normal"/>
    <w:link w:val="TitleChar"/>
    <w:uiPriority w:val="10"/>
    <w:qFormat/>
    <w:rsid w:val="00D73CD7"/>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3CD7"/>
    <w:rPr>
      <w:rFonts w:asciiTheme="majorHAnsi" w:eastAsiaTheme="majorEastAsia" w:hAnsiTheme="majorHAnsi" w:cstheme="majorBidi"/>
      <w:spacing w:val="-10"/>
      <w:kern w:val="28"/>
      <w:sz w:val="56"/>
      <w:szCs w:val="56"/>
      <w:lang w:eastAsia="zh-TW"/>
    </w:rPr>
  </w:style>
  <w:style w:type="paragraph" w:customStyle="1" w:styleId="Style1">
    <w:name w:val="Style1"/>
    <w:basedOn w:val="Title"/>
    <w:qFormat/>
    <w:rsid w:val="00D73CD7"/>
    <w:pPr>
      <w:snapToGrid w:val="0"/>
      <w:ind w:firstLine="0"/>
    </w:pPr>
    <w:rPr>
      <w:rFonts w:ascii="Times New Roman" w:hAnsi="Times New Roman" w:cs="Times New Roman"/>
      <w:sz w:val="20"/>
      <w:szCs w:val="20"/>
    </w:rPr>
  </w:style>
  <w:style w:type="paragraph" w:customStyle="1" w:styleId="Style2">
    <w:name w:val="Style2"/>
    <w:basedOn w:val="EndNoteBibliography"/>
    <w:qFormat/>
    <w:rsid w:val="00D5470F"/>
    <w:pPr>
      <w:snapToGrid w:val="0"/>
      <w:spacing w:before="120" w:after="120" w:line="276" w:lineRule="auto"/>
      <w:ind w:left="720" w:hanging="720"/>
    </w:pPr>
  </w:style>
  <w:style w:type="character" w:styleId="HTMLCode">
    <w:name w:val="HTML Code"/>
    <w:basedOn w:val="DefaultParagraphFont"/>
    <w:uiPriority w:val="99"/>
    <w:semiHidden/>
    <w:unhideWhenUsed/>
    <w:rsid w:val="004E6084"/>
    <w:rPr>
      <w:rFonts w:ascii="Courier New" w:eastAsia="Times New Roman" w:hAnsi="Courier New" w:cs="Courier New"/>
      <w:sz w:val="20"/>
      <w:szCs w:val="20"/>
    </w:rPr>
  </w:style>
  <w:style w:type="paragraph" w:styleId="Revision">
    <w:name w:val="Revision"/>
    <w:hidden/>
    <w:uiPriority w:val="71"/>
    <w:rsid w:val="00524D33"/>
    <w:rPr>
      <w:rFonts w:asciiTheme="minorHAnsi" w:eastAsia="Times New Roman" w:hAnsiTheme="minorHAnsi"/>
      <w:sz w:val="24"/>
      <w:szCs w:val="24"/>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85873095">
      <w:bodyDiv w:val="1"/>
      <w:marLeft w:val="0"/>
      <w:marRight w:val="0"/>
      <w:marTop w:val="0"/>
      <w:marBottom w:val="0"/>
      <w:divBdr>
        <w:top w:val="none" w:sz="0" w:space="0" w:color="auto"/>
        <w:left w:val="none" w:sz="0" w:space="0" w:color="auto"/>
        <w:bottom w:val="none" w:sz="0" w:space="0" w:color="auto"/>
        <w:right w:val="none" w:sz="0" w:space="0" w:color="auto"/>
      </w:divBdr>
    </w:div>
    <w:div w:id="209807924">
      <w:bodyDiv w:val="1"/>
      <w:marLeft w:val="0"/>
      <w:marRight w:val="0"/>
      <w:marTop w:val="0"/>
      <w:marBottom w:val="0"/>
      <w:divBdr>
        <w:top w:val="none" w:sz="0" w:space="0" w:color="auto"/>
        <w:left w:val="none" w:sz="0" w:space="0" w:color="auto"/>
        <w:bottom w:val="none" w:sz="0" w:space="0" w:color="auto"/>
        <w:right w:val="none" w:sz="0" w:space="0" w:color="auto"/>
      </w:divBdr>
    </w:div>
    <w:div w:id="255331878">
      <w:bodyDiv w:val="1"/>
      <w:marLeft w:val="0"/>
      <w:marRight w:val="0"/>
      <w:marTop w:val="0"/>
      <w:marBottom w:val="0"/>
      <w:divBdr>
        <w:top w:val="none" w:sz="0" w:space="0" w:color="auto"/>
        <w:left w:val="none" w:sz="0" w:space="0" w:color="auto"/>
        <w:bottom w:val="none" w:sz="0" w:space="0" w:color="auto"/>
        <w:right w:val="none" w:sz="0" w:space="0" w:color="auto"/>
      </w:divBdr>
    </w:div>
    <w:div w:id="414857947">
      <w:bodyDiv w:val="1"/>
      <w:marLeft w:val="0"/>
      <w:marRight w:val="0"/>
      <w:marTop w:val="0"/>
      <w:marBottom w:val="0"/>
      <w:divBdr>
        <w:top w:val="none" w:sz="0" w:space="0" w:color="auto"/>
        <w:left w:val="none" w:sz="0" w:space="0" w:color="auto"/>
        <w:bottom w:val="none" w:sz="0" w:space="0" w:color="auto"/>
        <w:right w:val="none" w:sz="0" w:space="0" w:color="auto"/>
      </w:divBdr>
    </w:div>
    <w:div w:id="548224529">
      <w:bodyDiv w:val="1"/>
      <w:marLeft w:val="0"/>
      <w:marRight w:val="0"/>
      <w:marTop w:val="0"/>
      <w:marBottom w:val="0"/>
      <w:divBdr>
        <w:top w:val="none" w:sz="0" w:space="0" w:color="auto"/>
        <w:left w:val="none" w:sz="0" w:space="0" w:color="auto"/>
        <w:bottom w:val="none" w:sz="0" w:space="0" w:color="auto"/>
        <w:right w:val="none" w:sz="0" w:space="0" w:color="auto"/>
      </w:divBdr>
    </w:div>
    <w:div w:id="781806127">
      <w:bodyDiv w:val="1"/>
      <w:marLeft w:val="0"/>
      <w:marRight w:val="0"/>
      <w:marTop w:val="0"/>
      <w:marBottom w:val="0"/>
      <w:divBdr>
        <w:top w:val="none" w:sz="0" w:space="0" w:color="auto"/>
        <w:left w:val="none" w:sz="0" w:space="0" w:color="auto"/>
        <w:bottom w:val="none" w:sz="0" w:space="0" w:color="auto"/>
        <w:right w:val="none" w:sz="0" w:space="0" w:color="auto"/>
      </w:divBdr>
    </w:div>
    <w:div w:id="803037727">
      <w:bodyDiv w:val="1"/>
      <w:marLeft w:val="0"/>
      <w:marRight w:val="0"/>
      <w:marTop w:val="0"/>
      <w:marBottom w:val="0"/>
      <w:divBdr>
        <w:top w:val="none" w:sz="0" w:space="0" w:color="auto"/>
        <w:left w:val="none" w:sz="0" w:space="0" w:color="auto"/>
        <w:bottom w:val="none" w:sz="0" w:space="0" w:color="auto"/>
        <w:right w:val="none" w:sz="0" w:space="0" w:color="auto"/>
      </w:divBdr>
      <w:divsChild>
        <w:div w:id="19258728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0813612">
              <w:marLeft w:val="0"/>
              <w:marRight w:val="0"/>
              <w:marTop w:val="0"/>
              <w:marBottom w:val="0"/>
              <w:divBdr>
                <w:top w:val="none" w:sz="0" w:space="0" w:color="auto"/>
                <w:left w:val="none" w:sz="0" w:space="0" w:color="auto"/>
                <w:bottom w:val="none" w:sz="0" w:space="0" w:color="auto"/>
                <w:right w:val="none" w:sz="0" w:space="0" w:color="auto"/>
              </w:divBdr>
              <w:divsChild>
                <w:div w:id="879364002">
                  <w:marLeft w:val="0"/>
                  <w:marRight w:val="0"/>
                  <w:marTop w:val="0"/>
                  <w:marBottom w:val="0"/>
                  <w:divBdr>
                    <w:top w:val="none" w:sz="0" w:space="0" w:color="auto"/>
                    <w:left w:val="none" w:sz="0" w:space="0" w:color="auto"/>
                    <w:bottom w:val="none" w:sz="0" w:space="0" w:color="auto"/>
                    <w:right w:val="none" w:sz="0" w:space="0" w:color="auto"/>
                  </w:divBdr>
                  <w:divsChild>
                    <w:div w:id="670179075">
                      <w:marLeft w:val="0"/>
                      <w:marRight w:val="0"/>
                      <w:marTop w:val="0"/>
                      <w:marBottom w:val="0"/>
                      <w:divBdr>
                        <w:top w:val="none" w:sz="0" w:space="0" w:color="auto"/>
                        <w:left w:val="none" w:sz="0" w:space="0" w:color="auto"/>
                        <w:bottom w:val="none" w:sz="0" w:space="0" w:color="auto"/>
                        <w:right w:val="none" w:sz="0" w:space="0" w:color="auto"/>
                      </w:divBdr>
                      <w:divsChild>
                        <w:div w:id="233319772">
                          <w:marLeft w:val="0"/>
                          <w:marRight w:val="0"/>
                          <w:marTop w:val="0"/>
                          <w:marBottom w:val="0"/>
                          <w:divBdr>
                            <w:top w:val="none" w:sz="0" w:space="0" w:color="auto"/>
                            <w:left w:val="none" w:sz="0" w:space="0" w:color="auto"/>
                            <w:bottom w:val="none" w:sz="0" w:space="0" w:color="auto"/>
                            <w:right w:val="none" w:sz="0" w:space="0" w:color="auto"/>
                          </w:divBdr>
                          <w:divsChild>
                            <w:div w:id="490875917">
                              <w:marLeft w:val="0"/>
                              <w:marRight w:val="0"/>
                              <w:marTop w:val="0"/>
                              <w:marBottom w:val="0"/>
                              <w:divBdr>
                                <w:top w:val="none" w:sz="0" w:space="0" w:color="auto"/>
                                <w:left w:val="none" w:sz="0" w:space="0" w:color="auto"/>
                                <w:bottom w:val="none" w:sz="0" w:space="0" w:color="auto"/>
                                <w:right w:val="none" w:sz="0" w:space="0" w:color="auto"/>
                              </w:divBdr>
                              <w:divsChild>
                                <w:div w:id="559363327">
                                  <w:marLeft w:val="0"/>
                                  <w:marRight w:val="0"/>
                                  <w:marTop w:val="0"/>
                                  <w:marBottom w:val="0"/>
                                  <w:divBdr>
                                    <w:top w:val="none" w:sz="0" w:space="0" w:color="auto"/>
                                    <w:left w:val="none" w:sz="0" w:space="0" w:color="auto"/>
                                    <w:bottom w:val="none" w:sz="0" w:space="0" w:color="auto"/>
                                    <w:right w:val="none" w:sz="0" w:space="0" w:color="auto"/>
                                  </w:divBdr>
                                </w:div>
                                <w:div w:id="1104157151">
                                  <w:marLeft w:val="0"/>
                                  <w:marRight w:val="0"/>
                                  <w:marTop w:val="0"/>
                                  <w:marBottom w:val="0"/>
                                  <w:divBdr>
                                    <w:top w:val="none" w:sz="0" w:space="0" w:color="auto"/>
                                    <w:left w:val="none" w:sz="0" w:space="0" w:color="auto"/>
                                    <w:bottom w:val="none" w:sz="0" w:space="0" w:color="auto"/>
                                    <w:right w:val="none" w:sz="0" w:space="0" w:color="auto"/>
                                  </w:divBdr>
                                </w:div>
                                <w:div w:id="1251427614">
                                  <w:marLeft w:val="0"/>
                                  <w:marRight w:val="0"/>
                                  <w:marTop w:val="0"/>
                                  <w:marBottom w:val="0"/>
                                  <w:divBdr>
                                    <w:top w:val="none" w:sz="0" w:space="0" w:color="auto"/>
                                    <w:left w:val="none" w:sz="0" w:space="0" w:color="auto"/>
                                    <w:bottom w:val="none" w:sz="0" w:space="0" w:color="auto"/>
                                    <w:right w:val="none" w:sz="0" w:space="0" w:color="auto"/>
                                  </w:divBdr>
                                </w:div>
                                <w:div w:id="1463839734">
                                  <w:marLeft w:val="0"/>
                                  <w:marRight w:val="0"/>
                                  <w:marTop w:val="0"/>
                                  <w:marBottom w:val="0"/>
                                  <w:divBdr>
                                    <w:top w:val="none" w:sz="0" w:space="0" w:color="auto"/>
                                    <w:left w:val="none" w:sz="0" w:space="0" w:color="auto"/>
                                    <w:bottom w:val="none" w:sz="0" w:space="0" w:color="auto"/>
                                    <w:right w:val="none" w:sz="0" w:space="0" w:color="auto"/>
                                  </w:divBdr>
                                </w:div>
                                <w:div w:id="1710449403">
                                  <w:marLeft w:val="0"/>
                                  <w:marRight w:val="0"/>
                                  <w:marTop w:val="0"/>
                                  <w:marBottom w:val="0"/>
                                  <w:divBdr>
                                    <w:top w:val="none" w:sz="0" w:space="0" w:color="auto"/>
                                    <w:left w:val="none" w:sz="0" w:space="0" w:color="auto"/>
                                    <w:bottom w:val="none" w:sz="0" w:space="0" w:color="auto"/>
                                    <w:right w:val="none" w:sz="0" w:space="0" w:color="auto"/>
                                  </w:divBdr>
                                </w:div>
                                <w:div w:id="1742827299">
                                  <w:marLeft w:val="0"/>
                                  <w:marRight w:val="0"/>
                                  <w:marTop w:val="0"/>
                                  <w:marBottom w:val="0"/>
                                  <w:divBdr>
                                    <w:top w:val="none" w:sz="0" w:space="0" w:color="auto"/>
                                    <w:left w:val="none" w:sz="0" w:space="0" w:color="auto"/>
                                    <w:bottom w:val="none" w:sz="0" w:space="0" w:color="auto"/>
                                    <w:right w:val="none" w:sz="0" w:space="0" w:color="auto"/>
                                  </w:divBdr>
                                </w:div>
                                <w:div w:id="185306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5120810">
      <w:bodyDiv w:val="1"/>
      <w:marLeft w:val="0"/>
      <w:marRight w:val="0"/>
      <w:marTop w:val="0"/>
      <w:marBottom w:val="0"/>
      <w:divBdr>
        <w:top w:val="none" w:sz="0" w:space="0" w:color="auto"/>
        <w:left w:val="none" w:sz="0" w:space="0" w:color="auto"/>
        <w:bottom w:val="none" w:sz="0" w:space="0" w:color="auto"/>
        <w:right w:val="none" w:sz="0" w:space="0" w:color="auto"/>
      </w:divBdr>
    </w:div>
    <w:div w:id="944459221">
      <w:bodyDiv w:val="1"/>
      <w:marLeft w:val="0"/>
      <w:marRight w:val="0"/>
      <w:marTop w:val="0"/>
      <w:marBottom w:val="0"/>
      <w:divBdr>
        <w:top w:val="none" w:sz="0" w:space="0" w:color="auto"/>
        <w:left w:val="none" w:sz="0" w:space="0" w:color="auto"/>
        <w:bottom w:val="none" w:sz="0" w:space="0" w:color="auto"/>
        <w:right w:val="none" w:sz="0" w:space="0" w:color="auto"/>
      </w:divBdr>
    </w:div>
    <w:div w:id="959529565">
      <w:bodyDiv w:val="1"/>
      <w:marLeft w:val="0"/>
      <w:marRight w:val="0"/>
      <w:marTop w:val="0"/>
      <w:marBottom w:val="0"/>
      <w:divBdr>
        <w:top w:val="none" w:sz="0" w:space="0" w:color="auto"/>
        <w:left w:val="none" w:sz="0" w:space="0" w:color="auto"/>
        <w:bottom w:val="none" w:sz="0" w:space="0" w:color="auto"/>
        <w:right w:val="none" w:sz="0" w:space="0" w:color="auto"/>
      </w:divBdr>
    </w:div>
    <w:div w:id="987242737">
      <w:bodyDiv w:val="1"/>
      <w:marLeft w:val="0"/>
      <w:marRight w:val="0"/>
      <w:marTop w:val="0"/>
      <w:marBottom w:val="0"/>
      <w:divBdr>
        <w:top w:val="none" w:sz="0" w:space="0" w:color="auto"/>
        <w:left w:val="none" w:sz="0" w:space="0" w:color="auto"/>
        <w:bottom w:val="none" w:sz="0" w:space="0" w:color="auto"/>
        <w:right w:val="none" w:sz="0" w:space="0" w:color="auto"/>
      </w:divBdr>
    </w:div>
    <w:div w:id="1045175804">
      <w:bodyDiv w:val="1"/>
      <w:marLeft w:val="0"/>
      <w:marRight w:val="0"/>
      <w:marTop w:val="0"/>
      <w:marBottom w:val="0"/>
      <w:divBdr>
        <w:top w:val="none" w:sz="0" w:space="0" w:color="auto"/>
        <w:left w:val="none" w:sz="0" w:space="0" w:color="auto"/>
        <w:bottom w:val="none" w:sz="0" w:space="0" w:color="auto"/>
        <w:right w:val="none" w:sz="0" w:space="0" w:color="auto"/>
      </w:divBdr>
    </w:div>
    <w:div w:id="1076853542">
      <w:bodyDiv w:val="1"/>
      <w:marLeft w:val="0"/>
      <w:marRight w:val="0"/>
      <w:marTop w:val="0"/>
      <w:marBottom w:val="0"/>
      <w:divBdr>
        <w:top w:val="none" w:sz="0" w:space="0" w:color="auto"/>
        <w:left w:val="none" w:sz="0" w:space="0" w:color="auto"/>
        <w:bottom w:val="none" w:sz="0" w:space="0" w:color="auto"/>
        <w:right w:val="none" w:sz="0" w:space="0" w:color="auto"/>
      </w:divBdr>
    </w:div>
    <w:div w:id="1269586696">
      <w:bodyDiv w:val="1"/>
      <w:marLeft w:val="0"/>
      <w:marRight w:val="0"/>
      <w:marTop w:val="0"/>
      <w:marBottom w:val="0"/>
      <w:divBdr>
        <w:top w:val="none" w:sz="0" w:space="0" w:color="auto"/>
        <w:left w:val="none" w:sz="0" w:space="0" w:color="auto"/>
        <w:bottom w:val="none" w:sz="0" w:space="0" w:color="auto"/>
        <w:right w:val="none" w:sz="0" w:space="0" w:color="auto"/>
      </w:divBdr>
    </w:div>
    <w:div w:id="1469397798">
      <w:bodyDiv w:val="1"/>
      <w:marLeft w:val="0"/>
      <w:marRight w:val="0"/>
      <w:marTop w:val="0"/>
      <w:marBottom w:val="0"/>
      <w:divBdr>
        <w:top w:val="none" w:sz="0" w:space="0" w:color="auto"/>
        <w:left w:val="none" w:sz="0" w:space="0" w:color="auto"/>
        <w:bottom w:val="none" w:sz="0" w:space="0" w:color="auto"/>
        <w:right w:val="none" w:sz="0" w:space="0" w:color="auto"/>
      </w:divBdr>
      <w:divsChild>
        <w:div w:id="13588925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8816796">
              <w:marLeft w:val="0"/>
              <w:marRight w:val="0"/>
              <w:marTop w:val="0"/>
              <w:marBottom w:val="0"/>
              <w:divBdr>
                <w:top w:val="none" w:sz="0" w:space="0" w:color="auto"/>
                <w:left w:val="none" w:sz="0" w:space="0" w:color="auto"/>
                <w:bottom w:val="none" w:sz="0" w:space="0" w:color="auto"/>
                <w:right w:val="none" w:sz="0" w:space="0" w:color="auto"/>
              </w:divBdr>
              <w:divsChild>
                <w:div w:id="1353341446">
                  <w:marLeft w:val="0"/>
                  <w:marRight w:val="0"/>
                  <w:marTop w:val="0"/>
                  <w:marBottom w:val="0"/>
                  <w:divBdr>
                    <w:top w:val="none" w:sz="0" w:space="0" w:color="auto"/>
                    <w:left w:val="none" w:sz="0" w:space="0" w:color="auto"/>
                    <w:bottom w:val="none" w:sz="0" w:space="0" w:color="auto"/>
                    <w:right w:val="none" w:sz="0" w:space="0" w:color="auto"/>
                  </w:divBdr>
                  <w:divsChild>
                    <w:div w:id="874774894">
                      <w:marLeft w:val="0"/>
                      <w:marRight w:val="0"/>
                      <w:marTop w:val="0"/>
                      <w:marBottom w:val="0"/>
                      <w:divBdr>
                        <w:top w:val="none" w:sz="0" w:space="0" w:color="auto"/>
                        <w:left w:val="none" w:sz="0" w:space="0" w:color="auto"/>
                        <w:bottom w:val="none" w:sz="0" w:space="0" w:color="auto"/>
                        <w:right w:val="none" w:sz="0" w:space="0" w:color="auto"/>
                      </w:divBdr>
                      <w:divsChild>
                        <w:div w:id="1626546303">
                          <w:marLeft w:val="0"/>
                          <w:marRight w:val="0"/>
                          <w:marTop w:val="0"/>
                          <w:marBottom w:val="0"/>
                          <w:divBdr>
                            <w:top w:val="none" w:sz="0" w:space="0" w:color="auto"/>
                            <w:left w:val="none" w:sz="0" w:space="0" w:color="auto"/>
                            <w:bottom w:val="none" w:sz="0" w:space="0" w:color="auto"/>
                            <w:right w:val="none" w:sz="0" w:space="0" w:color="auto"/>
                          </w:divBdr>
                          <w:divsChild>
                            <w:div w:id="570700883">
                              <w:marLeft w:val="0"/>
                              <w:marRight w:val="0"/>
                              <w:marTop w:val="0"/>
                              <w:marBottom w:val="0"/>
                              <w:divBdr>
                                <w:top w:val="none" w:sz="0" w:space="0" w:color="auto"/>
                                <w:left w:val="none" w:sz="0" w:space="0" w:color="auto"/>
                                <w:bottom w:val="none" w:sz="0" w:space="0" w:color="auto"/>
                                <w:right w:val="none" w:sz="0" w:space="0" w:color="auto"/>
                              </w:divBdr>
                              <w:divsChild>
                                <w:div w:id="270628588">
                                  <w:marLeft w:val="0"/>
                                  <w:marRight w:val="0"/>
                                  <w:marTop w:val="0"/>
                                  <w:marBottom w:val="0"/>
                                  <w:divBdr>
                                    <w:top w:val="none" w:sz="0" w:space="0" w:color="auto"/>
                                    <w:left w:val="none" w:sz="0" w:space="0" w:color="auto"/>
                                    <w:bottom w:val="none" w:sz="0" w:space="0" w:color="auto"/>
                                    <w:right w:val="none" w:sz="0" w:space="0" w:color="auto"/>
                                  </w:divBdr>
                                </w:div>
                                <w:div w:id="274989380">
                                  <w:marLeft w:val="0"/>
                                  <w:marRight w:val="0"/>
                                  <w:marTop w:val="0"/>
                                  <w:marBottom w:val="0"/>
                                  <w:divBdr>
                                    <w:top w:val="none" w:sz="0" w:space="0" w:color="auto"/>
                                    <w:left w:val="none" w:sz="0" w:space="0" w:color="auto"/>
                                    <w:bottom w:val="none" w:sz="0" w:space="0" w:color="auto"/>
                                    <w:right w:val="none" w:sz="0" w:space="0" w:color="auto"/>
                                  </w:divBdr>
                                </w:div>
                                <w:div w:id="712388495">
                                  <w:marLeft w:val="0"/>
                                  <w:marRight w:val="0"/>
                                  <w:marTop w:val="0"/>
                                  <w:marBottom w:val="0"/>
                                  <w:divBdr>
                                    <w:top w:val="none" w:sz="0" w:space="0" w:color="auto"/>
                                    <w:left w:val="none" w:sz="0" w:space="0" w:color="auto"/>
                                    <w:bottom w:val="none" w:sz="0" w:space="0" w:color="auto"/>
                                    <w:right w:val="none" w:sz="0" w:space="0" w:color="auto"/>
                                  </w:divBdr>
                                </w:div>
                                <w:div w:id="815610417">
                                  <w:marLeft w:val="0"/>
                                  <w:marRight w:val="0"/>
                                  <w:marTop w:val="0"/>
                                  <w:marBottom w:val="0"/>
                                  <w:divBdr>
                                    <w:top w:val="none" w:sz="0" w:space="0" w:color="auto"/>
                                    <w:left w:val="none" w:sz="0" w:space="0" w:color="auto"/>
                                    <w:bottom w:val="none" w:sz="0" w:space="0" w:color="auto"/>
                                    <w:right w:val="none" w:sz="0" w:space="0" w:color="auto"/>
                                  </w:divBdr>
                                </w:div>
                                <w:div w:id="1243368341">
                                  <w:marLeft w:val="0"/>
                                  <w:marRight w:val="0"/>
                                  <w:marTop w:val="0"/>
                                  <w:marBottom w:val="0"/>
                                  <w:divBdr>
                                    <w:top w:val="none" w:sz="0" w:space="0" w:color="auto"/>
                                    <w:left w:val="none" w:sz="0" w:space="0" w:color="auto"/>
                                    <w:bottom w:val="none" w:sz="0" w:space="0" w:color="auto"/>
                                    <w:right w:val="none" w:sz="0" w:space="0" w:color="auto"/>
                                  </w:divBdr>
                                </w:div>
                                <w:div w:id="1695885591">
                                  <w:marLeft w:val="0"/>
                                  <w:marRight w:val="0"/>
                                  <w:marTop w:val="0"/>
                                  <w:marBottom w:val="0"/>
                                  <w:divBdr>
                                    <w:top w:val="none" w:sz="0" w:space="0" w:color="auto"/>
                                    <w:left w:val="none" w:sz="0" w:space="0" w:color="auto"/>
                                    <w:bottom w:val="none" w:sz="0" w:space="0" w:color="auto"/>
                                    <w:right w:val="none" w:sz="0" w:space="0" w:color="auto"/>
                                  </w:divBdr>
                                </w:div>
                                <w:div w:id="210595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2077438">
      <w:bodyDiv w:val="1"/>
      <w:marLeft w:val="0"/>
      <w:marRight w:val="0"/>
      <w:marTop w:val="0"/>
      <w:marBottom w:val="0"/>
      <w:divBdr>
        <w:top w:val="none" w:sz="0" w:space="0" w:color="auto"/>
        <w:left w:val="none" w:sz="0" w:space="0" w:color="auto"/>
        <w:bottom w:val="none" w:sz="0" w:space="0" w:color="auto"/>
        <w:right w:val="none" w:sz="0" w:space="0" w:color="auto"/>
      </w:divBdr>
    </w:div>
    <w:div w:id="17341542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1.xml"/><Relationship Id="rId26"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image" Target="media/image2.png"/><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2.xml"/><Relationship Id="rId25"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image" Target="media/image1.jp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5.png"/><Relationship Id="rId5" Type="http://schemas.openxmlformats.org/officeDocument/2006/relationships/numbering" Target="numbering.xml"/><Relationship Id="rId15" Type="http://schemas.openxmlformats.org/officeDocument/2006/relationships/hyperlink" Target="mailto:Christine.Edwards@mobot.org" TargetMode="External"/><Relationship Id="rId23" Type="http://schemas.openxmlformats.org/officeDocument/2006/relationships/image" Target="media/image4.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d1cc8434-691a-4797-83e1-dcc9726b69c0" xsi:nil="true"/>
    <_ip_UnifiedCompliancePolicyProperties xmlns="http://schemas.microsoft.com/sharepoint/v3" xsi:nil="true"/>
    <lcf76f155ced4ddcb4097134ff3c332f xmlns="2a80cc35-9f79-4cbf-a8b4-f259617c00c0">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0E407455DB15F429C332EFB2CC833B9" ma:contentTypeVersion="16" ma:contentTypeDescription="Create a new document." ma:contentTypeScope="" ma:versionID="e65bdc10a34b5d85422609d792258cee">
  <xsd:schema xmlns:xsd="http://www.w3.org/2001/XMLSchema" xmlns:xs="http://www.w3.org/2001/XMLSchema" xmlns:p="http://schemas.microsoft.com/office/2006/metadata/properties" xmlns:ns1="http://schemas.microsoft.com/sharepoint/v3" xmlns:ns2="2a80cc35-9f79-4cbf-a8b4-f259617c00c0" xmlns:ns3="d1cc8434-691a-4797-83e1-dcc9726b69c0" targetNamespace="http://schemas.microsoft.com/office/2006/metadata/properties" ma:root="true" ma:fieldsID="75b3dfc4fdab91ba3b608edf94d3e15e" ns1:_="" ns2:_="" ns3:_="">
    <xsd:import namespace="http://schemas.microsoft.com/sharepoint/v3"/>
    <xsd:import namespace="2a80cc35-9f79-4cbf-a8b4-f259617c00c0"/>
    <xsd:import namespace="d1cc8434-691a-4797-83e1-dcc9726b69c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SearchProperties" minOccurs="0"/>
                <xsd:element ref="ns2:MediaServiceLocation"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80cc35-9f79-4cbf-a8b4-f259617c00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cc9126c-bc3a-44e7-9800-71a1afaec9fb"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1cc8434-691a-4797-83e1-dcc9726b69c0"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f4487c7b-6dc2-4983-930d-4f5e3c3dead6}" ma:internalName="TaxCatchAll" ma:showField="CatchAllData" ma:web="d1cc8434-691a-4797-83e1-dcc9726b69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A7469AB-A023-4380-B5EA-E796FC5AB4F3}">
  <ds:schemaRefs>
    <ds:schemaRef ds:uri="http://schemas.microsoft.com/office/2006/metadata/properties"/>
    <ds:schemaRef ds:uri="http://schemas.microsoft.com/office/infopath/2007/PartnerControls"/>
    <ds:schemaRef ds:uri="http://schemas.microsoft.com/sharepoint/v3"/>
    <ds:schemaRef ds:uri="d1cc8434-691a-4797-83e1-dcc9726b69c0"/>
    <ds:schemaRef ds:uri="2a80cc35-9f79-4cbf-a8b4-f259617c00c0"/>
  </ds:schemaRefs>
</ds:datastoreItem>
</file>

<file path=customXml/itemProps2.xml><?xml version="1.0" encoding="utf-8"?>
<ds:datastoreItem xmlns:ds="http://schemas.openxmlformats.org/officeDocument/2006/customXml" ds:itemID="{6988D8F3-0DCE-42C8-B3F9-BD26E416B9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a80cc35-9f79-4cbf-a8b4-f259617c00c0"/>
    <ds:schemaRef ds:uri="d1cc8434-691a-4797-83e1-dcc9726b69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E5F77DA-0E48-614D-BB9D-DDA68FECF2DB}">
  <ds:schemaRefs>
    <ds:schemaRef ds:uri="http://schemas.openxmlformats.org/officeDocument/2006/bibliography"/>
  </ds:schemaRefs>
</ds:datastoreItem>
</file>

<file path=customXml/itemProps4.xml><?xml version="1.0" encoding="utf-8"?>
<ds:datastoreItem xmlns:ds="http://schemas.openxmlformats.org/officeDocument/2006/customXml" ds:itemID="{7F0DEBC1-84DC-4180-A664-8CDA33D90935}">
  <ds:schemaRefs>
    <ds:schemaRef ds:uri="http://schemas.microsoft.com/sharepoint/v3/contenttype/forms"/>
  </ds:schemaRefs>
</ds:datastoreItem>
</file>

<file path=docMetadata/LabelInfo.xml><?xml version="1.0" encoding="utf-8"?>
<clbl:labelList xmlns:clbl="http://schemas.microsoft.com/office/2020/mipLabelMetadata">
  <clbl:label id="{58934224-16a4-41c6-83d8-0f8d54723883}" enabled="0" method="" siteId="{58934224-16a4-41c6-83d8-0f8d54723883}" removed="1"/>
</clbl:labelList>
</file>

<file path=docProps/app.xml><?xml version="1.0" encoding="utf-8"?>
<Properties xmlns="http://schemas.openxmlformats.org/officeDocument/2006/extended-properties" xmlns:vt="http://schemas.openxmlformats.org/officeDocument/2006/docPropsVTypes">
  <Template>Normal.dotm</Template>
  <TotalTime>200</TotalTime>
  <Pages>35</Pages>
  <Words>14527</Words>
  <Characters>82806</Characters>
  <Application>Microsoft Office Word</Application>
  <DocSecurity>0</DocSecurity>
  <Lines>690</Lines>
  <Paragraphs>194</Paragraphs>
  <ScaleCrop>false</ScaleCrop>
  <HeadingPairs>
    <vt:vector size="2" baseType="variant">
      <vt:variant>
        <vt:lpstr>Title</vt:lpstr>
      </vt:variant>
      <vt:variant>
        <vt:i4>1</vt:i4>
      </vt:variant>
    </vt:vector>
  </HeadingPairs>
  <TitlesOfParts>
    <vt:vector size="1" baseType="lpstr">
      <vt:lpstr/>
    </vt:vector>
  </TitlesOfParts>
  <Company>Missouri Botanical Garden</Company>
  <LinksUpToDate>false</LinksUpToDate>
  <CharactersWithSpaces>97139</CharactersWithSpaces>
  <SharedDoc>false</SharedDoc>
  <HLinks>
    <vt:vector size="6" baseType="variant">
      <vt:variant>
        <vt:i4>7077890</vt:i4>
      </vt:variant>
      <vt:variant>
        <vt:i4>0</vt:i4>
      </vt:variant>
      <vt:variant>
        <vt:i4>0</vt:i4>
      </vt:variant>
      <vt:variant>
        <vt:i4>5</vt:i4>
      </vt:variant>
      <vt:variant>
        <vt:lpwstr>mailto:Christine.Edwards@mobot.org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 Edwards</dc:creator>
  <cp:keywords/>
  <dc:description/>
  <cp:lastModifiedBy>Kuo, Wen-Hsi</cp:lastModifiedBy>
  <cp:revision>223</cp:revision>
  <cp:lastPrinted>2026-05-13T19:46:00Z</cp:lastPrinted>
  <dcterms:created xsi:type="dcterms:W3CDTF">2026-08-28T22:21:00Z</dcterms:created>
  <dcterms:modified xsi:type="dcterms:W3CDTF">2026-09-01T16:20:00Z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0x01010040E407455DB15F429C332EFB2CC833B9</vt:lpwstr>
  </property>
  <property fmtid="{D5CDD505-2E9C-101B-9397-08002B2CF9AE}" pid="3" name="MediaServiceImageTags">
    <vt:lpwstr/>
  </property>
</Properties>
</file>