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7186" w14:textId="548226B7" w:rsidR="00B859B2" w:rsidRDefault="003C2EEC">
      <w:pPr>
        <w:pStyle w:val="Heading1"/>
        <w:pPrChange w:id="0" w:author="Wen Kuo" w:date="2026-06-11T21:48:00Z" w16du:dateUtc="2026-06-12T02:48:00Z">
          <w:pPr/>
        </w:pPrChange>
      </w:pPr>
      <w:r>
        <w:t>R</w:t>
      </w:r>
      <w:commentRangeStart w:id="1"/>
      <w:commentRangeStart w:id="2"/>
      <w:r w:rsidR="5D263BEA">
        <w:t>ange</w:t>
      </w:r>
      <w:commentRangeEnd w:id="1"/>
      <w:r w:rsidR="004F4EDA">
        <w:rPr>
          <w:rStyle w:val="CommentReference"/>
          <w:sz w:val="36"/>
          <w:szCs w:val="48"/>
        </w:rPr>
        <w:commentReference w:id="1"/>
      </w:r>
      <w:commentRangeEnd w:id="2"/>
      <w:r>
        <w:rPr>
          <w:rStyle w:val="CommentReference"/>
          <w:sz w:val="36"/>
          <w:szCs w:val="48"/>
        </w:rPr>
        <w:commentReference w:id="2"/>
      </w:r>
      <w:r w:rsidR="5D263BEA">
        <w:t xml:space="preserve"> disjunctions</w:t>
      </w:r>
      <w:r w:rsidR="6F709D8C">
        <w:t>,</w:t>
      </w:r>
      <w:r w:rsidR="5FEA9DCD">
        <w:t xml:space="preserve"> </w:t>
      </w:r>
      <w:del w:id="3" w:author="Wen Kuo" w:date="2026-08-24T11:34:00Z" w16du:dateUtc="2026-08-24T16:34:00Z">
        <w:r w:rsidR="5FEA9DCD" w:rsidDel="008677D2">
          <w:delText>managed hybridization</w:delText>
        </w:r>
      </w:del>
      <w:ins w:id="4" w:author="Wen Kuo" w:date="2026-08-24T11:34:00Z" w16du:dateUtc="2026-08-24T16:34:00Z">
        <w:r w:rsidR="008677D2">
          <w:t>genetic mixing</w:t>
        </w:r>
      </w:ins>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CCFD40C"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del w:id="5" w:author="Wen Kuo" w:date="2026-07-12T11:15:00Z" w16du:dateUtc="2026-07-12T16:15:00Z">
        <w:r w:rsidR="00AD2944" w:rsidDel="0084248E">
          <w:delText>2</w:delText>
        </w:r>
        <w:r w:rsidR="00240E02" w:rsidDel="0084248E">
          <w:delText>4</w:delText>
        </w:r>
        <w:r w:rsidR="00150FDC" w:rsidDel="0084248E">
          <w:delText>5</w:delText>
        </w:r>
        <w:r w:rsidR="00AD2944" w:rsidDel="0084248E">
          <w:delText xml:space="preserve"> </w:delText>
        </w:r>
      </w:del>
      <w:ins w:id="6" w:author="Wen Kuo" w:date="2026-07-12T11:15:00Z" w16du:dateUtc="2026-07-12T16:15:00Z">
        <w:r w:rsidR="0084248E">
          <w:t xml:space="preserve">240 </w:t>
        </w:r>
      </w:ins>
      <w:r w:rsidR="00AD2944">
        <w:t>words)</w:t>
      </w:r>
    </w:p>
    <w:p w14:paraId="09C8DF8C" w14:textId="3E680679" w:rsidR="006E75EF" w:rsidRDefault="4F6ABE31" w:rsidP="006E75EF">
      <w:pPr>
        <w:rPr>
          <w:ins w:id="7" w:author="Wen Kuo" w:date="2026-07-12T10:59:00Z" w16du:dateUtc="2026-07-12T15:59:00Z"/>
        </w:rPr>
      </w:pPr>
      <w:r>
        <w:t xml:space="preserve">Population genetic analyses of species of conservation concern can directly inform management strategies </w:t>
      </w:r>
      <w:r w:rsidR="5EB5B273">
        <w:t>to help conserve</w:t>
      </w:r>
      <w:r>
        <w:t xml:space="preserve"> genetic diversity</w:t>
      </w:r>
      <w:del w:id="8" w:author="Wen Kuo" w:date="2026-07-12T11:09:00Z" w16du:dateUtc="2026-07-12T16:09:00Z">
        <w:r w:rsidDel="003B1959">
          <w:delText xml:space="preserve"> </w:delText>
        </w:r>
      </w:del>
      <w:ins w:id="9" w:author="Wen Kuo" w:date="2026-07-12T11:09:00Z" w16du:dateUtc="2026-07-12T16:09:00Z">
        <w:r w:rsidR="003B1959">
          <w:t xml:space="preserve"> and species persistence</w:t>
        </w:r>
      </w:ins>
      <w:del w:id="10" w:author="Wen Kuo" w:date="2026-07-12T11:09:00Z" w16du:dateUtc="2026-07-12T16:09:00Z">
        <w:r w:rsidR="7379F097" w:rsidDel="003B1959">
          <w:delText xml:space="preserve">in </w:delText>
        </w:r>
        <w:r w:rsidR="277B45A2" w:rsidDel="003B1959">
          <w:delText>wild</w:delText>
        </w:r>
        <w:r w:rsidR="521B7710" w:rsidDel="003B1959">
          <w:delText>, translocated,</w:delText>
        </w:r>
        <w:r w:rsidDel="003B1959">
          <w:delText xml:space="preserve"> and </w:delText>
        </w:r>
        <w:r w:rsidRPr="3633AFA0" w:rsidDel="003B1959">
          <w:rPr>
            <w:i/>
            <w:iCs/>
          </w:rPr>
          <w:delText>ex situ</w:delText>
        </w:r>
        <w:r w:rsidDel="003B1959">
          <w:delText xml:space="preserve"> populations</w:delText>
        </w:r>
      </w:del>
      <w:r>
        <w:t xml:space="preserve">. </w:t>
      </w:r>
      <w:r w:rsidRPr="3633AFA0">
        <w:rPr>
          <w:rStyle w:val="Emphasis"/>
        </w:rPr>
        <w:t>Physaria globosa</w:t>
      </w:r>
      <w:r>
        <w:t>, a federally endangered mustard, has a geographically restricted and disjunct distribution across river systems in Indiana, Kentucky, and Tennessee</w:t>
      </w:r>
      <w:r w:rsidR="391EF3E8">
        <w:t>, USA</w:t>
      </w:r>
      <w:r>
        <w:t xml:space="preserve">. </w:t>
      </w:r>
      <w:r w:rsidR="688F4220">
        <w:t>W</w:t>
      </w:r>
      <w:r>
        <w:t xml:space="preserve">e </w:t>
      </w:r>
      <w:r w:rsidR="00B85E3F">
        <w:t xml:space="preserve">genotyped </w:t>
      </w:r>
      <w:ins w:id="11" w:author="Wen Kuo" w:date="2026-07-12T10:31:00Z" w16du:dateUtc="2026-07-12T15:31:00Z">
        <w:r w:rsidR="00E600C5">
          <w:t>332</w:t>
        </w:r>
      </w:ins>
      <w:del w:id="12" w:author="Wen Kuo" w:date="2026-07-12T10:31:00Z" w16du:dateUtc="2026-07-12T15:31:00Z">
        <w:r w:rsidR="00B85E3F" w:rsidDel="00E600C5">
          <w:delText>358</w:delText>
        </w:r>
      </w:del>
      <w:r w:rsidR="00B85E3F">
        <w:t xml:space="preserve"> individuals at 20 microsatellite loci</w:t>
      </w:r>
      <w:r w:rsidR="00395036">
        <w:t xml:space="preserve"> </w:t>
      </w:r>
      <w:r w:rsidR="00453B5F">
        <w:t>across the species’ range</w:t>
      </w:r>
      <w:del w:id="13" w:author="Wen Kuo" w:date="2026-07-12T11:11:00Z" w16du:dateUtc="2026-07-12T16:11:00Z">
        <w:r w:rsidR="00453B5F" w:rsidDel="000D6A74">
          <w:delText xml:space="preserve"> </w:delText>
        </w:r>
      </w:del>
      <w:del w:id="14" w:author="Wen Kuo" w:date="2026-07-12T11:10:00Z" w16du:dateUtc="2026-07-12T16:10:00Z">
        <w:r w:rsidR="00395036" w:rsidDel="00D07363">
          <w:delText>in order to assess genetic diversity and structure in</w:delText>
        </w:r>
      </w:del>
      <w:ins w:id="15" w:author="Wen Kuo" w:date="2026-07-12T11:11:00Z" w16du:dateUtc="2026-07-12T16:11:00Z">
        <w:r w:rsidR="000D6A74">
          <w:t>, including</w:t>
        </w:r>
      </w:ins>
      <w:r w:rsidR="00395036">
        <w:t xml:space="preserve"> </w:t>
      </w:r>
      <w:r w:rsidR="00453B5F">
        <w:t xml:space="preserve">14 </w:t>
      </w:r>
      <w:r w:rsidR="00395036">
        <w:t>wild,</w:t>
      </w:r>
      <w:r w:rsidR="00453B5F">
        <w:t xml:space="preserve"> </w:t>
      </w:r>
      <w:del w:id="16" w:author="Wen Kuo" w:date="2026-07-12T10:31:00Z" w16du:dateUtc="2026-07-12T15:31:00Z">
        <w:r w:rsidR="00453B5F" w:rsidDel="00E600C5">
          <w:delText xml:space="preserve">1 </w:delText>
        </w:r>
        <w:r w:rsidR="00395036" w:rsidRPr="001D7508" w:rsidDel="00E600C5">
          <w:rPr>
            <w:i/>
            <w:iCs/>
          </w:rPr>
          <w:delText>ex situ</w:delText>
        </w:r>
        <w:r w:rsidR="00395036" w:rsidDel="00E600C5">
          <w:delText xml:space="preserve"> </w:delText>
        </w:r>
      </w:del>
      <w:r w:rsidR="00395036">
        <w:t xml:space="preserve">and </w:t>
      </w:r>
      <w:r w:rsidR="00453B5F">
        <w:t xml:space="preserve">2 </w:t>
      </w:r>
      <w:r w:rsidR="00395036">
        <w:t>translocated populations.</w:t>
      </w:r>
      <w:r w:rsidR="00453B5F">
        <w:t xml:space="preserve"> The </w:t>
      </w:r>
      <w:del w:id="17" w:author="Wen Kuo" w:date="2026-07-12T11:12:00Z" w16du:dateUtc="2026-07-12T16:12:00Z">
        <w:r w:rsidDel="00400126">
          <w:delText xml:space="preserve">Genetic variation </w:delText>
        </w:r>
        <w:r w:rsidR="12F97552" w:rsidDel="00400126">
          <w:delText xml:space="preserve">in </w:delText>
        </w:r>
      </w:del>
      <w:ins w:id="18" w:author="Wen Kuo" w:date="2026-07-12T11:12:00Z" w16du:dateUtc="2026-07-12T16:12:00Z">
        <w:r w:rsidR="00400126">
          <w:t xml:space="preserve">genetics of </w:t>
        </w:r>
      </w:ins>
      <w:r w:rsidR="12F97552">
        <w:t xml:space="preserve">the </w:t>
      </w:r>
      <w:del w:id="19" w:author="Wen Kuo" w:date="2026-07-12T10:51:00Z" w16du:dateUtc="2026-07-12T15:51:00Z">
        <w:r w:rsidR="12F97552" w:rsidDel="00BD10A0">
          <w:delText xml:space="preserve">natural </w:delText>
        </w:r>
      </w:del>
      <w:ins w:id="20" w:author="Wen Kuo" w:date="2026-07-12T10:51:00Z" w16du:dateUtc="2026-07-12T15:51:00Z">
        <w:r w:rsidR="00BD10A0">
          <w:t xml:space="preserve">wild </w:t>
        </w:r>
      </w:ins>
      <w:r w:rsidR="12F97552">
        <w:t xml:space="preserve">populations </w:t>
      </w:r>
      <w:r>
        <w:t xml:space="preserve">was strongly structured into </w:t>
      </w:r>
      <w:r w:rsidR="12F97552">
        <w:t>2</w:t>
      </w:r>
      <w:r>
        <w:t xml:space="preserve"> major geographic groups</w:t>
      </w:r>
      <w:ins w:id="21" w:author="Wen Kuo" w:date="2026-07-12T11:12:00Z" w16du:dateUtc="2026-07-12T16:12:00Z">
        <w:r w:rsidR="00210964">
          <w:t>:</w:t>
        </w:r>
      </w:ins>
      <w:del w:id="22" w:author="Wen Kuo" w:date="2026-07-12T11:12:00Z" w16du:dateUtc="2026-07-12T16:12:00Z">
        <w:r w:rsidDel="00210964">
          <w:delText>,</w:delText>
        </w:r>
      </w:del>
      <w:r>
        <w:t xml:space="preserve"> a northern group in Indiana and Kentucky and a southern group in Tennessee</w:t>
      </w:r>
      <w:del w:id="23" w:author="Wen Kuo" w:date="2026-07-12T11:12:00Z" w16du:dateUtc="2026-07-12T16:12:00Z">
        <w:r w:rsidDel="00447D92">
          <w:delText>, with significant isolation</w:delText>
        </w:r>
        <w:r w:rsidR="57FE42D7" w:rsidDel="00447D92">
          <w:delText>-</w:delText>
        </w:r>
        <w:r w:rsidDel="00447D92">
          <w:delText>by</w:delText>
        </w:r>
        <w:r w:rsidR="57FE42D7" w:rsidDel="00447D92">
          <w:delText>-</w:delText>
        </w:r>
        <w:r w:rsidDel="00447D92">
          <w:delText>distance</w:delText>
        </w:r>
        <w:r w:rsidR="088AE15A" w:rsidDel="00447D92">
          <w:delText xml:space="preserve"> (IBD)</w:delText>
        </w:r>
        <w:r w:rsidDel="00447D92">
          <w:delText xml:space="preserve"> across the range</w:delText>
        </w:r>
      </w:del>
      <w:r>
        <w:t xml:space="preserve">. Several </w:t>
      </w:r>
      <w:r w:rsidR="4F3A549E">
        <w:t>wild</w:t>
      </w:r>
      <w:r>
        <w:t xml:space="preserve"> populations showed evidence of reduced genetic diversity, inbreeding, or </w:t>
      </w:r>
      <w:r w:rsidR="00503093">
        <w:t>recent</w:t>
      </w:r>
      <w:r>
        <w:t xml:space="preserve"> bottlenecks, consistent with demographic decline and ongoing pressures</w:t>
      </w:r>
      <w:r w:rsidR="60AC1216">
        <w:t>,</w:t>
      </w:r>
      <w:r>
        <w:t xml:space="preserve"> </w:t>
      </w:r>
      <w:r w:rsidR="658C1196">
        <w:t xml:space="preserve">from </w:t>
      </w:r>
      <w:r>
        <w:t xml:space="preserve">habitat degradation and competition from invasive </w:t>
      </w:r>
      <w:r w:rsidR="481BC13F">
        <w:t>plants</w:t>
      </w:r>
      <w:r>
        <w:t xml:space="preserve">. In contrast, </w:t>
      </w:r>
      <w:ins w:id="24" w:author="Wen Kuo" w:date="2026-07-12T10:50:00Z" w16du:dateUtc="2026-07-12T15:50:00Z">
        <w:r w:rsidR="001C5DDE">
          <w:t xml:space="preserve">one </w:t>
        </w:r>
      </w:ins>
      <w:commentRangeStart w:id="25"/>
      <w:commentRangeStart w:id="26"/>
      <w:del w:id="27" w:author="Wen Kuo" w:date="2026-07-12T10:50:00Z" w16du:dateUtc="2026-07-12T15:50:00Z">
        <w:r w:rsidR="6FC6F784" w:rsidDel="001C5DDE">
          <w:delText xml:space="preserve">a </w:delText>
        </w:r>
      </w:del>
      <w:r w:rsidR="6FC6F784">
        <w:t>translocated</w:t>
      </w:r>
      <w:r w:rsidR="0D665875">
        <w:t xml:space="preserve"> population</w:t>
      </w:r>
      <w:r w:rsidR="1C1D83AA">
        <w:t xml:space="preserve"> </w:t>
      </w:r>
      <w:del w:id="28" w:author="Wen Kuo" w:date="2026-07-12T10:48:00Z" w16du:dateUtc="2026-07-12T15:48:00Z">
        <w:r w:rsidR="163AABF7" w:rsidDel="003E2F23">
          <w:delText>that</w:delText>
        </w:r>
        <w:r w:rsidR="0D665875" w:rsidDel="003E2F23">
          <w:delText xml:space="preserve"> mix</w:delText>
        </w:r>
        <w:r w:rsidR="4F95B1D3" w:rsidDel="003E2F23">
          <w:delText>ed source material</w:delText>
        </w:r>
      </w:del>
      <w:ins w:id="29" w:author="Wen Kuo" w:date="2026-07-12T10:48:00Z" w16du:dateUtc="2026-07-12T15:48:00Z">
        <w:r w:rsidR="003E2F23">
          <w:t>derived</w:t>
        </w:r>
      </w:ins>
      <w:r w:rsidR="4F95B1D3">
        <w:t xml:space="preserve"> from</w:t>
      </w:r>
      <w:r w:rsidR="1C1D83AA">
        <w:t xml:space="preserve"> two nearby </w:t>
      </w:r>
      <w:ins w:id="30" w:author="Wen Kuo" w:date="2026-07-12T10:46:00Z" w16du:dateUtc="2026-07-12T15:46:00Z">
        <w:r w:rsidR="00CE1A54">
          <w:t xml:space="preserve">Kentucky </w:t>
        </w:r>
      </w:ins>
      <w:r w:rsidR="3DC4D8DF">
        <w:t>wild</w:t>
      </w:r>
      <w:r w:rsidR="0D665875">
        <w:t xml:space="preserve"> </w:t>
      </w:r>
      <w:r w:rsidR="3799622B">
        <w:t>populations</w:t>
      </w:r>
      <w:ins w:id="31" w:author="Wen Kuo" w:date="2026-07-12T10:45:00Z" w16du:dateUtc="2026-07-12T15:45:00Z">
        <w:r w:rsidR="0099309E">
          <w:t xml:space="preserve"> showe</w:t>
        </w:r>
      </w:ins>
      <w:ins w:id="32" w:author="Wen Kuo" w:date="2026-07-12T10:46:00Z" w16du:dateUtc="2026-07-12T15:46:00Z">
        <w:r w:rsidR="0099309E">
          <w:t xml:space="preserve">d moderate </w:t>
        </w:r>
        <w:r w:rsidR="005E797D">
          <w:t xml:space="preserve">genetic diversity among </w:t>
        </w:r>
      </w:ins>
      <w:ins w:id="33" w:author="Wen Kuo" w:date="2026-07-12T10:48:00Z" w16du:dateUtc="2026-07-12T15:48:00Z">
        <w:r w:rsidR="006F7A68">
          <w:t>other Kentucky populations and no detect</w:t>
        </w:r>
      </w:ins>
      <w:ins w:id="34" w:author="Wen Kuo" w:date="2026-07-12T10:59:00Z" w16du:dateUtc="2026-07-12T15:59:00Z">
        <w:r w:rsidR="00784003">
          <w:t>ion</w:t>
        </w:r>
      </w:ins>
      <w:ins w:id="35" w:author="Wen Kuo" w:date="2026-07-12T10:48:00Z" w16du:dateUtc="2026-07-12T15:48:00Z">
        <w:r w:rsidR="006F7A68">
          <w:t xml:space="preserve"> of </w:t>
        </w:r>
      </w:ins>
      <w:ins w:id="36" w:author="Wen Kuo" w:date="2026-07-12T11:00:00Z" w16du:dateUtc="2026-07-12T16:00:00Z">
        <w:r w:rsidR="00784003">
          <w:t xml:space="preserve">recent </w:t>
        </w:r>
      </w:ins>
      <w:ins w:id="37" w:author="Wen Kuo" w:date="2026-07-12T10:48:00Z" w16du:dateUtc="2026-07-12T15:48:00Z">
        <w:r w:rsidR="006F7A68">
          <w:t>genetic bottleneck</w:t>
        </w:r>
      </w:ins>
      <w:ins w:id="38" w:author="Wen Kuo" w:date="2026-07-12T10:52:00Z" w16du:dateUtc="2026-07-12T15:52:00Z">
        <w:r w:rsidR="00FE5424">
          <w:t xml:space="preserve">. </w:t>
        </w:r>
        <w:r w:rsidR="0043719A">
          <w:t xml:space="preserve">The other </w:t>
        </w:r>
      </w:ins>
      <w:del w:id="39" w:author="Wen Kuo" w:date="2026-07-12T10:39:00Z" w16du:dateUtc="2026-07-12T15:39:00Z">
        <w:r w:rsidR="3D28FE2E" w:rsidDel="00E01D73">
          <w:delText xml:space="preserve">, </w:delText>
        </w:r>
      </w:del>
      <w:commentRangeEnd w:id="25"/>
      <w:del w:id="40" w:author="Wen Kuo" w:date="2026-07-12T10:52:00Z" w16du:dateUtc="2026-07-12T15:52:00Z">
        <w:r w:rsidDel="0043719A">
          <w:rPr>
            <w:rStyle w:val="CommentReference"/>
            <w:sz w:val="24"/>
            <w:szCs w:val="24"/>
          </w:rPr>
          <w:commentReference w:id="25"/>
        </w:r>
        <w:commentRangeEnd w:id="26"/>
        <w:r w:rsidDel="0043719A">
          <w:rPr>
            <w:rStyle w:val="CommentReference"/>
            <w:sz w:val="24"/>
            <w:szCs w:val="24"/>
          </w:rPr>
          <w:commentReference w:id="26"/>
        </w:r>
      </w:del>
      <w:del w:id="41" w:author="Wen Kuo" w:date="2026-07-12T10:39:00Z" w16du:dateUtc="2026-07-12T15:39:00Z">
        <w:r w:rsidDel="00E01D73">
          <w:delText>a</w:delText>
        </w:r>
        <w:r w:rsidR="5E923153" w:rsidDel="00E01D73">
          <w:delText xml:space="preserve">n </w:delText>
        </w:r>
        <w:r w:rsidR="5E923153" w:rsidRPr="3633AFA0" w:rsidDel="00E01D73">
          <w:rPr>
            <w:i/>
            <w:iCs/>
          </w:rPr>
          <w:delText>ex situ</w:delText>
        </w:r>
        <w:r w:rsidDel="00E01D73">
          <w:delText xml:space="preserve"> </w:delText>
        </w:r>
        <w:r w:rsidR="207599BA" w:rsidDel="00E01D73">
          <w:delText xml:space="preserve">population </w:delText>
        </w:r>
        <w:r w:rsidR="6E92500B" w:rsidDel="00E01D73">
          <w:delText xml:space="preserve">that </w:delText>
        </w:r>
        <w:r w:rsidR="6244292F" w:rsidDel="00E01D73">
          <w:delText>mix</w:delText>
        </w:r>
        <w:r w:rsidR="06E31A27" w:rsidDel="00E01D73">
          <w:delText>ed material from</w:delText>
        </w:r>
        <w:r w:rsidDel="00E01D73">
          <w:delText xml:space="preserve"> </w:delText>
        </w:r>
        <w:r w:rsidR="3D28FE2E" w:rsidDel="00E01D73">
          <w:delText>geographically distant</w:delText>
        </w:r>
        <w:r w:rsidR="468B8A29" w:rsidDel="00E01D73">
          <w:delText xml:space="preserve"> </w:delText>
        </w:r>
        <w:r w:rsidR="2428BE45" w:rsidDel="00E01D73">
          <w:delText>populations</w:delText>
        </w:r>
      </w:del>
      <w:del w:id="42" w:author="Wen Kuo" w:date="2026-07-12T10:52:00Z" w16du:dateUtc="2026-07-12T15:52:00Z">
        <w:r w:rsidDel="0043719A">
          <w:delText xml:space="preserve">, and a </w:delText>
        </w:r>
      </w:del>
      <w:r w:rsidR="5E923153">
        <w:t>translocated</w:t>
      </w:r>
      <w:r>
        <w:t xml:space="preserve"> population derived from </w:t>
      </w:r>
      <w:ins w:id="43" w:author="Wen Kuo" w:date="2026-07-12T10:53:00Z" w16du:dateUtc="2026-07-12T15:53:00Z">
        <w:r w:rsidR="00FB4576">
          <w:t>mixing Kentucky and Tennessee</w:t>
        </w:r>
        <w:r w:rsidR="000E5095">
          <w:t xml:space="preserve"> wild populations also showed </w:t>
        </w:r>
      </w:ins>
      <w:ins w:id="44" w:author="Wen Kuo" w:date="2026-07-12T10:54:00Z" w16du:dateUtc="2026-07-12T15:54:00Z">
        <w:r w:rsidR="009B59D8">
          <w:t xml:space="preserve">moderate genetic diversity; however, </w:t>
        </w:r>
      </w:ins>
      <w:ins w:id="45" w:author="Wen Kuo" w:date="2026-07-12T10:55:00Z" w16du:dateUtc="2026-07-12T15:55:00Z">
        <w:r w:rsidR="00BA4A44">
          <w:t xml:space="preserve">the consequence of mixing two </w:t>
        </w:r>
        <w:r w:rsidR="00F37810">
          <w:t xml:space="preserve">geographically </w:t>
        </w:r>
      </w:ins>
      <w:ins w:id="46" w:author="Wen Kuo" w:date="2026-07-12T11:13:00Z" w16du:dateUtc="2026-07-12T16:13:00Z">
        <w:r w:rsidR="008765AC">
          <w:t>disjunct</w:t>
        </w:r>
      </w:ins>
      <w:ins w:id="47" w:author="Wen Kuo" w:date="2026-07-12T10:55:00Z" w16du:dateUtc="2026-07-12T15:55:00Z">
        <w:r w:rsidR="00F37810">
          <w:t xml:space="preserve"> population </w:t>
        </w:r>
        <w:r w:rsidR="0004292B">
          <w:t xml:space="preserve">is </w:t>
        </w:r>
      </w:ins>
      <w:ins w:id="48" w:author="Wen Kuo" w:date="2026-07-12T10:56:00Z" w16du:dateUtc="2026-07-12T15:56:00Z">
        <w:r w:rsidR="0004292B">
          <w:t>unknown</w:t>
        </w:r>
      </w:ins>
      <w:ins w:id="49" w:author="Wen Kuo" w:date="2026-07-12T10:57:00Z" w16du:dateUtc="2026-07-12T15:57:00Z">
        <w:r w:rsidR="00F10A8B">
          <w:t>.</w:t>
        </w:r>
      </w:ins>
      <w:ins w:id="50" w:author="Wen Kuo" w:date="2026-07-12T10:59:00Z" w16du:dateUtc="2026-07-12T15:59:00Z">
        <w:r w:rsidR="006E75EF">
          <w:t xml:space="preserve"> </w:t>
        </w:r>
      </w:ins>
      <w:del w:id="51" w:author="Wen Kuo" w:date="2026-07-12T10:57:00Z" w16du:dateUtc="2026-07-12T15:57:00Z">
        <w:r w:rsidDel="00F10A8B">
          <w:delText>this</w:delText>
        </w:r>
        <w:r w:rsidR="0A7790A7" w:rsidDel="00F10A8B">
          <w:delText xml:space="preserve"> </w:delText>
        </w:r>
        <w:r w:rsidR="5D6E5949" w:rsidRPr="3633AFA0" w:rsidDel="00F10A8B">
          <w:rPr>
            <w:i/>
            <w:iCs/>
          </w:rPr>
          <w:delText>ex situ</w:delText>
        </w:r>
        <w:r w:rsidR="5D6E5949" w:rsidDel="00F10A8B">
          <w:delText xml:space="preserve"> population</w:delText>
        </w:r>
        <w:r w:rsidR="462498B8" w:rsidDel="00F10A8B">
          <w:delText xml:space="preserve"> showed the greatest genetic var</w:delText>
        </w:r>
        <w:r w:rsidR="00E73C8C" w:rsidDel="00F10A8B">
          <w:delText>iation</w:delText>
        </w:r>
        <w:r w:rsidDel="00F10A8B">
          <w:delText xml:space="preserve"> demonstrate </w:delText>
        </w:r>
        <w:r w:rsidR="0AE6B038" w:rsidDel="00F10A8B">
          <w:delText xml:space="preserve">how using </w:delText>
        </w:r>
        <w:r w:rsidR="00E73C8C" w:rsidDel="00F10A8B">
          <w:delText>multiple</w:delText>
        </w:r>
        <w:r w:rsidR="0AE6B038" w:rsidDel="00F10A8B">
          <w:delText xml:space="preserve"> source </w:delText>
        </w:r>
        <w:r w:rsidR="00E73C8C" w:rsidDel="00F10A8B">
          <w:delText>populations</w:delText>
        </w:r>
        <w:r w:rsidR="66BFE229" w:rsidDel="00F10A8B">
          <w:delText xml:space="preserve"> can</w:delText>
        </w:r>
        <w:r w:rsidR="2B390624" w:rsidDel="00F10A8B">
          <w:delText xml:space="preserve"> maintain or </w:delText>
        </w:r>
        <w:r w:rsidR="5F33889C" w:rsidDel="00F10A8B">
          <w:delText xml:space="preserve">even </w:delText>
        </w:r>
        <w:r w:rsidR="2B390624" w:rsidDel="00F10A8B">
          <w:delText>enhanc</w:delText>
        </w:r>
        <w:r w:rsidR="6F40897D" w:rsidDel="00F10A8B">
          <w:delText>e</w:delText>
        </w:r>
        <w:r w:rsidR="2B390624" w:rsidDel="00F10A8B">
          <w:delText xml:space="preserve"> genetic diversity</w:delText>
        </w:r>
        <w:r w:rsidDel="00F10A8B">
          <w:delText xml:space="preserve">. </w:delText>
        </w:r>
      </w:del>
      <w:r>
        <w:t xml:space="preserve">Our results indicate that conservation of </w:t>
      </w:r>
      <w:r w:rsidRPr="3633AFA0">
        <w:rPr>
          <w:rStyle w:val="Emphasis"/>
        </w:rPr>
        <w:t>P. globosa</w:t>
      </w:r>
      <w:r>
        <w:t xml:space="preserve"> should prioritize the protection of multiple populations within each </w:t>
      </w:r>
      <w:r>
        <w:lastRenderedPageBreak/>
        <w:t xml:space="preserve">major geographic region while also using </w:t>
      </w:r>
      <w:del w:id="52" w:author="Wen Kuo" w:date="2026-07-12T11:14:00Z" w16du:dateUtc="2026-07-12T16:14:00Z">
        <w:r w:rsidRPr="3633AFA0" w:rsidDel="008765AC">
          <w:rPr>
            <w:i/>
            <w:iCs/>
          </w:rPr>
          <w:delText>ex situ</w:delText>
        </w:r>
        <w:r w:rsidDel="008765AC">
          <w:delText xml:space="preserve"> </w:delText>
        </w:r>
        <w:r w:rsidR="7E7DC955" w:rsidDel="008765AC">
          <w:delText xml:space="preserve">and </w:delText>
        </w:r>
      </w:del>
      <w:r w:rsidR="01928F49">
        <w:t xml:space="preserve">translocation </w:t>
      </w:r>
      <w:r>
        <w:t xml:space="preserve">management to </w:t>
      </w:r>
      <w:del w:id="53" w:author="Wen Kuo" w:date="2026-07-12T11:06:00Z" w16du:dateUtc="2026-07-12T16:06:00Z">
        <w:r w:rsidDel="007F1945">
          <w:delText>capture and maintain</w:delText>
        </w:r>
      </w:del>
      <w:ins w:id="54" w:author="Wen Kuo" w:date="2026-07-12T11:07:00Z" w16du:dateUtc="2026-07-12T16:07:00Z">
        <w:r w:rsidR="00E3321C">
          <w:t>protect</w:t>
        </w:r>
      </w:ins>
      <w:r>
        <w:t xml:space="preserve"> diversity from vulnerable or </w:t>
      </w:r>
      <w:ins w:id="55" w:author="Wen Kuo" w:date="2026-07-12T11:01:00Z" w16du:dateUtc="2026-07-12T16:01:00Z">
        <w:r w:rsidR="00EB2F0C">
          <w:t>degrading</w:t>
        </w:r>
      </w:ins>
      <w:del w:id="56" w:author="Wen Kuo" w:date="2026-07-12T11:00:00Z" w16du:dateUtc="2026-07-12T16:00:00Z">
        <w:r w:rsidDel="00EB2F0C">
          <w:delText>inaccessible</w:delText>
        </w:r>
      </w:del>
      <w:r>
        <w:t xml:space="preserve"> sites. More broadly, this study shows that </w:t>
      </w:r>
      <w:del w:id="57" w:author="Wen Kuo" w:date="2026-07-12T10:58:00Z" w16du:dateUtc="2026-07-12T15:58:00Z">
        <w:r w:rsidR="2344B370" w:rsidRPr="001D7508" w:rsidDel="002F7169">
          <w:rPr>
            <w:i/>
            <w:iCs/>
          </w:rPr>
          <w:delText>ex situ</w:delText>
        </w:r>
        <w:r w:rsidR="2344B370" w:rsidDel="002F7169">
          <w:delText xml:space="preserve"> conservation efforts and </w:delText>
        </w:r>
      </w:del>
      <w:r w:rsidR="2344B370">
        <w:t xml:space="preserve">translocations that mix </w:t>
      </w:r>
      <w:del w:id="58" w:author="Wen Kuo" w:date="2026-07-12T11:03:00Z" w16du:dateUtc="2026-07-12T16:03:00Z">
        <w:r w:rsidR="2344B370" w:rsidDel="001512DE">
          <w:delText xml:space="preserve">material from </w:delText>
        </w:r>
      </w:del>
      <w:r w:rsidR="2344B370">
        <w:t>multiple source</w:t>
      </w:r>
      <w:ins w:id="59" w:author="Wen Kuo" w:date="2026-07-12T11:03:00Z" w16du:dateUtc="2026-07-12T16:03:00Z">
        <w:r w:rsidR="001512DE">
          <w:t xml:space="preserve">s </w:t>
        </w:r>
      </w:ins>
      <w:del w:id="60" w:author="Wen Kuo" w:date="2026-07-12T11:03:00Z" w16du:dateUtc="2026-07-12T16:03:00Z">
        <w:r w:rsidR="2344B370" w:rsidDel="001512DE">
          <w:delText xml:space="preserve"> populations</w:delText>
        </w:r>
        <w:r w:rsidDel="001512DE">
          <w:delText xml:space="preserve"> </w:delText>
        </w:r>
      </w:del>
      <w:r>
        <w:t xml:space="preserve">can be effective for conserving genetic </w:t>
      </w:r>
      <w:ins w:id="61" w:author="Wen Kuo" w:date="2026-07-12T10:59:00Z" w16du:dateUtc="2026-07-12T15:59:00Z">
        <w:r w:rsidR="006E75EF">
          <w:t>diversity</w:t>
        </w:r>
      </w:ins>
      <w:del w:id="62" w:author="Wen Kuo" w:date="2026-07-12T10:59:00Z" w16du:dateUtc="2026-07-12T15:59:00Z">
        <w:r w:rsidDel="006E75EF">
          <w:delText>variation</w:delText>
        </w:r>
      </w:del>
      <w:r>
        <w:t xml:space="preserve"> </w:t>
      </w:r>
      <w:ins w:id="63" w:author="Wen Kuo" w:date="2026-07-12T11:02:00Z" w16du:dateUtc="2026-07-12T16:02:00Z">
        <w:r w:rsidR="00FA1846">
          <w:t xml:space="preserve">of endangered plants while </w:t>
        </w:r>
      </w:ins>
      <w:ins w:id="64" w:author="Wen Kuo" w:date="2026-07-12T11:04:00Z" w16du:dateUtc="2026-07-12T16:04:00Z">
        <w:r w:rsidR="00486B7A">
          <w:t xml:space="preserve">the natural population structure and the consequence of mixing must be </w:t>
        </w:r>
      </w:ins>
      <w:ins w:id="65" w:author="Wen Kuo" w:date="2026-07-12T11:07:00Z" w16du:dateUtc="2026-07-12T16:07:00Z">
        <w:r w:rsidR="00E3321C">
          <w:t>carefully considered.</w:t>
        </w:r>
      </w:ins>
      <w:del w:id="66" w:author="Wen Kuo" w:date="2026-07-12T11:02:00Z" w16du:dateUtc="2026-07-12T16:02:00Z">
        <w:r w:rsidDel="00486F46">
          <w:delText>in endangered plants</w:delText>
        </w:r>
      </w:del>
    </w:p>
    <w:p w14:paraId="2D205098" w14:textId="7DD3E75E" w:rsidR="008F7BE9" w:rsidDel="00E3321C" w:rsidRDefault="4F6ABE31" w:rsidP="0043719A">
      <w:pPr>
        <w:rPr>
          <w:del w:id="67" w:author="Wen Kuo" w:date="2026-07-12T11:07:00Z" w16du:dateUtc="2026-07-12T16:07:00Z"/>
        </w:rPr>
      </w:pPr>
      <w:del w:id="68" w:author="Wen Kuo" w:date="2026-07-12T11:07:00Z" w16du:dateUtc="2026-07-12T16:07:00Z">
        <w:r w:rsidDel="00E3321C">
          <w:delText xml:space="preserve"> with disjunct distributions</w:delText>
        </w:r>
        <w:r w:rsidR="6C612C57" w:rsidDel="00E3321C">
          <w:delText xml:space="preserve"> and degrading habitats</w:delText>
        </w:r>
        <w:r w:rsidDel="00E3321C">
          <w:delText>.</w:delText>
        </w:r>
      </w:del>
    </w:p>
    <w:p w14:paraId="7A9B05B7" w14:textId="33BD2861"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del w:id="69" w:author="Wen Kuo" w:date="2026-07-12T11:07:00Z" w16du:dateUtc="2026-07-12T16:07:00Z">
        <w:r w:rsidR="00BA1CF3" w:rsidDel="00E3321C">
          <w:delText xml:space="preserve">; </w:delText>
        </w:r>
        <w:r w:rsidR="00BA1CF3" w:rsidRPr="00740FA0" w:rsidDel="00E3321C">
          <w:rPr>
            <w:i/>
            <w:iCs/>
          </w:rPr>
          <w:delText>ex situ</w:delText>
        </w:r>
        <w:r w:rsidR="00BA1CF3" w:rsidDel="00E3321C">
          <w:delText xml:space="preserve"> conservation</w:delText>
        </w:r>
      </w:del>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53E716B0"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70"/>
      <w:commentRangeStart w:id="71"/>
      <w:r w:rsidR="7A7178A4">
        <w:fldChar w:fldCharType="end"/>
      </w:r>
      <w:commentRangeEnd w:id="70"/>
      <w:r w:rsidR="7A7178A4">
        <w:rPr>
          <w:rStyle w:val="CommentReference"/>
          <w:sz w:val="24"/>
          <w:szCs w:val="24"/>
        </w:rPr>
        <w:commentReference w:id="70"/>
      </w:r>
      <w:commentRangeEnd w:id="71"/>
      <w:r>
        <w:rPr>
          <w:rStyle w:val="CommentReference"/>
          <w:sz w:val="24"/>
          <w:szCs w:val="24"/>
        </w:rPr>
        <w:commentReference w:id="71"/>
      </w:r>
      <w:r>
        <w:t xml:space="preserve">. For </w:t>
      </w:r>
      <w:ins w:id="72" w:author="Wen Kuo" w:date="2026-07-12T11:21:00Z" w16du:dateUtc="2026-07-12T16:21:00Z">
        <w:r w:rsidR="004B76DB">
          <w:t>endangered</w:t>
        </w:r>
      </w:ins>
      <w:del w:id="73" w:author="Wen Kuo" w:date="2026-07-12T11:21:00Z" w16du:dateUtc="2026-07-12T16:21:00Z">
        <w:r w:rsidDel="004B76DB">
          <w:delText>narrowly distributed</w:delText>
        </w:r>
      </w:del>
      <w:r>
        <w:t xml:space="preserve"> species </w:t>
      </w:r>
      <w:del w:id="74" w:author="Wen Kuo" w:date="2026-07-12T11:21:00Z" w16du:dateUtc="2026-07-12T16:21:00Z">
        <w:r w:rsidDel="009957FD">
          <w:delText>of conservation concern</w:delText>
        </w:r>
      </w:del>
      <w:ins w:id="75" w:author="Wen Kuo" w:date="2026-07-12T11:21:00Z" w16du:dateUtc="2026-07-12T16:21:00Z">
        <w:r w:rsidR="009957FD">
          <w:t>with</w:t>
        </w:r>
        <w:r w:rsidR="004B76DB">
          <w:t xml:space="preserve"> narrow distributions and</w:t>
        </w:r>
        <w:r w:rsidR="009957FD">
          <w:t xml:space="preserve"> habit degradations</w:t>
        </w:r>
      </w:ins>
      <w:r>
        <w:t xml:space="preserve">,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commentRangeStart w:id="76"/>
      <w:r w:rsidR="7A7178A4">
        <w:fldChar w:fldCharType="end"/>
      </w:r>
      <w:commentRangeEnd w:id="76"/>
      <w:r w:rsidR="7A7178A4">
        <w:rPr>
          <w:rStyle w:val="CommentReference"/>
          <w:sz w:val="24"/>
          <w:szCs w:val="24"/>
        </w:rPr>
        <w:commentReference w:id="76"/>
      </w:r>
      <w:r>
        <w:t>.</w:t>
      </w:r>
    </w:p>
    <w:p w14:paraId="5D319DAA" w14:textId="38849E13"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w:t>
      </w:r>
      <w:ins w:id="77" w:author="Wen Kuo" w:date="2026-07-13T16:37:00Z" w16du:dateUtc="2026-07-13T21:37:00Z">
        <w:r w:rsidR="00975B31">
          <w:t xml:space="preserve">natural </w:t>
        </w:r>
      </w:ins>
      <w:r>
        <w:t xml:space="preserve">populations to more interventionist approaches involving </w:t>
      </w:r>
      <w:r w:rsidR="5D4A448D">
        <w:t xml:space="preserve">the </w:t>
      </w:r>
      <w:r w:rsidR="5D4A448D">
        <w:lastRenderedPageBreak/>
        <w:t xml:space="preserve">establishment of </w:t>
      </w:r>
      <w:r w:rsidR="5D4A448D" w:rsidRPr="002C1C16">
        <w:rPr>
          <w:i/>
          <w:iCs/>
          <w:rPrChange w:id="78" w:author="Wen Kuo" w:date="2026-07-12T11:19:00Z" w16du:dateUtc="2026-07-12T16:19:00Z">
            <w:rPr/>
          </w:rPrChange>
        </w:rPr>
        <w:t>ex situ</w:t>
      </w:r>
      <w:r w:rsidR="5D4A448D">
        <w:t xml:space="preserve"> populations</w:t>
      </w:r>
      <w:r w:rsidR="6EF3508B">
        <w:t xml:space="preserve"> and </w:t>
      </w:r>
      <w:ins w:id="79" w:author="Wen Kuo" w:date="2026-07-13T16:36:00Z" w16du:dateUtc="2026-07-13T21:36:00Z">
        <w:r w:rsidR="009349A7">
          <w:t xml:space="preserve">translocations into </w:t>
        </w:r>
      </w:ins>
      <w:ins w:id="80" w:author="Wen Kuo" w:date="2026-07-13T16:37:00Z" w16du:dateUtc="2026-07-13T21:37:00Z">
        <w:r w:rsidR="00975B31">
          <w:t>suitable</w:t>
        </w:r>
      </w:ins>
      <w:ins w:id="81" w:author="Wen Kuo" w:date="2026-07-13T16:36:00Z" w16du:dateUtc="2026-07-13T21:36:00Z">
        <w:r w:rsidR="006E0D5C">
          <w:t xml:space="preserve"> </w:t>
        </w:r>
        <w:r w:rsidR="00975B31">
          <w:t>habitats</w:t>
        </w:r>
      </w:ins>
      <w:del w:id="82" w:author="Wen Kuo" w:date="2026-07-13T16:33:00Z" w16du:dateUtc="2026-07-13T21:33:00Z">
        <w:r w:rsidR="6EF3508B" w:rsidDel="000B7338">
          <w:rPr>
            <w:rFonts w:hint="eastAsia"/>
          </w:rPr>
          <w:delText>conservation</w:delText>
        </w:r>
        <w:r w:rsidR="1BD04DBB" w:rsidDel="000B7338">
          <w:rPr>
            <w:rFonts w:hint="eastAsia"/>
          </w:rPr>
          <w:delText xml:space="preserve"> </w:delText>
        </w:r>
      </w:del>
      <w:del w:id="83" w:author="Wen Kuo" w:date="2026-07-13T16:34:00Z" w16du:dateUtc="2026-07-13T21:34:00Z">
        <w:r w:rsidR="009622FB" w:rsidDel="009622FB">
          <w:rPr>
            <w:rFonts w:hint="eastAsia"/>
          </w:rPr>
          <w:delText>translocations</w:delText>
        </w:r>
      </w:del>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w:t>
      </w:r>
      <w:ins w:id="84" w:author="Littlefield, Tara R (EEC)" w:date="2026-09-13T18:40:00Z" w16du:dateUtc="2026-09-13T22:40:00Z">
        <w:r w:rsidR="00BE22C9">
          <w:t xml:space="preserve"> as well as</w:t>
        </w:r>
      </w:ins>
      <w:del w:id="85" w:author="Littlefield, Tara R (EEC)" w:date="2026-09-13T18:40:00Z" w16du:dateUtc="2026-09-13T22:40:00Z">
        <w:r w:rsidR="077D4227" w:rsidDel="00BE22C9">
          <w:delText xml:space="preserve">, </w:delText>
        </w:r>
      </w:del>
      <w:del w:id="86" w:author="Littlefield, Tara R (EEC)" w:date="2026-09-13T18:41:00Z" w16du:dateUtc="2026-09-13T22:41:00Z">
        <w:r w:rsidR="331D1A2B" w:rsidDel="00BE22C9">
          <w:delText xml:space="preserve">augmentations </w:delText>
        </w:r>
      </w:del>
      <w:ins w:id="87" w:author="Littlefield, Tara R (EEC)" w:date="2026-09-13T18:41:00Z" w16du:dateUtc="2026-09-13T22:41:00Z">
        <w:r w:rsidR="00BE22C9">
          <w:t>translocations</w:t>
        </w:r>
        <w:r w:rsidR="00BE22C9">
          <w:t xml:space="preserve"> </w:t>
        </w:r>
      </w:ins>
      <w:r w:rsidR="474C9C81">
        <w:t>to promote interbreeding and restore genetic variation</w:t>
      </w:r>
      <w:ins w:id="88" w:author="Wen Kuo" w:date="2026-07-13T16:33:00Z" w16du:dateUtc="2026-07-13T21:33:00Z">
        <w:r w:rsidR="00B642C5">
          <w:rPr>
            <w:rFonts w:hint="eastAsia"/>
          </w:rPr>
          <w:t xml:space="preserve"> </w:t>
        </w:r>
      </w:ins>
      <w:del w:id="89" w:author="Wen Kuo" w:date="2026-07-13T16:33:00Z" w16du:dateUtc="2026-07-13T21:33:00Z">
        <w:r w:rsidR="3E92E1F6" w:rsidDel="00B642C5">
          <w:delText>, or introductions</w:delText>
        </w:r>
        <w:r w:rsidR="474C9C81" w:rsidDel="00B642C5">
          <w:delText xml:space="preserve"> </w:delText>
        </w:r>
      </w:del>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747CFEAD" w:rsidR="00136949" w:rsidRDefault="6BBB7342" w:rsidP="14B34B7C">
      <w:r>
        <w:t>Using mixed source</w:t>
      </w:r>
      <w:ins w:id="90" w:author="Wen Kuo" w:date="2026-07-13T16:58:00Z" w16du:dateUtc="2026-07-13T21:58:00Z">
        <w:r w:rsidR="000F16C9" w:rsidRPr="000F16C9">
          <w:rPr>
            <w:rPrChange w:id="91" w:author="Wen Kuo" w:date="2026-07-13T16:58:00Z" w16du:dateUtc="2026-07-13T21:58:00Z">
              <w:rPr>
                <w:rFonts w:ascii="PingFang TC" w:eastAsia="PingFang TC" w:hAnsi="PingFang TC" w:cs="PingFang TC"/>
              </w:rPr>
            </w:rPrChange>
          </w:rPr>
          <w:t xml:space="preserve"> materials</w:t>
        </w:r>
      </w:ins>
      <w:del w:id="92" w:author="Wen Kuo" w:date="2026-07-13T16:58:00Z" w16du:dateUtc="2026-07-13T21:58:00Z">
        <w:r w:rsidDel="000F16C9">
          <w:delText xml:space="preserve"> material</w:delText>
        </w:r>
      </w:del>
      <w:r>
        <w:rPr>
          <w:rFonts w:hint="eastAsia"/>
        </w:rPr>
        <w:t xml:space="preserve"> </w:t>
      </w:r>
      <w:r>
        <w:t xml:space="preserve">for </w:t>
      </w:r>
      <w:r w:rsidR="50D16D5F">
        <w:t xml:space="preserve">controlled crosses, </w:t>
      </w:r>
      <w:commentRangeStart w:id="93"/>
      <w:r w:rsidR="50D16D5F">
        <w:t>population augmentations or introductions</w:t>
      </w:r>
      <w:r w:rsidR="7015286D">
        <w:t xml:space="preserve"> and other forms of assisted movement </w:t>
      </w:r>
      <w:commentRangeEnd w:id="93"/>
      <w:r w:rsidR="00BE22C9">
        <w:rPr>
          <w:rStyle w:val="CommentReference"/>
          <w:sz w:val="24"/>
          <w:szCs w:val="24"/>
        </w:rPr>
        <w:commentReference w:id="93"/>
      </w:r>
      <w:r w:rsidR="7015286D">
        <w:t>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del w:id="94" w:author="Wen Kuo" w:date="2026-07-12T11:55:00Z" w16du:dateUtc="2026-07-12T16:55:00Z">
        <w:r w:rsidR="052C7085" w:rsidRPr="003067AB" w:rsidDel="00FB6DE8">
          <w:delText>managed</w:delText>
        </w:r>
        <w:r w:rsidR="052C7085" w:rsidDel="00FB6DE8">
          <w:delText xml:space="preserve"> </w:delText>
        </w:r>
        <w:r w:rsidR="7015286D" w:rsidRPr="14B34B7C" w:rsidDel="003067AB">
          <w:rPr>
            <w:i/>
            <w:iCs/>
          </w:rPr>
          <w:delText>ex sit</w:delText>
        </w:r>
      </w:del>
      <w:ins w:id="95" w:author="Wen Kuo" w:date="2026-07-12T11:59:00Z" w16du:dateUtc="2026-07-12T16:59:00Z">
        <w:r w:rsidR="00DC7280">
          <w:t>mixed</w:t>
        </w:r>
      </w:ins>
      <w:del w:id="96" w:author="Wen Kuo" w:date="2026-07-12T11:55:00Z" w16du:dateUtc="2026-07-12T16:55:00Z">
        <w:r w:rsidR="7015286D" w:rsidRPr="14B34B7C" w:rsidDel="003067AB">
          <w:rPr>
            <w:i/>
            <w:iCs/>
          </w:rPr>
          <w:delText>u</w:delText>
        </w:r>
      </w:del>
      <w:r w:rsidR="7015286D">
        <w:t xml:space="preserve"> populations capture </w:t>
      </w:r>
      <w:r w:rsidR="3E5E2095">
        <w:t xml:space="preserve">sufficient genetic </w:t>
      </w:r>
      <w:r w:rsidR="7015286D">
        <w:t xml:space="preserve">diversity to </w:t>
      </w:r>
      <w:del w:id="97" w:author="Wen Kuo" w:date="2026-07-12T11:55:00Z" w16du:dateUtc="2026-07-12T16:55:00Z">
        <w:r w:rsidR="7015286D" w:rsidDel="00573A4E">
          <w:delText>justify their use in reintroduction</w:delText>
        </w:r>
        <w:r w:rsidR="391A16EC" w:rsidDel="00573A4E">
          <w:delText>s</w:delText>
        </w:r>
      </w:del>
      <w:ins w:id="98" w:author="Wen Kuo" w:date="2026-07-12T11:55:00Z" w16du:dateUtc="2026-07-12T16:55:00Z">
        <w:r w:rsidR="00573A4E">
          <w:t xml:space="preserve">maintain its </w:t>
        </w:r>
      </w:ins>
      <w:ins w:id="99" w:author="Wen Kuo" w:date="2026-07-12T11:57:00Z" w16du:dateUtc="2026-07-12T16:57:00Z">
        <w:r w:rsidR="001B2AB4">
          <w:t xml:space="preserve">persistence in local </w:t>
        </w:r>
      </w:ins>
      <w:ins w:id="100" w:author="Wen Kuo" w:date="2026-07-12T11:58:00Z" w16du:dateUtc="2026-07-12T16:58:00Z">
        <w:r w:rsidR="008627F5">
          <w:t xml:space="preserve">or changing </w:t>
        </w:r>
      </w:ins>
      <w:ins w:id="101" w:author="Wen Kuo" w:date="2026-07-12T11:57:00Z" w16du:dateUtc="2026-07-12T16:57:00Z">
        <w:r w:rsidR="001B2AB4">
          <w:t>environ</w:t>
        </w:r>
      </w:ins>
      <w:ins w:id="102" w:author="Wen Kuo" w:date="2026-07-12T11:58:00Z" w16du:dateUtc="2026-07-12T16:58:00Z">
        <w:r w:rsidR="001B2AB4">
          <w:t>ment</w:t>
        </w:r>
      </w:ins>
      <w:ins w:id="103" w:author="Wen Kuo" w:date="2026-07-12T11:57:00Z" w16du:dateUtc="2026-07-12T16:57:00Z">
        <w:r w:rsidR="001B2AB4">
          <w:t>s</w:t>
        </w:r>
      </w:ins>
      <w:ins w:id="104" w:author="Wen Kuo" w:date="2026-07-12T11:58:00Z" w16du:dateUtc="2026-07-12T16:58:00Z">
        <w:r w:rsidR="008627F5">
          <w:t>?</w:t>
        </w:r>
      </w:ins>
      <w:del w:id="105" w:author="Wen Kuo" w:date="2026-07-12T11:59:00Z" w16du:dateUtc="2026-07-12T16:59:00Z">
        <w:r w:rsidR="391A16EC" w:rsidDel="00DC7280">
          <w:delText>,</w:delText>
        </w:r>
        <w:r w:rsidR="7015286D" w:rsidDel="00DC7280">
          <w:delText xml:space="preserve"> </w:delText>
        </w:r>
        <w:r w:rsidR="25317F50" w:rsidDel="00DC7280">
          <w:delText>a</w:delText>
        </w:r>
        <w:r w:rsidR="7015286D" w:rsidDel="00DC7280">
          <w:delText xml:space="preserve">nd how much divergence among source populations is </w:delText>
        </w:r>
        <w:r w:rsidR="2A6DA60B" w:rsidDel="00DC7280">
          <w:delText>acceptable</w:delText>
        </w:r>
        <w:r w:rsidR="7015286D" w:rsidDel="00DC7280">
          <w:delText>?</w:delText>
        </w:r>
      </w:del>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commentRangeStart w:id="106"/>
      <w:r w:rsidR="47AAD487">
        <w:fldChar w:fldCharType="end"/>
      </w:r>
      <w:commentRangeEnd w:id="106"/>
      <w:r w:rsidR="47AAD487">
        <w:rPr>
          <w:rStyle w:val="CommentReference"/>
          <w:sz w:val="24"/>
          <w:szCs w:val="24"/>
        </w:rPr>
        <w:commentReference w:id="106"/>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lastRenderedPageBreak/>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7701FF79" w:rsidR="002D7D36" w:rsidRDefault="006F4F38">
      <w:r>
        <w:t>Globe</w:t>
      </w:r>
      <w:r w:rsidR="636CD98D">
        <w:t xml:space="preserve"> bladderpod, </w:t>
      </w:r>
      <w:r w:rsidR="636CD98D" w:rsidRPr="243CF49D">
        <w:rPr>
          <w:rStyle w:val="Emphasis"/>
        </w:rPr>
        <w:t>Physaria globosa</w:t>
      </w:r>
      <w:r w:rsidR="636CD98D">
        <w:t xml:space="preserve"> (Desv.) O’Kane &amp; Al-Shehbaz, is a federally endangered </w:t>
      </w:r>
      <w:ins w:id="107" w:author="Wen Kuo" w:date="2026-07-06T15:45:00Z" w16du:dateUtc="2026-07-06T20:45:00Z">
        <w:r w:rsidR="00EC0D5A">
          <w:t xml:space="preserve">annual to </w:t>
        </w:r>
      </w:ins>
      <w:r w:rsidR="636CD98D">
        <w:t xml:space="preserve">biennial </w:t>
      </w:r>
      <w:del w:id="108" w:author="Wen Kuo" w:date="2026-07-06T15:45:00Z" w16du:dateUtc="2026-07-06T20:45:00Z">
        <w:r w:rsidR="636CD98D" w:rsidDel="00180D9C">
          <w:delText xml:space="preserve">to short-lived </w:delText>
        </w:r>
      </w:del>
      <w:r w:rsidR="303EFAB8">
        <w:t xml:space="preserve">herbaceous </w:t>
      </w:r>
      <w:del w:id="109" w:author="Wen Kuo" w:date="2026-07-06T15:45:00Z" w16du:dateUtc="2026-07-06T20:45:00Z">
        <w:r w:rsidR="636CD98D" w:rsidDel="00180D9C">
          <w:delText xml:space="preserve">perennial </w:delText>
        </w:r>
      </w:del>
      <w:r w:rsidR="636CD98D">
        <w:t xml:space="preserve">species in the Brassicaceae with a geographically 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636CD98D">
        <w:t>, the Kentucky River watershed</w:t>
      </w:r>
      <w:r w:rsidR="0EBDA073">
        <w:t xml:space="preserve"> in Kentucky</w:t>
      </w:r>
      <w:r w:rsidR="636CD98D">
        <w:t>, and the Cumberland River watershed</w:t>
      </w:r>
      <w:r w:rsidR="3481A41B">
        <w:t xml:space="preserve"> in </w:t>
      </w:r>
      <w:r w:rsidR="009D0D9F">
        <w:t>Tennessee,</w:t>
      </w:r>
      <w:r w:rsidR="1CC9A95E">
        <w:t xml:space="preserve"> which is separated i</w:t>
      </w:r>
      <w:r w:rsidR="6C8813FA">
        <w:t xml:space="preserve">nto eastern and western 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2EAB7BFB"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w:t>
      </w:r>
      <w:r>
        <w:lastRenderedPageBreak/>
        <w:t xml:space="preserve">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w:t>
      </w:r>
      <w:del w:id="110" w:author="Wen Kuo" w:date="2026-07-12T12:00:00Z" w16du:dateUtc="2026-07-12T17:00:00Z">
        <w:r w:rsidR="2335FD23" w:rsidDel="00F6009D">
          <w:delText xml:space="preserve">reintroductions </w:delText>
        </w:r>
      </w:del>
      <w:ins w:id="111" w:author="Wen Kuo" w:date="2026-07-12T12:00:00Z" w16du:dateUtc="2026-07-12T17:00:00Z">
        <w:r w:rsidR="00F6009D">
          <w:t xml:space="preserve">translocation </w:t>
        </w:r>
      </w:ins>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w:t>
      </w:r>
      <w:r w:rsidRPr="00A70940">
        <w:rPr>
          <w:i/>
          <w:iCs/>
          <w:rPrChange w:id="112" w:author="Wen Kuo" w:date="2026-07-14T00:20:00Z" w16du:dateUtc="2026-07-14T05:20:00Z">
            <w:rPr/>
          </w:rPrChange>
        </w:rPr>
        <w:t>ex situ</w:t>
      </w:r>
      <w:r>
        <w:t xml:space="preserve"> collections. Management decisions should therefore be guided by range-wide data on genetic diversity, 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1B1A1770"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ins w:id="113" w:author="Wen Kuo" w:date="2026-07-12T12:02:00Z" w16du:dateUtc="2026-07-12T17:02:00Z">
        <w:r w:rsidR="00F04A42">
          <w:t xml:space="preserve"> </w:t>
        </w:r>
        <w:r w:rsidR="00F04A42" w:rsidRPr="007A2479">
          <w:t>spanning the species’ distribution</w:t>
        </w:r>
      </w:ins>
      <w:r w:rsidR="00FC7599">
        <w:t xml:space="preserve">, </w:t>
      </w:r>
      <w:ins w:id="114" w:author="Wen Kuo" w:date="2026-07-12T12:01:00Z" w16du:dateUtc="2026-07-12T17:01:00Z">
        <w:r w:rsidR="008E0321">
          <w:t xml:space="preserve">and </w:t>
        </w:r>
      </w:ins>
      <w:r w:rsidR="00FC7599">
        <w:t>2 translocated populations</w:t>
      </w:r>
      <w:ins w:id="115" w:author="Wen Kuo" w:date="2026-07-12T12:01:00Z" w16du:dateUtc="2026-07-12T17:01:00Z">
        <w:r w:rsidR="008E0321">
          <w:t xml:space="preserve"> of mixed sources</w:t>
        </w:r>
      </w:ins>
      <w:del w:id="116" w:author="Wen Kuo" w:date="2026-07-12T12:01:00Z" w16du:dateUtc="2026-07-12T17:01:00Z">
        <w:r w:rsidR="00FC7599" w:rsidDel="008E0321">
          <w:delText xml:space="preserve">, and 1 </w:delText>
        </w:r>
        <w:r w:rsidR="00FC7599" w:rsidRPr="00740FA0" w:rsidDel="008E0321">
          <w:rPr>
            <w:i/>
            <w:iCs/>
          </w:rPr>
          <w:delText>ex situ</w:delText>
        </w:r>
        <w:r w:rsidR="00FC7599" w:rsidDel="008E0321">
          <w:delText xml:space="preserve"> population</w:delText>
        </w:r>
      </w:del>
      <w:ins w:id="117" w:author="Wen Kuo" w:date="2026-07-12T12:02:00Z" w16du:dateUtc="2026-07-12T17:02:00Z">
        <w:r w:rsidR="00F04A42">
          <w:t>. We</w:t>
        </w:r>
      </w:ins>
      <w:del w:id="118" w:author="Wen Kuo" w:date="2026-07-12T12:02:00Z" w16du:dateUtc="2026-07-12T17:02:00Z">
        <w:r w:rsidR="008150EB" w:rsidDel="00F04A42">
          <w:delText xml:space="preserve">, </w:delText>
        </w:r>
        <w:r w:rsidRPr="007A2479" w:rsidDel="00F04A42">
          <w:delText>spanning the species’ distribution and</w:delText>
        </w:r>
      </w:del>
      <w:r w:rsidRPr="007A2479">
        <w:t xml:space="preserve"> genotyped</w:t>
      </w:r>
      <w:r w:rsidR="001902F9">
        <w:t xml:space="preserve"> </w:t>
      </w:r>
      <w:del w:id="119" w:author="Wen Kuo" w:date="2026-07-12T12:02:00Z" w16du:dateUtc="2026-07-12T17:02:00Z">
        <w:r w:rsidR="001902F9" w:rsidDel="00F04A42">
          <w:delText>358</w:delText>
        </w:r>
        <w:r w:rsidRPr="007A2479" w:rsidDel="00F04A42">
          <w:delText xml:space="preserve"> </w:delText>
        </w:r>
      </w:del>
      <w:ins w:id="120" w:author="Wen Kuo" w:date="2026-07-12T12:02:00Z" w16du:dateUtc="2026-07-12T17:02:00Z">
        <w:r w:rsidR="00F04A42">
          <w:t>332</w:t>
        </w:r>
        <w:r w:rsidR="00F04A42" w:rsidRPr="007A2479">
          <w:t xml:space="preserve"> </w:t>
        </w:r>
      </w:ins>
      <w:r w:rsidRPr="007A2479">
        <w:t xml:space="preserve">individuals at 20 microsatellite loci. </w:t>
      </w:r>
      <w:r w:rsidR="10FE3FB5">
        <w:t>Our goals were to</w:t>
      </w:r>
      <w:r w:rsidR="6682C08E">
        <w:t xml:space="preserve"> resolve how genetic structure corresponds to the species’ disjunct distribution,</w:t>
      </w:r>
      <w:r w:rsidRPr="007A2479">
        <w:t xml:space="preserve"> determine whether populations show evidence of reduced diversity associated with bottlenecks, drift, or inbreeding; and 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ins w:id="121" w:author="Wen Kuo" w:date="2026-07-12T12:03:00Z" w16du:dateUtc="2026-07-12T17:03:00Z">
        <w:r w:rsidR="00B80602">
          <w:t xml:space="preserve">existing </w:t>
        </w:r>
      </w:ins>
      <w:del w:id="122" w:author="Wen Kuo" w:date="2026-07-12T12:03:00Z" w16du:dateUtc="2026-07-12T17:03:00Z">
        <w:r w:rsidR="0B6B24BB" w:rsidDel="00B80602">
          <w:delText xml:space="preserve">mixed-source conservation </w:delText>
        </w:r>
      </w:del>
      <w:r w:rsidR="00EC7A8E">
        <w:t>translocation</w:t>
      </w:r>
      <w:r w:rsidR="67BA41C1">
        <w:t>s</w:t>
      </w:r>
      <w:ins w:id="123" w:author="Wen Kuo" w:date="2026-07-12T12:03:00Z" w16du:dateUtc="2026-07-12T17:03:00Z">
        <w:r w:rsidR="00B80602">
          <w:t xml:space="preserve"> of mixed sources</w:t>
        </w:r>
      </w:ins>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lastRenderedPageBreak/>
        <w:t>Study species</w:t>
      </w:r>
    </w:p>
    <w:p w14:paraId="655157B4" w14:textId="45A03D8C"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commentRangeStart w:id="124"/>
      <w:r w:rsidR="00AC6A1B" w:rsidRPr="00AC6A1B">
        <w:rPr>
          <w:i/>
          <w:iCs/>
          <w:lang w:eastAsia="en-US"/>
        </w:rPr>
        <w:t>P. ouachitensis</w:t>
      </w:r>
      <w:ins w:id="125" w:author="Wen Kuo" w:date="2026-08-24T11:39:00Z" w16du:dateUtc="2026-08-24T16:39:00Z">
        <w:r w:rsidR="00695ACF">
          <w:rPr>
            <w:i/>
            <w:iCs/>
            <w:lang w:eastAsia="en-US"/>
          </w:rPr>
          <w:t xml:space="preserve"> </w:t>
        </w:r>
        <w:r w:rsidR="00695ACF">
          <w:rPr>
            <w:lang w:eastAsia="en-US"/>
          </w:rPr>
          <w:t>and</w:t>
        </w:r>
      </w:ins>
      <w:del w:id="126" w:author="Wen Kuo" w:date="2026-08-24T11:39:00Z" w16du:dateUtc="2026-08-24T16:39:00Z">
        <w:r w:rsidR="00AC6A1B" w:rsidRPr="00AC6A1B" w:rsidDel="00424AAB">
          <w:rPr>
            <w:i/>
            <w:iCs/>
            <w:lang w:eastAsia="en-US"/>
          </w:rPr>
          <w:delText>,</w:delText>
        </w:r>
      </w:del>
      <w:r w:rsidR="00AC6A1B" w:rsidRPr="00AC6A1B">
        <w:rPr>
          <w:i/>
          <w:iCs/>
        </w:rPr>
        <w:t xml:space="preserve"> </w:t>
      </w:r>
      <w:r w:rsidRPr="00AC6A1B">
        <w:rPr>
          <w:i/>
          <w:iCs/>
        </w:rPr>
        <w:t>P. filiformis</w:t>
      </w:r>
      <w:commentRangeEnd w:id="124"/>
      <w:r w:rsidR="00A32FA4" w:rsidRPr="00AC6A1B">
        <w:rPr>
          <w:rStyle w:val="CommentReference"/>
          <w:i/>
          <w:iCs/>
          <w:sz w:val="24"/>
          <w:szCs w:val="24"/>
        </w:rPr>
        <w:commentReference w:id="124"/>
      </w:r>
      <w:del w:id="127" w:author="Wen Kuo" w:date="2026-08-24T11:38:00Z" w16du:dateUtc="2026-08-24T16:38:00Z">
        <w:r w:rsidRPr="00AC6A1B" w:rsidDel="00424AAB">
          <w:rPr>
            <w:i/>
            <w:iCs/>
          </w:rPr>
          <w:delText>, P. gracilis</w:delText>
        </w:r>
        <w:r w:rsidRPr="00AC6A1B" w:rsidDel="00424AAB">
          <w:delText xml:space="preserve">, and </w:delText>
        </w:r>
        <w:r w:rsidRPr="00AC6A1B" w:rsidDel="00424AAB">
          <w:rPr>
            <w:i/>
            <w:iCs/>
          </w:rPr>
          <w:delText>P. angustifolia</w:delText>
        </w:r>
      </w:del>
      <w:r w:rsidRPr="00AC6A1B">
        <w:t>,</w:t>
      </w:r>
      <w:r>
        <w:t xml:space="preserve"> which are annual </w:t>
      </w:r>
      <w:del w:id="128" w:author="Wen Kuo" w:date="2026-07-06T15:47:00Z" w16du:dateUtc="2026-07-06T20:47:00Z">
        <w:r w:rsidDel="00D7290C">
          <w:delText xml:space="preserve">or short-lived </w:delText>
        </w:r>
      </w:del>
      <w:r>
        <w:t xml:space="preserve">plants with fibrous or slender root systems, whereas </w:t>
      </w:r>
      <w:r>
        <w:rPr>
          <w:rStyle w:val="Emphasis"/>
        </w:rPr>
        <w:t>P. globosa</w:t>
      </w:r>
      <w:r>
        <w:t xml:space="preserve"> is most frequently biennial or </w:t>
      </w:r>
      <w:ins w:id="129" w:author="Wen Kuo" w:date="2026-07-06T15:46:00Z" w16du:dateUtc="2026-07-06T20:46:00Z">
        <w:r w:rsidR="00BE2CF8">
          <w:t>sometimes annual</w:t>
        </w:r>
      </w:ins>
      <w:del w:id="130" w:author="Wen Kuo" w:date="2026-07-06T15:46:00Z" w16du:dateUtc="2026-07-06T20:46:00Z">
        <w:r w:rsidDel="006A54B4">
          <w:delText>perennial</w:delText>
        </w:r>
      </w:del>
      <w:r>
        <w:t xml:space="preserve"> </w:t>
      </w:r>
      <w:ins w:id="131" w:author="Wen Kuo" w:date="2026-07-06T15:47:00Z" w16du:dateUtc="2026-07-06T20:47:00Z">
        <w:r w:rsidR="006A54B4">
          <w:t>,</w:t>
        </w:r>
      </w:ins>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commentRangeStart w:id="132"/>
      <w:commentRangeStart w:id="133"/>
      <w:r w:rsidR="1D75C4F3">
        <w:t>.</w:t>
      </w:r>
      <w:commentRangeEnd w:id="132"/>
      <w:r w:rsidR="1D75C4F3">
        <w:rPr>
          <w:rStyle w:val="CommentReference"/>
          <w:sz w:val="24"/>
          <w:szCs w:val="24"/>
        </w:rPr>
        <w:commentReference w:id="132"/>
      </w:r>
      <w:commentRangeEnd w:id="133"/>
      <w:r>
        <w:rPr>
          <w:rStyle w:val="CommentReference"/>
          <w:sz w:val="24"/>
          <w:szCs w:val="24"/>
        </w:rPr>
        <w:commentReference w:id="133"/>
      </w:r>
      <w:r w:rsidR="1D75C4F3">
        <w:t xml:space="preserve"> Plants may produce multiple stems and grow up to 50 cm tall. Small yellow flowers are produced in April and May and are pollinated </w:t>
      </w:r>
      <w:ins w:id="134" w:author="Wen Kuo" w:date="2026-07-06T15:48:00Z">
        <w:r w:rsidR="00EF7F66" w:rsidRPr="00EF7F66">
          <w:t xml:space="preserve">primarily </w:t>
        </w:r>
      </w:ins>
      <w:ins w:id="135" w:author="Wen Kuo" w:date="2026-07-06T15:49:00Z" w16du:dateUtc="2026-07-06T20:49:00Z">
        <w:r w:rsidR="00EF7F66">
          <w:t xml:space="preserve">by </w:t>
        </w:r>
      </w:ins>
      <w:ins w:id="136" w:author="Wen Kuo" w:date="2026-07-06T15:48:00Z">
        <w:r w:rsidR="00EF7F66" w:rsidRPr="00EF7F66">
          <w:t>small native bees and flies</w:t>
        </w:r>
        <w:r w:rsidR="00EF7F66" w:rsidRPr="00EF7F66" w:rsidDel="00EF7F66">
          <w:t xml:space="preserve"> </w:t>
        </w:r>
      </w:ins>
      <w:del w:id="137" w:author="Wen Kuo" w:date="2026-07-06T15:48:00Z" w16du:dateUtc="2026-07-06T20:48:00Z">
        <w:r w:rsidR="1D75C4F3" w:rsidDel="00EF7F66">
          <w:delText>primarily by small insects</w:delText>
        </w:r>
        <w:r w:rsidR="6811A96E" w:rsidDel="00EF7F66">
          <w:delText xml:space="preserve"> </w:delText>
        </w:r>
      </w:del>
      <w:r w:rsidR="1D75C4F3">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ins w:id="138" w:author="Wen Kuo" w:date="2026-07-06T15:51:00Z" w16du:dateUtc="2026-07-06T20:51:00Z">
        <w:r w:rsidR="005875DC">
          <w:t xml:space="preserve">, or </w:t>
        </w:r>
        <w:r w:rsidR="00B257E7">
          <w:t xml:space="preserve">transported by </w:t>
        </w:r>
      </w:ins>
      <w:ins w:id="139" w:author="Wen Kuo" w:date="2026-07-06T15:52:00Z" w16du:dateUtc="2026-07-06T20:52:00Z">
        <w:r w:rsidR="00ED702E">
          <w:t xml:space="preserve">small </w:t>
        </w:r>
        <w:r w:rsidR="004B743A">
          <w:t>mammals</w:t>
        </w:r>
        <w:r w:rsidR="00ED702E">
          <w:t xml:space="preserve"> (Tara Littlefield’s observation)</w:t>
        </w:r>
      </w:ins>
      <w:commentRangeStart w:id="140"/>
      <w:r w:rsidR="1D75C4F3">
        <w:t>.</w:t>
      </w:r>
      <w:commentRangeEnd w:id="140"/>
      <w:r w:rsidR="00131DCA">
        <w:rPr>
          <w:rStyle w:val="CommentReference"/>
          <w:sz w:val="24"/>
          <w:szCs w:val="24"/>
        </w:rPr>
        <w:commentReference w:id="140"/>
      </w:r>
      <w:ins w:id="141" w:author="Wen Kuo" w:date="2026-08-24T13:43:00Z" w16du:dateUtc="2026-08-24T18:43:00Z">
        <w:r w:rsidR="003F6219">
          <w:t xml:space="preserve"> </w:t>
        </w:r>
        <w:commentRangeStart w:id="142"/>
        <w:r w:rsidR="003F6219">
          <w:t xml:space="preserve">We have observed that </w:t>
        </w:r>
        <w:r w:rsidR="003F6219" w:rsidRPr="00C025F7">
          <w:rPr>
            <w:i/>
            <w:iCs/>
          </w:rPr>
          <w:t>Physaria globosa</w:t>
        </w:r>
        <w:r w:rsidR="003F6219">
          <w:t xml:space="preserve"> seeds can persist in soil for at least five years </w:t>
        </w:r>
        <w:commentRangeEnd w:id="142"/>
        <w:r w:rsidR="003F6219">
          <w:rPr>
            <w:rStyle w:val="CommentReference"/>
            <w:sz w:val="24"/>
            <w:szCs w:val="24"/>
          </w:rPr>
          <w:commentReference w:id="142"/>
        </w:r>
        <w:r w:rsidR="003F6219">
          <w:t xml:space="preserve">(unpublished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ins>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27B17910"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del w:id="143" w:author="Wen Kuo" w:date="2026-07-09T15:36:00Z" w16du:dateUtc="2026-07-09T20:36:00Z">
        <w:r w:rsidRPr="00124599" w:rsidDel="00273A20">
          <w:delText xml:space="preserve">358 </w:delText>
        </w:r>
      </w:del>
      <w:ins w:id="144" w:author="Wen Kuo" w:date="2026-07-09T15:36:00Z" w16du:dateUtc="2026-07-09T20:36:00Z">
        <w:r w:rsidR="00273A20">
          <w:t>332</w:t>
        </w:r>
        <w:r w:rsidR="00273A20" w:rsidRPr="00124599">
          <w:t xml:space="preserve"> </w:t>
        </w:r>
      </w:ins>
      <w:r w:rsidRPr="00124599">
        <w:t xml:space="preserve">individuals from </w:t>
      </w:r>
      <w:del w:id="145" w:author="Wen Kuo" w:date="2026-07-09T15:36:00Z" w16du:dateUtc="2026-07-09T20:36:00Z">
        <w:r w:rsidRPr="00124599" w:rsidDel="00273A20">
          <w:delText xml:space="preserve">17 </w:delText>
        </w:r>
      </w:del>
      <w:ins w:id="146" w:author="Wen Kuo" w:date="2026-07-09T15:36:00Z" w16du:dateUtc="2026-07-09T20:36:00Z">
        <w:r w:rsidR="00273A20">
          <w:t>16</w:t>
        </w:r>
        <w:r w:rsidR="00273A20" w:rsidRPr="00124599">
          <w:t xml:space="preserve"> </w:t>
        </w:r>
      </w:ins>
      <w:r w:rsidRPr="00124599">
        <w:t xml:space="preserve">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w:t>
      </w:r>
      <w:ins w:id="147" w:author="Wen Kuo" w:date="2026-07-09T15:37:00Z" w16du:dateUtc="2026-07-09T20:37:00Z">
        <w:r w:rsidR="00620802">
          <w:t xml:space="preserve">and </w:t>
        </w:r>
      </w:ins>
      <w:r w:rsidRPr="00124599">
        <w:t xml:space="preserve">two </w:t>
      </w:r>
      <w:r w:rsidRPr="00124599">
        <w:lastRenderedPageBreak/>
        <w:t>translocated populations in Kentucky, USA (TR_01, TR_02)</w:t>
      </w:r>
      <w:del w:id="148" w:author="Wen Kuo" w:date="2026-07-09T15:37:00Z" w16du:dateUtc="2026-07-09T20:37:00Z">
        <w:r w:rsidRPr="00124599" w:rsidDel="00620802">
          <w:delText xml:space="preserve">; and one </w:delText>
        </w:r>
        <w:r w:rsidRPr="00740FA0" w:rsidDel="00620802">
          <w:rPr>
            <w:i/>
            <w:iCs/>
          </w:rPr>
          <w:delText>ex situ</w:delText>
        </w:r>
        <w:r w:rsidRPr="00124599" w:rsidDel="00620802">
          <w:delText xml:space="preserve"> population maintained in the private conservation garden of Julian Campbell in Lexington, Kentucky, USA (EX_01).</w:delText>
        </w:r>
      </w:del>
      <w:ins w:id="149" w:author="Wen Kuo" w:date="2026-07-09T15:37:00Z" w16du:dateUtc="2026-07-09T20:37:00Z">
        <w:r w:rsidR="00620802">
          <w:t>.</w:t>
        </w:r>
      </w:ins>
    </w:p>
    <w:p w14:paraId="3E9AEE74" w14:textId="08273B4B" w:rsidR="00124599" w:rsidRPr="00124599" w:rsidDel="00277198" w:rsidRDefault="70E96F45" w:rsidP="72842033">
      <w:pPr>
        <w:rPr>
          <w:del w:id="150" w:author="Wen Kuo" w:date="2026-07-09T15:40:00Z" w16du:dateUtc="2026-07-09T20:40:00Z"/>
          <w:rFonts w:eastAsia="MS Mincho"/>
          <w:lang w:eastAsia="en-US"/>
        </w:rPr>
      </w:pPr>
      <w:r>
        <w:t>The</w:t>
      </w:r>
      <w:r w:rsidR="00CA687E">
        <w:t xml:space="preserve"> two</w:t>
      </w:r>
      <w:r>
        <w:t xml:space="preserve"> translocated</w:t>
      </w:r>
      <w:ins w:id="151" w:author="Wen Kuo" w:date="2026-07-09T15:38:00Z" w16du:dateUtc="2026-07-09T20:38:00Z">
        <w:r w:rsidR="00AD6F43">
          <w:t xml:space="preserve"> </w:t>
        </w:r>
      </w:ins>
      <w:del w:id="152" w:author="Wen Kuo" w:date="2026-07-09T15:38:00Z" w16du:dateUtc="2026-07-09T20:38:00Z">
        <w:r w:rsidDel="00620802">
          <w:delText xml:space="preserve"> </w:delText>
        </w:r>
      </w:del>
      <w:del w:id="153" w:author="Wen Kuo" w:date="2026-07-09T15:37:00Z" w16du:dateUtc="2026-07-09T20:37:00Z">
        <w:r w:rsidDel="00620802">
          <w:delText xml:space="preserve">and </w:delText>
        </w:r>
        <w:r w:rsidRPr="72842033" w:rsidDel="00620802">
          <w:rPr>
            <w:i/>
            <w:iCs/>
          </w:rPr>
          <w:delText>ex situ</w:delText>
        </w:r>
        <w:r w:rsidDel="00620802">
          <w:delText xml:space="preserve"> </w:delText>
        </w:r>
      </w:del>
      <w:r>
        <w:t>populations had distinct establishment histories</w:t>
      </w:r>
      <w:r w:rsidR="00D62186">
        <w:t xml:space="preserve">. </w:t>
      </w:r>
      <w:del w:id="154" w:author="Wen Kuo" w:date="2026-07-09T15:40:00Z" w16du:dateUtc="2026-07-09T20:40:00Z">
        <w:r w:rsidR="17666C77" w:rsidDel="00277198">
          <w:delText xml:space="preserve">The EX_01 population was established by Julian Campbell in </w:delText>
        </w:r>
        <w:r w:rsidR="7073D34A" w:rsidDel="00277198">
          <w:delText>the 1990s</w:delText>
        </w:r>
        <w:r w:rsidR="17666C77" w:rsidDel="00277198">
          <w:delText xml:space="preserve"> and included source material from multiple regions across the species’ range. Kentucky sources included Franklin County, Kentucky, USA, from rocky woods along Little Benson Creek; Jessamine County, 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managed interbreeding between Kentucky and Tennessee genotypes with the goal of generating robust genotypes for restoration. This was </w:delText>
        </w:r>
        <w:r w:rsidR="2BD4A26F" w:rsidDel="00277198">
          <w:delText>accomplished</w:delText>
        </w:r>
        <w:r w:rsidR="17666C77" w:rsidDel="00277198">
          <w:delText xml:space="preserve"> by placing plants from the two regions adjacent to one another in the garden and allowing natural pollination to occur. The genetic identity of the resulting offspring had not been validated before the present study. </w:delText>
        </w:r>
      </w:del>
    </w:p>
    <w:p w14:paraId="3006DE3C" w14:textId="2852CB58" w:rsidR="00372A57" w:rsidRPr="00CD55C4" w:rsidRDefault="00840B62" w:rsidP="00372A57">
      <w:pPr>
        <w:rPr>
          <w:ins w:id="155" w:author="Wen Kuo" w:date="2026-07-10T12:23:00Z" w16du:dateUtc="2026-07-10T17:23:00Z"/>
        </w:rPr>
      </w:pPr>
      <w:r>
        <w:t xml:space="preserve">The </w:t>
      </w:r>
      <w:r w:rsidR="00124599" w:rsidRPr="00124599">
        <w:t>TR_01 was established by Tara Littlefield using two sources of introduced material. The firs</w:t>
      </w:r>
      <w:ins w:id="156" w:author="Wen Kuo" w:date="2026-07-10T12:16:00Z" w16du:dateUtc="2026-07-10T17:16:00Z">
        <w:r w:rsidR="00F35136">
          <w:t xml:space="preserve">t </w:t>
        </w:r>
        <w:r w:rsidR="00AD3B9D">
          <w:t>source was from a road</w:t>
        </w:r>
      </w:ins>
      <w:ins w:id="157" w:author="Wen Kuo" w:date="2026-07-10T12:17:00Z" w16du:dateUtc="2026-07-10T17:17:00Z">
        <w:r w:rsidR="00397BB7">
          <w:t>-</w:t>
        </w:r>
      </w:ins>
      <w:ins w:id="158" w:author="Wen Kuo" w:date="2026-07-10T12:16:00Z" w16du:dateUtc="2026-07-10T17:16:00Z">
        <w:r w:rsidR="00AD3B9D">
          <w:t xml:space="preserve">cut rescue </w:t>
        </w:r>
      </w:ins>
      <w:del w:id="159" w:author="Wen Kuo" w:date="2026-07-10T12:16:00Z" w16du:dateUtc="2026-07-10T17:16:00Z">
        <w:r w:rsidR="00124599" w:rsidRPr="00124599" w:rsidDel="00F35136">
          <w:delText xml:space="preserve">t </w:delText>
        </w:r>
      </w:del>
      <w:del w:id="160" w:author="Wen Kuo" w:date="2026-07-10T12:15:00Z" w16du:dateUtc="2026-07-10T17:15:00Z">
        <w:r w:rsidR="00124599" w:rsidRPr="00124599" w:rsidDel="00F35136">
          <w:rPr>
            <w:rFonts w:hint="eastAsia"/>
          </w:rPr>
          <w:delText>introduced genotypes were</w:delText>
        </w:r>
        <w:r w:rsidR="00124599" w:rsidDel="00F35136">
          <w:rPr>
            <w:rFonts w:hint="eastAsia"/>
          </w:rPr>
          <w:delText xml:space="preserve"> </w:delText>
        </w:r>
        <w:r w:rsidR="2CB46523" w:rsidDel="00906EAE">
          <w:delText>translocated</w:delText>
        </w:r>
        <w:r w:rsidR="00124599" w:rsidRPr="00124599" w:rsidDel="00906EAE">
          <w:delText xml:space="preserve"> living plas </w:delText>
        </w:r>
      </w:del>
      <w:del w:id="161" w:author="Wen Kuo" w:date="2026-07-10T12:16:00Z" w16du:dateUtc="2026-07-10T17:16:00Z">
        <w:r w:rsidR="00124599" w:rsidRPr="00124599" w:rsidDel="00AD3B9D">
          <w:delText xml:space="preserve">rescued from a roadcut </w:delText>
        </w:r>
      </w:del>
      <w:r w:rsidR="00124599" w:rsidRPr="00124599">
        <w:t>at Cove Spring, Kentucky, USA (KY_02) in 2014</w:t>
      </w:r>
      <w:del w:id="162" w:author="Wen Kuo" w:date="2026-07-09T15:43:00Z" w16du:dateUtc="2026-07-09T20:43:00Z">
        <w:r w:rsidR="00124599" w:rsidRPr="00124599" w:rsidDel="00B029AB">
          <w:delText xml:space="preserve">. </w:delText>
        </w:r>
      </w:del>
      <w:ins w:id="163" w:author="Wen Kuo" w:date="2026-07-09T15:43:00Z" w16du:dateUtc="2026-07-09T20:43:00Z">
        <w:r w:rsidR="006705A1">
          <w:t>. Ap</w:t>
        </w:r>
        <w:r w:rsidR="00B029AB" w:rsidRPr="00CD55C4">
          <w:t xml:space="preserve">proximately 100 seeds were collected and moved to suitable habitat on the east end of Cove Spring Park, approximately one mile away from the original site. The introduction site had recently been cleared of honeysuckle prior to seed addition, within an approximately 5 × 5 m managed area. </w:t>
        </w:r>
        <w:r w:rsidR="00B029AB" w:rsidRPr="00CD55C4">
          <w:lastRenderedPageBreak/>
          <w:t xml:space="preserve">The habitat included limestone rock outcrops and associated woody species such as </w:t>
        </w:r>
        <w:r w:rsidR="00B029AB" w:rsidRPr="006D1123">
          <w:rPr>
            <w:i/>
            <w:iCs/>
            <w:rPrChange w:id="164" w:author="Wen Kuo" w:date="2026-07-10T12:18:00Z" w16du:dateUtc="2026-07-10T17:18:00Z">
              <w:rPr/>
            </w:rPrChange>
          </w:rPr>
          <w:t>Juniperus virginiana</w:t>
        </w:r>
        <w:r w:rsidR="00B029AB" w:rsidRPr="00CD55C4">
          <w:t xml:space="preserve">, </w:t>
        </w:r>
        <w:r w:rsidR="00B029AB" w:rsidRPr="006D1123">
          <w:rPr>
            <w:i/>
            <w:iCs/>
            <w:rPrChange w:id="165" w:author="Wen Kuo" w:date="2026-07-10T12:18:00Z" w16du:dateUtc="2026-07-10T17:18:00Z">
              <w:rPr/>
            </w:rPrChange>
          </w:rPr>
          <w:t>Quercus muehlenbergii</w:t>
        </w:r>
        <w:r w:rsidR="00B029AB" w:rsidRPr="00CD55C4">
          <w:t xml:space="preserve">, </w:t>
        </w:r>
        <w:r w:rsidR="00B029AB" w:rsidRPr="006D1123">
          <w:rPr>
            <w:i/>
            <w:iCs/>
            <w:rPrChange w:id="166" w:author="Wen Kuo" w:date="2026-07-10T12:18:00Z" w16du:dateUtc="2026-07-10T17:18:00Z">
              <w:rPr/>
            </w:rPrChange>
          </w:rPr>
          <w:t>Fraxinus quadrangulata</w:t>
        </w:r>
        <w:r w:rsidR="00B029AB" w:rsidRPr="00CD55C4">
          <w:t xml:space="preserve">, </w:t>
        </w:r>
        <w:r w:rsidR="00B029AB" w:rsidRPr="006D1123">
          <w:rPr>
            <w:i/>
            <w:iCs/>
            <w:rPrChange w:id="167" w:author="Wen Kuo" w:date="2026-07-10T12:18:00Z" w16du:dateUtc="2026-07-10T17:18:00Z">
              <w:rPr/>
            </w:rPrChange>
          </w:rPr>
          <w:t>Cercis canadensis</w:t>
        </w:r>
        <w:r w:rsidR="00B029AB" w:rsidRPr="00CD55C4">
          <w:t xml:space="preserve">, and </w:t>
        </w:r>
        <w:r w:rsidR="00B029AB" w:rsidRPr="006D1123">
          <w:rPr>
            <w:i/>
            <w:iCs/>
            <w:rPrChange w:id="168" w:author="Wen Kuo" w:date="2026-07-10T12:18:00Z" w16du:dateUtc="2026-07-10T17:18:00Z">
              <w:rPr/>
            </w:rPrChange>
          </w:rPr>
          <w:t>Ostrya virginiana</w:t>
        </w:r>
        <w:r w:rsidR="00B029AB" w:rsidRPr="00CD55C4">
          <w:t>.</w:t>
        </w:r>
      </w:ins>
      <w:r w:rsidR="0053714E">
        <w:t xml:space="preserve"> </w:t>
      </w:r>
      <w:r w:rsidR="00124599" w:rsidRPr="00124599">
        <w:t xml:space="preserve">The second source consisted of seeds collected from Woodford County, Kentucky, USA (KY_05) in 2015. </w:t>
      </w:r>
      <w:ins w:id="169" w:author="Wen Kuo" w:date="2026-07-09T16:36:00Z" w16du:dateUtc="2026-07-09T21:36:00Z">
        <w:r w:rsidR="007B2ACC">
          <w:t>A</w:t>
        </w:r>
        <w:r w:rsidR="007B2ACC" w:rsidRPr="00CD55C4">
          <w:t xml:space="preserve">pproximately 200 additional seeds were introduced </w:t>
        </w:r>
      </w:ins>
      <w:ins w:id="170" w:author="Wen Kuo" w:date="2026-07-10T12:19:00Z" w16du:dateUtc="2026-07-10T17:19:00Z">
        <w:r w:rsidR="00A50D1D">
          <w:t>to</w:t>
        </w:r>
      </w:ins>
      <w:ins w:id="171" w:author="Wen Kuo" w:date="2026-07-09T16:36:00Z" w16du:dateUtc="2026-07-09T21:36:00Z">
        <w:r w:rsidR="007B2ACC" w:rsidRPr="00CD55C4">
          <w:t xml:space="preserve"> the site. Honeysuckle removal continued in winter 2015, with management focused on expanding the original cleared area where </w:t>
        </w:r>
        <w:r w:rsidR="007B2ACC" w:rsidRPr="00306507">
          <w:rPr>
            <w:i/>
            <w:iCs/>
            <w:rPrChange w:id="172" w:author="Wen Kuo" w:date="2026-07-10T12:19:00Z" w16du:dateUtc="2026-07-10T17:19:00Z">
              <w:rPr/>
            </w:rPrChange>
          </w:rPr>
          <w:t>Physaria</w:t>
        </w:r>
      </w:ins>
      <w:ins w:id="173" w:author="Wen Kuo" w:date="2026-07-10T12:19:00Z" w16du:dateUtc="2026-07-10T17:19:00Z">
        <w:r w:rsidR="00306507" w:rsidRPr="00306507">
          <w:rPr>
            <w:i/>
            <w:iCs/>
            <w:rPrChange w:id="174" w:author="Wen Kuo" w:date="2026-07-10T12:19:00Z" w16du:dateUtc="2026-07-10T17:19:00Z">
              <w:rPr/>
            </w:rPrChange>
          </w:rPr>
          <w:t xml:space="preserve"> globosa</w:t>
        </w:r>
      </w:ins>
      <w:ins w:id="175" w:author="Wen Kuo" w:date="2026-07-09T16:36:00Z" w16du:dateUtc="2026-07-09T21:36:00Z">
        <w:r w:rsidR="007B2ACC" w:rsidRPr="00CD55C4">
          <w:t xml:space="preserve"> was introduced.</w:t>
        </w:r>
      </w:ins>
      <w:ins w:id="176" w:author="Wen Kuo" w:date="2026-07-09T16:40:00Z" w16du:dateUtc="2026-07-09T21:40:00Z">
        <w:r w:rsidR="0069736B">
          <w:t xml:space="preserve"> </w:t>
        </w:r>
      </w:ins>
      <w:ins w:id="177" w:author="Wen Kuo" w:date="2026-07-09T16:41:00Z" w16du:dateUtc="2026-07-09T21:41:00Z">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ins>
      <w:ins w:id="178" w:author="Wen Kuo" w:date="2026-07-10T12:24:00Z" w16du:dateUtc="2026-07-10T17:24:00Z">
        <w:r w:rsidR="00C9072C">
          <w:t xml:space="preserve">The </w:t>
        </w:r>
      </w:ins>
      <w:ins w:id="179" w:author="Wen Kuo" w:date="2026-07-10T12:20:00Z" w16du:dateUtc="2026-07-10T17:20:00Z">
        <w:r w:rsidR="00306507" w:rsidRPr="00124599">
          <w:t>TR_01 has been monitored annually by</w:t>
        </w:r>
      </w:ins>
      <w:ins w:id="180" w:author="Littlefield, Tara R (EEC)" w:date="2026-09-13T18:51:00Z" w16du:dateUtc="2026-09-13T22:51:00Z">
        <w:r w:rsidR="00B52CF3">
          <w:t xml:space="preserve"> staff at the Office of Kentucky Nature </w:t>
        </w:r>
      </w:ins>
      <w:ins w:id="181" w:author="Littlefield, Tara R (EEC)" w:date="2026-09-13T18:52:00Z" w16du:dateUtc="2026-09-13T22:52:00Z">
        <w:r w:rsidR="00B52CF3">
          <w:t>Preserves</w:t>
        </w:r>
      </w:ins>
      <w:ins w:id="182" w:author="Littlefield, Tara R (EEC)" w:date="2026-09-13T18:51:00Z" w16du:dateUtc="2026-09-13T22:51:00Z">
        <w:r w:rsidR="00B52CF3">
          <w:t xml:space="preserve"> and Cove Spring Park (</w:t>
        </w:r>
      </w:ins>
      <w:ins w:id="183" w:author="Wen Kuo" w:date="2026-07-10T12:20:00Z" w16du:dateUtc="2026-07-10T17:20:00Z">
        <w:r w:rsidR="00306507" w:rsidRPr="00124599">
          <w:t xml:space="preserve"> </w:t>
        </w:r>
      </w:ins>
      <w:ins w:id="184" w:author="Littlefield, Tara R (EEC)" w:date="2026-09-13T19:45:00Z" w16du:dateUtc="2026-09-13T23:45:00Z">
        <w:r w:rsidR="00666D64">
          <w:t xml:space="preserve">including </w:t>
        </w:r>
      </w:ins>
      <w:ins w:id="185" w:author="Wen Kuo" w:date="2026-07-10T12:20:00Z" w16du:dateUtc="2026-07-10T17:20:00Z">
        <w:r w:rsidR="00306507" w:rsidRPr="00124599">
          <w:t>Tara Littlefield</w:t>
        </w:r>
      </w:ins>
      <w:ins w:id="186" w:author="Littlefield, Tara R (EEC)" w:date="2026-09-13T18:51:00Z" w16du:dateUtc="2026-09-13T22:51:00Z">
        <w:r w:rsidR="00B52CF3">
          <w:t>, Brian Baker and Devin Rodgers)</w:t>
        </w:r>
      </w:ins>
      <w:ins w:id="187" w:author="Wen Kuo" w:date="2026-07-10T12:21:00Z" w16du:dateUtc="2026-07-10T17:21:00Z">
        <w:del w:id="188" w:author="Littlefield, Tara R (EEC)" w:date="2026-09-13T18:51:00Z" w16du:dateUtc="2026-09-13T22:51:00Z">
          <w:r w:rsidR="00873906" w:rsidDel="00B52CF3">
            <w:delText xml:space="preserve">, local </w:delText>
          </w:r>
          <w:r w:rsidR="006121D6" w:rsidDel="00B52CF3">
            <w:delText>vol</w:delText>
          </w:r>
          <w:r w:rsidR="008C2E6A" w:rsidDel="00B52CF3">
            <w:delText>unteers, and</w:delText>
          </w:r>
        </w:del>
        <w:r w:rsidR="008C2E6A">
          <w:t xml:space="preserve"> </w:t>
        </w:r>
        <w:del w:id="189" w:author="Littlefield, Tara R (EEC)" w:date="2026-09-13T18:50:00Z" w16du:dateUtc="2026-09-13T22:50:00Z">
          <w:r w:rsidR="008C2E6A" w:rsidDel="00B52CF3">
            <w:delText xml:space="preserve">staffs from </w:delText>
          </w:r>
        </w:del>
      </w:ins>
      <w:commentRangeStart w:id="190"/>
      <w:ins w:id="191" w:author="Wen Kuo" w:date="2026-07-10T12:22:00Z">
        <w:del w:id="192" w:author="Littlefield, Tara R (EEC)" w:date="2026-09-13T18:50:00Z" w16du:dateUtc="2026-09-13T22:50:00Z">
          <w:r w:rsidR="00DE35E4" w:rsidRPr="00DE35E4" w:rsidDel="00B52CF3">
            <w:delText>Kentucky Department of Fish &amp; Wildlife Resources</w:delText>
          </w:r>
        </w:del>
      </w:ins>
      <w:commentRangeEnd w:id="190"/>
      <w:del w:id="193" w:author="Littlefield, Tara R (EEC)" w:date="2026-09-13T18:50:00Z" w16du:dateUtc="2026-09-13T22:50:00Z">
        <w:r w:rsidR="00A96AAA" w:rsidDel="00B52CF3">
          <w:rPr>
            <w:rStyle w:val="CommentReference"/>
            <w:sz w:val="24"/>
            <w:szCs w:val="24"/>
          </w:rPr>
          <w:commentReference w:id="190"/>
        </w:r>
      </w:del>
      <w:ins w:id="194" w:author="Wen Kuo" w:date="2026-07-10T12:22:00Z" w16du:dateUtc="2026-07-10T17:22:00Z">
        <w:r w:rsidR="00304CDF">
          <w:t xml:space="preserve">. </w:t>
        </w:r>
      </w:ins>
      <w:ins w:id="195" w:author="Wen Kuo" w:date="2026-07-10T12:23:00Z" w16du:dateUtc="2026-07-10T17:23:00Z">
        <w:r w:rsidR="00304CDF">
          <w:t xml:space="preserve">No plants </w:t>
        </w:r>
        <w:r w:rsidR="007843C5">
          <w:t xml:space="preserve">were observed outside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ins>
      <w:r w:rsidR="00CD7AE5">
        <w:t>2025</w:t>
      </w:r>
      <w:ins w:id="196" w:author="Wen Kuo" w:date="2026-07-10T12:23:00Z" w16du:dateUtc="2026-07-10T17:23:00Z">
        <w:r w:rsidR="00372A57" w:rsidRPr="00CD55C4">
          <w:t>. Later increases appear to coincide with continued habitat management and expansion of honeysuckle removal at the site</w:t>
        </w:r>
      </w:ins>
      <w:ins w:id="197" w:author="Wen Kuo" w:date="2026-07-10T12:24:00Z" w16du:dateUtc="2026-07-10T17:24:00Z">
        <w:r w:rsidR="00C9072C">
          <w:t>. The TR_01</w:t>
        </w:r>
      </w:ins>
      <w:ins w:id="198" w:author="Wen Kuo" w:date="2026-07-10T12:25:00Z" w16du:dateUtc="2026-07-10T17:25:00Z">
        <w:r w:rsidR="00BD5A8F">
          <w:t xml:space="preserve"> population has reached 238 vegetative </w:t>
        </w:r>
        <w:r w:rsidR="00A36292">
          <w:t>and 29 flowering plants in 2025.</w:t>
        </w:r>
      </w:ins>
    </w:p>
    <w:p w14:paraId="6E4E12F0" w14:textId="651EB867" w:rsidR="009201DC" w:rsidRDefault="00CD2450" w:rsidP="00D240C6">
      <w:pPr>
        <w:rPr>
          <w:ins w:id="199" w:author="Wen Kuo" w:date="2026-07-09T16:35:00Z" w16du:dateUtc="2026-07-09T21:35:00Z"/>
        </w:rPr>
      </w:pPr>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w:t>
      </w:r>
      <w:ins w:id="200" w:author="Littlefield, Tara R (EEC)" w:date="2026-09-13T18:59:00Z" w16du:dateUtc="2026-09-13T22:59:00Z">
        <w:r w:rsidR="00B52CF3">
          <w:t>in the</w:t>
        </w:r>
      </w:ins>
      <w:del w:id="201" w:author="Littlefield, Tara R (EEC)" w:date="2026-09-13T18:53:00Z" w16du:dateUtc="2026-09-13T22:53:00Z">
        <w:r w:rsidR="00864D62" w:rsidDel="00B52CF3">
          <w:delText>since early 1990s</w:delText>
        </w:r>
      </w:del>
      <w:ins w:id="202" w:author="Littlefield, Tara R (EEC)" w:date="2026-09-13T18:53:00Z" w16du:dateUtc="2026-09-13T22:53:00Z">
        <w:r w:rsidR="00B52CF3">
          <w:t>early 2000s</w:t>
        </w:r>
      </w:ins>
      <w:r w:rsidR="00864D62">
        <w:t xml:space="preserve">. </w:t>
      </w:r>
      <w:r w:rsidR="003D0DA3">
        <w:t xml:space="preserve">The </w:t>
      </w:r>
      <w:r w:rsidR="00CC633E">
        <w:t xml:space="preserve">parental plants of multiple sources were mixed </w:t>
      </w:r>
      <w:r w:rsidR="00297982">
        <w:t xml:space="preserve">and allowed </w:t>
      </w:r>
      <w:r w:rsidR="001A5A83">
        <w:t>natural pollinations for multiple generations</w:t>
      </w:r>
      <w:r w:rsidR="0008558D">
        <w:t xml:space="preserve"> at a pr</w:t>
      </w:r>
      <w:r w:rsidR="00251306">
        <w:t>ivate locality</w:t>
      </w:r>
      <w:r w:rsidR="001A5A83">
        <w:t xml:space="preserve">. </w:t>
      </w:r>
      <w:r w:rsidR="005C5A68">
        <w:t>The harvested seeds</w:t>
      </w:r>
      <w:r w:rsidR="00A02303">
        <w:t xml:space="preserve"> were </w:t>
      </w:r>
      <w:del w:id="203" w:author="Littlefield, Tara R (EEC)" w:date="2026-09-13T18:59:00Z" w16du:dateUtc="2026-09-13T22:59:00Z">
        <w:r w:rsidR="00C10A33" w:rsidDel="00B52CF3">
          <w:delText>arbitrarily sprayed at</w:delText>
        </w:r>
      </w:del>
      <w:ins w:id="204" w:author="Littlefield, Tara R (EEC)" w:date="2026-09-13T19:00:00Z" w16du:dateUtc="2026-09-13T23:00:00Z">
        <w:r w:rsidR="00B04B3A">
          <w:t>planted</w:t>
        </w:r>
      </w:ins>
      <w:ins w:id="205" w:author="Littlefield, Tara R (EEC)" w:date="2026-09-13T19:05:00Z" w16du:dateUtc="2026-09-13T23:05:00Z">
        <w:r w:rsidR="00B04B3A">
          <w:t xml:space="preserve"> on three separate occasions</w:t>
        </w:r>
      </w:ins>
      <w:ins w:id="206" w:author="Littlefield, Tara R (EEC)" w:date="2026-09-13T19:00:00Z" w16du:dateUtc="2026-09-13T23:00:00Z">
        <w:r w:rsidR="00B04B3A">
          <w:t xml:space="preserve"> on</w:t>
        </w:r>
      </w:ins>
      <w:ins w:id="207" w:author="Littlefield, Tara R (EEC)" w:date="2026-09-13T18:59:00Z" w16du:dateUtc="2026-09-13T22:59:00Z">
        <w:r w:rsidR="00B52CF3">
          <w:t xml:space="preserve"> limestone outcrops along the roadsides bordering</w:t>
        </w:r>
      </w:ins>
      <w:r w:rsidR="00C10A33">
        <w:t xml:space="preserve"> </w:t>
      </w:r>
      <w:r w:rsidR="00C10A33" w:rsidRPr="00303EE4">
        <w:t>Jessamine Creek Gorge Preserve</w:t>
      </w:r>
      <w:r w:rsidR="00C10A33">
        <w:t xml:space="preserve"> from 2010 to </w:t>
      </w:r>
      <w:r w:rsidR="003E66E3">
        <w:t>2020</w:t>
      </w:r>
      <w:ins w:id="208" w:author="Littlefield, Tara R (EEC)" w:date="2026-09-13T19:05:00Z" w16du:dateUtc="2026-09-13T23:05:00Z">
        <w:r w:rsidR="00B04B3A">
          <w:t>.</w:t>
        </w:r>
      </w:ins>
      <w:del w:id="209" w:author="Littlefield, Tara R (EEC)" w:date="2026-09-13T19:05:00Z" w16du:dateUtc="2026-09-13T23:05:00Z">
        <w:r w:rsidR="003E66E3" w:rsidDel="00B04B3A">
          <w:delText>, approximately three times</w:delText>
        </w:r>
      </w:del>
      <w:r w:rsidR="003E66E3">
        <w:t>.</w:t>
      </w:r>
      <w:r w:rsidR="001F293F">
        <w:t xml:space="preserve"> </w:t>
      </w:r>
      <w:r w:rsidR="001F293F">
        <w:lastRenderedPageBreak/>
        <w:t xml:space="preserve">Unfortunately, </w:t>
      </w:r>
      <w:r w:rsidR="000B1E1F">
        <w:t xml:space="preserve">the status of interbreeding, </w:t>
      </w:r>
      <w:r w:rsidR="009D60F5">
        <w:t xml:space="preserve">specific source locations, </w:t>
      </w:r>
      <w:ins w:id="210" w:author="Littlefield, Tara R (EEC)" w:date="2026-09-13T19:05:00Z" w16du:dateUtc="2026-09-13T23:05:00Z">
        <w:r w:rsidR="00B04B3A">
          <w:t xml:space="preserve">and </w:t>
        </w:r>
      </w:ins>
      <w:r w:rsidR="009D60F5">
        <w:t xml:space="preserve">number of seeds used in </w:t>
      </w:r>
      <w:ins w:id="211" w:author="Littlefield, Tara R (EEC)" w:date="2026-09-13T19:05:00Z" w16du:dateUtc="2026-09-13T23:05:00Z">
        <w:r w:rsidR="00B04B3A">
          <w:t xml:space="preserve">the </w:t>
        </w:r>
      </w:ins>
      <w:r w:rsidR="009D60F5">
        <w:t>introduction</w:t>
      </w:r>
      <w:r w:rsidR="0008558D">
        <w:t xml:space="preserve"> </w:t>
      </w:r>
      <w:r w:rsidR="00A96481">
        <w:t>have not been recorded</w:t>
      </w:r>
      <w:ins w:id="212" w:author="Littlefield, Tara R (EEC)" w:date="2026-09-13T19:01:00Z" w16du:dateUtc="2026-09-13T23:01:00Z">
        <w:r w:rsidR="00B04B3A">
          <w:t xml:space="preserve">.  This population is </w:t>
        </w:r>
      </w:ins>
      <w:ins w:id="213" w:author="Littlefield, Tara R (EEC)" w:date="2026-09-13T19:00:00Z" w16du:dateUtc="2026-09-13T23:00:00Z">
        <w:r w:rsidR="00B04B3A">
          <w:t>also impacted by</w:t>
        </w:r>
      </w:ins>
      <w:ins w:id="214" w:author="Littlefield, Tara R (EEC)" w:date="2026-09-13T19:01:00Z" w16du:dateUtc="2026-09-13T23:01:00Z">
        <w:r w:rsidR="00B04B3A">
          <w:t xml:space="preserve"> </w:t>
        </w:r>
      </w:ins>
      <w:ins w:id="215" w:author="Littlefield, Tara R (EEC)" w:date="2026-09-13T19:02:00Z" w16du:dateUtc="2026-09-13T23:02:00Z">
        <w:r w:rsidR="00B04B3A">
          <w:t xml:space="preserve">roadside management by the county road department as well as </w:t>
        </w:r>
      </w:ins>
      <w:ins w:id="216" w:author="Littlefield, Tara R (EEC)" w:date="2026-09-13T19:46:00Z" w16du:dateUtc="2026-09-13T23:46:00Z">
        <w:r w:rsidR="00666D64">
          <w:t>ve</w:t>
        </w:r>
      </w:ins>
      <w:ins w:id="217" w:author="Littlefield, Tara R (EEC)" w:date="2026-09-13T19:47:00Z" w16du:dateUtc="2026-09-13T23:47:00Z">
        <w:r w:rsidR="00666D64">
          <w:t>hicular</w:t>
        </w:r>
      </w:ins>
      <w:ins w:id="218" w:author="Littlefield, Tara R (EEC)" w:date="2026-09-13T19:02:00Z" w16du:dateUtc="2026-09-13T23:02:00Z">
        <w:r w:rsidR="00B04B3A">
          <w:t xml:space="preserve"> traffi</w:t>
        </w:r>
      </w:ins>
      <w:ins w:id="219" w:author="Littlefield, Tara R (EEC)" w:date="2026-09-13T19:06:00Z" w16du:dateUtc="2026-09-13T23:06:00Z">
        <w:r w:rsidR="00B04B3A">
          <w:t xml:space="preserve">c, but </w:t>
        </w:r>
      </w:ins>
      <w:ins w:id="220" w:author="Littlefield, Tara R (EEC)" w:date="2026-09-13T19:45:00Z" w16du:dateUtc="2026-09-13T23:45:00Z">
        <w:r w:rsidR="00666D64">
          <w:t>was</w:t>
        </w:r>
      </w:ins>
      <w:ins w:id="221" w:author="Littlefield, Tara R (EEC)" w:date="2026-09-13T19:06:00Z" w16du:dateUtc="2026-09-13T23:06:00Z">
        <w:r w:rsidR="00B04B3A">
          <w:t xml:space="preserve"> still extant in 2026</w:t>
        </w:r>
      </w:ins>
      <w:del w:id="222" w:author="Littlefield, Tara R (EEC)" w:date="2026-09-13T19:02:00Z" w16du:dateUtc="2026-09-13T23:02:00Z">
        <w:r w:rsidR="00A96481" w:rsidDel="00B04B3A">
          <w:delText>.</w:delText>
        </w:r>
      </w:del>
      <w:del w:id="223" w:author="Littlefield, Tara R (EEC)" w:date="2026-09-13T19:05:00Z" w16du:dateUtc="2026-09-13T23:05:00Z">
        <w:r w:rsidR="00A96481" w:rsidDel="00B04B3A">
          <w:delText xml:space="preserve"> </w:delText>
        </w:r>
      </w:del>
    </w:p>
    <w:p w14:paraId="61B4E463" w14:textId="7EC7317D" w:rsidR="00236C4E" w:rsidRDefault="00236C4E" w:rsidP="00740FA0">
      <w:r>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w:t>
      </w:r>
      <w:r w:rsidRPr="00422BEE">
        <w:lastRenderedPageBreak/>
        <w:t>platform with 2 × 150 bp reads. Sequencing yielded 1,049,048 and 1,163,933 paired-end reads, which were assembled de novo into 585,371 contigs using the medium sensitivity/fast setting in Geneious v.7.1.9 (Biomatters, Auckland, New Zealand). MSATCOMMANDER</w:t>
      </w:r>
      <w:ins w:id="224" w:author="Wen Kuo" w:date="2026-06-11T18:19:00Z" w16du:dateUtc="2026-06-11T23:19:00Z">
        <w:r w:rsidR="00051CD2">
          <w:t xml:space="preserve"> </w:t>
        </w:r>
      </w:ins>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ins w:id="225" w:author="Wen Kuo" w:date="2026-06-11T18:20:00Z" w16du:dateUtc="2026-06-11T23:20:00Z">
        <w:r w:rsidR="00F65F78">
          <w:t xml:space="preserve"> </w:t>
        </w:r>
      </w:ins>
      <w:r w:rsidRPr="00422BEE">
        <w:t xml:space="preserve">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w:t>
      </w:r>
      <w:r w:rsidRPr="005A2C70">
        <w:lastRenderedPageBreak/>
        <w:t>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lastRenderedPageBreak/>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5FFEC558"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ins w:id="226" w:author="Wen Kuo" w:date="2026-08-24T15:05:00Z" w16du:dateUtc="2026-08-24T20:05:00Z">
        <w:r w:rsidR="00322AAA">
          <w:t xml:space="preserve">and </w:t>
        </w:r>
      </w:ins>
      <w:r w:rsidR="0042100C">
        <w:t>2</w:t>
      </w:r>
      <w:r w:rsidR="00C13CA2">
        <w:t xml:space="preserve"> translocated populations</w:t>
      </w:r>
      <w:ins w:id="227" w:author="Wen Kuo" w:date="2026-08-24T15:05:00Z" w16du:dateUtc="2026-08-24T20:05:00Z">
        <w:r w:rsidR="00322AAA">
          <w:t xml:space="preserve"> </w:t>
        </w:r>
      </w:ins>
      <w:del w:id="228" w:author="Wen Kuo" w:date="2026-08-24T15:05:00Z" w16du:dateUtc="2026-08-24T20:05:00Z">
        <w:r w:rsidR="00D10B84" w:rsidDel="00322AAA">
          <w:delText>, and</w:delText>
        </w:r>
        <w:r w:rsidR="00C13CA2" w:rsidDel="00322AAA">
          <w:delText xml:space="preserve"> </w:delText>
        </w:r>
        <w:r w:rsidR="0042100C" w:rsidDel="00322AAA">
          <w:delText>1</w:delText>
        </w:r>
        <w:r w:rsidDel="00322AAA">
          <w:delText xml:space="preserve"> </w:delText>
        </w:r>
        <w:r w:rsidRPr="682E26A9" w:rsidDel="00322AAA">
          <w:rPr>
            <w:i/>
            <w:iCs/>
          </w:rPr>
          <w:delText>ex situ</w:delText>
        </w:r>
        <w:r w:rsidDel="00322AAA">
          <w:delText xml:space="preserve"> populations (EX) </w:delText>
        </w:r>
      </w:del>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w:t>
      </w:r>
      <w:r w:rsidR="006C4525">
        <w:lastRenderedPageBreak/>
        <w:t xml:space="preserve">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E3E17DB" w:rsidR="00075780" w:rsidRPr="00075780" w:rsidRDefault="00075780" w:rsidP="003E35FD">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del w:id="229" w:author="Wen Kuo" w:date="2026-07-12T12:14:00Z" w16du:dateUtc="2026-07-12T17:14:00Z">
        <w:r w:rsidR="00F14AC0" w:rsidDel="00BF2173">
          <w:delText xml:space="preserve">some </w:delText>
        </w:r>
      </w:del>
      <w:ins w:id="230" w:author="Wen Kuo" w:date="2026-07-12T12:18:00Z" w16du:dateUtc="2026-07-12T17:18:00Z">
        <w:r w:rsidR="007F4522">
          <w:t xml:space="preserve">4 </w:t>
        </w:r>
      </w:ins>
      <w:r w:rsidR="00F14AC0">
        <w:t>individuals</w:t>
      </w:r>
      <w:ins w:id="231" w:author="Wen Kuo" w:date="2026-07-12T12:20:00Z" w16du:dateUtc="2026-07-12T17:20:00Z">
        <w:r w:rsidR="006F3915">
          <w:t xml:space="preserve"> (16.7%)</w:t>
        </w:r>
      </w:ins>
      <w:r w:rsidR="00F14AC0">
        <w:t xml:space="preserve"> of </w:t>
      </w:r>
      <w:r w:rsidR="00186473">
        <w:t>the TR_01 population show</w:t>
      </w:r>
      <w:r w:rsidR="005514B8">
        <w:t xml:space="preserve">ed </w:t>
      </w:r>
      <w:ins w:id="232" w:author="Wen Kuo" w:date="2026-07-12T12:14:00Z" w16du:dateUtc="2026-07-12T17:14:00Z">
        <w:r w:rsidR="00596CD1">
          <w:t xml:space="preserve">potential </w:t>
        </w:r>
      </w:ins>
      <w:r w:rsidR="7ADDF42F">
        <w:t>admix</w:t>
      </w:r>
      <w:r w:rsidR="000E717D">
        <w:t>t</w:t>
      </w:r>
      <w:r w:rsidR="09967CA5">
        <w:t>ure between</w:t>
      </w:r>
      <w:r w:rsidR="00D26E46">
        <w:t xml:space="preserve"> the two source populations</w:t>
      </w:r>
      <w:ins w:id="233" w:author="Wen Kuo" w:date="2026-07-12T12:15:00Z" w16du:dateUtc="2026-07-12T17:15:00Z">
        <w:r w:rsidR="00E51EE7">
          <w:t xml:space="preserve"> while </w:t>
        </w:r>
      </w:ins>
      <w:del w:id="234" w:author="Wen Kuo" w:date="2026-07-12T12:15:00Z" w16du:dateUtc="2026-07-12T17:15:00Z">
        <w:r w:rsidR="005514B8" w:rsidDel="00F75560">
          <w:delText xml:space="preserve"> </w:delText>
        </w:r>
      </w:del>
      <w:ins w:id="235" w:author="Wen Kuo" w:date="2026-07-12T12:15:00Z" w16du:dateUtc="2026-07-12T17:15:00Z">
        <w:r w:rsidR="00F75560">
          <w:t>1</w:t>
        </w:r>
      </w:ins>
      <w:ins w:id="236" w:author="Wen Kuo" w:date="2026-07-12T12:19:00Z" w16du:dateUtc="2026-07-12T17:19:00Z">
        <w:r w:rsidR="00801545">
          <w:t>6</w:t>
        </w:r>
      </w:ins>
      <w:ins w:id="237" w:author="Wen Kuo" w:date="2026-07-12T12:15:00Z" w16du:dateUtc="2026-07-12T17:15:00Z">
        <w:r w:rsidR="00F75560">
          <w:t xml:space="preserve"> individuals</w:t>
        </w:r>
      </w:ins>
      <w:ins w:id="238" w:author="Wen Kuo" w:date="2026-07-12T12:20:00Z" w16du:dateUtc="2026-07-12T17:20:00Z">
        <w:r w:rsidR="00F238C7">
          <w:t xml:space="preserve"> (</w:t>
        </w:r>
      </w:ins>
      <w:ins w:id="239" w:author="Wen Kuo" w:date="2026-07-12T12:21:00Z" w16du:dateUtc="2026-07-12T17:21:00Z">
        <w:r w:rsidR="00F238C7">
          <w:t>66.7%</w:t>
        </w:r>
      </w:ins>
      <w:ins w:id="240" w:author="Wen Kuo" w:date="2026-07-12T12:20:00Z" w16du:dateUtc="2026-07-12T17:20:00Z">
        <w:r w:rsidR="00F238C7">
          <w:t>)</w:t>
        </w:r>
      </w:ins>
      <w:ins w:id="241" w:author="Wen Kuo" w:date="2026-07-12T12:15:00Z" w16du:dateUtc="2026-07-12T17:15:00Z">
        <w:r w:rsidR="00F75560">
          <w:t xml:space="preserve"> were </w:t>
        </w:r>
      </w:ins>
      <w:ins w:id="242" w:author="Wen Kuo" w:date="2026-07-12T12:16:00Z" w16du:dateUtc="2026-07-12T17:16:00Z">
        <w:r w:rsidR="0029414C">
          <w:t xml:space="preserve">KY_02-like and </w:t>
        </w:r>
      </w:ins>
      <w:ins w:id="243" w:author="Wen Kuo" w:date="2026-07-12T12:18:00Z" w16du:dateUtc="2026-07-12T17:18:00Z">
        <w:r w:rsidR="007F4522">
          <w:t>4</w:t>
        </w:r>
        <w:r w:rsidR="007F4522" w:rsidRPr="007F4522">
          <w:t xml:space="preserve"> </w:t>
        </w:r>
        <w:r w:rsidR="007F4522">
          <w:t xml:space="preserve">individuals </w:t>
        </w:r>
      </w:ins>
      <w:ins w:id="244" w:author="Wen Kuo" w:date="2026-07-12T12:20:00Z" w16du:dateUtc="2026-07-12T17:20:00Z">
        <w:r w:rsidR="006F3915">
          <w:t xml:space="preserve">(16.7%) </w:t>
        </w:r>
      </w:ins>
      <w:ins w:id="245" w:author="Wen Kuo" w:date="2026-07-12T12:18:00Z" w16du:dateUtc="2026-07-12T17:18:00Z">
        <w:r w:rsidR="007F4522">
          <w:t xml:space="preserve">were KY_05-like </w:t>
        </w:r>
      </w:ins>
      <w:r w:rsidR="005514B8">
        <w:t>(</w:t>
      </w:r>
      <w:r w:rsidR="005514B8" w:rsidRPr="00F61AF2">
        <w:rPr>
          <w:b/>
          <w:bCs/>
          <w:color w:val="0070C0"/>
        </w:rPr>
        <w:t>Fig. 3A</w:t>
      </w:r>
      <w:r w:rsidR="005514B8">
        <w:t>)</w:t>
      </w:r>
      <w:r w:rsidR="005514B8" w:rsidRPr="00075780">
        <w:t>.</w:t>
      </w:r>
      <w:ins w:id="246" w:author="Wen Kuo" w:date="2026-07-12T12:25:00Z" w16du:dateUtc="2026-07-12T17:25:00Z">
        <w:r w:rsidR="00461868">
          <w:t xml:space="preserve"> The </w:t>
        </w:r>
      </w:ins>
      <w:ins w:id="247" w:author="Wen Kuo" w:date="2026-07-12T12:26:00Z" w16du:dateUtc="2026-07-12T17:26:00Z">
        <w:r w:rsidR="00C26581">
          <w:t xml:space="preserve">sourced </w:t>
        </w:r>
      </w:ins>
      <w:ins w:id="248" w:author="Wen Kuo" w:date="2026-07-12T12:25:00Z" w16du:dateUtc="2026-07-12T17:25:00Z">
        <w:r w:rsidR="00461868">
          <w:t xml:space="preserve">KY_02 </w:t>
        </w:r>
        <w:r w:rsidR="00C26581">
          <w:t xml:space="preserve">population had more genetic contributions </w:t>
        </w:r>
      </w:ins>
      <w:ins w:id="249" w:author="Wen Kuo" w:date="2026-07-12T12:26:00Z" w16du:dateUtc="2026-07-12T17:26:00Z">
        <w:r w:rsidR="00C26581">
          <w:t xml:space="preserve">to the TR_01 population than </w:t>
        </w:r>
        <w:r w:rsidR="00577DF8">
          <w:t>the other sourced KY_05 population</w:t>
        </w:r>
        <w:r w:rsidR="00947CDE">
          <w:t xml:space="preserve"> </w:t>
        </w:r>
      </w:ins>
      <w:ins w:id="250" w:author="Wen Kuo" w:date="2026-07-12T12:27:00Z" w16du:dateUtc="2026-07-12T17:27:00Z">
        <w:r w:rsidR="00947CDE">
          <w:t>(</w:t>
        </w:r>
        <w:r w:rsidR="00947CDE" w:rsidRPr="00F61AF2">
          <w:rPr>
            <w:b/>
            <w:bCs/>
            <w:color w:val="0070C0"/>
          </w:rPr>
          <w:t>Fig. 3</w:t>
        </w:r>
        <w:r w:rsidR="00947CDE">
          <w:rPr>
            <w:b/>
            <w:bCs/>
            <w:color w:val="0070C0"/>
          </w:rPr>
          <w:t>C</w:t>
        </w:r>
        <w:r w:rsidR="00947CDE">
          <w:t>).</w:t>
        </w:r>
      </w:ins>
      <w:ins w:id="251" w:author="Wen Kuo" w:date="2026-07-12T12:28:00Z" w16du:dateUtc="2026-07-12T17:28:00Z">
        <w:r w:rsidR="003E35FD">
          <w:t xml:space="preserve"> </w:t>
        </w:r>
      </w:ins>
      <w:del w:id="252" w:author="Wen Kuo" w:date="2026-07-12T12:28:00Z" w16du:dateUtc="2026-07-12T17:28:00Z">
        <w:r w:rsidR="005514B8" w:rsidRPr="00075780" w:rsidDel="003E35FD">
          <w:delText xml:space="preserve"> </w:delText>
        </w:r>
        <w:r w:rsidR="00B43BAE" w:rsidDel="003E35FD">
          <w:delText xml:space="preserve"> </w:delText>
        </w:r>
      </w:del>
      <w:r w:rsidR="00C47545">
        <w:t xml:space="preserve">The </w:t>
      </w:r>
      <w:r w:rsidR="00AD2392">
        <w:t>TR</w:t>
      </w:r>
      <w:r w:rsidRPr="00075780">
        <w:t xml:space="preserve">_02 </w:t>
      </w:r>
      <w:del w:id="253" w:author="Wen Kuo" w:date="2026-07-12T12:22:00Z" w16du:dateUtc="2026-07-12T17:22:00Z">
        <w:r w:rsidRPr="00075780" w:rsidDel="003532DB">
          <w:delText>and EX_</w:delText>
        </w:r>
        <w:r w:rsidR="00AD2392" w:rsidDel="003532DB">
          <w:delText>01</w:delText>
        </w:r>
        <w:r w:rsidR="00C47545" w:rsidDel="003532DB">
          <w:delText xml:space="preserve"> </w:delText>
        </w:r>
      </w:del>
      <w:r w:rsidR="00C47545">
        <w:t>population</w:t>
      </w:r>
      <w:del w:id="254" w:author="Wen Kuo" w:date="2026-07-12T12:22:00Z" w16du:dateUtc="2026-07-12T17:22:00Z">
        <w:r w:rsidR="00C47545" w:rsidDel="003532DB">
          <w:delText>s</w:delText>
        </w:r>
      </w:del>
      <w:r w:rsidRPr="00075780">
        <w:t xml:space="preserve"> </w:t>
      </w:r>
      <w:ins w:id="255" w:author="Wen Kuo" w:date="2026-07-12T12:22:00Z" w16du:dateUtc="2026-07-12T17:22:00Z">
        <w:r w:rsidR="003532DB">
          <w:t>was</w:t>
        </w:r>
      </w:ins>
      <w:del w:id="256" w:author="Wen Kuo" w:date="2026-07-12T12:22:00Z" w16du:dateUtc="2026-07-12T17:22:00Z">
        <w:r w:rsidRPr="00075780" w:rsidDel="003532DB">
          <w:delText>were</w:delText>
        </w:r>
      </w:del>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del w:id="257" w:author="Wen Kuo" w:date="2026-07-12T12:22:00Z" w16du:dateUtc="2026-07-12T17:22:00Z">
        <w:r w:rsidRPr="00075780" w:rsidDel="00511ACB">
          <w:delText xml:space="preserve">, </w:delText>
        </w:r>
        <w:r w:rsidR="7544F22D" w:rsidDel="00511ACB">
          <w:delText xml:space="preserve">indicating admixture between different source populations </w:delText>
        </w:r>
        <w:r w:rsidR="5AA453A6" w:rsidDel="00511ACB">
          <w:delText>at</w:delText>
        </w:r>
        <w:r w:rsidR="00FB53E0" w:rsidDel="00511ACB">
          <w:delText xml:space="preserve"> the</w:delText>
        </w:r>
        <w:r w:rsidR="00E53FF4" w:rsidDel="00511ACB">
          <w:delText xml:space="preserve"> </w:delText>
        </w:r>
        <w:r w:rsidR="00E53FF4" w:rsidRPr="00E53FF4" w:rsidDel="00511ACB">
          <w:rPr>
            <w:i/>
            <w:iCs/>
          </w:rPr>
          <w:delText>ex situ</w:delText>
        </w:r>
        <w:r w:rsidR="00E53FF4" w:rsidDel="00511ACB">
          <w:delText xml:space="preserve"> site</w:delText>
        </w:r>
      </w:del>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del w:id="258" w:author="Wen Kuo" w:date="2026-07-12T12:22:00Z" w16du:dateUtc="2026-07-12T17:22:00Z">
        <w:r w:rsidR="00FB53E0" w:rsidDel="00511ACB">
          <w:delText>and EX_01</w:delText>
        </w:r>
        <w:r w:rsidRPr="00075780" w:rsidDel="00511ACB">
          <w:delText xml:space="preserve"> </w:delText>
        </w:r>
      </w:del>
      <w:r w:rsidRPr="00075780">
        <w:t>population</w:t>
      </w:r>
      <w:del w:id="259" w:author="Wen Kuo" w:date="2026-07-12T12:22:00Z" w16du:dateUtc="2026-07-12T17:22:00Z">
        <w:r w:rsidRPr="00075780" w:rsidDel="00511ACB">
          <w:delText>s</w:delText>
        </w:r>
      </w:del>
      <w:r w:rsidRPr="00075780">
        <w:t xml:space="preserve">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del w:id="260" w:author="Wen Kuo" w:date="2026-07-12T12:23:00Z" w16du:dateUtc="2026-07-12T17:23:00Z">
        <w:r w:rsidRPr="00075780" w:rsidDel="006B541F">
          <w:delText>and EX_0</w:delText>
        </w:r>
        <w:r w:rsidR="000D2A38" w:rsidDel="006B541F">
          <w:delText>1</w:delText>
        </w:r>
        <w:r w:rsidR="005E456C" w:rsidDel="006B541F">
          <w:delText xml:space="preserve"> </w:delText>
        </w:r>
      </w:del>
      <w:r w:rsidR="005E456C">
        <w:t>population</w:t>
      </w:r>
      <w:del w:id="261" w:author="Wen Kuo" w:date="2026-07-12T12:23:00Z" w16du:dateUtc="2026-07-12T17:23:00Z">
        <w:r w:rsidR="005E456C" w:rsidDel="006B541F">
          <w:delText>s</w:delText>
        </w:r>
      </w:del>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ins w:id="262" w:author="Wen Kuo" w:date="2026-07-12T12:24:00Z" w16du:dateUtc="2026-07-12T17:24:00Z">
        <w:r w:rsidR="0023634A">
          <w:t xml:space="preserve">other Tennessee </w:t>
        </w:r>
      </w:ins>
      <w:del w:id="263" w:author="Wen Kuo" w:date="2026-07-12T12:24:00Z" w16du:dateUtc="2026-07-12T17:24:00Z">
        <w:r w:rsidRPr="00075780" w:rsidDel="0023634A">
          <w:delText xml:space="preserve">the </w:delText>
        </w:r>
        <w:r w:rsidR="005E456C" w:rsidDel="0023634A">
          <w:delText>IN</w:delText>
        </w:r>
        <w:r w:rsidRPr="00075780" w:rsidDel="0023634A">
          <w:delText xml:space="preserve"> or </w:delText>
        </w:r>
        <w:r w:rsidR="005E456C" w:rsidDel="0023634A">
          <w:delText>KY</w:delText>
        </w:r>
        <w:r w:rsidRPr="00075780" w:rsidDel="0023634A">
          <w:delText xml:space="preserve"> parental </w:delText>
        </w:r>
      </w:del>
      <w:r w:rsidRPr="00075780">
        <w:t>populations</w:t>
      </w:r>
      <w:del w:id="264" w:author="Wen Kuo" w:date="2026-07-12T12:24:00Z" w16du:dateUtc="2026-07-12T17:24:00Z">
        <w:r w:rsidRPr="00075780" w:rsidDel="0023634A">
          <w:delText>, a pattern consistent with backcrossing</w:delText>
        </w:r>
      </w:del>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lastRenderedPageBreak/>
        <w:t xml:space="preserve">Among natural populations, we detected significant isolation by geographic distance </w:t>
      </w:r>
      <w:ins w:id="265" w:author="Wen Kuo" w:date="2026-07-12T12:28:00Z" w16du:dateUtc="2026-07-12T17:28:00Z">
        <w:r w:rsidR="000070D6">
          <w:t xml:space="preserve">(IBD) </w:t>
        </w:r>
      </w:ins>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5D49F908"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del w:id="266" w:author="Wen Kuo" w:date="2026-07-12T12:29:00Z" w16du:dateUtc="2026-07-12T17:29:00Z">
        <w:r w:rsidR="00C750E3" w:rsidDel="000070D6">
          <w:delText xml:space="preserve">and </w:delText>
        </w:r>
        <w:r w:rsidR="418827CC" w:rsidRPr="682E26A9" w:rsidDel="000070D6">
          <w:rPr>
            <w:i/>
            <w:iCs/>
          </w:rPr>
          <w:delText>ex situ</w:delText>
        </w:r>
        <w:r w:rsidR="00C750E3" w:rsidDel="000070D6">
          <w:delText xml:space="preserve"> (EX)</w:delText>
        </w:r>
        <w:r w:rsidR="418827CC" w:rsidDel="000070D6">
          <w:delText xml:space="preserve"> </w:delText>
        </w:r>
      </w:del>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0F3767ED"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del w:id="267" w:author="Wen Kuo" w:date="2026-07-12T12:29:00Z" w16du:dateUtc="2026-07-12T17:29:00Z">
        <w:r w:rsidR="6B2FB9BA" w:rsidDel="007300A3">
          <w:delText>Kentucky  (</w:delText>
        </w:r>
      </w:del>
      <w:ins w:id="268" w:author="Wen Kuo" w:date="2026-07-12T12:29:00Z" w16du:dateUtc="2026-07-12T17:29:00Z">
        <w:r w:rsidR="007300A3">
          <w:t>Kentucky (</w:t>
        </w:r>
      </w:ins>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 xml:space="preserve">-0.036 to 0.227) </w:t>
      </w:r>
      <w:r w:rsidR="0F580947" w:rsidRPr="682E26A9">
        <w:rPr>
          <w:color w:val="000000" w:themeColor="text1"/>
        </w:rPr>
        <w:lastRenderedPageBreak/>
        <w:t>(</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7467AFF8"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out of the four ecoregions</w:t>
      </w:r>
      <w:r w:rsidR="532AA82A">
        <w:t>,</w:t>
      </w:r>
      <w:r w:rsidRPr="00E938E0">
        <w:t xml:space="preserve">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6E451B58" w:rsidR="00C75E3B" w:rsidRDefault="00C75E3B" w:rsidP="00F312C5">
      <w:pPr>
        <w:pStyle w:val="Heading1"/>
      </w:pPr>
      <w:r w:rsidRPr="00E938E0">
        <w:t>Discussion</w:t>
      </w:r>
      <w:r w:rsidR="00D01363">
        <w:t xml:space="preserve"> (</w:t>
      </w:r>
      <w:ins w:id="269" w:author="Wen Kuo" w:date="2026-08-24T15:34:00Z" w16du:dateUtc="2026-08-24T20:34:00Z">
        <w:r w:rsidR="00273ABC">
          <w:t>1562</w:t>
        </w:r>
      </w:ins>
      <w:del w:id="270" w:author="Wen Kuo" w:date="2026-08-24T15:34:00Z" w16du:dateUtc="2026-08-24T20:34:00Z">
        <w:r w:rsidR="00D01363" w:rsidDel="00273ABC">
          <w:delText>1210</w:delText>
        </w:r>
      </w:del>
      <w:r w:rsidR="00D01363">
        <w:t xml:space="preserve"> words)</w:t>
      </w:r>
    </w:p>
    <w:p w14:paraId="3139EFC6" w14:textId="5A181DFD"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w:t>
      </w:r>
      <w:r>
        <w:lastRenderedPageBreak/>
        <w:t xml:space="preserve">regional </w:t>
      </w:r>
      <w:r w:rsidR="19BD3F08">
        <w:t>differentiation</w:t>
      </w:r>
      <w:r>
        <w:t>, substantial variation in within-population diversity, and evidence of genetic</w:t>
      </w:r>
      <w:r w:rsidR="1BFF52E6">
        <w:t xml:space="preserve"> risk </w:t>
      </w:r>
      <w:r>
        <w:t xml:space="preserve">concentrated in a subset of populations. </w:t>
      </w:r>
      <w:r w:rsidR="34B223BD">
        <w:t>T</w:t>
      </w:r>
      <w:r w:rsidR="6D1F9B33">
        <w:t>he</w:t>
      </w:r>
      <w:r w:rsidR="00E01D1F">
        <w:t xml:space="preserve"> translocated </w:t>
      </w:r>
      <w:del w:id="271" w:author="Wen Kuo" w:date="2026-07-14T17:30:00Z" w16du:dateUtc="2026-07-14T22:30:00Z">
        <w:r w:rsidR="00E01D1F" w:rsidDel="00EE1103">
          <w:delText>and</w:delText>
        </w:r>
        <w:r w:rsidDel="00EE1103">
          <w:delText xml:space="preserve"> </w:delText>
        </w:r>
        <w:r w:rsidRPr="682E26A9" w:rsidDel="00EE1103">
          <w:rPr>
            <w:i/>
            <w:iCs/>
          </w:rPr>
          <w:delText>ex situ</w:delText>
        </w:r>
        <w:r w:rsidDel="00EE1103">
          <w:delText xml:space="preserve"> </w:delText>
        </w:r>
      </w:del>
      <w:r>
        <w:t xml:space="preserve">populations </w:t>
      </w:r>
      <w:r w:rsidR="708968AC">
        <w:t>exhibit</w:t>
      </w:r>
      <w:r>
        <w:t xml:space="preserve"> clear </w:t>
      </w:r>
      <w:ins w:id="272" w:author="Wen Kuo" w:date="2026-08-24T12:24:00Z" w16du:dateUtc="2026-08-24T17:24:00Z">
        <w:r w:rsidR="00EC00D3">
          <w:t>genetic mixing</w:t>
        </w:r>
      </w:ins>
      <w:del w:id="273" w:author="Wen Kuo" w:date="2026-08-24T12:24:00Z" w16du:dateUtc="2026-08-24T17:24:00Z">
        <w:r w:rsidDel="00EC00D3">
          <w:rPr>
            <w:rFonts w:hint="eastAsia"/>
          </w:rPr>
          <w:delText>admixture</w:delText>
        </w:r>
      </w:del>
      <w:r>
        <w:t xml:space="preserve">, indicating that </w:t>
      </w:r>
      <w:r w:rsidR="139C1A17">
        <w:t xml:space="preserve">mixing </w:t>
      </w:r>
      <w:r w:rsidR="2CFDD8A1">
        <w:t>material from different source populations</w:t>
      </w:r>
      <w:r>
        <w:t xml:space="preserve"> can successfully </w:t>
      </w:r>
      <w:ins w:id="274" w:author="Wen Kuo" w:date="2026-08-24T12:19:00Z" w16du:dateUtc="2026-08-24T17:19:00Z">
        <w:r w:rsidR="002C3230">
          <w:t xml:space="preserve">produce viable offspring and </w:t>
        </w:r>
      </w:ins>
      <w:ins w:id="275" w:author="Wen Kuo" w:date="2026-08-24T12:20:00Z" w16du:dateUtc="2026-08-24T17:20:00Z">
        <w:r w:rsidR="003B2449">
          <w:t>increase</w:t>
        </w:r>
      </w:ins>
      <w:del w:id="276" w:author="Wen Kuo" w:date="2026-08-24T12:19:00Z" w16du:dateUtc="2026-08-24T17:19:00Z">
        <w:r w:rsidDel="003B2449">
          <w:delText>retain</w:delText>
        </w:r>
      </w:del>
      <w:r>
        <w:t xml:space="preserve"> genetic variation. </w:t>
      </w:r>
      <w:ins w:id="277" w:author="Wen Kuo" w:date="2026-08-24T12:20:00Z" w16du:dateUtc="2026-08-24T17:20:00Z">
        <w:r w:rsidR="003B2449">
          <w:t xml:space="preserve">However, </w:t>
        </w:r>
      </w:ins>
      <w:ins w:id="278" w:author="Wen Kuo" w:date="2026-08-24T12:25:00Z" w16du:dateUtc="2026-08-24T17:25:00Z">
        <w:r w:rsidR="00594A31">
          <w:t>the fitness consequence</w:t>
        </w:r>
      </w:ins>
      <w:ins w:id="279" w:author="Wen Kuo" w:date="2026-08-24T12:31:00Z" w16du:dateUtc="2026-08-24T17:31:00Z">
        <w:r w:rsidR="00621AA2">
          <w:t>s</w:t>
        </w:r>
      </w:ins>
      <w:ins w:id="280" w:author="Wen Kuo" w:date="2026-08-24T12:25:00Z" w16du:dateUtc="2026-08-24T17:25:00Z">
        <w:r w:rsidR="00594A31">
          <w:t xml:space="preserve"> of </w:t>
        </w:r>
        <w:r w:rsidR="00B155C4">
          <w:t xml:space="preserve">genetic mixing </w:t>
        </w:r>
      </w:ins>
      <w:ins w:id="281" w:author="Wen Kuo" w:date="2026-08-24T12:31:00Z" w16du:dateUtc="2026-08-24T17:31:00Z">
        <w:r w:rsidR="007F322B">
          <w:t>remain</w:t>
        </w:r>
      </w:ins>
      <w:ins w:id="282" w:author="Wen Kuo" w:date="2026-08-24T12:25:00Z" w16du:dateUtc="2026-08-24T17:25:00Z">
        <w:r w:rsidR="00B155C4">
          <w:t xml:space="preserve"> unknow</w:t>
        </w:r>
      </w:ins>
      <w:ins w:id="283" w:author="Wen Kuo" w:date="2026-08-24T12:26:00Z" w16du:dateUtc="2026-08-24T17:26:00Z">
        <w:r w:rsidR="00292BF8">
          <w:t>n</w:t>
        </w:r>
      </w:ins>
      <w:ins w:id="284" w:author="Wen Kuo" w:date="2026-08-24T12:25:00Z" w16du:dateUtc="2026-08-24T17:25:00Z">
        <w:r w:rsidR="00B155C4">
          <w:t xml:space="preserve"> for this species. </w:t>
        </w:r>
      </w:ins>
      <w:ins w:id="285" w:author="Wen Kuo" w:date="2026-08-24T12:27:00Z" w16du:dateUtc="2026-08-24T17:27:00Z">
        <w:r w:rsidR="001F3128">
          <w:t xml:space="preserve">The necessity and </w:t>
        </w:r>
      </w:ins>
      <w:ins w:id="286" w:author="Wen Kuo" w:date="2026-08-24T12:31:00Z" w16du:dateUtc="2026-08-24T17:31:00Z">
        <w:r w:rsidR="007F322B">
          <w:t>long-term effects</w:t>
        </w:r>
      </w:ins>
      <w:ins w:id="287" w:author="Wen Kuo" w:date="2026-08-24T12:27:00Z" w16du:dateUtc="2026-08-24T17:27:00Z">
        <w:r w:rsidR="00083F98">
          <w:t xml:space="preserve"> of </w:t>
        </w:r>
      </w:ins>
      <w:ins w:id="288" w:author="Wen Kuo" w:date="2026-08-24T12:28:00Z" w16du:dateUtc="2026-08-24T17:28:00Z">
        <w:r w:rsidR="00083F98">
          <w:t>genetic mixing</w:t>
        </w:r>
      </w:ins>
      <w:ins w:id="289" w:author="Wen Kuo" w:date="2026-08-24T12:29:00Z" w16du:dateUtc="2026-08-24T17:29:00Z">
        <w:r w:rsidR="00D56A17">
          <w:t xml:space="preserve">, especially </w:t>
        </w:r>
        <w:r w:rsidR="00066517">
          <w:t>between naturally disjunct populations</w:t>
        </w:r>
        <w:r w:rsidR="00D56A17">
          <w:t>,</w:t>
        </w:r>
      </w:ins>
      <w:ins w:id="290" w:author="Wen Kuo" w:date="2026-08-24T12:28:00Z" w16du:dateUtc="2026-08-24T17:28:00Z">
        <w:r w:rsidR="00083F98">
          <w:t xml:space="preserve"> </w:t>
        </w:r>
      </w:ins>
      <w:ins w:id="291" w:author="Wen Kuo" w:date="2026-08-24T12:32:00Z" w16du:dateUtc="2026-08-24T17:32:00Z">
        <w:r w:rsidR="00EC2C9F">
          <w:t>must therefore be carefully evaluated before such mixing is conducted</w:t>
        </w:r>
      </w:ins>
      <w:ins w:id="292" w:author="Wen Kuo" w:date="2026-08-24T12:28:00Z" w16du:dateUtc="2026-08-24T17:28:00Z">
        <w:r w:rsidR="006B12CB">
          <w:t xml:space="preserve">. </w:t>
        </w:r>
      </w:ins>
      <w:r>
        <w:t xml:space="preserve">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w:t>
      </w:r>
      <w:del w:id="293" w:author="Wen Kuo" w:date="2026-07-14T17:30:00Z" w16du:dateUtc="2026-07-14T22:30:00Z">
        <w:r w:rsidR="00DE0B6E" w:rsidDel="009F0D27">
          <w:delText xml:space="preserve">and </w:delText>
        </w:r>
        <w:r w:rsidR="3073334D" w:rsidDel="009F0D27">
          <w:delText xml:space="preserve">ex situ reintroduced </w:delText>
        </w:r>
      </w:del>
      <w:r w:rsidR="3073334D">
        <w:t>populations</w:t>
      </w:r>
      <w:r w:rsidR="2C6FE01C">
        <w:t xml:space="preserve"> may help maintain genetic variation in </w:t>
      </w:r>
      <w:r w:rsidR="2C6FE01C" w:rsidRPr="00DB20DF">
        <w:rPr>
          <w:i/>
          <w:iCs/>
        </w:rPr>
        <w:t>P. globosa</w:t>
      </w:r>
      <w:r>
        <w:t>.</w:t>
      </w:r>
    </w:p>
    <w:p w14:paraId="16B04DFB" w14:textId="3F59E376" w:rsidR="00091E73" w:rsidRPr="00091E73" w:rsidRDefault="00BB3412" w:rsidP="007B56CE">
      <w:ins w:id="294" w:author="Wen Kuo" w:date="2026-06-11T18:15:00Z" w16du:dateUtc="2026-06-11T23:15:00Z">
        <w:r>
          <w:rPr>
            <w:rStyle w:val="Emphasis"/>
          </w:rPr>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ins>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ins w:id="295" w:author="Wen Kuo" w:date="2026-06-11T18:17:00Z" w16du:dateUtc="2026-06-11T23:17:00Z">
        <w:r w:rsidR="007B56CE">
          <w:t xml:space="preserve">. </w:t>
        </w:r>
      </w:ins>
      <w:ins w:id="296" w:author="Wen Kuo" w:date="2026-06-11T18:15:00Z" w16du:dateUtc="2026-06-11T23:15:00Z">
        <w:r>
          <w:t xml:space="preserve">Neighbor-joining analysis, PCA, STRUCTURE, and pairwise genetic differentiation consistently support a major split between the IN–KY and TNE–TNW groups, with additional substructure within each region. This pronounced spatial structure is likely reinforced by </w:t>
        </w:r>
      </w:ins>
      <w:ins w:id="297" w:author="Wen Kuo" w:date="2026-08-24T12:45:00Z" w16du:dateUtc="2026-08-24T17:45:00Z">
        <w:r w:rsidR="004D4675">
          <w:t xml:space="preserve">discrete habitats and </w:t>
        </w:r>
      </w:ins>
      <w:ins w:id="298" w:author="Wen Kuo" w:date="2026-06-11T18:15:00Z" w16du:dateUtc="2026-06-11T23:15:00Z">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ins>
      <w:ins w:id="299" w:author="Wen Kuo" w:date="2026-06-11T18:17:00Z" w16du:dateUtc="2026-06-11T23:17:00Z">
        <w:r w:rsidR="007B56CE">
          <w:t xml:space="preserve"> </w:t>
        </w:r>
      </w:ins>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ins w:id="300" w:author="Wen Kuo" w:date="2026-06-11T18:15:00Z" w16du:dateUtc="2026-06-11T23:15:00Z">
        <w:r>
          <w:t xml:space="preserve">. In addition, facultative self-compatibility in </w:t>
        </w:r>
        <w:r>
          <w:rPr>
            <w:rStyle w:val="Emphasis"/>
          </w:rPr>
          <w:t>P. globosa</w:t>
        </w:r>
        <w:r>
          <w:t xml:space="preserve"> may further promote localized genetic structure and elevated inbreeding within populations </w:t>
        </w:r>
      </w:ins>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ins w:id="301" w:author="Wen Kuo" w:date="2026-06-11T18:15:00Z" w16du:dateUtc="2026-06-11T23:15:00Z">
        <w:r>
          <w:t>. Significant isolation-by-distance and AMOVA results are consistent with this interpretation, indicating that genetic differentiation is structured both among regions and among populations within regions.</w:t>
        </w:r>
      </w:ins>
      <w:ins w:id="302" w:author="Wen Kuo" w:date="2026-06-11T18:17:00Z" w16du:dateUtc="2026-06-11T23:17:00Z">
        <w:r w:rsidR="007B56CE">
          <w:t xml:space="preserve"> </w:t>
        </w:r>
      </w:ins>
      <w:del w:id="303" w:author="Wen Kuo" w:date="2026-06-11T18:17:00Z" w16du:dateUtc="2026-06-11T23:17:00Z">
        <w:r w:rsidR="50EEF571" w:rsidDel="007B56CE">
          <w:delText xml:space="preserve">strong </w:delText>
        </w:r>
        <w:r w:rsidR="50EEF571" w:rsidDel="007B56CE">
          <w:lastRenderedPageBreak/>
          <w:delText xml:space="preserve">genetic structure across </w:delText>
        </w:r>
      </w:del>
      <w:del w:id="304" w:author="Wen Kuo" w:date="2026-06-11T18:00:00Z" w16du:dateUtc="2026-06-11T23:00:00Z">
        <w:r w:rsidR="50EEF571" w:rsidDel="00F32E37">
          <w:delText>the</w:delText>
        </w:r>
      </w:del>
      <w:del w:id="305" w:author="Wen Kuo" w:date="2026-06-11T18:17:00Z" w16du:dateUtc="2026-06-11T23:17:00Z">
        <w:r w:rsidR="50EEF571" w:rsidDel="007B56CE">
          <w:delText xml:space="preserve"> disjunct range</w:delText>
        </w:r>
      </w:del>
      <w:del w:id="306" w:author="Wen Kuo" w:date="2026-06-11T18:01:00Z" w16du:dateUtc="2026-06-11T23:01:00Z">
        <w:r w:rsidR="50EEF571" w:rsidDel="00F32E37">
          <w:delText xml:space="preserve"> of </w:delText>
        </w:r>
        <w:r w:rsidR="50EEF571" w:rsidRPr="682E26A9" w:rsidDel="00F32E37">
          <w:rPr>
            <w:i/>
            <w:iCs/>
          </w:rPr>
          <w:delText>P. globosa</w:delText>
        </w:r>
      </w:del>
      <w:del w:id="307" w:author="Wen Kuo" w:date="2026-06-11T18:17:00Z" w16du:dateUtc="2026-06-11T23:17:00Z">
        <w:r w:rsidR="008145A7" w:rsidDel="007B56CE">
          <w:fldChar w:fldCharType="begin"/>
        </w:r>
        <w:r w:rsidR="008145A7" w:rsidDel="007B56CE">
          <w:del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delInstrText>
        </w:r>
        <w:r w:rsidR="008145A7" w:rsidDel="007B56CE">
          <w:fldChar w:fldCharType="separate"/>
        </w:r>
        <w:r w:rsidR="008145A7" w:rsidDel="007B56CE">
          <w:rPr>
            <w:noProof/>
          </w:rPr>
          <w:delText>(Edwards</w:delText>
        </w:r>
        <w:r w:rsidR="008145A7" w:rsidRPr="008145A7" w:rsidDel="007B56CE">
          <w:rPr>
            <w:i/>
            <w:noProof/>
          </w:rPr>
          <w:delText xml:space="preserve"> et al.</w:delText>
        </w:r>
        <w:r w:rsidR="008145A7" w:rsidDel="007B56CE">
          <w:rPr>
            <w:noProof/>
          </w:rPr>
          <w:delText>, 2021)</w:delText>
        </w:r>
        <w:r w:rsidR="008145A7" w:rsidDel="007B56CE">
          <w:fldChar w:fldCharType="end"/>
        </w:r>
      </w:del>
      <w:del w:id="308" w:author="Wen Kuo" w:date="2026-06-11T18:01:00Z" w16du:dateUtc="2026-06-11T23:01:00Z">
        <w:r w:rsidR="50EEF571" w:rsidDel="00F32E37">
          <w:delText>.</w:delText>
        </w:r>
      </w:del>
      <w:del w:id="309" w:author="Wen Kuo" w:date="2026-06-11T18:17:00Z" w16du:dateUtc="2026-06-11T23:17:00Z">
        <w:r w:rsidR="50EEF571" w:rsidDel="007B56CE">
          <w:delText xml:space="preserve"> Neighbor-joining, PCA, STRUCTURE, and pairwise differentiation all support a major split between an IN–KY group and a TNE–TNW group, with additional substructure within each region. </w:delText>
        </w:r>
        <w:r w:rsidR="005C53FA" w:rsidDel="007B56CE">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del>
      <w:r w:rsidR="00186F29">
        <w:instrText xml:space="preserve"> ADDIN EN.CITE </w:instrText>
      </w:r>
      <w:r w:rsidR="00186F29">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r w:rsidR="00186F29">
        <w:instrText xml:space="preserve"> ADDIN EN.CITE.DATA </w:instrText>
      </w:r>
      <w:r w:rsidR="00186F29">
        <w:fldChar w:fldCharType="end"/>
      </w:r>
      <w:del w:id="310" w:author="Wen Kuo" w:date="2026-06-11T18:17:00Z" w16du:dateUtc="2026-06-11T23:17:00Z">
        <w:r w:rsidR="005C53FA" w:rsidDel="007B56CE">
          <w:fldChar w:fldCharType="separate"/>
        </w:r>
      </w:del>
      <w:r w:rsidR="00186F29">
        <w:rPr>
          <w:noProof/>
        </w:rPr>
        <w:t>(Powell, 2023; Waters</w:t>
      </w:r>
      <w:r w:rsidR="00186F29" w:rsidRPr="00186F29">
        <w:rPr>
          <w:i/>
          <w:noProof/>
        </w:rPr>
        <w:t xml:space="preserve"> et al.</w:t>
      </w:r>
      <w:r w:rsidR="00186F29">
        <w:rPr>
          <w:noProof/>
        </w:rPr>
        <w:t>, 2025)</w:t>
      </w:r>
      <w:del w:id="311" w:author="Wen Kuo" w:date="2026-06-11T18:17:00Z" w16du:dateUtc="2026-06-11T23:17:00Z">
        <w:r w:rsidR="005C53FA" w:rsidDel="007B56CE">
          <w:fldChar w:fldCharType="end"/>
        </w:r>
      </w:del>
      <w:del w:id="312" w:author="Wen Kuo" w:date="2026-06-11T18:12:00Z" w16du:dateUtc="2026-06-11T23:12:00Z">
        <w:r w:rsidR="50EEF571" w:rsidDel="004564EC">
          <w:delText xml:space="preserve">This pattern is consistent with the species’ geographically discontinuous distribution and suggests that natural populations from different </w:delText>
        </w:r>
        <w:r w:rsidR="56CF2DCF" w:rsidDel="004564EC">
          <w:delText>regions</w:delText>
        </w:r>
        <w:r w:rsidR="50EEF571" w:rsidDel="004564EC">
          <w:delText xml:space="preserve"> should not be treated as interchangeable </w:delText>
        </w:r>
        <w:r w:rsidR="274291E9" w:rsidDel="004564EC">
          <w:delText xml:space="preserve">management </w:delText>
        </w:r>
        <w:r w:rsidR="50EEF571" w:rsidDel="004564EC">
          <w:delText xml:space="preserve">units. </w:delText>
        </w:r>
      </w:del>
      <w:del w:id="313" w:author="Wen Kuo" w:date="2026-06-11T18:17:00Z" w16du:dateUtc="2026-06-11T23:17:00Z">
        <w:r w:rsidR="50EEF571" w:rsidDel="007B56CE">
          <w:delText>Significant isolation</w:delText>
        </w:r>
        <w:r w:rsidR="253E6FFF" w:rsidDel="007B56CE">
          <w:delText>-</w:delText>
        </w:r>
        <w:r w:rsidR="50EEF571" w:rsidDel="007B56CE">
          <w:delText>by</w:delText>
        </w:r>
        <w:r w:rsidR="253E6FFF" w:rsidDel="007B56CE">
          <w:delText>-</w:delText>
        </w:r>
        <w:r w:rsidR="50EEF571" w:rsidDel="007B56CE">
          <w:delText>distance</w:delText>
        </w:r>
        <w:r w:rsidR="253E6FFF" w:rsidDel="007B56CE">
          <w:delText xml:space="preserve"> (IBD)</w:delText>
        </w:r>
        <w:r w:rsidR="50EEF571" w:rsidDel="007B56CE">
          <w:delText xml:space="preserve"> and the AMOVA results further support this interpretation by showing that differentiation is structured both </w:delText>
        </w:r>
        <w:r w:rsidR="551CE523" w:rsidDel="007B56CE">
          <w:delText xml:space="preserve">within and </w:delText>
        </w:r>
        <w:r w:rsidR="50EEF571" w:rsidDel="007B56CE">
          <w:delText xml:space="preserve">among regions. </w:delText>
        </w:r>
      </w:del>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is strongly 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18C905A"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 xml:space="preserve">disturbance and </w:t>
      </w:r>
      <w:r>
        <w:lastRenderedPageBreak/>
        <w:t>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xml:space="preserve">. </w:t>
      </w:r>
      <w:commentRangeStart w:id="314"/>
      <w:r>
        <w:t>Conversely, KY_04</w:t>
      </w:r>
      <w:r w:rsidR="0532EBC7">
        <w:t>, which</w:t>
      </w:r>
      <w:r>
        <w:t xml:space="preserve"> is regularly managed with f</w:t>
      </w:r>
      <w:commentRangeEnd w:id="314"/>
      <w:r w:rsidR="009C68E6">
        <w:rPr>
          <w:rStyle w:val="CommentReference"/>
          <w:sz w:val="24"/>
          <w:szCs w:val="24"/>
        </w:rPr>
        <w:commentReference w:id="314"/>
      </w:r>
      <w:r>
        <w:t xml:space="preserve">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w:t>
      </w:r>
      <w:commentRangeStart w:id="315"/>
      <w:r>
        <w:t xml:space="preserve">Although our data cannot 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commentRangeEnd w:id="315"/>
      <w:r w:rsidR="003C0589">
        <w:rPr>
          <w:rStyle w:val="CommentReference"/>
          <w:sz w:val="24"/>
          <w:szCs w:val="24"/>
        </w:rPr>
        <w:commentReference w:id="315"/>
      </w:r>
      <w:ins w:id="316" w:author="Wen Kuo" w:date="2026-07-10T13:18:00Z" w16du:dateUtc="2026-07-10T18:18:00Z">
        <w:r w:rsidR="001F345F">
          <w:t>.</w:t>
        </w:r>
      </w:ins>
      <w:ins w:id="317" w:author="Wen Kuo" w:date="2026-07-10T13:19:00Z" w16du:dateUtc="2026-07-10T18:19:00Z">
        <w:r w:rsidR="000B612B">
          <w:t xml:space="preserve"> </w:t>
        </w:r>
      </w:ins>
      <w:del w:id="318" w:author="Wen Kuo" w:date="2026-08-24T13:42:00Z" w16du:dateUtc="2026-08-24T18:42:00Z">
        <w:r w:rsidDel="00D65A48">
          <w:delText xml:space="preserve">, which is common in </w:delText>
        </w:r>
        <w:r w:rsidRPr="682E26A9" w:rsidDel="00D65A48">
          <w:rPr>
            <w:i/>
            <w:iCs/>
          </w:rPr>
          <w:delText>Physaria</w:delText>
        </w:r>
        <w:r w:rsidDel="00D65A48">
          <w:delText xml:space="preserve"> </w:delText>
        </w:r>
        <w:r w:rsidR="00091E73" w:rsidDel="00D65A48">
          <w:fldChar w:fldCharType="begin"/>
        </w:r>
        <w:r w:rsidR="00091E73" w:rsidDel="00D65A48">
          <w:del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delInstrText>
        </w:r>
        <w:r w:rsidR="00091E73" w:rsidDel="00D65A48">
          <w:fldChar w:fldCharType="separate"/>
        </w:r>
        <w:r w:rsidR="5C4886FA" w:rsidRPr="682E26A9" w:rsidDel="00D65A48">
          <w:rPr>
            <w:noProof/>
          </w:rPr>
          <w:delText>(</w:delText>
        </w:r>
        <w:r w:rsidR="54B27EA5" w:rsidDel="00D65A48">
          <w:delText>Elberling, 2000</w:delText>
        </w:r>
        <w:r w:rsidR="5C4886FA" w:rsidRPr="682E26A9" w:rsidDel="00D65A48">
          <w:rPr>
            <w:noProof/>
          </w:rPr>
          <w:delText>)</w:delText>
        </w:r>
        <w:r w:rsidR="00091E73" w:rsidDel="00D65A48">
          <w:fldChar w:fldCharType="end"/>
        </w:r>
        <w:r w:rsidDel="00D65A48">
          <w:delText>.</w:delText>
        </w:r>
      </w:del>
      <w:del w:id="319" w:author="Wen Kuo" w:date="2026-07-10T13:20:00Z" w16du:dateUtc="2026-07-10T18:20:00Z">
        <w:r w:rsidR="002E0F29" w:rsidDel="00E30B2A">
          <w:delText xml:space="preserve"> We </w:delText>
        </w:r>
        <w:r w:rsidR="00EC6F59" w:rsidDel="00E30B2A">
          <w:delText>have a</w:delText>
        </w:r>
      </w:del>
    </w:p>
    <w:p w14:paraId="08B693EA" w14:textId="632A96E4" w:rsidR="00DA65C9" w:rsidRDefault="00224C20" w:rsidP="682E26A9">
      <w:pPr>
        <w:rPr>
          <w:ins w:id="320" w:author="Wen Kuo" w:date="2026-08-24T14:06:00Z" w16du:dateUtc="2026-08-24T19:06:00Z"/>
        </w:rPr>
      </w:pPr>
      <w:ins w:id="321" w:author="Wen Kuo" w:date="2026-06-11T21:32:00Z" w16du:dateUtc="2026-06-12T02:32:00Z">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ins>
      <w:ins w:id="322" w:author="Wen Kuo" w:date="2026-08-24T14:06:00Z" w16du:dateUtc="2026-08-24T19:06:00Z">
        <w:r w:rsidR="00D2430F">
          <w:t>local adaptation</w:t>
        </w:r>
      </w:ins>
      <w:ins w:id="323" w:author="Wen Kuo" w:date="2026-08-24T14:07:00Z" w16du:dateUtc="2026-08-24T19:07:00Z">
        <w:r w:rsidR="00D2430F">
          <w:t xml:space="preserve">, </w:t>
        </w:r>
      </w:ins>
      <w:ins w:id="324" w:author="Wen Kuo" w:date="2026-06-11T21:32:00Z" w16du:dateUtc="2026-06-12T02:32:00Z">
        <w:r>
          <w:t>and post-translocation monitoring rather than treated as universally beneficial</w:t>
        </w:r>
      </w:ins>
      <w:ins w:id="325" w:author="Wen Kuo" w:date="2026-06-11T21:43:00Z" w16du:dateUtc="2026-06-12T02:43:00Z">
        <w:r w:rsidR="00EF7CFA">
          <w:t xml:space="preserve"> </w:t>
        </w:r>
      </w:ins>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(Van Rossum &amp; Le Pajolec, 2021; Van Rossum</w:t>
      </w:r>
      <w:r w:rsidR="00EF7CFA" w:rsidRPr="00EF7CFA">
        <w:rPr>
          <w:i/>
          <w:noProof/>
        </w:rPr>
        <w:t xml:space="preserve"> et al.</w:t>
      </w:r>
      <w:r w:rsidR="00EF7CFA">
        <w:rPr>
          <w:noProof/>
        </w:rPr>
        <w:t>, 2025)</w:t>
      </w:r>
      <w:r w:rsidR="00EF7CFA">
        <w:fldChar w:fldCharType="end"/>
      </w:r>
      <w:ins w:id="326" w:author="Wen Kuo" w:date="2026-06-11T21:32:00Z" w16du:dateUtc="2026-06-12T02:32:00Z">
        <w:r>
          <w:t xml:space="preserve">. </w:t>
        </w:r>
      </w:ins>
      <w:ins w:id="327" w:author="Wen Kuo" w:date="2026-06-11T21:42:00Z" w16du:dateUtc="2026-06-12T02:42:00Z">
        <w:r w:rsidR="005E46FD">
          <w:t xml:space="preserve">In </w:t>
        </w:r>
        <w:r w:rsidR="005E46FD">
          <w:rPr>
            <w:rStyle w:val="Emphasis"/>
          </w:rPr>
          <w:t>Physaria globosa</w:t>
        </w:r>
        <w:r w:rsidR="005E46FD">
          <w:t xml:space="preserve">, this concern is particularly relevant because genetic mixing and </w:t>
        </w:r>
      </w:ins>
      <w:ins w:id="328" w:author="Wen Kuo" w:date="2026-07-12T12:57:00Z" w16du:dateUtc="2026-07-12T17:57:00Z">
        <w:r w:rsidR="00C04A15">
          <w:t>translocation</w:t>
        </w:r>
      </w:ins>
      <w:ins w:id="329" w:author="Wen Kuo" w:date="2026-06-11T21:42:00Z" w16du:dateUtc="2026-06-12T02:42:00Z">
        <w:r w:rsidR="005E46FD">
          <w:t xml:space="preserve"> efforts have been conducted for decades without prior genetic assessment or long-term genetic monitoring.</w:t>
        </w:r>
        <w:r w:rsidR="00EF7CFA">
          <w:t xml:space="preserve"> </w:t>
        </w:r>
      </w:ins>
      <w:ins w:id="330" w:author="Wen Kuo" w:date="2026-08-24T14:17:00Z" w16du:dateUtc="2026-08-24T19:17:00Z">
        <w:r w:rsidR="00415A13">
          <w:t xml:space="preserve">This study documented the genetic composition of two genetically mixed populations whose genetic sources originate at different geographic scales. One genetically mixed population (TR_01) has genetic sources from within </w:t>
        </w:r>
        <w:r w:rsidR="00415A13">
          <w:lastRenderedPageBreak/>
          <w:t>the same geographic region, where gene flow between the source populations can occur naturally. In contrast, the other genetically mixed population (TR_02) has genetic sources from two geographically distinct regions, between which natural gene flow rarely occurs.</w:t>
        </w:r>
      </w:ins>
    </w:p>
    <w:p w14:paraId="740BC86C" w14:textId="4B21E3A1" w:rsidR="00BC579A" w:rsidRDefault="00237AE2" w:rsidP="00893A29">
      <w:pPr>
        <w:rPr>
          <w:ins w:id="331" w:author="Wen Kuo" w:date="2026-08-24T14:33:00Z" w16du:dateUtc="2026-08-24T19:33:00Z"/>
        </w:rPr>
      </w:pPr>
      <w:ins w:id="332" w:author="Wen Kuo" w:date="2026-08-24T14:32:00Z" w16du:dateUtc="2026-08-24T19:32:00Z">
        <w:r>
          <w:t xml:space="preserve">Assisted migration that promotes genetic mixing and increases genetic diversity may be more publicly acceptable when the intervention merely augments existing natural processes, because it is less likely to disrupt natural population structure, demographic history, or local adaptation, if present. The TR_01 population was initially established using seeds from the KY_02 population and was subsequently augmented with seeds from the KY_05 population. Based on our population structure analysis, natural gene flow occurs between these two source populations. </w:t>
        </w:r>
      </w:ins>
      <w:del w:id="333" w:author="Wen Kuo" w:date="2026-06-11T21:31:00Z" w16du:dateUtc="2026-06-12T02:31:00Z">
        <w:r w:rsidR="27551544" w:rsidDel="00421E9B">
          <w:delText>Comparisons among</w:delText>
        </w:r>
        <w:r w:rsidR="50EEF571" w:rsidDel="00421E9B">
          <w:delText xml:space="preserve"> </w:delText>
        </w:r>
        <w:r w:rsidR="125000EB" w:rsidDel="00421E9B">
          <w:delText>wild</w:delText>
        </w:r>
        <w:r w:rsidR="50EEF571" w:rsidDel="00421E9B">
          <w:delText xml:space="preserve">, </w:delText>
        </w:r>
        <w:r w:rsidR="0090080D" w:rsidDel="00421E9B">
          <w:delText>translocated</w:delText>
        </w:r>
        <w:r w:rsidR="6DC655B0" w:rsidDel="00421E9B">
          <w:delText xml:space="preserve">, and </w:delText>
        </w:r>
        <w:r w:rsidR="50EEF571" w:rsidRPr="682E26A9" w:rsidDel="00421E9B">
          <w:rPr>
            <w:i/>
            <w:iCs/>
          </w:rPr>
          <w:delText>ex situ</w:delText>
        </w:r>
        <w:r w:rsidR="0285EA0D" w:rsidRPr="682E26A9" w:rsidDel="00421E9B">
          <w:rPr>
            <w:i/>
            <w:iCs/>
          </w:rPr>
          <w:delText xml:space="preserve"> </w:delText>
        </w:r>
        <w:r w:rsidR="50EEF571" w:rsidDel="00421E9B">
          <w:delText xml:space="preserve">populations </w:delText>
        </w:r>
        <w:r w:rsidR="07471092" w:rsidDel="00421E9B">
          <w:delText xml:space="preserve">highlight </w:delText>
        </w:r>
        <w:r w:rsidR="50EEF571" w:rsidDel="00421E9B">
          <w:delText xml:space="preserve">both the </w:delText>
        </w:r>
        <w:r w:rsidR="7D85DBCC" w:rsidDel="00421E9B">
          <w:delText xml:space="preserve">potential </w:delText>
        </w:r>
        <w:r w:rsidR="50EEF571" w:rsidDel="00421E9B">
          <w:delText xml:space="preserve">and limitations of </w:delText>
        </w:r>
        <w:r w:rsidR="4AF67BDA" w:rsidDel="00421E9B">
          <w:delText>using</w:delText>
        </w:r>
        <w:r w:rsidR="12E0CF0E" w:rsidDel="00421E9B">
          <w:delText xml:space="preserve"> multi-source</w:delText>
        </w:r>
        <w:r w:rsidR="175B24B8" w:rsidDel="00421E9B">
          <w:delText xml:space="preserve"> </w:delText>
        </w:r>
        <w:r w:rsidR="26BD6006" w:rsidDel="00421E9B">
          <w:delText>conservation translocations</w:delText>
        </w:r>
        <w:r w:rsidR="2A64E24F" w:rsidDel="00421E9B">
          <w:delText xml:space="preserve"> </w:delText>
        </w:r>
        <w:r w:rsidR="50EEF571" w:rsidDel="00421E9B">
          <w:delText xml:space="preserve">as a conservation tool. </w:delText>
        </w:r>
      </w:del>
      <w:del w:id="334" w:author="Wen Kuo" w:date="2026-08-24T14:31:00Z" w16du:dateUtc="2026-08-24T19:31:00Z">
        <w:r w:rsidR="0090080D" w:rsidDel="0089033C">
          <w:delText>TR_01</w:delText>
        </w:r>
        <w:r w:rsidR="50EEF571" w:rsidDel="0089033C">
          <w:delText xml:space="preserve"> </w:delText>
        </w:r>
        <w:r w:rsidR="45B1DD9F" w:rsidDel="0089033C">
          <w:delText>group</w:delText>
        </w:r>
        <w:r w:rsidR="3BFB8B93" w:rsidDel="0089033C">
          <w:delText>ed</w:delText>
        </w:r>
        <w:r w:rsidR="50EEF571" w:rsidDel="0089033C">
          <w:delText xml:space="preserve"> with the Kentucky populations, consistent with </w:delText>
        </w:r>
        <w:r w:rsidR="07647C60" w:rsidDel="0089033C">
          <w:delText>the</w:delText>
        </w:r>
        <w:r w:rsidR="50EEF571" w:rsidDel="0089033C">
          <w:delText xml:space="preserve"> documented </w:delText>
        </w:r>
      </w:del>
      <w:del w:id="335" w:author="Wen Kuo" w:date="2026-07-12T12:49:00Z" w16du:dateUtc="2026-07-12T17:49:00Z">
        <w:r w:rsidR="279F4915" w:rsidDel="00265E0A">
          <w:delText xml:space="preserve">origin </w:delText>
        </w:r>
        <w:r w:rsidR="3A098DDE" w:rsidDel="00265E0A">
          <w:delText>from known</w:delText>
        </w:r>
        <w:r w:rsidR="279F4915" w:rsidDel="00265E0A">
          <w:delText xml:space="preserve"> </w:delText>
        </w:r>
      </w:del>
      <w:del w:id="336" w:author="Wen Kuo" w:date="2026-08-24T14:31:00Z" w16du:dateUtc="2026-08-24T19:31:00Z">
        <w:r w:rsidR="50EEF571" w:rsidDel="0089033C">
          <w:delText>source</w:delText>
        </w:r>
      </w:del>
      <w:del w:id="337" w:author="Wen Kuo" w:date="2026-07-12T12:59:00Z" w16du:dateUtc="2026-07-12T17:59:00Z">
        <w:r w:rsidR="50EEF571" w:rsidDel="00000438">
          <w:delText xml:space="preserve"> </w:delText>
        </w:r>
        <w:r w:rsidR="49169460" w:rsidDel="00000438">
          <w:delText>populations</w:delText>
        </w:r>
      </w:del>
      <w:ins w:id="338" w:author="Wen Kuo" w:date="2026-07-12T12:42:00Z" w16du:dateUtc="2026-07-12T17:42:00Z">
        <w:r w:rsidR="00F67D59">
          <w:t>Wh</w:t>
        </w:r>
      </w:ins>
      <w:ins w:id="339" w:author="Wen Kuo" w:date="2026-07-12T12:43:00Z" w16du:dateUtc="2026-07-12T17:43:00Z">
        <w:r w:rsidR="00F67D59">
          <w:t>en we sampled the TR_01</w:t>
        </w:r>
        <w:r w:rsidR="00CF2835">
          <w:t xml:space="preserve"> population</w:t>
        </w:r>
      </w:ins>
      <w:ins w:id="340" w:author="Wen Kuo" w:date="2026-07-12T12:45:00Z" w16du:dateUtc="2026-07-12T17:45:00Z">
        <w:r w:rsidR="00AA1528">
          <w:t xml:space="preserve"> in 2021</w:t>
        </w:r>
      </w:ins>
      <w:ins w:id="341" w:author="Wen Kuo" w:date="2026-07-12T12:43:00Z" w16du:dateUtc="2026-07-12T17:43:00Z">
        <w:r w:rsidR="00CF2835">
          <w:t xml:space="preserve">, it has been 7 years since the </w:t>
        </w:r>
      </w:ins>
      <w:ins w:id="342" w:author="Wen Kuo" w:date="2026-07-12T12:44:00Z" w16du:dateUtc="2026-07-12T17:44:00Z">
        <w:r w:rsidR="00BE14B0">
          <w:t>introduction of the KY_02 population and 6 years since the introduction of the KY_05</w:t>
        </w:r>
        <w:r w:rsidR="00EC5545">
          <w:t xml:space="preserve"> population. </w:t>
        </w:r>
      </w:ins>
      <w:ins w:id="343" w:author="Wen Kuo" w:date="2026-07-12T12:45:00Z" w16du:dateUtc="2026-07-12T17:45:00Z">
        <w:r w:rsidR="00AB23F8">
          <w:t xml:space="preserve">However, we only detected that </w:t>
        </w:r>
        <w:r w:rsidR="00AA1528">
          <w:t xml:space="preserve">16.7% of the population </w:t>
        </w:r>
      </w:ins>
      <w:ins w:id="344" w:author="Wen Kuo" w:date="2026-07-12T12:46:00Z" w16du:dateUtc="2026-07-12T17:46:00Z">
        <w:r w:rsidR="00AA1528">
          <w:t xml:space="preserve">was admixed. </w:t>
        </w:r>
      </w:ins>
      <w:ins w:id="345" w:author="Wen Kuo" w:date="2026-08-24T13:40:00Z" w16du:dateUtc="2026-08-24T18:40:00Z">
        <w:r w:rsidR="0003791C">
          <w:t xml:space="preserve">The low proportion of admixture could be attributable to </w:t>
        </w:r>
      </w:ins>
      <w:ins w:id="346" w:author="Wen Kuo" w:date="2026-08-24T13:44:00Z" w16du:dateUtc="2026-08-24T18:44:00Z">
        <w:r w:rsidR="00AE7040">
          <w:t xml:space="preserve">the </w:t>
        </w:r>
        <w:r w:rsidR="005A674A">
          <w:t xml:space="preserve">facultative self-compatibility and </w:t>
        </w:r>
      </w:ins>
      <w:ins w:id="347" w:author="Wen Kuo" w:date="2026-07-12T12:48:00Z" w16du:dateUtc="2026-07-12T17:48:00Z">
        <w:r w:rsidR="00795286">
          <w:t xml:space="preserve">the primary biennial </w:t>
        </w:r>
      </w:ins>
      <w:ins w:id="348" w:author="Wen Kuo" w:date="2026-07-12T12:49:00Z" w16du:dateUtc="2026-07-12T17:49:00Z">
        <w:r w:rsidR="00795286">
          <w:t>life history of the species</w:t>
        </w:r>
      </w:ins>
      <w:commentRangeStart w:id="349"/>
      <w:ins w:id="350" w:author="Wen Kuo" w:date="2026-07-12T12:50:00Z" w16du:dateUtc="2026-07-12T17:50:00Z">
        <w:r w:rsidR="00BD075A">
          <w:t xml:space="preserve">. </w:t>
        </w:r>
      </w:ins>
      <w:ins w:id="351" w:author="Wen Kuo" w:date="2026-08-24T13:41:00Z" w16du:dateUtc="2026-08-24T18:41:00Z">
        <w:r w:rsidR="00D422ED">
          <w:t>As</w:t>
        </w:r>
        <w:r w:rsidR="00C245D0">
          <w:t xml:space="preserve"> m</w:t>
        </w:r>
      </w:ins>
      <w:ins w:id="352" w:author="Wen Kuo" w:date="2026-07-12T12:51:00Z" w16du:dateUtc="2026-07-12T17:51:00Z">
        <w:r w:rsidR="00BE6CDF">
          <w:t>ost of t</w:t>
        </w:r>
      </w:ins>
      <w:ins w:id="353" w:author="Wen Kuo" w:date="2026-07-12T12:50:00Z" w16du:dateUtc="2026-07-12T17:50:00Z">
        <w:r w:rsidR="006B6362">
          <w:t>he KY_02</w:t>
        </w:r>
      </w:ins>
      <w:ins w:id="354" w:author="Wen Kuo" w:date="2026-07-12T12:51:00Z" w16du:dateUtc="2026-07-12T17:51:00Z">
        <w:r w:rsidR="006B6362">
          <w:t xml:space="preserve"> and KY_05 sourced individuals flowered </w:t>
        </w:r>
        <w:r w:rsidR="00BE6CDF">
          <w:t xml:space="preserve">in different years, </w:t>
        </w:r>
      </w:ins>
      <w:ins w:id="355" w:author="Wen Kuo" w:date="2026-08-24T13:41:00Z" w16du:dateUtc="2026-08-24T18:41:00Z">
        <w:r w:rsidR="00D422ED">
          <w:t xml:space="preserve">it </w:t>
        </w:r>
      </w:ins>
      <w:ins w:id="356" w:author="Wen Kuo" w:date="2026-07-12T12:51:00Z" w16du:dateUtc="2026-07-12T17:51:00Z">
        <w:r w:rsidR="00BE6CDF">
          <w:t>limit</w:t>
        </w:r>
      </w:ins>
      <w:ins w:id="357" w:author="Wen Kuo" w:date="2026-08-24T13:41:00Z" w16du:dateUtc="2026-08-24T18:41:00Z">
        <w:r w:rsidR="00D422ED">
          <w:t>ed</w:t>
        </w:r>
      </w:ins>
      <w:ins w:id="358" w:author="Wen Kuo" w:date="2026-07-12T12:51:00Z" w16du:dateUtc="2026-07-12T17:51:00Z">
        <w:r w:rsidR="00BE6CDF">
          <w:t xml:space="preserve"> the rate</w:t>
        </w:r>
      </w:ins>
      <w:ins w:id="359" w:author="Wen Kuo" w:date="2026-07-12T12:52:00Z" w16du:dateUtc="2026-07-12T17:52:00Z">
        <w:r w:rsidR="00123752">
          <w:t xml:space="preserve"> of genetic mixing</w:t>
        </w:r>
      </w:ins>
      <w:commentRangeEnd w:id="349"/>
      <w:r w:rsidR="003C0589">
        <w:rPr>
          <w:rStyle w:val="CommentReference"/>
          <w:sz w:val="24"/>
          <w:szCs w:val="24"/>
        </w:rPr>
        <w:commentReference w:id="349"/>
      </w:r>
      <w:ins w:id="360" w:author="Wen Kuo" w:date="2026-07-12T12:52:00Z" w16du:dateUtc="2026-07-12T17:52:00Z">
        <w:r w:rsidR="00123752">
          <w:t xml:space="preserve">. </w:t>
        </w:r>
      </w:ins>
      <w:ins w:id="361" w:author="Wen Kuo" w:date="2026-07-12T12:53:00Z" w16du:dateUtc="2026-07-12T17:53:00Z">
        <w:r w:rsidR="00D449C9">
          <w:t>Although this flowering time incongruence is expec</w:t>
        </w:r>
      </w:ins>
      <w:ins w:id="362" w:author="Wen Kuo" w:date="2026-07-12T12:54:00Z" w16du:dateUtc="2026-07-12T17:54:00Z">
        <w:r w:rsidR="00D449C9">
          <w:t xml:space="preserve">ted to </w:t>
        </w:r>
      </w:ins>
      <w:ins w:id="363" w:author="Wen Kuo" w:date="2026-07-12T12:55:00Z" w16du:dateUtc="2026-07-12T17:55:00Z">
        <w:r w:rsidR="00570AD0">
          <w:t>degrade</w:t>
        </w:r>
      </w:ins>
      <w:ins w:id="364" w:author="Wen Kuo" w:date="2026-07-12T12:54:00Z" w16du:dateUtc="2026-07-12T17:54:00Z">
        <w:r w:rsidR="00DA2B34">
          <w:t xml:space="preserve"> because of genetic mixing and variation in seed dormancy</w:t>
        </w:r>
        <w:r w:rsidR="00AE5315">
          <w:t xml:space="preserve">, </w:t>
        </w:r>
      </w:ins>
      <w:ins w:id="365" w:author="Wen Kuo" w:date="2026-07-12T12:55:00Z" w16du:dateUtc="2026-07-12T17:55:00Z">
        <w:r w:rsidR="00570AD0">
          <w:t xml:space="preserve">we </w:t>
        </w:r>
        <w:r w:rsidR="006C5460">
          <w:t>demonstrate that</w:t>
        </w:r>
      </w:ins>
      <w:ins w:id="366" w:author="Wen Kuo" w:date="2026-07-12T12:56:00Z" w16du:dateUtc="2026-07-12T17:56:00Z">
        <w:r w:rsidR="006C5460">
          <w:t xml:space="preserve"> additional considerations are needed for </w:t>
        </w:r>
        <w:r w:rsidR="00A601BC">
          <w:t>manipulating biennial species in conservation.</w:t>
        </w:r>
      </w:ins>
      <w:del w:id="367" w:author="Wen Kuo" w:date="2026-07-12T12:42:00Z" w16du:dateUtc="2026-07-12T17:42:00Z">
        <w:r w:rsidR="50EEF571" w:rsidDel="00BC579A">
          <w:delText>,</w:delText>
        </w:r>
      </w:del>
    </w:p>
    <w:p w14:paraId="3A6A5E77" w14:textId="23C186E5" w:rsidR="004A3522" w:rsidRDefault="009E0584" w:rsidP="00C777A5">
      <w:pPr>
        <w:rPr>
          <w:ins w:id="368" w:author="Wen Kuo" w:date="2026-08-24T15:26:00Z" w16du:dateUtc="2026-08-24T20:26:00Z"/>
        </w:rPr>
      </w:pPr>
      <w:ins w:id="369" w:author="Wen Kuo" w:date="2026-08-24T15:35:00Z" w16du:dateUtc="2026-08-24T20:35:00Z">
        <w:r>
          <w:lastRenderedPageBreak/>
          <w:t>On the contrary, a</w:t>
        </w:r>
      </w:ins>
      <w:ins w:id="370" w:author="Wen Kuo" w:date="2026-08-24T15:03:00Z" w16du:dateUtc="2026-08-24T20:03:00Z">
        <w:r w:rsidR="005422A3">
          <w:t>ssisted migration that mixes naturally isolated populations is more controversial because it can irreversibly alter natural population structure, demographic history, or local adaptation, if present. Although such mixing can rapidly restore genetic diversity, its long-term consequences remain uncertain. It should therefore be considered only after careful evaluation and when the target species faces a high risk of extinction without intervention.</w:t>
        </w:r>
      </w:ins>
      <w:ins w:id="371" w:author="Wen Kuo" w:date="2026-08-24T15:04:00Z" w16du:dateUtc="2026-08-24T20:04:00Z">
        <w:r w:rsidR="008510C5">
          <w:t xml:space="preserve"> </w:t>
        </w:r>
      </w:ins>
      <w:ins w:id="372" w:author="Wen Kuo" w:date="2026-08-24T15:27:00Z" w16du:dateUtc="2026-08-24T20:27:00Z">
        <w:r w:rsidR="004A3522">
          <w:t xml:space="preserve">Our genetic analysis indicated that the TR_02 population is a mixture of genotypes from the IN–KY and TNE–TNW regions, which are geographically distinct and experience little natural gene flow. This result demonstrates that individuals from these geographically distinct regions can produce viable offspring. However, for the reasons discussed above, </w:t>
        </w:r>
        <w:r w:rsidR="004A3522" w:rsidRPr="008038AE">
          <w:rPr>
            <w:u w:val="single"/>
            <w:rPrChange w:id="373" w:author="Wen Kuo" w:date="2026-08-24T15:28:00Z" w16du:dateUtc="2026-08-24T20:28:00Z">
              <w:rPr/>
            </w:rPrChange>
          </w:rPr>
          <w:t xml:space="preserve">we do not recommend </w:t>
        </w:r>
        <w:r w:rsidR="00372B06" w:rsidRPr="008038AE">
          <w:rPr>
            <w:u w:val="single"/>
            <w:rPrChange w:id="374" w:author="Wen Kuo" w:date="2026-08-24T15:28:00Z" w16du:dateUtc="2026-08-24T20:28:00Z">
              <w:rPr/>
            </w:rPrChange>
          </w:rPr>
          <w:t xml:space="preserve">such a high-risk intervention </w:t>
        </w:r>
        <w:r w:rsidR="004A3522" w:rsidRPr="008038AE">
          <w:rPr>
            <w:u w:val="single"/>
            <w:rPrChange w:id="375" w:author="Wen Kuo" w:date="2026-08-24T15:28:00Z" w16du:dateUtc="2026-08-24T20:28:00Z">
              <w:rPr/>
            </w:rPrChange>
          </w:rPr>
          <w:t>without careful evaluation</w:t>
        </w:r>
        <w:r w:rsidR="004A3522">
          <w:t xml:space="preserve">. Although some local populations of </w:t>
        </w:r>
        <w:r w:rsidR="004A3522">
          <w:rPr>
            <w:rStyle w:val="Emphasis"/>
          </w:rPr>
          <w:t>P. globosa</w:t>
        </w:r>
        <w:r w:rsidR="004A3522">
          <w:t xml:space="preserve"> have experienced demographic bottlenecks and reduced genetic diversity, substantial genetic diversity is still maintained within geographic regions, and there are no clear signs that the species faces imminent extinction.</w:t>
        </w:r>
      </w:ins>
    </w:p>
    <w:p w14:paraId="186AC241" w14:textId="114F1229" w:rsidR="00091E73" w:rsidRPr="00091E73" w:rsidDel="006F1E93" w:rsidRDefault="50EEF571" w:rsidP="682E26A9">
      <w:pPr>
        <w:rPr>
          <w:del w:id="376" w:author="Wen Kuo" w:date="2026-08-24T15:24:00Z" w16du:dateUtc="2026-08-24T20:24:00Z"/>
        </w:rPr>
      </w:pPr>
      <w:del w:id="377" w:author="Wen Kuo" w:date="2026-08-24T15:13:00Z" w16du:dateUtc="2026-08-24T20:13:00Z">
        <w:r w:rsidDel="005E1C75">
          <w:delText xml:space="preserve"> </w:delText>
        </w:r>
      </w:del>
      <w:del w:id="378" w:author="Wen Kuo" w:date="2026-08-24T15:09:00Z" w16du:dateUtc="2026-08-24T20:09:00Z">
        <w:r w:rsidDel="00F93069">
          <w:delText xml:space="preserve">whereas </w:delText>
        </w:r>
        <w:r w:rsidR="00E3712E" w:rsidDel="00F93069">
          <w:delText>TR</w:delText>
        </w:r>
        <w:r w:rsidDel="00F93069">
          <w:delText>_02 and EX_</w:delText>
        </w:r>
        <w:r w:rsidR="00E3712E" w:rsidDel="00F93069">
          <w:delText>01</w:delText>
        </w:r>
        <w:r w:rsidDel="00F93069">
          <w:delText xml:space="preserve"> were clearly admixed and occupied intermediate positions between the northern and southern regional groups in PCA and STRUCTURE</w:delText>
        </w:r>
        <w:r w:rsidR="0DFF488E" w:rsidDel="00F93069">
          <w:delText xml:space="preserve"> analyses</w:delText>
        </w:r>
        <w:r w:rsidDel="00F93069">
          <w:delText xml:space="preserve">. </w:delText>
        </w:r>
      </w:del>
      <w:del w:id="379" w:author="Wen Kuo" w:date="2026-08-24T15:13:00Z" w16du:dateUtc="2026-08-24T20:13:00Z">
        <w:r w:rsidDel="005E1C75">
          <w:delText xml:space="preserve">These results indicate that </w:delText>
        </w:r>
        <w:r w:rsidR="4F65E01B" w:rsidDel="005E1C75">
          <w:delText>combining</w:delText>
        </w:r>
        <w:r w:rsidR="1CF6013B" w:rsidDel="005E1C75">
          <w:delText xml:space="preserve"> of multiple source populations successfully</w:delText>
        </w:r>
        <w:r w:rsidDel="005E1C75">
          <w:delText xml:space="preserve"> generated mixed-ancestry populations </w:delText>
        </w:r>
        <w:r w:rsidR="3551DF65" w:rsidDel="005E1C75">
          <w:delText>that</w:delText>
        </w:r>
        <w:r w:rsidDel="005E1C75">
          <w:delText xml:space="preserve"> retained contributions from multiple regions. </w:delText>
        </w:r>
      </w:del>
      <w:del w:id="380" w:author="Wen Kuo" w:date="2026-08-24T15:28:00Z" w16du:dateUtc="2026-08-24T20:28:00Z">
        <w:r w:rsidR="5C21E3A7" w:rsidDel="00A855AB">
          <w:delText>However</w:delText>
        </w:r>
        <w:r w:rsidDel="00A855AB">
          <w:delText>,</w:delText>
        </w:r>
      </w:del>
      <w:del w:id="381" w:author="Wen Kuo" w:date="2026-08-24T15:22:00Z" w16du:dateUtc="2026-08-24T20:22:00Z">
        <w:r w:rsidDel="007037DD">
          <w:delText xml:space="preserve"> </w:delText>
        </w:r>
      </w:del>
      <w:del w:id="382" w:author="Wen Kuo" w:date="2026-08-24T15:24:00Z" w16du:dateUtc="2026-08-24T20:24:00Z">
        <w:r w:rsidDel="006F1E93">
          <w:delText>admixture was not even</w:delText>
        </w:r>
        <w:r w:rsidR="65A0F996" w:rsidDel="006F1E93">
          <w:delText>ly distributed.</w:delText>
        </w:r>
        <w:r w:rsidDel="006F1E93">
          <w:delText xml:space="preserve"> </w:delText>
        </w:r>
        <w:r w:rsidR="45B1DD9F" w:rsidDel="006F1E93">
          <w:delText>G</w:delText>
        </w:r>
        <w:r w:rsidR="45B1DD9F" w:rsidRPr="2037FEA0" w:rsidDel="006F1E93">
          <w:rPr>
            <w:vertAlign w:val="subscript"/>
          </w:rPr>
          <w:delText>ST</w:delText>
        </w:r>
        <w:r w:rsidR="45B1DD9F" w:rsidDel="006F1E93">
          <w:delText xml:space="preserve"> suggest</w:delText>
        </w:r>
        <w:r w:rsidR="4F680BDD" w:rsidDel="006F1E93">
          <w:delText>s</w:delText>
        </w:r>
        <w:r w:rsidR="45B1DD9F" w:rsidDel="006F1E93">
          <w:delText xml:space="preserve"> </w:delText>
        </w:r>
        <w:r w:rsidR="03DC4C5C" w:rsidDel="006F1E93">
          <w:delText xml:space="preserve">that </w:delText>
        </w:r>
      </w:del>
      <w:del w:id="383" w:author="Wen Kuo" w:date="2026-08-24T15:09:00Z" w16du:dateUtc="2026-08-24T20:09:00Z">
        <w:r w:rsidR="03DC4C5C" w:rsidDel="00F93069">
          <w:delText xml:space="preserve">EX_1 and </w:delText>
        </w:r>
      </w:del>
      <w:del w:id="384" w:author="Wen Kuo" w:date="2026-08-24T15:24:00Z" w16du:dateUtc="2026-08-24T20:24:00Z">
        <w:r w:rsidR="03DC4C5C" w:rsidDel="006F1E93">
          <w:delText>TR_02 had</w:delText>
        </w:r>
        <w:r w:rsidDel="006F1E93">
          <w:delText xml:space="preserve"> stronger genetic contributions from TNW_04 and TNW_05 </w:delText>
        </w:r>
        <w:r w:rsidR="28835C25" w:rsidDel="006F1E93">
          <w:delText>relative to</w:delText>
        </w:r>
        <w:r w:rsidDel="006F1E93">
          <w:delText xml:space="preserve"> Indiana or Kentucky parental sources, and higher-K STRUCTURE results </w:delText>
        </w:r>
        <w:r w:rsidR="4A15EB48" w:rsidDel="006F1E93">
          <w:delText>showed</w:delText>
        </w:r>
        <w:r w:rsidDel="006F1E93">
          <w:delText xml:space="preserve"> individuals with var</w:delText>
        </w:r>
        <w:r w:rsidR="6BA3D156" w:rsidDel="006F1E93">
          <w:delText>iable</w:delText>
        </w:r>
        <w:r w:rsidDel="006F1E93">
          <w:delText xml:space="preserve"> </w:delText>
        </w:r>
        <w:r w:rsidR="2DA04056" w:rsidDel="006F1E93">
          <w:delText>ancestry</w:delText>
        </w:r>
        <w:r w:rsidDel="006F1E93">
          <w:delText>, including possible F</w:delText>
        </w:r>
        <w:r w:rsidRPr="682E26A9" w:rsidDel="006F1E93">
          <w:rPr>
            <w:vertAlign w:val="subscript"/>
          </w:rPr>
          <w:delText>1</w:delText>
        </w:r>
        <w:r w:rsidDel="006F1E93">
          <w:delText xml:space="preserve"> hybrids and backcrosses. Thus,</w:delText>
        </w:r>
        <w:r w:rsidR="6C828FF2" w:rsidDel="006F1E93">
          <w:delText xml:space="preserve"> while</w:delText>
        </w:r>
        <w:r w:rsidDel="006F1E93">
          <w:delText xml:space="preserve"> </w:delText>
        </w:r>
        <w:r w:rsidR="4F8F52AC" w:rsidDel="006F1E93">
          <w:delText>genetic mixing</w:delText>
        </w:r>
        <w:r w:rsidDel="006F1E93">
          <w:delText xml:space="preserve"> in </w:delText>
        </w:r>
        <w:r w:rsidRPr="682E26A9" w:rsidDel="006F1E93">
          <w:rPr>
            <w:i/>
            <w:iCs/>
          </w:rPr>
          <w:delText>P. globosa</w:delText>
        </w:r>
        <w:r w:rsidDel="006F1E93">
          <w:delText xml:space="preserve"> appears feasible, </w:delText>
        </w:r>
        <w:r w:rsidR="793B9AE5" w:rsidDel="006F1E93">
          <w:delText xml:space="preserve">resulting </w:delText>
        </w:r>
        <w:r w:rsidR="793B9AE5" w:rsidDel="006F1E93">
          <w:lastRenderedPageBreak/>
          <w:delText xml:space="preserve">populations </w:delText>
        </w:r>
        <w:r w:rsidR="27AFE061" w:rsidDel="006F1E93">
          <w:delText xml:space="preserve">cannot be assumed to </w:delText>
        </w:r>
        <w:r w:rsidDel="006F1E93">
          <w:delText xml:space="preserve">represent balanced or stable </w:delText>
        </w:r>
        <w:r w:rsidR="3BA78D51" w:rsidDel="006F1E93">
          <w:delText xml:space="preserve">genetic </w:delText>
        </w:r>
        <w:r w:rsidDel="006F1E93">
          <w:delText>mixtures without continued monitoring.</w:delText>
        </w:r>
      </w:del>
    </w:p>
    <w:p w14:paraId="52AAE565" w14:textId="7120BD41"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w:t>
      </w:r>
      <w:ins w:id="385" w:author="Wen Kuo" w:date="2026-08-24T15:30:00Z" w16du:dateUtc="2026-08-24T20:30:00Z">
        <w:r w:rsidR="00A14E0C">
          <w:t>or</w:t>
        </w:r>
      </w:ins>
      <w:del w:id="386" w:author="Wen Kuo" w:date="2026-08-24T15:30:00Z" w16du:dateUtc="2026-08-24T20:30:00Z">
        <w:r w:rsidDel="00A14E0C">
          <w:delText>and</w:delText>
        </w:r>
      </w:del>
      <w:r>
        <w:t xml:space="preserve"> restoring</w:t>
      </w:r>
      <w:ins w:id="387" w:author="Wen Kuo" w:date="2026-08-24T15:30:00Z" w16du:dateUtc="2026-08-24T20:30:00Z">
        <w:r w:rsidR="00A14E0C">
          <w:t>/creating</w:t>
        </w:r>
      </w:ins>
      <w:r>
        <w:t xml:space="preserve">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reintroductio</w:t>
      </w:r>
      <w:r w:rsidR="2A73D7EC">
        <w:t xml:space="preserve">n </w:t>
      </w:r>
      <w:r w:rsidR="30FE29FC">
        <w:t xml:space="preserve">efforts </w:t>
      </w:r>
      <w:r w:rsidR="6DD0A980">
        <w:t>using multiple source populations</w:t>
      </w:r>
      <w:r w:rsidR="2A73D7EC">
        <w:t xml:space="preserve">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3C4B1D5F"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 and Tennessee occur on private </w:t>
      </w:r>
      <w:r w:rsidR="50EEF571">
        <w:lastRenderedPageBreak/>
        <w:t xml:space="preserve">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w:t>
      </w:r>
      <w:r w:rsidR="72EE41B3" w:rsidRPr="007C23E6">
        <w:rPr>
          <w:i/>
          <w:iCs/>
          <w:rPrChange w:id="388" w:author="Wen Kuo" w:date="2026-08-24T15:32:00Z" w16du:dateUtc="2026-08-24T20:32:00Z">
            <w:rPr/>
          </w:rPrChange>
        </w:rPr>
        <w:t>ex situ</w:t>
      </w:r>
      <w:r w:rsidR="72EE41B3">
        <w:t xml:space="preserve"> conservation</w:t>
      </w:r>
      <w:ins w:id="389" w:author="Wen Kuo" w:date="2026-08-24T15:32:00Z" w16du:dateUtc="2026-08-24T20:32:00Z">
        <w:r w:rsidR="007C23E6">
          <w:t>, such as trans</w:t>
        </w:r>
      </w:ins>
      <w:ins w:id="390" w:author="Wen Kuo" w:date="2026-08-24T15:33:00Z" w16du:dateUtc="2026-08-24T20:33:00Z">
        <w:r w:rsidR="007C23E6">
          <w:t>location</w:t>
        </w:r>
      </w:ins>
      <w:r w:rsidR="72EE41B3">
        <w:t>.</w:t>
      </w:r>
    </w:p>
    <w:p w14:paraId="20509250" w14:textId="2E0F7D0D"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24B8EBFA" w:rsidR="00CA2A1B" w:rsidRDefault="00636D58" w:rsidP="0082036B">
      <w:r w:rsidRPr="00E938E0">
        <w:t xml:space="preserve">Funding for this project was provided through a cooperative agreement (F19AC00621) with the US Fish and Wildlife Service. We thank Geoff Call, Caitlin Elam, Noah Dell, Julian Campbell, </w:t>
      </w:r>
      <w:ins w:id="391" w:author="Littlefield, Tara R (EEC)" w:date="2026-09-13T19:41:00Z" w16du:dateUtc="2026-09-13T23:41:00Z">
        <w:r w:rsidR="003C0589">
          <w:t xml:space="preserve">Howard Murphy, </w:t>
        </w:r>
      </w:ins>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lastRenderedPageBreak/>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2943D6DD" w14:textId="77777777" w:rsidR="00B07327" w:rsidRPr="00B07327" w:rsidRDefault="00061CDF" w:rsidP="006638F6">
      <w:pPr>
        <w:ind w:firstLine="0"/>
        <w:rPr>
          <w:noProof/>
        </w:rPr>
      </w:pPr>
      <w:r>
        <w:fldChar w:fldCharType="begin"/>
      </w:r>
      <w:r>
        <w:instrText xml:space="preserve"> ADDIN EN.SECTION.REFLIST </w:instrText>
      </w:r>
      <w:r>
        <w:fldChar w:fldCharType="separate"/>
      </w:r>
      <w:r w:rsidR="00B07327" w:rsidRPr="00B07327">
        <w:rPr>
          <w:b/>
          <w:noProof/>
        </w:rPr>
        <w:t>2010.</w:t>
      </w:r>
      <w:r w:rsidR="00B07327" w:rsidRPr="00B07327">
        <w:rPr>
          <w:noProof/>
        </w:rPr>
        <w:t xml:space="preserve"> </w:t>
      </w:r>
      <w:r w:rsidR="00B07327" w:rsidRPr="00B07327">
        <w:rPr>
          <w:i/>
          <w:noProof/>
        </w:rPr>
        <w:t>Flora of North America</w:t>
      </w:r>
      <w:r w:rsidR="00B07327" w:rsidRPr="00B07327">
        <w:rPr>
          <w:noProof/>
        </w:rPr>
        <w:t>. New York and Oxford: Oxford University Press.</w:t>
      </w:r>
    </w:p>
    <w:p w14:paraId="5D838A4A" w14:textId="77777777" w:rsidR="00B07327" w:rsidRPr="00B07327" w:rsidRDefault="00B07327" w:rsidP="006638F6">
      <w:pPr>
        <w:ind w:firstLine="0"/>
        <w:rPr>
          <w:noProof/>
        </w:rPr>
      </w:pPr>
      <w:r w:rsidRPr="00B07327">
        <w:rPr>
          <w:b/>
          <w:noProof/>
        </w:rPr>
        <w:t>Aguilar-Gómez D, Yuan L, Zhang Y, Ochoa A, Culver M, Fitak RR, Onorato D, Lohmueller KE, Nielsen R. 2025.</w:t>
      </w:r>
      <w:r w:rsidRPr="00B07327">
        <w:rPr>
          <w:noProof/>
        </w:rPr>
        <w:t xml:space="preserve"> Genetic rescue of Florida panthers reduced homozygosity but did not swamp ancestral genotypes. </w:t>
      </w:r>
      <w:r w:rsidRPr="00B07327">
        <w:rPr>
          <w:i/>
          <w:noProof/>
        </w:rPr>
        <w:t>Proceedings of the National Academy of Sciences</w:t>
      </w:r>
      <w:r w:rsidRPr="00B07327">
        <w:rPr>
          <w:noProof/>
        </w:rPr>
        <w:t xml:space="preserve"> </w:t>
      </w:r>
      <w:r w:rsidRPr="00B07327">
        <w:rPr>
          <w:b/>
          <w:noProof/>
        </w:rPr>
        <w:t>122</w:t>
      </w:r>
      <w:r w:rsidRPr="00B07327">
        <w:rPr>
          <w:noProof/>
        </w:rPr>
        <w:t>(31): e2410945122.</w:t>
      </w:r>
    </w:p>
    <w:p w14:paraId="3EDD1F92" w14:textId="77777777" w:rsidR="00B07327" w:rsidRPr="00B07327" w:rsidRDefault="00B07327" w:rsidP="006638F6">
      <w:pPr>
        <w:ind w:firstLine="0"/>
        <w:rPr>
          <w:noProof/>
        </w:rPr>
      </w:pPr>
      <w:r w:rsidRPr="00B07327">
        <w:rPr>
          <w:b/>
          <w:noProof/>
        </w:rPr>
        <w:t>Allen GC, Flores-Vergara MA, Krasynanski S, Kumar S, Thompson WF. 2006.</w:t>
      </w:r>
      <w:r w:rsidRPr="00B07327">
        <w:rPr>
          <w:noProof/>
        </w:rPr>
        <w:t xml:space="preserve"> A modified protocol for rapid DNA isolation from plant tissues using cetyltrimethylammonium bromide. </w:t>
      </w:r>
      <w:r w:rsidRPr="00B07327">
        <w:rPr>
          <w:i/>
          <w:noProof/>
        </w:rPr>
        <w:t>Nat Protoc</w:t>
      </w:r>
      <w:r w:rsidRPr="00B07327">
        <w:rPr>
          <w:noProof/>
        </w:rPr>
        <w:t xml:space="preserve"> </w:t>
      </w:r>
      <w:r w:rsidRPr="00B07327">
        <w:rPr>
          <w:b/>
          <w:noProof/>
        </w:rPr>
        <w:t>1</w:t>
      </w:r>
      <w:r w:rsidRPr="00B07327">
        <w:rPr>
          <w:noProof/>
        </w:rPr>
        <w:t>(5): 2320–2325.</w:t>
      </w:r>
    </w:p>
    <w:p w14:paraId="65445AE2" w14:textId="77777777" w:rsidR="00B07327" w:rsidRPr="00B07327" w:rsidRDefault="00B07327" w:rsidP="006638F6">
      <w:pPr>
        <w:ind w:firstLine="0"/>
        <w:rPr>
          <w:noProof/>
        </w:rPr>
      </w:pPr>
      <w:r w:rsidRPr="00B07327">
        <w:rPr>
          <w:b/>
          <w:noProof/>
        </w:rPr>
        <w:t>Boutin-Ganache I, Raposo M, Raymond M, Deschepper CF. 2001.</w:t>
      </w:r>
      <w:r w:rsidRPr="00B07327">
        <w:rPr>
          <w:noProof/>
        </w:rPr>
        <w:t xml:space="preserve"> M13-tailed primers improve the readability and usability of microsatellite analyses performed with two different allele-sizing methods. </w:t>
      </w:r>
      <w:r w:rsidRPr="00B07327">
        <w:rPr>
          <w:i/>
          <w:noProof/>
        </w:rPr>
        <w:t>BioTechniques</w:t>
      </w:r>
      <w:r w:rsidRPr="00B07327">
        <w:rPr>
          <w:noProof/>
        </w:rPr>
        <w:t xml:space="preserve"> </w:t>
      </w:r>
      <w:r w:rsidRPr="00B07327">
        <w:rPr>
          <w:b/>
          <w:noProof/>
        </w:rPr>
        <w:t>31</w:t>
      </w:r>
      <w:r w:rsidRPr="00B07327">
        <w:rPr>
          <w:noProof/>
        </w:rPr>
        <w:t>: 24–25.</w:t>
      </w:r>
    </w:p>
    <w:p w14:paraId="0E0D7F13" w14:textId="77777777" w:rsidR="00B07327" w:rsidRPr="00B07327" w:rsidRDefault="00B07327" w:rsidP="006638F6">
      <w:pPr>
        <w:ind w:firstLine="0"/>
        <w:rPr>
          <w:noProof/>
        </w:rPr>
      </w:pPr>
      <w:r w:rsidRPr="00B07327">
        <w:rPr>
          <w:b/>
          <w:noProof/>
        </w:rPr>
        <w:t>Bucharova A. 2017.</w:t>
      </w:r>
      <w:r w:rsidRPr="00B07327">
        <w:rPr>
          <w:noProof/>
        </w:rPr>
        <w:t xml:space="preserve"> Assisted migration within species range ignores biotic interactions and lacks evidence. </w:t>
      </w:r>
      <w:r w:rsidRPr="00B07327">
        <w:rPr>
          <w:i/>
          <w:noProof/>
        </w:rPr>
        <w:t>Restoration Ecology</w:t>
      </w:r>
      <w:r w:rsidRPr="00B07327">
        <w:rPr>
          <w:noProof/>
        </w:rPr>
        <w:t xml:space="preserve"> </w:t>
      </w:r>
      <w:r w:rsidRPr="00B07327">
        <w:rPr>
          <w:b/>
          <w:noProof/>
        </w:rPr>
        <w:t>25</w:t>
      </w:r>
      <w:r w:rsidRPr="00B07327">
        <w:rPr>
          <w:noProof/>
        </w:rPr>
        <w:t>(1): 14–18.</w:t>
      </w:r>
    </w:p>
    <w:p w14:paraId="6EB3881B" w14:textId="77777777" w:rsidR="00B07327" w:rsidRPr="00B07327" w:rsidRDefault="00B07327" w:rsidP="006638F6">
      <w:pPr>
        <w:ind w:firstLine="0"/>
        <w:rPr>
          <w:noProof/>
        </w:rPr>
      </w:pPr>
      <w:r w:rsidRPr="00B07327">
        <w:rPr>
          <w:b/>
          <w:noProof/>
        </w:rPr>
        <w:t>Chybicki IJ, Burczyk J. 2009.</w:t>
      </w:r>
      <w:r w:rsidRPr="00B07327">
        <w:rPr>
          <w:noProof/>
        </w:rPr>
        <w:t xml:space="preserve"> Simultaneous estimation of null alleles and inbreeding coefficients. </w:t>
      </w:r>
      <w:r w:rsidRPr="00B07327">
        <w:rPr>
          <w:i/>
          <w:noProof/>
        </w:rPr>
        <w:t>J Hered</w:t>
      </w:r>
      <w:r w:rsidRPr="00B07327">
        <w:rPr>
          <w:noProof/>
        </w:rPr>
        <w:t xml:space="preserve"> </w:t>
      </w:r>
      <w:r w:rsidRPr="00B07327">
        <w:rPr>
          <w:b/>
          <w:noProof/>
        </w:rPr>
        <w:t>100</w:t>
      </w:r>
      <w:r w:rsidRPr="00B07327">
        <w:rPr>
          <w:noProof/>
        </w:rPr>
        <w:t>: 106–113.</w:t>
      </w:r>
    </w:p>
    <w:p w14:paraId="65BDB056" w14:textId="77777777" w:rsidR="00B07327" w:rsidRPr="00B07327" w:rsidRDefault="00B07327" w:rsidP="006638F6">
      <w:pPr>
        <w:ind w:firstLine="0"/>
        <w:rPr>
          <w:noProof/>
        </w:rPr>
      </w:pPr>
      <w:r w:rsidRPr="00B07327">
        <w:rPr>
          <w:b/>
          <w:noProof/>
        </w:rPr>
        <w:t>Donat MG, Lowry AL, Alexander LV, O’Gorman PA, Maher N. 2016.</w:t>
      </w:r>
      <w:r w:rsidRPr="00B07327">
        <w:rPr>
          <w:noProof/>
        </w:rPr>
        <w:t xml:space="preserve"> More extreme precipitation in the world’s dry and wet regions. </w:t>
      </w:r>
      <w:r w:rsidRPr="00B07327">
        <w:rPr>
          <w:i/>
          <w:noProof/>
        </w:rPr>
        <w:t>Nature Climate Change</w:t>
      </w:r>
      <w:r w:rsidRPr="00B07327">
        <w:rPr>
          <w:noProof/>
        </w:rPr>
        <w:t xml:space="preserve"> </w:t>
      </w:r>
      <w:r w:rsidRPr="00B07327">
        <w:rPr>
          <w:b/>
          <w:noProof/>
        </w:rPr>
        <w:t>6</w:t>
      </w:r>
      <w:r w:rsidRPr="00B07327">
        <w:rPr>
          <w:noProof/>
        </w:rPr>
        <w:t>(5): 508–513.</w:t>
      </w:r>
    </w:p>
    <w:p w14:paraId="142B28D7" w14:textId="77777777" w:rsidR="00B07327" w:rsidRPr="00B07327" w:rsidRDefault="00B07327" w:rsidP="006638F6">
      <w:pPr>
        <w:ind w:firstLine="0"/>
        <w:rPr>
          <w:noProof/>
        </w:rPr>
      </w:pPr>
      <w:r w:rsidRPr="00B07327">
        <w:rPr>
          <w:b/>
          <w:noProof/>
        </w:rPr>
        <w:t>Dussex N, Morales HE, Grossen C, Dalen L, van Oosterhout C. 2023.</w:t>
      </w:r>
      <w:r w:rsidRPr="00B07327">
        <w:rPr>
          <w:noProof/>
        </w:rPr>
        <w:t xml:space="preserve"> Purging and accumulation of genetic load in conservation. </w:t>
      </w:r>
      <w:r w:rsidRPr="00B07327">
        <w:rPr>
          <w:i/>
          <w:noProof/>
        </w:rPr>
        <w:t>Trends Ecol Evol</w:t>
      </w:r>
      <w:r w:rsidRPr="00B07327">
        <w:rPr>
          <w:noProof/>
        </w:rPr>
        <w:t xml:space="preserve"> </w:t>
      </w:r>
      <w:r w:rsidRPr="00B07327">
        <w:rPr>
          <w:b/>
          <w:noProof/>
        </w:rPr>
        <w:t>38</w:t>
      </w:r>
      <w:r w:rsidRPr="00B07327">
        <w:rPr>
          <w:noProof/>
        </w:rPr>
        <w:t>(10): 961–969.</w:t>
      </w:r>
    </w:p>
    <w:p w14:paraId="7521742B" w14:textId="77777777" w:rsidR="00B07327" w:rsidRPr="00B07327" w:rsidRDefault="00B07327" w:rsidP="006638F6">
      <w:pPr>
        <w:ind w:firstLine="0"/>
        <w:rPr>
          <w:noProof/>
        </w:rPr>
      </w:pPr>
      <w:r w:rsidRPr="00B07327">
        <w:rPr>
          <w:b/>
          <w:noProof/>
        </w:rPr>
        <w:lastRenderedPageBreak/>
        <w:t>Earl DA, vonHoldt BM. 2012.</w:t>
      </w:r>
      <w:r w:rsidRPr="00B07327">
        <w:rPr>
          <w:noProof/>
        </w:rPr>
        <w:t xml:space="preserve"> STRUCTURE HARVESTER: a website and program for visualizing STRUCTURE output and implementing the Evanno method. </w:t>
      </w:r>
      <w:r w:rsidRPr="00B07327">
        <w:rPr>
          <w:i/>
          <w:noProof/>
        </w:rPr>
        <w:t>Conservation Genetics Resources</w:t>
      </w:r>
      <w:r w:rsidRPr="00B07327">
        <w:rPr>
          <w:noProof/>
        </w:rPr>
        <w:t xml:space="preserve"> </w:t>
      </w:r>
      <w:r w:rsidRPr="00B07327">
        <w:rPr>
          <w:b/>
          <w:noProof/>
        </w:rPr>
        <w:t>4</w:t>
      </w:r>
      <w:r w:rsidRPr="00B07327">
        <w:rPr>
          <w:noProof/>
        </w:rPr>
        <w:t>(2): 359–361.</w:t>
      </w:r>
    </w:p>
    <w:p w14:paraId="70F420DA" w14:textId="77777777" w:rsidR="00B07327" w:rsidRPr="00B07327" w:rsidRDefault="00B07327" w:rsidP="006638F6">
      <w:pPr>
        <w:ind w:firstLine="0"/>
        <w:rPr>
          <w:noProof/>
        </w:rPr>
      </w:pPr>
      <w:r w:rsidRPr="00B07327">
        <w:rPr>
          <w:b/>
          <w:noProof/>
        </w:rPr>
        <w:t>Edwards CE, Bassüner B, David AS, Dell N, Foye CJ, Herron S, Koontz S, Peterson C, Smith SA, Weekley CW, et al. 2025.</w:t>
      </w:r>
      <w:r w:rsidRPr="00B07327">
        <w:rPr>
          <w:noProof/>
        </w:rPr>
        <w:t xml:space="preserve"> Parentage analysis of conservation translocations in the endangered, self-incompatible shrub Pseudoziziphus celata reveals reproductive constraints, variable survival and a case for genetics-driven conservation. </w:t>
      </w:r>
      <w:r w:rsidRPr="00B07327">
        <w:rPr>
          <w:i/>
          <w:noProof/>
        </w:rPr>
        <w:t>Annals of Botany</w:t>
      </w:r>
      <w:r w:rsidRPr="00B07327">
        <w:rPr>
          <w:noProof/>
        </w:rPr>
        <w:t>.</w:t>
      </w:r>
    </w:p>
    <w:p w14:paraId="210DBCFC" w14:textId="77777777" w:rsidR="00B07327" w:rsidRPr="00B07327" w:rsidRDefault="00B07327" w:rsidP="006638F6">
      <w:pPr>
        <w:ind w:firstLine="0"/>
        <w:rPr>
          <w:noProof/>
        </w:rPr>
      </w:pPr>
      <w:r w:rsidRPr="00B07327">
        <w:rPr>
          <w:b/>
          <w:noProof/>
        </w:rPr>
        <w:t>Edwards CE, Tessier BC, Swift JF, Bassüner B, Linan AG, Albrecht MA, Yatskievych GA. 2021.</w:t>
      </w:r>
      <w:r w:rsidRPr="00B07327">
        <w:rPr>
          <w:noProof/>
        </w:rPr>
        <w:t xml:space="preserve"> Conservation genetics of the threatened plant species Physaria filiformis (Missouri bladderpod) reveals strong genetic structure and a possible cryptic species. </w:t>
      </w:r>
      <w:r w:rsidRPr="00B07327">
        <w:rPr>
          <w:i/>
          <w:noProof/>
        </w:rPr>
        <w:t>PLoS One</w:t>
      </w:r>
      <w:r w:rsidRPr="00B07327">
        <w:rPr>
          <w:noProof/>
        </w:rPr>
        <w:t xml:space="preserve"> </w:t>
      </w:r>
      <w:r w:rsidRPr="00B07327">
        <w:rPr>
          <w:b/>
          <w:noProof/>
        </w:rPr>
        <w:t>16</w:t>
      </w:r>
      <w:r w:rsidRPr="00B07327">
        <w:rPr>
          <w:noProof/>
        </w:rPr>
        <w:t>: e0247586.</w:t>
      </w:r>
    </w:p>
    <w:p w14:paraId="590B6789" w14:textId="77777777" w:rsidR="00B07327" w:rsidRPr="00B07327" w:rsidRDefault="00B07327" w:rsidP="006638F6">
      <w:pPr>
        <w:ind w:firstLine="0"/>
        <w:rPr>
          <w:noProof/>
        </w:rPr>
      </w:pPr>
      <w:r w:rsidRPr="00B07327">
        <w:rPr>
          <w:b/>
          <w:noProof/>
        </w:rPr>
        <w:t>Elberling H. 2000.</w:t>
      </w:r>
      <w:r w:rsidRPr="00B07327">
        <w:rPr>
          <w:noProof/>
        </w:rPr>
        <w:t xml:space="preserve"> Spatial pattern of Lesquerella arctica: effects of seed bank and desiccation cracks. </w:t>
      </w:r>
      <w:r w:rsidRPr="00B07327">
        <w:rPr>
          <w:i/>
          <w:noProof/>
        </w:rPr>
        <w:t>Ecoscience</w:t>
      </w:r>
      <w:r w:rsidRPr="00B07327">
        <w:rPr>
          <w:noProof/>
        </w:rPr>
        <w:t xml:space="preserve"> </w:t>
      </w:r>
      <w:r w:rsidRPr="00B07327">
        <w:rPr>
          <w:b/>
          <w:noProof/>
        </w:rPr>
        <w:t>7</w:t>
      </w:r>
      <w:r w:rsidRPr="00B07327">
        <w:rPr>
          <w:noProof/>
        </w:rPr>
        <w:t>: 86–91.</w:t>
      </w:r>
    </w:p>
    <w:p w14:paraId="6CF1B0C5" w14:textId="77777777" w:rsidR="00B07327" w:rsidRPr="00B07327" w:rsidRDefault="00B07327" w:rsidP="006638F6">
      <w:pPr>
        <w:ind w:firstLine="0"/>
        <w:rPr>
          <w:noProof/>
        </w:rPr>
      </w:pPr>
      <w:r w:rsidRPr="00B07327">
        <w:rPr>
          <w:b/>
          <w:noProof/>
        </w:rPr>
        <w:t>Faircloth BC. 2008.</w:t>
      </w:r>
      <w:r w:rsidRPr="00B07327">
        <w:rPr>
          <w:noProof/>
        </w:rPr>
        <w:t xml:space="preserve"> MSATCOMMANDER: detection of microsatellite repeat arrays and automated, locus-specific primer design. </w:t>
      </w:r>
      <w:r w:rsidRPr="00B07327">
        <w:rPr>
          <w:i/>
          <w:noProof/>
        </w:rPr>
        <w:t>Mol Ecol Res</w:t>
      </w:r>
      <w:r w:rsidRPr="00B07327">
        <w:rPr>
          <w:noProof/>
        </w:rPr>
        <w:t xml:space="preserve"> </w:t>
      </w:r>
      <w:r w:rsidRPr="00B07327">
        <w:rPr>
          <w:b/>
          <w:noProof/>
        </w:rPr>
        <w:t>8</w:t>
      </w:r>
      <w:r w:rsidRPr="00B07327">
        <w:rPr>
          <w:noProof/>
        </w:rPr>
        <w:t>: 92–94.</w:t>
      </w:r>
    </w:p>
    <w:p w14:paraId="7FAF5F85" w14:textId="77777777" w:rsidR="00B07327" w:rsidRPr="00B07327" w:rsidRDefault="00B07327" w:rsidP="006638F6">
      <w:pPr>
        <w:ind w:firstLine="0"/>
        <w:rPr>
          <w:noProof/>
        </w:rPr>
      </w:pPr>
      <w:r w:rsidRPr="00B07327">
        <w:rPr>
          <w:b/>
          <w:noProof/>
        </w:rPr>
        <w:t>Fraser DJ, Bernatchez L. 2001.</w:t>
      </w:r>
      <w:r w:rsidRPr="00B07327">
        <w:rPr>
          <w:noProof/>
        </w:rPr>
        <w:t xml:space="preserve"> Adaptive evolutionary conservation: towards a unified concept for defining conservation units. </w:t>
      </w:r>
      <w:r w:rsidRPr="00B07327">
        <w:rPr>
          <w:i/>
          <w:noProof/>
        </w:rPr>
        <w:t>Molecular Ecology</w:t>
      </w:r>
      <w:r w:rsidRPr="00B07327">
        <w:rPr>
          <w:noProof/>
        </w:rPr>
        <w:t xml:space="preserve"> </w:t>
      </w:r>
      <w:r w:rsidRPr="00B07327">
        <w:rPr>
          <w:b/>
          <w:noProof/>
        </w:rPr>
        <w:t>10</w:t>
      </w:r>
      <w:r w:rsidRPr="00B07327">
        <w:rPr>
          <w:noProof/>
        </w:rPr>
        <w:t>(12): 2741–2752.</w:t>
      </w:r>
    </w:p>
    <w:p w14:paraId="160D8C0A" w14:textId="77777777" w:rsidR="00B07327" w:rsidRPr="00B07327" w:rsidRDefault="00B07327" w:rsidP="006638F6">
      <w:pPr>
        <w:ind w:firstLine="0"/>
        <w:rPr>
          <w:noProof/>
        </w:rPr>
      </w:pPr>
      <w:r w:rsidRPr="00B07327">
        <w:rPr>
          <w:b/>
          <w:noProof/>
        </w:rPr>
        <w:t>Fuentes-Soriano S, Al-Shehbaz I. 2013.</w:t>
      </w:r>
      <w:r w:rsidRPr="00B07327">
        <w:rPr>
          <w:noProof/>
        </w:rPr>
        <w:t xml:space="preserve"> Phylogenetic Relationships of Mustards with Multiaperturate Pollen (Physarieae, Brassicaceae) based on the Plastid &lt;I&gt;ndhF&lt;/I&gt; gene: Implications for Morphological Diversification. </w:t>
      </w:r>
      <w:r w:rsidRPr="00B07327">
        <w:rPr>
          <w:i/>
          <w:noProof/>
        </w:rPr>
        <w:t>Systematic Botany</w:t>
      </w:r>
      <w:r w:rsidRPr="00B07327">
        <w:rPr>
          <w:noProof/>
        </w:rPr>
        <w:t xml:space="preserve"> </w:t>
      </w:r>
      <w:r w:rsidRPr="00B07327">
        <w:rPr>
          <w:b/>
          <w:noProof/>
        </w:rPr>
        <w:t>38</w:t>
      </w:r>
      <w:r w:rsidRPr="00B07327">
        <w:rPr>
          <w:noProof/>
        </w:rPr>
        <w:t>(1): 178–191.</w:t>
      </w:r>
    </w:p>
    <w:p w14:paraId="4FDBB611" w14:textId="77777777" w:rsidR="00B07327" w:rsidRPr="00B07327" w:rsidRDefault="00B07327" w:rsidP="006638F6">
      <w:pPr>
        <w:ind w:firstLine="0"/>
        <w:rPr>
          <w:noProof/>
        </w:rPr>
      </w:pPr>
      <w:r w:rsidRPr="00B07327">
        <w:rPr>
          <w:b/>
          <w:noProof/>
        </w:rPr>
        <w:t>Fuentes-Soriano S, Kellogg EA. 2021.</w:t>
      </w:r>
      <w:r w:rsidRPr="00B07327">
        <w:rPr>
          <w:noProof/>
        </w:rPr>
        <w:t xml:space="preserve"> Molecular Systematics of Tribe Physarieae (Brassicaceae) Based on Nuclear ITS, LUMINIDEPENDENS, and Chloroplast ndhF. </w:t>
      </w:r>
      <w:r w:rsidRPr="00B07327">
        <w:rPr>
          <w:i/>
          <w:noProof/>
        </w:rPr>
        <w:t>Systematic Botany</w:t>
      </w:r>
      <w:r w:rsidRPr="00B07327">
        <w:rPr>
          <w:noProof/>
        </w:rPr>
        <w:t xml:space="preserve"> </w:t>
      </w:r>
      <w:r w:rsidRPr="00B07327">
        <w:rPr>
          <w:b/>
          <w:noProof/>
        </w:rPr>
        <w:t>46</w:t>
      </w:r>
      <w:r w:rsidRPr="00B07327">
        <w:rPr>
          <w:noProof/>
        </w:rPr>
        <w:t>(3): 611–627.</w:t>
      </w:r>
    </w:p>
    <w:p w14:paraId="2C1BF4C6" w14:textId="77777777" w:rsidR="00B07327" w:rsidRPr="00B07327" w:rsidRDefault="00B07327" w:rsidP="006638F6">
      <w:pPr>
        <w:ind w:firstLine="0"/>
        <w:rPr>
          <w:noProof/>
        </w:rPr>
      </w:pPr>
      <w:r w:rsidRPr="00B07327">
        <w:rPr>
          <w:b/>
          <w:noProof/>
        </w:rPr>
        <w:lastRenderedPageBreak/>
        <w:t>Gaitán-Espitia JD, Hobday AJ. 2021.</w:t>
      </w:r>
      <w:r w:rsidRPr="00B07327">
        <w:rPr>
          <w:noProof/>
        </w:rPr>
        <w:t xml:space="preserve"> Evolutionary principles and genetic considerations for guiding conservation interventions under climate change. </w:t>
      </w:r>
      <w:r w:rsidRPr="00B07327">
        <w:rPr>
          <w:i/>
          <w:noProof/>
        </w:rPr>
        <w:t>Global Change Biology</w:t>
      </w:r>
      <w:r w:rsidRPr="00B07327">
        <w:rPr>
          <w:noProof/>
        </w:rPr>
        <w:t xml:space="preserve"> </w:t>
      </w:r>
      <w:r w:rsidRPr="00B07327">
        <w:rPr>
          <w:b/>
          <w:noProof/>
        </w:rPr>
        <w:t>27</w:t>
      </w:r>
      <w:r w:rsidRPr="00B07327">
        <w:rPr>
          <w:noProof/>
        </w:rPr>
        <w:t>(3): 475–488.</w:t>
      </w:r>
    </w:p>
    <w:p w14:paraId="27298622" w14:textId="77777777" w:rsidR="00B07327" w:rsidRPr="00B07327" w:rsidRDefault="00B07327" w:rsidP="006638F6">
      <w:pPr>
        <w:ind w:firstLine="0"/>
        <w:rPr>
          <w:noProof/>
        </w:rPr>
      </w:pPr>
      <w:r w:rsidRPr="00B07327">
        <w:rPr>
          <w:b/>
          <w:noProof/>
        </w:rPr>
        <w:t>Gassert F, Venter O, Watson JEM, Brumby SP, Mazzariello JC, Atkinson SC, Hyde S. 2023.</w:t>
      </w:r>
      <w:r w:rsidRPr="00B07327">
        <w:rPr>
          <w:noProof/>
        </w:rPr>
        <w:t xml:space="preserve"> An operational approach to near real time global high resolution mapping of the terrestrial Human Footprint. </w:t>
      </w:r>
      <w:r w:rsidRPr="00B07327">
        <w:rPr>
          <w:i/>
          <w:noProof/>
        </w:rPr>
        <w:t>Frontiers in Remote Sensing</w:t>
      </w:r>
      <w:r w:rsidRPr="00B07327">
        <w:rPr>
          <w:noProof/>
        </w:rPr>
        <w:t xml:space="preserve"> </w:t>
      </w:r>
      <w:r w:rsidRPr="00B07327">
        <w:rPr>
          <w:b/>
          <w:noProof/>
        </w:rPr>
        <w:t>Volume 4 - 2023</w:t>
      </w:r>
      <w:r w:rsidRPr="00B07327">
        <w:rPr>
          <w:noProof/>
        </w:rPr>
        <w:t>.</w:t>
      </w:r>
    </w:p>
    <w:p w14:paraId="7AD3F791" w14:textId="77777777" w:rsidR="00B07327" w:rsidRPr="00B07327" w:rsidRDefault="00B07327" w:rsidP="006638F6">
      <w:pPr>
        <w:ind w:firstLine="0"/>
        <w:rPr>
          <w:noProof/>
        </w:rPr>
      </w:pPr>
      <w:r w:rsidRPr="00B07327">
        <w:rPr>
          <w:b/>
          <w:noProof/>
        </w:rPr>
        <w:t>Hicks JA. 2023.</w:t>
      </w:r>
      <w:r w:rsidRPr="00B07327">
        <w:rPr>
          <w:noProof/>
        </w:rPr>
        <w:t xml:space="preserve"> A Brief History of the Tennessee Central Railway Company.</w:t>
      </w:r>
    </w:p>
    <w:p w14:paraId="58B3643E" w14:textId="77777777" w:rsidR="00B07327" w:rsidRPr="00B07327" w:rsidRDefault="00B07327" w:rsidP="006638F6">
      <w:pPr>
        <w:ind w:firstLine="0"/>
        <w:rPr>
          <w:noProof/>
        </w:rPr>
      </w:pPr>
      <w:r w:rsidRPr="00B07327">
        <w:rPr>
          <w:b/>
          <w:noProof/>
        </w:rPr>
        <w:t>Hoelzel AR, Bruford MW, Fleischer RC. 2019.</w:t>
      </w:r>
      <w:r w:rsidRPr="00B07327">
        <w:rPr>
          <w:noProof/>
        </w:rPr>
        <w:t xml:space="preserve"> Conservation of adaptive potential and functional diversity. </w:t>
      </w:r>
      <w:r w:rsidRPr="00B07327">
        <w:rPr>
          <w:i/>
          <w:noProof/>
        </w:rPr>
        <w:t>Conservation Genetics</w:t>
      </w:r>
      <w:r w:rsidRPr="00B07327">
        <w:rPr>
          <w:noProof/>
        </w:rPr>
        <w:t xml:space="preserve"> </w:t>
      </w:r>
      <w:r w:rsidRPr="00B07327">
        <w:rPr>
          <w:b/>
          <w:noProof/>
        </w:rPr>
        <w:t>20</w:t>
      </w:r>
      <w:r w:rsidRPr="00B07327">
        <w:rPr>
          <w:noProof/>
        </w:rPr>
        <w:t>(1): 1–5.</w:t>
      </w:r>
    </w:p>
    <w:p w14:paraId="272DEA16" w14:textId="77777777" w:rsidR="00B07327" w:rsidRPr="00B07327" w:rsidRDefault="00B07327" w:rsidP="006638F6">
      <w:pPr>
        <w:ind w:firstLine="0"/>
        <w:rPr>
          <w:noProof/>
        </w:rPr>
      </w:pPr>
      <w:r w:rsidRPr="00B07327">
        <w:rPr>
          <w:b/>
          <w:noProof/>
        </w:rPr>
        <w:t>Hufford KM, Mazer SJ. 2003.</w:t>
      </w:r>
      <w:r w:rsidRPr="00B07327">
        <w:rPr>
          <w:noProof/>
        </w:rPr>
        <w:t xml:space="preserve"> Plant ecotypes: genetic differentiation in the age of ecological restoration. </w:t>
      </w:r>
      <w:r w:rsidRPr="00B07327">
        <w:rPr>
          <w:i/>
          <w:noProof/>
        </w:rPr>
        <w:t>Trends in Ecology &amp; Evolution</w:t>
      </w:r>
      <w:r w:rsidRPr="00B07327">
        <w:rPr>
          <w:noProof/>
        </w:rPr>
        <w:t xml:space="preserve"> </w:t>
      </w:r>
      <w:r w:rsidRPr="00B07327">
        <w:rPr>
          <w:b/>
          <w:noProof/>
        </w:rPr>
        <w:t>18</w:t>
      </w:r>
      <w:r w:rsidRPr="00B07327">
        <w:rPr>
          <w:noProof/>
        </w:rPr>
        <w:t>(3): 147–155.</w:t>
      </w:r>
    </w:p>
    <w:p w14:paraId="0F54E1BC" w14:textId="77777777" w:rsidR="00B07327" w:rsidRPr="00B07327" w:rsidRDefault="00B07327" w:rsidP="006638F6">
      <w:pPr>
        <w:ind w:firstLine="0"/>
        <w:rPr>
          <w:noProof/>
        </w:rPr>
      </w:pPr>
      <w:r w:rsidRPr="00B07327">
        <w:rPr>
          <w:b/>
          <w:noProof/>
        </w:rPr>
        <w:t>Jombart T. 2008.</w:t>
      </w:r>
      <w:r w:rsidRPr="00B07327">
        <w:rPr>
          <w:noProof/>
        </w:rPr>
        <w:t xml:space="preserve"> adegenet: a R package for the multivariate analysis of genetic markers. </w:t>
      </w:r>
      <w:r w:rsidRPr="00B07327">
        <w:rPr>
          <w:i/>
          <w:noProof/>
        </w:rPr>
        <w:t>Bioinformatics</w:t>
      </w:r>
      <w:r w:rsidRPr="00B07327">
        <w:rPr>
          <w:noProof/>
        </w:rPr>
        <w:t xml:space="preserve"> </w:t>
      </w:r>
      <w:r w:rsidRPr="00B07327">
        <w:rPr>
          <w:b/>
          <w:noProof/>
        </w:rPr>
        <w:t>24</w:t>
      </w:r>
      <w:r w:rsidRPr="00B07327">
        <w:rPr>
          <w:noProof/>
        </w:rPr>
        <w:t>: 1403–1405.</w:t>
      </w:r>
    </w:p>
    <w:p w14:paraId="51FE5005" w14:textId="77777777" w:rsidR="00B07327" w:rsidRPr="00B07327" w:rsidRDefault="00B07327" w:rsidP="006638F6">
      <w:pPr>
        <w:ind w:firstLine="0"/>
        <w:rPr>
          <w:noProof/>
        </w:rPr>
      </w:pPr>
      <w:r w:rsidRPr="00B07327">
        <w:rPr>
          <w:b/>
          <w:noProof/>
        </w:rPr>
        <w:t>Kalinowski ST. 2005.</w:t>
      </w:r>
      <w:r w:rsidRPr="00B07327">
        <w:rPr>
          <w:noProof/>
        </w:rPr>
        <w:t xml:space="preserve"> hp-rare 1.0: a computer program for performing rarefaction on measures of allelic richness. </w:t>
      </w:r>
      <w:r w:rsidRPr="00B07327">
        <w:rPr>
          <w:i/>
          <w:noProof/>
        </w:rPr>
        <w:t>Mol Ecol Notes</w:t>
      </w:r>
      <w:r w:rsidRPr="00B07327">
        <w:rPr>
          <w:noProof/>
        </w:rPr>
        <w:t xml:space="preserve"> </w:t>
      </w:r>
      <w:r w:rsidRPr="00B07327">
        <w:rPr>
          <w:b/>
          <w:noProof/>
        </w:rPr>
        <w:t>5</w:t>
      </w:r>
      <w:r w:rsidRPr="00B07327">
        <w:rPr>
          <w:noProof/>
        </w:rPr>
        <w:t>: 187–189.</w:t>
      </w:r>
    </w:p>
    <w:p w14:paraId="0B70E92E" w14:textId="77777777" w:rsidR="00B07327" w:rsidRPr="00B07327" w:rsidRDefault="00B07327" w:rsidP="006638F6">
      <w:pPr>
        <w:ind w:firstLine="0"/>
        <w:rPr>
          <w:noProof/>
        </w:rPr>
      </w:pPr>
      <w:r w:rsidRPr="00B07327">
        <w:rPr>
          <w:b/>
          <w:noProof/>
        </w:rPr>
        <w:t>Kallison ER, Hettihewa B, Mashburn B, O'Kane SL, Jr., Albrecht MA, Edwards CE. 2026.</w:t>
      </w:r>
      <w:r w:rsidRPr="00B07327">
        <w:rPr>
          <w:noProof/>
        </w:rPr>
        <w:t xml:space="preserve"> Morphological and Phylogenomic Analyses Support the Recognition of a Cryptic New Species of Physaria (Brassicaceae)  Endemic to the Ouachita Mountains of Arkansas, USA. </w:t>
      </w:r>
      <w:r w:rsidRPr="00B07327">
        <w:rPr>
          <w:i/>
          <w:noProof/>
        </w:rPr>
        <w:t>Systematic Botany</w:t>
      </w:r>
      <w:r w:rsidRPr="00B07327">
        <w:rPr>
          <w:noProof/>
        </w:rPr>
        <w:t>.</w:t>
      </w:r>
    </w:p>
    <w:p w14:paraId="1F8FBF77" w14:textId="77777777" w:rsidR="00B07327" w:rsidRPr="00B07327" w:rsidRDefault="00B07327" w:rsidP="006638F6">
      <w:pPr>
        <w:ind w:firstLine="0"/>
        <w:rPr>
          <w:noProof/>
        </w:rPr>
      </w:pPr>
      <w:r w:rsidRPr="00B07327">
        <w:rPr>
          <w:b/>
          <w:noProof/>
        </w:rPr>
        <w:t>Krosnick SE, Thacker JH, Mattingly HT, Call GP, Maynord SC, Adams DS, Wheeler K. 2022.</w:t>
      </w:r>
      <w:r w:rsidRPr="00B07327">
        <w:rPr>
          <w:noProof/>
        </w:rPr>
        <w:t xml:space="preserve"> Ecological Correlates of Reproductive Output in a Tennessee Population of Short's Bladderpod, Physaria globosa (Brassicaceae). </w:t>
      </w:r>
      <w:r w:rsidRPr="00B07327">
        <w:rPr>
          <w:i/>
          <w:noProof/>
        </w:rPr>
        <w:t>Castanea</w:t>
      </w:r>
      <w:r w:rsidRPr="00B07327">
        <w:rPr>
          <w:noProof/>
        </w:rPr>
        <w:t xml:space="preserve"> </w:t>
      </w:r>
      <w:r w:rsidRPr="00B07327">
        <w:rPr>
          <w:b/>
          <w:noProof/>
        </w:rPr>
        <w:t>87</w:t>
      </w:r>
      <w:r w:rsidRPr="00B07327">
        <w:rPr>
          <w:noProof/>
        </w:rPr>
        <w:t>: 20–38.</w:t>
      </w:r>
    </w:p>
    <w:p w14:paraId="62864978" w14:textId="77777777" w:rsidR="00B07327" w:rsidRPr="00B07327" w:rsidRDefault="00B07327" w:rsidP="006638F6">
      <w:pPr>
        <w:ind w:firstLine="0"/>
        <w:rPr>
          <w:noProof/>
        </w:rPr>
      </w:pPr>
      <w:r w:rsidRPr="00B07327">
        <w:rPr>
          <w:b/>
          <w:noProof/>
        </w:rPr>
        <w:lastRenderedPageBreak/>
        <w:t>Linan AG, Gereau RE, Sucher R, Mashimba FH, Bassuner B, Wyatt A, Edwards CE. 2024.</w:t>
      </w:r>
      <w:r w:rsidRPr="00B07327">
        <w:rPr>
          <w:noProof/>
        </w:rPr>
        <w:t xml:space="preserve"> Capturing and managing genetic diversity in ex situ collections of threatened tropical trees: A case study in Karomia gigas. </w:t>
      </w:r>
      <w:r w:rsidRPr="00B07327">
        <w:rPr>
          <w:i/>
          <w:noProof/>
        </w:rPr>
        <w:t>Applications in Plant Sciences</w:t>
      </w:r>
      <w:r w:rsidRPr="00B07327">
        <w:rPr>
          <w:noProof/>
        </w:rPr>
        <w:t xml:space="preserve"> </w:t>
      </w:r>
      <w:r w:rsidRPr="00B07327">
        <w:rPr>
          <w:b/>
          <w:noProof/>
        </w:rPr>
        <w:t>12</w:t>
      </w:r>
      <w:r w:rsidRPr="00B07327">
        <w:rPr>
          <w:noProof/>
        </w:rPr>
        <w:t>(3): e11589.</w:t>
      </w:r>
    </w:p>
    <w:p w14:paraId="00F81258" w14:textId="77777777" w:rsidR="00B07327" w:rsidRPr="00B07327" w:rsidRDefault="00B07327" w:rsidP="006638F6">
      <w:pPr>
        <w:ind w:firstLine="0"/>
        <w:rPr>
          <w:noProof/>
        </w:rPr>
      </w:pPr>
      <w:r w:rsidRPr="00B07327">
        <w:rPr>
          <w:b/>
          <w:noProof/>
        </w:rPr>
        <w:t>Long Q, Albrecht M, Call G, Region S. 2021.</w:t>
      </w:r>
      <w:r w:rsidRPr="00B07327">
        <w:rPr>
          <w:noProof/>
        </w:rPr>
        <w:t xml:space="preserve"> Recovery Implementation Strategy for Short’s Bladderpod (Physaria globosa).</w:t>
      </w:r>
    </w:p>
    <w:p w14:paraId="5B2DB7DE" w14:textId="77777777" w:rsidR="00B07327" w:rsidRPr="00B07327" w:rsidRDefault="00B07327" w:rsidP="006638F6">
      <w:pPr>
        <w:ind w:firstLine="0"/>
        <w:rPr>
          <w:noProof/>
        </w:rPr>
      </w:pPr>
      <w:r w:rsidRPr="00B07327">
        <w:rPr>
          <w:b/>
          <w:noProof/>
        </w:rPr>
        <w:t>MacDonald ZG, Dupuis JR, Glasier JRN, Sissons R, Moehrenschlager A, Shaffer HB, Sperling FAH. 2025.</w:t>
      </w:r>
      <w:r w:rsidRPr="00B07327">
        <w:rPr>
          <w:noProof/>
        </w:rPr>
        <w:t xml:space="preserve"> Whole-Genome Evaluation of Genetic Rescue: The Case of a Curiously Isolated and Endangered Butterfly. </w:t>
      </w:r>
      <w:r w:rsidRPr="00B07327">
        <w:rPr>
          <w:i/>
          <w:noProof/>
        </w:rPr>
        <w:t>Molecular Ecology</w:t>
      </w:r>
      <w:r w:rsidRPr="00B07327">
        <w:rPr>
          <w:noProof/>
        </w:rPr>
        <w:t xml:space="preserve"> </w:t>
      </w:r>
      <w:r w:rsidRPr="00B07327">
        <w:rPr>
          <w:b/>
          <w:noProof/>
        </w:rPr>
        <w:t>34</w:t>
      </w:r>
      <w:r w:rsidRPr="00B07327">
        <w:rPr>
          <w:noProof/>
        </w:rPr>
        <w:t>(4): e17657.</w:t>
      </w:r>
    </w:p>
    <w:p w14:paraId="44CB74D9" w14:textId="77777777" w:rsidR="00B07327" w:rsidRPr="00B07327" w:rsidRDefault="00B07327" w:rsidP="006638F6">
      <w:pPr>
        <w:ind w:firstLine="0"/>
        <w:rPr>
          <w:noProof/>
        </w:rPr>
      </w:pPr>
      <w:r w:rsidRPr="00B07327">
        <w:rPr>
          <w:b/>
          <w:noProof/>
        </w:rPr>
        <w:t>Mashburn B, Jhangeer-Khan R, Bégué A, Tatayah V, Olsen KM, Edwards CE. 2023.</w:t>
      </w:r>
      <w:r w:rsidRPr="00B07327">
        <w:rPr>
          <w:noProof/>
        </w:rPr>
        <w:t xml:space="preserve"> Genetic assessment improves conservation efforts for the critically endangered oceanic island endemic Hibiscus liliiflorus. </w:t>
      </w:r>
      <w:r w:rsidRPr="00B07327">
        <w:rPr>
          <w:i/>
          <w:noProof/>
        </w:rPr>
        <w:t>Journal of Heredity</w:t>
      </w:r>
      <w:r w:rsidRPr="00B07327">
        <w:rPr>
          <w:noProof/>
        </w:rPr>
        <w:t xml:space="preserve"> </w:t>
      </w:r>
      <w:r w:rsidRPr="00B07327">
        <w:rPr>
          <w:b/>
          <w:noProof/>
        </w:rPr>
        <w:t>114</w:t>
      </w:r>
      <w:r w:rsidRPr="00B07327">
        <w:rPr>
          <w:noProof/>
        </w:rPr>
        <w:t>(3): 259–270.</w:t>
      </w:r>
    </w:p>
    <w:p w14:paraId="3BF06FEE" w14:textId="77777777" w:rsidR="00B07327" w:rsidRPr="00B07327" w:rsidRDefault="00B07327" w:rsidP="006638F6">
      <w:pPr>
        <w:ind w:firstLine="0"/>
        <w:rPr>
          <w:noProof/>
        </w:rPr>
      </w:pPr>
      <w:r w:rsidRPr="00B07327">
        <w:rPr>
          <w:b/>
          <w:noProof/>
        </w:rPr>
        <w:t>McNeish RE, McEwan RW. 2016.</w:t>
      </w:r>
      <w:r w:rsidRPr="00B07327">
        <w:rPr>
          <w:noProof/>
        </w:rPr>
        <w:t xml:space="preserve"> A review on the invasion ecology of Amur honeysuckle (Lonicera maackii, Caprifoliaceae) a case study of ecological impacts at multiple scales1. </w:t>
      </w:r>
      <w:r w:rsidRPr="00B07327">
        <w:rPr>
          <w:i/>
          <w:noProof/>
        </w:rPr>
        <w:t>The Journal of the Torrey Botanical Society</w:t>
      </w:r>
      <w:r w:rsidRPr="00B07327">
        <w:rPr>
          <w:noProof/>
        </w:rPr>
        <w:t xml:space="preserve"> </w:t>
      </w:r>
      <w:r w:rsidRPr="00B07327">
        <w:rPr>
          <w:b/>
          <w:noProof/>
        </w:rPr>
        <w:t>143</w:t>
      </w:r>
      <w:r w:rsidRPr="00B07327">
        <w:rPr>
          <w:noProof/>
        </w:rPr>
        <w:t>: 367–385.</w:t>
      </w:r>
    </w:p>
    <w:p w14:paraId="11863C99" w14:textId="77777777" w:rsidR="00B07327" w:rsidRPr="00B07327" w:rsidRDefault="00B07327" w:rsidP="006638F6">
      <w:pPr>
        <w:ind w:firstLine="0"/>
        <w:rPr>
          <w:noProof/>
        </w:rPr>
      </w:pPr>
      <w:r w:rsidRPr="00B07327">
        <w:rPr>
          <w:b/>
          <w:noProof/>
        </w:rPr>
        <w:t>Meirmans PG, Van Tienderen PH. 2004.</w:t>
      </w:r>
      <w:r w:rsidRPr="00B07327">
        <w:rPr>
          <w:noProof/>
        </w:rPr>
        <w:t xml:space="preserve"> GENOTYPE and GENODIVE: two programs for the analysis of genetic diversity of asexual organisms. </w:t>
      </w:r>
      <w:r w:rsidRPr="00B07327">
        <w:rPr>
          <w:i/>
          <w:noProof/>
        </w:rPr>
        <w:t>Mol Ecol Notes</w:t>
      </w:r>
      <w:r w:rsidRPr="00B07327">
        <w:rPr>
          <w:noProof/>
        </w:rPr>
        <w:t xml:space="preserve"> </w:t>
      </w:r>
      <w:r w:rsidRPr="00B07327">
        <w:rPr>
          <w:b/>
          <w:noProof/>
        </w:rPr>
        <w:t>4</w:t>
      </w:r>
      <w:r w:rsidRPr="00B07327">
        <w:rPr>
          <w:noProof/>
        </w:rPr>
        <w:t>: 792–794.</w:t>
      </w:r>
    </w:p>
    <w:p w14:paraId="107F5C97" w14:textId="77777777" w:rsidR="00B07327" w:rsidRPr="00B07327" w:rsidRDefault="00B07327" w:rsidP="006638F6">
      <w:pPr>
        <w:ind w:firstLine="0"/>
        <w:rPr>
          <w:noProof/>
        </w:rPr>
      </w:pPr>
      <w:r w:rsidRPr="00B07327">
        <w:rPr>
          <w:b/>
          <w:noProof/>
        </w:rPr>
        <w:t>Olson K. 2021.</w:t>
      </w:r>
      <w:r w:rsidRPr="00B07327">
        <w:rPr>
          <w:noProof/>
        </w:rPr>
        <w:t xml:space="preserve"> Cumberland River Resource Stewardship and Protection: Managing the Cumberland River and the Land Between the Lakes Landscapes. </w:t>
      </w:r>
      <w:r w:rsidRPr="00B07327">
        <w:rPr>
          <w:i/>
          <w:noProof/>
        </w:rPr>
        <w:t>Journal of Water Resource and Protection</w:t>
      </w:r>
      <w:r w:rsidRPr="00B07327">
        <w:rPr>
          <w:noProof/>
        </w:rPr>
        <w:t xml:space="preserve"> </w:t>
      </w:r>
      <w:r w:rsidRPr="00B07327">
        <w:rPr>
          <w:b/>
          <w:noProof/>
        </w:rPr>
        <w:t>13</w:t>
      </w:r>
      <w:r w:rsidRPr="00B07327">
        <w:rPr>
          <w:noProof/>
        </w:rPr>
        <w:t>: 92–111.</w:t>
      </w:r>
    </w:p>
    <w:p w14:paraId="334B8743" w14:textId="77777777" w:rsidR="00B07327" w:rsidRPr="00B07327" w:rsidRDefault="00B07327" w:rsidP="006638F6">
      <w:pPr>
        <w:ind w:firstLine="0"/>
        <w:rPr>
          <w:noProof/>
        </w:rPr>
      </w:pPr>
      <w:r w:rsidRPr="00B07327">
        <w:rPr>
          <w:b/>
          <w:noProof/>
        </w:rPr>
        <w:t>Paradis E, Claude J, Strimmer K. 2004.</w:t>
      </w:r>
      <w:r w:rsidRPr="00B07327">
        <w:rPr>
          <w:noProof/>
        </w:rPr>
        <w:t xml:space="preserve"> APE: Analyses of Phylogenetics and Evolution in R language. </w:t>
      </w:r>
      <w:r w:rsidRPr="00B07327">
        <w:rPr>
          <w:i/>
          <w:noProof/>
        </w:rPr>
        <w:t>Bioinformatics</w:t>
      </w:r>
      <w:r w:rsidRPr="00B07327">
        <w:rPr>
          <w:noProof/>
        </w:rPr>
        <w:t xml:space="preserve"> </w:t>
      </w:r>
      <w:r w:rsidRPr="00B07327">
        <w:rPr>
          <w:b/>
          <w:noProof/>
        </w:rPr>
        <w:t>20</w:t>
      </w:r>
      <w:r w:rsidRPr="00B07327">
        <w:rPr>
          <w:noProof/>
        </w:rPr>
        <w:t>(2): 289–290.</w:t>
      </w:r>
    </w:p>
    <w:p w14:paraId="189F3B9F" w14:textId="77777777" w:rsidR="00B07327" w:rsidRPr="00B07327" w:rsidRDefault="00B07327" w:rsidP="006638F6">
      <w:pPr>
        <w:ind w:firstLine="0"/>
        <w:rPr>
          <w:noProof/>
        </w:rPr>
      </w:pPr>
      <w:r w:rsidRPr="00B07327">
        <w:rPr>
          <w:b/>
          <w:noProof/>
        </w:rPr>
        <w:lastRenderedPageBreak/>
        <w:t>Peakall R, Smouse PE. 2012.</w:t>
      </w:r>
      <w:r w:rsidRPr="00B07327">
        <w:rPr>
          <w:noProof/>
        </w:rPr>
        <w:t xml:space="preserve"> GenAlEx 6.5: genetic analysis in Excel. Population genetic software for teaching and research--an update. </w:t>
      </w:r>
      <w:r w:rsidRPr="00B07327">
        <w:rPr>
          <w:i/>
          <w:noProof/>
        </w:rPr>
        <w:t>Bioinformatics</w:t>
      </w:r>
      <w:r w:rsidRPr="00B07327">
        <w:rPr>
          <w:noProof/>
        </w:rPr>
        <w:t xml:space="preserve"> </w:t>
      </w:r>
      <w:r w:rsidRPr="00B07327">
        <w:rPr>
          <w:b/>
          <w:noProof/>
        </w:rPr>
        <w:t>28</w:t>
      </w:r>
      <w:r w:rsidRPr="00B07327">
        <w:rPr>
          <w:noProof/>
        </w:rPr>
        <w:t>(19): 2537–2539.</w:t>
      </w:r>
    </w:p>
    <w:p w14:paraId="5E52E01D" w14:textId="77777777" w:rsidR="00B07327" w:rsidRPr="00B07327" w:rsidRDefault="00B07327" w:rsidP="006638F6">
      <w:pPr>
        <w:ind w:firstLine="0"/>
        <w:rPr>
          <w:noProof/>
        </w:rPr>
      </w:pPr>
      <w:r w:rsidRPr="00B07327">
        <w:rPr>
          <w:b/>
          <w:noProof/>
        </w:rPr>
        <w:t xml:space="preserve">Powell ED. 2023. </w:t>
      </w:r>
      <w:r w:rsidRPr="00B07327">
        <w:rPr>
          <w:i/>
          <w:noProof/>
        </w:rPr>
        <w:t>Ecology and Reproductive Dynamics of Physaria globosa (Brassicaceae).</w:t>
      </w:r>
      <w:r w:rsidRPr="00B07327">
        <w:rPr>
          <w:noProof/>
        </w:rPr>
        <w:t>M.S., Tennessee Technological University United States -- Tennessee.</w:t>
      </w:r>
    </w:p>
    <w:p w14:paraId="5E68C554" w14:textId="77777777" w:rsidR="00B07327" w:rsidRPr="00B07327" w:rsidRDefault="00B07327" w:rsidP="006638F6">
      <w:pPr>
        <w:ind w:firstLine="0"/>
        <w:rPr>
          <w:noProof/>
        </w:rPr>
      </w:pPr>
      <w:r w:rsidRPr="00B07327">
        <w:rPr>
          <w:b/>
          <w:noProof/>
        </w:rPr>
        <w:t>Pritchard JK, Stephens M, Donnelly P. 2000.</w:t>
      </w:r>
      <w:r w:rsidRPr="00B07327">
        <w:rPr>
          <w:noProof/>
        </w:rPr>
        <w:t xml:space="preserve"> Inference of Population Structure Using Multilocus Genotype Data. </w:t>
      </w:r>
      <w:r w:rsidRPr="00B07327">
        <w:rPr>
          <w:i/>
          <w:noProof/>
        </w:rPr>
        <w:t>Genetics</w:t>
      </w:r>
      <w:r w:rsidRPr="00B07327">
        <w:rPr>
          <w:noProof/>
        </w:rPr>
        <w:t xml:space="preserve"> </w:t>
      </w:r>
      <w:r w:rsidRPr="00B07327">
        <w:rPr>
          <w:b/>
          <w:noProof/>
        </w:rPr>
        <w:t>155</w:t>
      </w:r>
      <w:r w:rsidRPr="00B07327">
        <w:rPr>
          <w:noProof/>
        </w:rPr>
        <w:t>(2): 945–959.</w:t>
      </w:r>
    </w:p>
    <w:p w14:paraId="1C607C1B" w14:textId="77777777" w:rsidR="00B07327" w:rsidRPr="00B07327" w:rsidRDefault="00B07327" w:rsidP="006638F6">
      <w:pPr>
        <w:ind w:firstLine="0"/>
        <w:rPr>
          <w:noProof/>
        </w:rPr>
      </w:pPr>
      <w:r w:rsidRPr="00B07327">
        <w:rPr>
          <w:b/>
          <w:noProof/>
        </w:rPr>
        <w:t>Rozen S, Skaletsky H. 1999.</w:t>
      </w:r>
      <w:r w:rsidRPr="00B07327">
        <w:rPr>
          <w:noProof/>
        </w:rPr>
        <w:t xml:space="preserve"> Primer3 on the WWW for general users and for biologist programmers. </w:t>
      </w:r>
      <w:r w:rsidRPr="00B07327">
        <w:rPr>
          <w:i/>
          <w:noProof/>
        </w:rPr>
        <w:t>Methods Mol Biol</w:t>
      </w:r>
      <w:r w:rsidRPr="00B07327">
        <w:rPr>
          <w:noProof/>
        </w:rPr>
        <w:t xml:space="preserve"> </w:t>
      </w:r>
      <w:r w:rsidRPr="00B07327">
        <w:rPr>
          <w:b/>
          <w:noProof/>
        </w:rPr>
        <w:t>132</w:t>
      </w:r>
      <w:r w:rsidRPr="00B07327">
        <w:rPr>
          <w:noProof/>
        </w:rPr>
        <w:t>: 365–386.</w:t>
      </w:r>
    </w:p>
    <w:p w14:paraId="4040D77D" w14:textId="77777777" w:rsidR="00B07327" w:rsidRPr="00B07327" w:rsidRDefault="00B07327" w:rsidP="006638F6">
      <w:pPr>
        <w:ind w:firstLine="0"/>
        <w:rPr>
          <w:noProof/>
        </w:rPr>
      </w:pPr>
      <w:r w:rsidRPr="00B07327">
        <w:rPr>
          <w:b/>
          <w:noProof/>
        </w:rPr>
        <w:t>Shaw RE, Farquharson KA, Bruford MW, Coates DJ, Elliott CP, Mergeay J, Ottewell KM, Segelbacher G, Hoban S, Hvilsom C, et al. 2025.</w:t>
      </w:r>
      <w:r w:rsidRPr="00B07327">
        <w:rPr>
          <w:noProof/>
        </w:rPr>
        <w:t xml:space="preserve"> Global meta-analysis shows action is needed to halt genetic diversity loss. </w:t>
      </w:r>
      <w:r w:rsidRPr="00B07327">
        <w:rPr>
          <w:i/>
          <w:noProof/>
        </w:rPr>
        <w:t>Nature</w:t>
      </w:r>
      <w:r w:rsidRPr="00B07327">
        <w:rPr>
          <w:noProof/>
        </w:rPr>
        <w:t xml:space="preserve"> </w:t>
      </w:r>
      <w:r w:rsidRPr="00B07327">
        <w:rPr>
          <w:b/>
          <w:noProof/>
        </w:rPr>
        <w:t>638</w:t>
      </w:r>
      <w:r w:rsidRPr="00B07327">
        <w:rPr>
          <w:noProof/>
        </w:rPr>
        <w:t>(8051): 704–710.</w:t>
      </w:r>
    </w:p>
    <w:p w14:paraId="044E0091" w14:textId="77777777" w:rsidR="00B07327" w:rsidRPr="00B07327" w:rsidRDefault="00B07327" w:rsidP="006638F6">
      <w:pPr>
        <w:ind w:firstLine="0"/>
        <w:rPr>
          <w:noProof/>
        </w:rPr>
      </w:pPr>
      <w:r w:rsidRPr="00B07327">
        <w:rPr>
          <w:b/>
          <w:noProof/>
        </w:rPr>
        <w:t>Swift JF, Smith SA, Menges ES, Bassuner B, Edwards CE. 2016.</w:t>
      </w:r>
      <w:r w:rsidRPr="00B07327">
        <w:rPr>
          <w:noProof/>
        </w:rPr>
        <w:t xml:space="preserve"> Analysis of mating system and genetic structure in the endangered, amphicarpic plant, Lewton's polygala (Polygala lewtonii). </w:t>
      </w:r>
      <w:r w:rsidRPr="00B07327">
        <w:rPr>
          <w:i/>
          <w:noProof/>
        </w:rPr>
        <w:t>Conserv Genet</w:t>
      </w:r>
      <w:r w:rsidRPr="00B07327">
        <w:rPr>
          <w:noProof/>
        </w:rPr>
        <w:t>: 1–16.</w:t>
      </w:r>
    </w:p>
    <w:p w14:paraId="7CB0CEA3" w14:textId="77777777" w:rsidR="00B07327" w:rsidRPr="00B07327" w:rsidRDefault="00B07327" w:rsidP="006638F6">
      <w:pPr>
        <w:ind w:firstLine="0"/>
        <w:rPr>
          <w:noProof/>
        </w:rPr>
      </w:pPr>
      <w:r w:rsidRPr="00B07327">
        <w:rPr>
          <w:b/>
          <w:noProof/>
        </w:rPr>
        <w:t>Van Rossum F, Buisson D, Le Péchon T, Daco L, Hermant S, Dahlem R, Colling G, Bardin P. 2025.</w:t>
      </w:r>
      <w:r w:rsidRPr="00B07327">
        <w:rPr>
          <w:noProof/>
        </w:rPr>
        <w:t xml:space="preserve"> Taxonomic and genetic assessment of disjunct populations of the threatened plant Arnica montana (Asteraceae) from central France. </w:t>
      </w:r>
      <w:r w:rsidRPr="00B07327">
        <w:rPr>
          <w:i/>
          <w:noProof/>
        </w:rPr>
        <w:t>Perspectives in Plant Ecology, Evolution and Systematics</w:t>
      </w:r>
      <w:r w:rsidRPr="00B07327">
        <w:rPr>
          <w:noProof/>
        </w:rPr>
        <w:t xml:space="preserve"> </w:t>
      </w:r>
      <w:r w:rsidRPr="00B07327">
        <w:rPr>
          <w:b/>
          <w:noProof/>
        </w:rPr>
        <w:t>67</w:t>
      </w:r>
      <w:r w:rsidRPr="00B07327">
        <w:rPr>
          <w:noProof/>
        </w:rPr>
        <w:t>: 125873.</w:t>
      </w:r>
    </w:p>
    <w:p w14:paraId="2771EA1E" w14:textId="77777777" w:rsidR="00B07327" w:rsidRPr="00B07327" w:rsidRDefault="00B07327" w:rsidP="006638F6">
      <w:pPr>
        <w:ind w:firstLine="0"/>
        <w:rPr>
          <w:noProof/>
        </w:rPr>
      </w:pPr>
      <w:r w:rsidRPr="00B07327">
        <w:rPr>
          <w:b/>
          <w:noProof/>
        </w:rPr>
        <w:t>Van Rossum F, Le Pajolec S. 2021.</w:t>
      </w:r>
      <w:r w:rsidRPr="00B07327">
        <w:rPr>
          <w:noProof/>
        </w:rPr>
        <w:t xml:space="preserve"> Mixing gene pools to prevent inbreeding issues in translocated populations of clonal species. </w:t>
      </w:r>
      <w:r w:rsidRPr="00B07327">
        <w:rPr>
          <w:i/>
          <w:noProof/>
        </w:rPr>
        <w:t>Molecular Ecology</w:t>
      </w:r>
      <w:r w:rsidRPr="00B07327">
        <w:rPr>
          <w:noProof/>
        </w:rPr>
        <w:t xml:space="preserve"> </w:t>
      </w:r>
      <w:r w:rsidRPr="00B07327">
        <w:rPr>
          <w:b/>
          <w:noProof/>
        </w:rPr>
        <w:t>30</w:t>
      </w:r>
      <w:r w:rsidRPr="00B07327">
        <w:rPr>
          <w:noProof/>
        </w:rPr>
        <w:t>(12): 2756–2771.</w:t>
      </w:r>
    </w:p>
    <w:p w14:paraId="127C81A9" w14:textId="77777777" w:rsidR="00B07327" w:rsidRPr="00B07327" w:rsidRDefault="00B07327" w:rsidP="006638F6">
      <w:pPr>
        <w:ind w:firstLine="0"/>
        <w:rPr>
          <w:noProof/>
        </w:rPr>
      </w:pPr>
      <w:r w:rsidRPr="00B07327">
        <w:rPr>
          <w:b/>
          <w:noProof/>
        </w:rPr>
        <w:lastRenderedPageBreak/>
        <w:t>Waters C, Hurt C, Krosnick S. 2025.</w:t>
      </w:r>
      <w:r w:rsidRPr="00B07327">
        <w:rPr>
          <w:noProof/>
        </w:rPr>
        <w:t xml:space="preserve"> Looking to the past to inform the future: What eDNA from herbarium specimens can tell us about plant–animal interactions. </w:t>
      </w:r>
      <w:r w:rsidRPr="00B07327">
        <w:rPr>
          <w:i/>
          <w:noProof/>
        </w:rPr>
        <w:t>Applications in Plant Sciences</w:t>
      </w:r>
      <w:r w:rsidRPr="00B07327">
        <w:rPr>
          <w:noProof/>
        </w:rPr>
        <w:t xml:space="preserve"> </w:t>
      </w:r>
      <w:r w:rsidRPr="00B07327">
        <w:rPr>
          <w:b/>
          <w:noProof/>
        </w:rPr>
        <w:t>13</w:t>
      </w:r>
      <w:r w:rsidRPr="00B07327">
        <w:rPr>
          <w:noProof/>
        </w:rPr>
        <w:t>(2): e11633.</w:t>
      </w:r>
    </w:p>
    <w:p w14:paraId="2CE9A7E1" w14:textId="77777777" w:rsidR="00B07327" w:rsidRPr="00B07327" w:rsidRDefault="00B07327" w:rsidP="006638F6">
      <w:pPr>
        <w:ind w:firstLine="0"/>
        <w:rPr>
          <w:noProof/>
        </w:rPr>
      </w:pPr>
      <w:r w:rsidRPr="00B07327">
        <w:rPr>
          <w:b/>
          <w:noProof/>
        </w:rPr>
        <w:t>Xu C, McDowell NG, Fisher RA, Wei L, Sevanto S, Christoffersen BO, Weng E, Middleton RS. 2019.</w:t>
      </w:r>
      <w:r w:rsidRPr="00B07327">
        <w:rPr>
          <w:noProof/>
        </w:rPr>
        <w:t xml:space="preserve"> Increasing impacts of extreme droughts on vegetation productivity under climate change. </w:t>
      </w:r>
      <w:r w:rsidRPr="00B07327">
        <w:rPr>
          <w:i/>
          <w:noProof/>
        </w:rPr>
        <w:t>Nature Climate Change</w:t>
      </w:r>
      <w:r w:rsidRPr="00B07327">
        <w:rPr>
          <w:noProof/>
        </w:rPr>
        <w:t xml:space="preserve"> </w:t>
      </w:r>
      <w:r w:rsidRPr="00B07327">
        <w:rPr>
          <w:b/>
          <w:noProof/>
        </w:rPr>
        <w:t>9</w:t>
      </w:r>
      <w:r w:rsidRPr="00B07327">
        <w:rPr>
          <w:noProof/>
        </w:rPr>
        <w:t>(12): 948–953.</w:t>
      </w:r>
    </w:p>
    <w:p w14:paraId="3F6D014B" w14:textId="77777777" w:rsidR="00B07327" w:rsidRPr="00B07327" w:rsidRDefault="00B07327" w:rsidP="006638F6">
      <w:pPr>
        <w:ind w:firstLine="0"/>
        <w:rPr>
          <w:noProof/>
        </w:rPr>
      </w:pPr>
      <w:r w:rsidRPr="00B07327">
        <w:rPr>
          <w:b/>
          <w:noProof/>
        </w:rPr>
        <w:t>Yu G 2025</w:t>
      </w:r>
      <w:r w:rsidRPr="00B07327">
        <w:rPr>
          <w:noProof/>
        </w:rPr>
        <w:t>. scatterpie: Scatter Pie Plot.</w:t>
      </w:r>
    </w:p>
    <w:p w14:paraId="0A94D81A" w14:textId="1ADA2FEB"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E261AB" w:rsidRDefault="00864BD1" w:rsidP="00D73CD7">
            <w:pPr>
              <w:pStyle w:val="Style1"/>
              <w:rPr>
                <w:i/>
                <w:iCs/>
              </w:rPr>
            </w:pPr>
            <w:r w:rsidRPr="00E261AB">
              <w:rPr>
                <w:i/>
                <w:iCs/>
              </w:rPr>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E261AB" w:rsidRDefault="00864BD1" w:rsidP="00D73CD7">
            <w:pPr>
              <w:pStyle w:val="Style1"/>
              <w:rPr>
                <w:i/>
                <w:iCs/>
              </w:rPr>
            </w:pPr>
            <w:r w:rsidRPr="00E261AB">
              <w:rPr>
                <w:i/>
                <w:iCs/>
              </w:rPr>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E261AB" w:rsidRDefault="00864BD1" w:rsidP="00D73CD7">
            <w:pPr>
              <w:pStyle w:val="Style1"/>
              <w:rPr>
                <w:i/>
                <w:iCs/>
              </w:rPr>
            </w:pPr>
            <w:r w:rsidRPr="00E261AB">
              <w:rPr>
                <w:i/>
                <w:iCs/>
              </w:rPr>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E261AB" w:rsidRDefault="00864BD1" w:rsidP="00D73CD7">
            <w:pPr>
              <w:pStyle w:val="Style1"/>
              <w:rPr>
                <w:i/>
                <w:iCs/>
              </w:rPr>
            </w:pPr>
            <w:r w:rsidRPr="00E261AB">
              <w:rPr>
                <w:i/>
                <w:iCs/>
              </w:rPr>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E261AB" w:rsidRDefault="00864BD1" w:rsidP="00D73CD7">
            <w:pPr>
              <w:pStyle w:val="Style1"/>
              <w:rPr>
                <w:i/>
                <w:iCs/>
              </w:rPr>
            </w:pPr>
            <w:r w:rsidRPr="00E261AB">
              <w:rPr>
                <w:i/>
                <w:iCs/>
              </w:rPr>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E261AB" w:rsidRDefault="00864BD1" w:rsidP="00D73CD7">
            <w:pPr>
              <w:pStyle w:val="Style1"/>
              <w:rPr>
                <w:i/>
                <w:iCs/>
              </w:rPr>
            </w:pPr>
            <w:r w:rsidRPr="00E261AB">
              <w:rPr>
                <w:i/>
                <w:iCs/>
              </w:rPr>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E261AB" w:rsidRDefault="00864BD1" w:rsidP="00D73CD7">
            <w:pPr>
              <w:pStyle w:val="Style1"/>
              <w:rPr>
                <w:i/>
                <w:iCs/>
              </w:rPr>
            </w:pPr>
            <w:r w:rsidRPr="00E261AB">
              <w:rPr>
                <w:i/>
                <w:iCs/>
              </w:rPr>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E261AB" w:rsidRDefault="00864BD1" w:rsidP="00D73CD7">
            <w:pPr>
              <w:pStyle w:val="Style1"/>
              <w:rPr>
                <w:i/>
                <w:iCs/>
              </w:rPr>
            </w:pPr>
            <w:r w:rsidRPr="00E261AB">
              <w:rPr>
                <w:i/>
                <w:iCs/>
              </w:rPr>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E261AB" w:rsidRDefault="00864BD1" w:rsidP="00D73CD7">
            <w:pPr>
              <w:pStyle w:val="Style1"/>
              <w:rPr>
                <w:i/>
                <w:iCs/>
              </w:rPr>
            </w:pPr>
            <w:r w:rsidRPr="00E261AB">
              <w:rPr>
                <w:i/>
                <w:iCs/>
              </w:rPr>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E261AB" w:rsidRDefault="00864BD1" w:rsidP="00D73CD7">
            <w:pPr>
              <w:pStyle w:val="Style1"/>
              <w:rPr>
                <w:i/>
                <w:iCs/>
              </w:rPr>
            </w:pPr>
            <w:r w:rsidRPr="00E261AB">
              <w:rPr>
                <w:i/>
                <w:iCs/>
              </w:rPr>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E261AB" w:rsidRDefault="00864BD1" w:rsidP="00D73CD7">
            <w:pPr>
              <w:pStyle w:val="Style1"/>
              <w:rPr>
                <w:i/>
                <w:iCs/>
              </w:rPr>
            </w:pPr>
            <w:r w:rsidRPr="00E261AB">
              <w:rPr>
                <w:i/>
                <w:iCs/>
              </w:rPr>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E261AB" w:rsidRDefault="00864BD1" w:rsidP="00D73CD7">
            <w:pPr>
              <w:pStyle w:val="Style1"/>
              <w:rPr>
                <w:i/>
                <w:iCs/>
              </w:rPr>
            </w:pPr>
            <w:r w:rsidRPr="00E261AB">
              <w:rPr>
                <w:i/>
                <w:iCs/>
              </w:rPr>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lastRenderedPageBreak/>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E261AB" w:rsidRDefault="00864BD1" w:rsidP="00D73CD7">
            <w:pPr>
              <w:pStyle w:val="Style1"/>
              <w:rPr>
                <w:i/>
                <w:iCs/>
              </w:rPr>
            </w:pPr>
            <w:r w:rsidRPr="00E261AB">
              <w:rPr>
                <w:i/>
                <w:iCs/>
              </w:rPr>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E261AB" w:rsidRDefault="00864BD1" w:rsidP="00D73CD7">
            <w:pPr>
              <w:pStyle w:val="Style1"/>
              <w:rPr>
                <w:i/>
                <w:iCs/>
              </w:rPr>
            </w:pPr>
            <w:r w:rsidRPr="00E261AB">
              <w:rPr>
                <w:i/>
                <w:iCs/>
              </w:rPr>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E261AB" w:rsidRDefault="00864BD1" w:rsidP="00D73CD7">
            <w:pPr>
              <w:pStyle w:val="Style1"/>
              <w:rPr>
                <w:i/>
                <w:iCs/>
              </w:rPr>
            </w:pPr>
            <w:r w:rsidRPr="00E261AB">
              <w:rPr>
                <w:i/>
                <w:iCs/>
              </w:rPr>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E261AB" w:rsidRDefault="00864BD1" w:rsidP="00D73CD7">
            <w:pPr>
              <w:pStyle w:val="Style1"/>
              <w:rPr>
                <w:i/>
                <w:iCs/>
              </w:rPr>
            </w:pPr>
            <w:r w:rsidRPr="00E261AB">
              <w:rPr>
                <w:i/>
                <w:iCs/>
              </w:rPr>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E261AB" w:rsidRDefault="00864BD1" w:rsidP="00D73CD7">
            <w:pPr>
              <w:pStyle w:val="Style1"/>
              <w:rPr>
                <w:i/>
                <w:iCs/>
              </w:rPr>
            </w:pPr>
            <w:r w:rsidRPr="00E261AB">
              <w:rPr>
                <w:i/>
                <w:iCs/>
              </w:rPr>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E261AB" w:rsidRDefault="00864BD1" w:rsidP="00D73CD7">
            <w:pPr>
              <w:pStyle w:val="Style1"/>
              <w:rPr>
                <w:i/>
                <w:iCs/>
              </w:rPr>
            </w:pPr>
            <w:r w:rsidRPr="00E261AB">
              <w:rPr>
                <w:i/>
                <w:iCs/>
              </w:rPr>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E261AB" w:rsidRDefault="00864BD1" w:rsidP="00D73CD7">
            <w:pPr>
              <w:pStyle w:val="Style1"/>
              <w:rPr>
                <w:i/>
                <w:iCs/>
              </w:rPr>
            </w:pPr>
            <w:r w:rsidRPr="00E261AB">
              <w:rPr>
                <w:i/>
                <w:iCs/>
              </w:rPr>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E261AB" w:rsidRDefault="00864BD1" w:rsidP="00D73CD7">
            <w:pPr>
              <w:pStyle w:val="Style1"/>
              <w:rPr>
                <w:i/>
                <w:iCs/>
              </w:rPr>
            </w:pPr>
            <w:r w:rsidRPr="00E261AB">
              <w:rPr>
                <w:i/>
                <w:iCs/>
              </w:rPr>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E261AB" w:rsidRDefault="00864BD1" w:rsidP="00D73CD7">
            <w:pPr>
              <w:pStyle w:val="Style1"/>
              <w:rPr>
                <w:i/>
                <w:iCs/>
              </w:rPr>
            </w:pPr>
            <w:r w:rsidRPr="00E261AB">
              <w:rPr>
                <w:i/>
                <w:iCs/>
              </w:rPr>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E261AB" w:rsidRDefault="00864BD1" w:rsidP="00D73CD7">
            <w:pPr>
              <w:pStyle w:val="Style1"/>
              <w:rPr>
                <w:i/>
                <w:iCs/>
              </w:rPr>
            </w:pPr>
            <w:r w:rsidRPr="00E261AB">
              <w:rPr>
                <w:i/>
                <w:iCs/>
              </w:rPr>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21"/>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2"/>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3"/>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4"/>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5"/>
                          <a:stretch>
                            <a:fillRect/>
                          </a:stretch>
                        </pic:blipFill>
                        <pic:spPr>
                          <a:xfrm>
                            <a:off x="0" y="0"/>
                            <a:ext cx="2998953" cy="2841113"/>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26"/>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BCF1655">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7"/>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2"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25" w:author="Alexander Linan" w:date="2026-06-02T16:18:00Z" w:initials="AL">
    <w:p w14:paraId="607E37C0" w14:textId="05C086B4" w:rsidR="00F87B67" w:rsidRDefault="00710A1A">
      <w:pPr>
        <w:pStyle w:val="CommentText"/>
      </w:pPr>
      <w:r>
        <w:rPr>
          <w:rStyle w:val="CommentReference"/>
        </w:rPr>
        <w:annotationRef/>
      </w:r>
      <w:r w:rsidRPr="72482C1F">
        <w:t xml:space="preserve">wording feels a little odd </w:t>
      </w:r>
    </w:p>
  </w:comment>
  <w:comment w:id="26" w:author="Wen Kuo" w:date="2026-06-08T13:07:00Z" w:initials="WK">
    <w:p w14:paraId="78B5DAAA" w14:textId="77777777" w:rsidR="00D10B6F" w:rsidRDefault="00D10B6F" w:rsidP="00D10B6F">
      <w:r>
        <w:rPr>
          <w:rStyle w:val="CommentReference"/>
        </w:rPr>
        <w:annotationRef/>
      </w:r>
      <w:r>
        <w:rPr>
          <w:sz w:val="20"/>
          <w:szCs w:val="20"/>
        </w:rPr>
        <w:t>Christy edited here.</w:t>
      </w:r>
    </w:p>
  </w:comment>
  <w:comment w:id="70"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71"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76" w:author="Christy Edwards" w:date="2026-06-04T08:53:00Z" w:initials="CE">
    <w:p w14:paraId="492467DF" w14:textId="74F19345" w:rsidR="00C87D66" w:rsidRDefault="00C87D66">
      <w:pPr>
        <w:pStyle w:val="CommentText"/>
      </w:pPr>
      <w:r>
        <w:rPr>
          <w:rStyle w:val="CommentReference"/>
        </w:rPr>
        <w:annotationRef/>
      </w:r>
      <w:r w:rsidRPr="63D2FC4D">
        <w:t>Add reference to Ziziphus reintroduction paper, Mashburn hibiscus liliflorus, Linan Karomia paper</w:t>
      </w:r>
    </w:p>
  </w:comment>
  <w:comment w:id="93" w:author="Littlefield, Tara R (EEC)" w:date="2026-09-13T18:42:00Z" w:initials="TL">
    <w:p w14:paraId="61B8237F" w14:textId="77777777" w:rsidR="00BE22C9" w:rsidRDefault="00BE22C9" w:rsidP="00BE22C9">
      <w:pPr>
        <w:pStyle w:val="CommentText"/>
        <w:ind w:firstLine="0"/>
      </w:pPr>
      <w:r>
        <w:rPr>
          <w:rStyle w:val="CommentReference"/>
        </w:rPr>
        <w:annotationRef/>
      </w:r>
      <w:r>
        <w:t>Maybe just say translocations and define it as intro, reintro and augmentation?</w:t>
      </w:r>
    </w:p>
  </w:comment>
  <w:comment w:id="106" w:author="Christy Edwards" w:date="2026-06-04T09:14:00Z" w:initials="CE">
    <w:p w14:paraId="4DEAA36A" w14:textId="4F099D01" w:rsidR="00C87D66" w:rsidRDefault="00C87D66">
      <w:pPr>
        <w:pStyle w:val="CommentText"/>
      </w:pPr>
      <w:r>
        <w:rPr>
          <w:rStyle w:val="CommentReference"/>
        </w:rPr>
        <w:annotationRef/>
      </w:r>
      <w:r w:rsidRPr="47E07F51">
        <w:t>Add citation to Hufford and Mazer 2003</w:t>
      </w:r>
    </w:p>
  </w:comment>
  <w:comment w:id="124" w:author="Wen Kuo" w:date="2026-08-24T11:45:00Z" w:initials="WK">
    <w:p w14:paraId="68322E3F" w14:textId="77777777" w:rsidR="00A32FA4" w:rsidRDefault="00A32FA4" w:rsidP="00A32FA4">
      <w:r>
        <w:rPr>
          <w:rStyle w:val="CommentReference"/>
        </w:rPr>
        <w:annotationRef/>
      </w:r>
      <w:r>
        <w:rPr>
          <w:sz w:val="20"/>
          <w:szCs w:val="20"/>
        </w:rPr>
        <w:t>I include only these two species here because they form a clade based on Kallison 2026 and our unpublished data.</w:t>
      </w:r>
    </w:p>
  </w:comment>
  <w:comment w:id="132" w:author="Matthew Albrecht" w:date="2026-05-17T10:05:00Z" w:initials="MA">
    <w:p w14:paraId="657F8973" w14:textId="7C49988B" w:rsidR="00761133" w:rsidRDefault="00710A1A">
      <w:pPr>
        <w:pStyle w:val="CommentText"/>
      </w:pPr>
      <w:r>
        <w:rPr>
          <w:rStyle w:val="CommentReference"/>
        </w:rPr>
        <w:annotationRef/>
      </w:r>
      <w:r w:rsidRPr="6113D072">
        <w:t>Cite Flora of North America or another source verifying this information.</w:t>
      </w:r>
    </w:p>
  </w:comment>
  <w:comment w:id="133" w:author="Wen Kuo" w:date="2026-05-21T17:21:00Z" w:initials="WK">
    <w:p w14:paraId="10AD1A26" w14:textId="77777777" w:rsidR="008B222A" w:rsidRDefault="008B222A" w:rsidP="008B222A">
      <w:r>
        <w:rPr>
          <w:rStyle w:val="CommentReference"/>
        </w:rPr>
        <w:annotationRef/>
      </w:r>
      <w:r>
        <w:rPr>
          <w:sz w:val="20"/>
          <w:szCs w:val="20"/>
        </w:rPr>
        <w:t>cited</w:t>
      </w:r>
    </w:p>
  </w:comment>
  <w:comment w:id="140" w:author="Wen Kuo" w:date="2026-07-09T15:35:00Z" w:initials="WK">
    <w:p w14:paraId="768BE93E" w14:textId="77777777" w:rsidR="00131DCA" w:rsidRDefault="00131DCA" w:rsidP="00131DCA">
      <w:r>
        <w:rPr>
          <w:rStyle w:val="CommentReference"/>
        </w:rPr>
        <w:annotationRef/>
      </w:r>
      <w:r>
        <w:rPr>
          <w:sz w:val="20"/>
          <w:szCs w:val="20"/>
        </w:rPr>
        <w:t>Tara, please check if my interpretation is correct.</w:t>
      </w:r>
    </w:p>
  </w:comment>
  <w:comment w:id="142" w:author="Wen Kuo" w:date="2026-07-12T12:41:00Z" w:initials="WK">
    <w:p w14:paraId="2F65F981" w14:textId="77777777" w:rsidR="003F6219" w:rsidRDefault="003F6219" w:rsidP="00BC579A">
      <w:r>
        <w:rPr>
          <w:rStyle w:val="CommentReference"/>
        </w:rPr>
        <w:annotationRef/>
      </w:r>
      <w:r>
        <w:rPr>
          <w:sz w:val="20"/>
          <w:szCs w:val="20"/>
        </w:rPr>
        <w:t>Matthew and Noah, do you want to add more here?</w:t>
      </w:r>
    </w:p>
  </w:comment>
  <w:comment w:id="190" w:author="Wen Kuo" w:date="2026-07-10T13:21:00Z" w:initials="WK">
    <w:p w14:paraId="15E7BB45" w14:textId="77777777" w:rsidR="00A96AAA" w:rsidRDefault="00A96AAA" w:rsidP="00A96AAA">
      <w:r>
        <w:rPr>
          <w:rStyle w:val="CommentReference"/>
        </w:rPr>
        <w:annotationRef/>
      </w:r>
      <w:r>
        <w:rPr>
          <w:sz w:val="20"/>
          <w:szCs w:val="20"/>
        </w:rPr>
        <w:t>Please check.</w:t>
      </w:r>
    </w:p>
  </w:comment>
  <w:comment w:id="314" w:author="Littlefield, Tara R (EEC)" w:date="2026-09-13T19:18:00Z" w:initials="TL">
    <w:p w14:paraId="4F74C367" w14:textId="77777777" w:rsidR="009C68E6" w:rsidRDefault="009C68E6" w:rsidP="009C68E6">
      <w:pPr>
        <w:pStyle w:val="CommentText"/>
        <w:ind w:firstLine="0"/>
      </w:pPr>
      <w:r>
        <w:rPr>
          <w:rStyle w:val="CommentReference"/>
        </w:rPr>
        <w:annotationRef/>
      </w:r>
      <w:r>
        <w:t>KY-04 is not managed by fire, we have removed honeysicle there a lot over the past 8 years or so though.    That one is at rockcress hills snp, and more recently burned, it was not sampled as a part of this studied because there were not plants there in 2021 when we were smapling for this study, but we burned it twice in the past 4 years and got a large response, that will be a demographic managmenet effects paper in the future</w:t>
      </w:r>
    </w:p>
  </w:comment>
  <w:comment w:id="315" w:author="Littlefield, Tara R (EEC)" w:date="2026-09-13T19:34:00Z" w:initials="TL">
    <w:p w14:paraId="51EB0D7F" w14:textId="77777777" w:rsidR="003C0589" w:rsidRDefault="003C0589" w:rsidP="003C0589">
      <w:pPr>
        <w:pStyle w:val="CommentText"/>
        <w:ind w:firstLine="0"/>
      </w:pPr>
      <w:r>
        <w:rPr>
          <w:rStyle w:val="CommentReference"/>
        </w:rPr>
        <w:annotationRef/>
      </w:r>
      <w:r>
        <w:t xml:space="preserve">Since this site just had honeysuckle removal, I would perhaps remove this?   This would be a good hypothesis if we included rockcress hills in the future on another project.   For 004KY if you calculated the FQI florsitic quality of this site and compared to the other physaria sites in KY, this one would be much higher, there are more associated rare plants here and this is the site where the KY clover was discovered </w:t>
      </w:r>
    </w:p>
  </w:comment>
  <w:comment w:id="349" w:author="Littlefield, Tara R (EEC)" w:date="2026-09-13T19:37:00Z" w:initials="TL">
    <w:p w14:paraId="73B5C4D8" w14:textId="77777777" w:rsidR="003C0589" w:rsidRDefault="003C0589" w:rsidP="003C0589">
      <w:pPr>
        <w:pStyle w:val="CommentText"/>
        <w:ind w:firstLine="0"/>
      </w:pPr>
      <w:r>
        <w:rPr>
          <w:rStyle w:val="CommentReference"/>
        </w:rPr>
        <w:annotationRef/>
      </w:r>
      <w:r>
        <w:t xml:space="preserve">Good point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625210" w15:done="0"/>
  <w15:commentEx w15:paraId="5DE89D09" w15:paraIdParent="41625210" w15:done="0"/>
  <w15:commentEx w15:paraId="607E37C0" w15:done="1"/>
  <w15:commentEx w15:paraId="78B5DAAA" w15:paraIdParent="607E37C0" w15:done="1"/>
  <w15:commentEx w15:paraId="5F5DAAC9" w15:done="0"/>
  <w15:commentEx w15:paraId="0D7884E8" w15:paraIdParent="5F5DAAC9" w15:done="0"/>
  <w15:commentEx w15:paraId="492467DF" w15:done="1"/>
  <w15:commentEx w15:paraId="61B8237F" w15:done="0"/>
  <w15:commentEx w15:paraId="4DEAA36A" w15:done="1"/>
  <w15:commentEx w15:paraId="68322E3F" w15:done="0"/>
  <w15:commentEx w15:paraId="657F8973" w15:done="1"/>
  <w15:commentEx w15:paraId="10AD1A26" w15:paraIdParent="657F8973" w15:done="1"/>
  <w15:commentEx w15:paraId="768BE93E" w15:done="0"/>
  <w15:commentEx w15:paraId="2F65F981" w15:done="0"/>
  <w15:commentEx w15:paraId="15E7BB45" w15:done="0"/>
  <w15:commentEx w15:paraId="4F74C367" w15:done="0"/>
  <w15:commentEx w15:paraId="51EB0D7F" w15:done="0"/>
  <w15:commentEx w15:paraId="73B5C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C97FB" w16cex:dateUtc="2026-06-04T13:47:00Z"/>
  <w16cex:commentExtensible w16cex:durableId="525D1C7D" w16cex:dateUtc="2026-06-12T02:44:00Z"/>
  <w16cex:commentExtensible w16cex:durableId="0A953B7C" w16cex:dateUtc="2026-06-02T21:18:00Z"/>
  <w16cex:commentExtensible w16cex:durableId="4AC0F0FE" w16cex:dateUtc="2026-06-08T18:07:00Z"/>
  <w16cex:commentExtensible w16cex:durableId="5D2583CB" w16cex:dateUtc="2026-06-04T13:51:00Z"/>
  <w16cex:commentExtensible w16cex:durableId="6FCE6D99" w16cex:dateUtc="2026-06-04T15:51:00Z"/>
  <w16cex:commentExtensible w16cex:durableId="5358B561" w16cex:dateUtc="2026-06-04T13:53:00Z"/>
  <w16cex:commentExtensible w16cex:durableId="2535DE6E" w16cex:dateUtc="2026-09-13T22:42:00Z"/>
  <w16cex:commentExtensible w16cex:durableId="3BAE3F0C" w16cex:dateUtc="2026-06-04T14:14:00Z"/>
  <w16cex:commentExtensible w16cex:durableId="441DFA9A" w16cex:dateUtc="2026-08-24T16:45:00Z"/>
  <w16cex:commentExtensible w16cex:durableId="0A3039CE" w16cex:dateUtc="2026-05-17T15:05:00Z"/>
  <w16cex:commentExtensible w16cex:durableId="6AC1C150" w16cex:dateUtc="2026-05-21T22:21:00Z"/>
  <w16cex:commentExtensible w16cex:durableId="47B05032" w16cex:dateUtc="2026-07-09T20:35:00Z"/>
  <w16cex:commentExtensible w16cex:durableId="700C52C9" w16cex:dateUtc="2026-07-12T17:41:00Z"/>
  <w16cex:commentExtensible w16cex:durableId="37D1B06A" w16cex:dateUtc="2026-07-10T18:21:00Z"/>
  <w16cex:commentExtensible w16cex:durableId="3C0F406F" w16cex:dateUtc="2026-09-13T23:18:00Z"/>
  <w16cex:commentExtensible w16cex:durableId="19A1E5CE" w16cex:dateUtc="2026-09-13T23:34:00Z"/>
  <w16cex:commentExtensible w16cex:durableId="74FACD40" w16cex:dateUtc="2026-09-13T2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625210" w16cid:durableId="63AC97FB"/>
  <w16cid:commentId w16cid:paraId="5DE89D09" w16cid:durableId="525D1C7D"/>
  <w16cid:commentId w16cid:paraId="607E37C0" w16cid:durableId="0A953B7C"/>
  <w16cid:commentId w16cid:paraId="78B5DAAA" w16cid:durableId="4AC0F0FE"/>
  <w16cid:commentId w16cid:paraId="5F5DAAC9" w16cid:durableId="5D2583CB"/>
  <w16cid:commentId w16cid:paraId="0D7884E8" w16cid:durableId="6FCE6D99"/>
  <w16cid:commentId w16cid:paraId="492467DF" w16cid:durableId="5358B561"/>
  <w16cid:commentId w16cid:paraId="61B8237F" w16cid:durableId="2535DE6E"/>
  <w16cid:commentId w16cid:paraId="4DEAA36A" w16cid:durableId="3BAE3F0C"/>
  <w16cid:commentId w16cid:paraId="68322E3F" w16cid:durableId="441DFA9A"/>
  <w16cid:commentId w16cid:paraId="657F8973" w16cid:durableId="0A3039CE"/>
  <w16cid:commentId w16cid:paraId="10AD1A26" w16cid:durableId="6AC1C150"/>
  <w16cid:commentId w16cid:paraId="768BE93E" w16cid:durableId="47B05032"/>
  <w16cid:commentId w16cid:paraId="2F65F981" w16cid:durableId="700C52C9"/>
  <w16cid:commentId w16cid:paraId="15E7BB45" w16cid:durableId="37D1B06A"/>
  <w16cid:commentId w16cid:paraId="4F74C367" w16cid:durableId="3C0F406F"/>
  <w16cid:commentId w16cid:paraId="51EB0D7F" w16cid:durableId="19A1E5CE"/>
  <w16cid:commentId w16cid:paraId="73B5C4D8" w16cid:durableId="74FACD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8491" w14:textId="77777777" w:rsidR="0015745B" w:rsidRDefault="0015745B" w:rsidP="0082036B">
      <w:r>
        <w:separator/>
      </w:r>
    </w:p>
  </w:endnote>
  <w:endnote w:type="continuationSeparator" w:id="0">
    <w:p w14:paraId="4BF30BF8" w14:textId="77777777" w:rsidR="0015745B" w:rsidRDefault="0015745B"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altName w:val="Microsoft JhengHei"/>
    <w:charset w:val="88"/>
    <w:family w:val="swiss"/>
    <w:pitch w:val="variable"/>
    <w:sig w:usb0="A00002FF" w:usb1="7ACFFDFB" w:usb2="00000017" w:usb3="00000000" w:csb0="00100001" w:csb1="00000000"/>
  </w:font>
  <w:font w:name="TimesNewRoman">
    <w:altName w:val="MS Gothic"/>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DBBA5" w14:textId="77777777" w:rsidR="0015745B" w:rsidRDefault="0015745B" w:rsidP="0082036B">
      <w:r>
        <w:separator/>
      </w:r>
    </w:p>
  </w:footnote>
  <w:footnote w:type="continuationSeparator" w:id="0">
    <w:p w14:paraId="4688B04C" w14:textId="77777777" w:rsidR="0015745B" w:rsidRDefault="0015745B"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 Kuo">
    <w15:presenceInfo w15:providerId="AD" w15:userId="S::wkuo@mobot.org::f76af5c1-a750-461e-9fa0-4a027885c8ea"/>
  </w15:person>
  <w15:person w15:author="Christy Edwards">
    <w15:presenceInfo w15:providerId="AD" w15:userId="S::cedwards@mobot.org::0610aa26-f2e7-4667-a557-88c5da84a773"/>
  </w15:person>
  <w15:person w15:author="Alexander Linan">
    <w15:presenceInfo w15:providerId="AD" w15:userId="S::alinan@mobot.org::327d26fc-1e9f-4caa-ad4c-593a4d0a0605"/>
  </w15:person>
  <w15:person w15:author="Littlefield, Tara R (EEC)">
    <w15:presenceInfo w15:providerId="AD" w15:userId="S::Tara.Littlefield@ky.gov::000aea93-9236-4ed5-9fc0-f70f06f5e382"/>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2DF"/>
    <w:rsid w:val="00014373"/>
    <w:rsid w:val="00014ED3"/>
    <w:rsid w:val="00014FAB"/>
    <w:rsid w:val="00015008"/>
    <w:rsid w:val="00015269"/>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791C"/>
    <w:rsid w:val="00040632"/>
    <w:rsid w:val="00040E4D"/>
    <w:rsid w:val="0004292B"/>
    <w:rsid w:val="00043524"/>
    <w:rsid w:val="00046977"/>
    <w:rsid w:val="00046C70"/>
    <w:rsid w:val="000508ED"/>
    <w:rsid w:val="00051CD2"/>
    <w:rsid w:val="00054C51"/>
    <w:rsid w:val="00055213"/>
    <w:rsid w:val="000568C7"/>
    <w:rsid w:val="00056961"/>
    <w:rsid w:val="00061958"/>
    <w:rsid w:val="00061CDF"/>
    <w:rsid w:val="00061CE0"/>
    <w:rsid w:val="00063EE2"/>
    <w:rsid w:val="000652B6"/>
    <w:rsid w:val="00066517"/>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6255"/>
    <w:rsid w:val="00097B44"/>
    <w:rsid w:val="000A05C5"/>
    <w:rsid w:val="000A1BF2"/>
    <w:rsid w:val="000A40E5"/>
    <w:rsid w:val="000A540C"/>
    <w:rsid w:val="000A5639"/>
    <w:rsid w:val="000A63C1"/>
    <w:rsid w:val="000A6B4E"/>
    <w:rsid w:val="000A73D3"/>
    <w:rsid w:val="000B1C11"/>
    <w:rsid w:val="000B1D65"/>
    <w:rsid w:val="000B1E1F"/>
    <w:rsid w:val="000B3FE7"/>
    <w:rsid w:val="000B49C7"/>
    <w:rsid w:val="000B5A78"/>
    <w:rsid w:val="000B5F40"/>
    <w:rsid w:val="000B612B"/>
    <w:rsid w:val="000B646E"/>
    <w:rsid w:val="000B6E89"/>
    <w:rsid w:val="000B7338"/>
    <w:rsid w:val="000B7D63"/>
    <w:rsid w:val="000C0195"/>
    <w:rsid w:val="000C1233"/>
    <w:rsid w:val="000C1C34"/>
    <w:rsid w:val="000C1FBB"/>
    <w:rsid w:val="000C2188"/>
    <w:rsid w:val="000C2DBD"/>
    <w:rsid w:val="000C3872"/>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8E9"/>
    <w:rsid w:val="000E0BF4"/>
    <w:rsid w:val="000E0EBF"/>
    <w:rsid w:val="000E1496"/>
    <w:rsid w:val="000E2D7F"/>
    <w:rsid w:val="000E2F08"/>
    <w:rsid w:val="000E3730"/>
    <w:rsid w:val="000E5095"/>
    <w:rsid w:val="000E524D"/>
    <w:rsid w:val="000E5713"/>
    <w:rsid w:val="000E717D"/>
    <w:rsid w:val="000E7DCF"/>
    <w:rsid w:val="000E7E51"/>
    <w:rsid w:val="000F0413"/>
    <w:rsid w:val="000F0E6C"/>
    <w:rsid w:val="000F16C9"/>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39B4"/>
    <w:rsid w:val="00114C23"/>
    <w:rsid w:val="00115C12"/>
    <w:rsid w:val="00116B3C"/>
    <w:rsid w:val="001179A2"/>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287A"/>
    <w:rsid w:val="00142892"/>
    <w:rsid w:val="00142947"/>
    <w:rsid w:val="00142977"/>
    <w:rsid w:val="001439A9"/>
    <w:rsid w:val="00145906"/>
    <w:rsid w:val="00147124"/>
    <w:rsid w:val="00147606"/>
    <w:rsid w:val="00150863"/>
    <w:rsid w:val="00150FDC"/>
    <w:rsid w:val="001512DE"/>
    <w:rsid w:val="001516C3"/>
    <w:rsid w:val="00151D2C"/>
    <w:rsid w:val="001526F7"/>
    <w:rsid w:val="001530B7"/>
    <w:rsid w:val="00153904"/>
    <w:rsid w:val="001559DA"/>
    <w:rsid w:val="0015745B"/>
    <w:rsid w:val="001607B4"/>
    <w:rsid w:val="00160D8C"/>
    <w:rsid w:val="00160F87"/>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F29"/>
    <w:rsid w:val="001877C1"/>
    <w:rsid w:val="001902F9"/>
    <w:rsid w:val="001906AF"/>
    <w:rsid w:val="00190C90"/>
    <w:rsid w:val="00191A9C"/>
    <w:rsid w:val="00191F32"/>
    <w:rsid w:val="001922D4"/>
    <w:rsid w:val="00192779"/>
    <w:rsid w:val="00192DC0"/>
    <w:rsid w:val="00194357"/>
    <w:rsid w:val="001948AF"/>
    <w:rsid w:val="00194C22"/>
    <w:rsid w:val="001952A0"/>
    <w:rsid w:val="001952B6"/>
    <w:rsid w:val="00195A29"/>
    <w:rsid w:val="001960E4"/>
    <w:rsid w:val="001A1495"/>
    <w:rsid w:val="001A229A"/>
    <w:rsid w:val="001A35E4"/>
    <w:rsid w:val="001A461E"/>
    <w:rsid w:val="001A4AF5"/>
    <w:rsid w:val="001A51CD"/>
    <w:rsid w:val="001A5991"/>
    <w:rsid w:val="001A5A83"/>
    <w:rsid w:val="001A7F5E"/>
    <w:rsid w:val="001B13F6"/>
    <w:rsid w:val="001B2AB4"/>
    <w:rsid w:val="001B30D1"/>
    <w:rsid w:val="001B3391"/>
    <w:rsid w:val="001B3EC1"/>
    <w:rsid w:val="001B6C90"/>
    <w:rsid w:val="001C095D"/>
    <w:rsid w:val="001C1E0D"/>
    <w:rsid w:val="001C294D"/>
    <w:rsid w:val="001C32A5"/>
    <w:rsid w:val="001C3E49"/>
    <w:rsid w:val="001C4B7F"/>
    <w:rsid w:val="001C4C41"/>
    <w:rsid w:val="001C4E33"/>
    <w:rsid w:val="001C5DDE"/>
    <w:rsid w:val="001C5F75"/>
    <w:rsid w:val="001C7D43"/>
    <w:rsid w:val="001D11C2"/>
    <w:rsid w:val="001D2199"/>
    <w:rsid w:val="001D7215"/>
    <w:rsid w:val="001D7508"/>
    <w:rsid w:val="001E0673"/>
    <w:rsid w:val="001E1725"/>
    <w:rsid w:val="001E2E67"/>
    <w:rsid w:val="001E303C"/>
    <w:rsid w:val="001E43F2"/>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71BF"/>
    <w:rsid w:val="00200049"/>
    <w:rsid w:val="00200439"/>
    <w:rsid w:val="00201636"/>
    <w:rsid w:val="00201CF8"/>
    <w:rsid w:val="00203367"/>
    <w:rsid w:val="002036BD"/>
    <w:rsid w:val="00206919"/>
    <w:rsid w:val="002074CD"/>
    <w:rsid w:val="00207989"/>
    <w:rsid w:val="00207B0D"/>
    <w:rsid w:val="00210964"/>
    <w:rsid w:val="00210F8E"/>
    <w:rsid w:val="002126A5"/>
    <w:rsid w:val="00215D02"/>
    <w:rsid w:val="00217E5D"/>
    <w:rsid w:val="00220527"/>
    <w:rsid w:val="00221952"/>
    <w:rsid w:val="00221E1F"/>
    <w:rsid w:val="00222F4C"/>
    <w:rsid w:val="00222F57"/>
    <w:rsid w:val="00223F6D"/>
    <w:rsid w:val="00224494"/>
    <w:rsid w:val="00224C20"/>
    <w:rsid w:val="00226980"/>
    <w:rsid w:val="0022748B"/>
    <w:rsid w:val="002300A3"/>
    <w:rsid w:val="00232B8E"/>
    <w:rsid w:val="00233C4B"/>
    <w:rsid w:val="00234823"/>
    <w:rsid w:val="0023634A"/>
    <w:rsid w:val="00236782"/>
    <w:rsid w:val="00236852"/>
    <w:rsid w:val="00236C4E"/>
    <w:rsid w:val="00237AE2"/>
    <w:rsid w:val="00240E02"/>
    <w:rsid w:val="0024247C"/>
    <w:rsid w:val="00242FF6"/>
    <w:rsid w:val="002431BD"/>
    <w:rsid w:val="0024722F"/>
    <w:rsid w:val="00250A1E"/>
    <w:rsid w:val="00251306"/>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5E0A"/>
    <w:rsid w:val="00266B99"/>
    <w:rsid w:val="002678BE"/>
    <w:rsid w:val="00267D79"/>
    <w:rsid w:val="002734CB"/>
    <w:rsid w:val="00273612"/>
    <w:rsid w:val="00273A20"/>
    <w:rsid w:val="00273ABC"/>
    <w:rsid w:val="00273F0E"/>
    <w:rsid w:val="002746ED"/>
    <w:rsid w:val="00275C8A"/>
    <w:rsid w:val="00276B85"/>
    <w:rsid w:val="00277198"/>
    <w:rsid w:val="00277270"/>
    <w:rsid w:val="0027752D"/>
    <w:rsid w:val="00281940"/>
    <w:rsid w:val="00281E74"/>
    <w:rsid w:val="00283883"/>
    <w:rsid w:val="00284A5A"/>
    <w:rsid w:val="00290354"/>
    <w:rsid w:val="00291261"/>
    <w:rsid w:val="00291E6C"/>
    <w:rsid w:val="00292703"/>
    <w:rsid w:val="00292BF8"/>
    <w:rsid w:val="00292CE9"/>
    <w:rsid w:val="0029414C"/>
    <w:rsid w:val="00295D0A"/>
    <w:rsid w:val="00297982"/>
    <w:rsid w:val="00297C21"/>
    <w:rsid w:val="002A0CA3"/>
    <w:rsid w:val="002A336D"/>
    <w:rsid w:val="002A33F2"/>
    <w:rsid w:val="002A4785"/>
    <w:rsid w:val="002A4C8C"/>
    <w:rsid w:val="002A5122"/>
    <w:rsid w:val="002A5311"/>
    <w:rsid w:val="002A6EC7"/>
    <w:rsid w:val="002A73D6"/>
    <w:rsid w:val="002A7F65"/>
    <w:rsid w:val="002B1515"/>
    <w:rsid w:val="002B3753"/>
    <w:rsid w:val="002B3AFA"/>
    <w:rsid w:val="002B4AAF"/>
    <w:rsid w:val="002B4B4B"/>
    <w:rsid w:val="002B5355"/>
    <w:rsid w:val="002B562D"/>
    <w:rsid w:val="002B6760"/>
    <w:rsid w:val="002B6DD4"/>
    <w:rsid w:val="002C0C7E"/>
    <w:rsid w:val="002C174B"/>
    <w:rsid w:val="002C1C16"/>
    <w:rsid w:val="002C3230"/>
    <w:rsid w:val="002C3978"/>
    <w:rsid w:val="002C3B60"/>
    <w:rsid w:val="002C463D"/>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D36"/>
    <w:rsid w:val="002E0F29"/>
    <w:rsid w:val="002E151E"/>
    <w:rsid w:val="002E29B9"/>
    <w:rsid w:val="002E4327"/>
    <w:rsid w:val="002E57CF"/>
    <w:rsid w:val="002E64B1"/>
    <w:rsid w:val="002F1E0F"/>
    <w:rsid w:val="002F65BF"/>
    <w:rsid w:val="002F7169"/>
    <w:rsid w:val="002F7357"/>
    <w:rsid w:val="00300FAB"/>
    <w:rsid w:val="00301A07"/>
    <w:rsid w:val="003028E3"/>
    <w:rsid w:val="00303EE4"/>
    <w:rsid w:val="00303FF1"/>
    <w:rsid w:val="00304CDF"/>
    <w:rsid w:val="0030644A"/>
    <w:rsid w:val="00306507"/>
    <w:rsid w:val="003067AB"/>
    <w:rsid w:val="003067C9"/>
    <w:rsid w:val="0030723A"/>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598A"/>
    <w:rsid w:val="0036771E"/>
    <w:rsid w:val="00371F98"/>
    <w:rsid w:val="00372A57"/>
    <w:rsid w:val="00372B06"/>
    <w:rsid w:val="00373B5E"/>
    <w:rsid w:val="00374A9F"/>
    <w:rsid w:val="00376D42"/>
    <w:rsid w:val="00376F7C"/>
    <w:rsid w:val="00377943"/>
    <w:rsid w:val="00377A15"/>
    <w:rsid w:val="0038027F"/>
    <w:rsid w:val="0038031C"/>
    <w:rsid w:val="00380F9F"/>
    <w:rsid w:val="00382C18"/>
    <w:rsid w:val="00383139"/>
    <w:rsid w:val="0038490F"/>
    <w:rsid w:val="00384E37"/>
    <w:rsid w:val="00385590"/>
    <w:rsid w:val="0038559E"/>
    <w:rsid w:val="003904A8"/>
    <w:rsid w:val="00390B59"/>
    <w:rsid w:val="00391011"/>
    <w:rsid w:val="00391594"/>
    <w:rsid w:val="003917F1"/>
    <w:rsid w:val="003934F6"/>
    <w:rsid w:val="0039444C"/>
    <w:rsid w:val="00394C11"/>
    <w:rsid w:val="00394E88"/>
    <w:rsid w:val="00395036"/>
    <w:rsid w:val="003962E6"/>
    <w:rsid w:val="00396CE7"/>
    <w:rsid w:val="003973CA"/>
    <w:rsid w:val="00397BB7"/>
    <w:rsid w:val="003A0FDC"/>
    <w:rsid w:val="003A10EF"/>
    <w:rsid w:val="003A355B"/>
    <w:rsid w:val="003A3DFD"/>
    <w:rsid w:val="003A567A"/>
    <w:rsid w:val="003A656B"/>
    <w:rsid w:val="003B0B7E"/>
    <w:rsid w:val="003B0DB9"/>
    <w:rsid w:val="003B0F12"/>
    <w:rsid w:val="003B1181"/>
    <w:rsid w:val="003B1692"/>
    <w:rsid w:val="003B1959"/>
    <w:rsid w:val="003B2449"/>
    <w:rsid w:val="003B2C38"/>
    <w:rsid w:val="003B2CFA"/>
    <w:rsid w:val="003B62A8"/>
    <w:rsid w:val="003C0589"/>
    <w:rsid w:val="003C2647"/>
    <w:rsid w:val="003C2EEC"/>
    <w:rsid w:val="003C3206"/>
    <w:rsid w:val="003C4624"/>
    <w:rsid w:val="003C5668"/>
    <w:rsid w:val="003C7B27"/>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CF5"/>
    <w:rsid w:val="003E6F44"/>
    <w:rsid w:val="003E6F45"/>
    <w:rsid w:val="003F16A2"/>
    <w:rsid w:val="003F16C8"/>
    <w:rsid w:val="003F1C92"/>
    <w:rsid w:val="003F2B44"/>
    <w:rsid w:val="003F2DEC"/>
    <w:rsid w:val="003F39C3"/>
    <w:rsid w:val="003F3CCE"/>
    <w:rsid w:val="003F435A"/>
    <w:rsid w:val="003F51DB"/>
    <w:rsid w:val="003F5C80"/>
    <w:rsid w:val="003F6219"/>
    <w:rsid w:val="003F741F"/>
    <w:rsid w:val="003F77E0"/>
    <w:rsid w:val="003F7EDB"/>
    <w:rsid w:val="00400126"/>
    <w:rsid w:val="00404C14"/>
    <w:rsid w:val="00405EFE"/>
    <w:rsid w:val="0040712C"/>
    <w:rsid w:val="004073B2"/>
    <w:rsid w:val="00410966"/>
    <w:rsid w:val="0041169C"/>
    <w:rsid w:val="00411EB2"/>
    <w:rsid w:val="0041208B"/>
    <w:rsid w:val="00412283"/>
    <w:rsid w:val="00413BD4"/>
    <w:rsid w:val="0041403C"/>
    <w:rsid w:val="00415A13"/>
    <w:rsid w:val="00416BE9"/>
    <w:rsid w:val="00417492"/>
    <w:rsid w:val="0042091C"/>
    <w:rsid w:val="0042100C"/>
    <w:rsid w:val="0042106A"/>
    <w:rsid w:val="00421E9B"/>
    <w:rsid w:val="00422BEE"/>
    <w:rsid w:val="00424AAB"/>
    <w:rsid w:val="004254FF"/>
    <w:rsid w:val="00425D88"/>
    <w:rsid w:val="0042612C"/>
    <w:rsid w:val="00426AC1"/>
    <w:rsid w:val="0042720B"/>
    <w:rsid w:val="00432987"/>
    <w:rsid w:val="00432A0B"/>
    <w:rsid w:val="00432A28"/>
    <w:rsid w:val="0043719A"/>
    <w:rsid w:val="00437303"/>
    <w:rsid w:val="004376A4"/>
    <w:rsid w:val="00437E4A"/>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868"/>
    <w:rsid w:val="0046197C"/>
    <w:rsid w:val="00463349"/>
    <w:rsid w:val="0046334A"/>
    <w:rsid w:val="0046FEDD"/>
    <w:rsid w:val="00470033"/>
    <w:rsid w:val="0047071C"/>
    <w:rsid w:val="00470739"/>
    <w:rsid w:val="004714F9"/>
    <w:rsid w:val="004715E4"/>
    <w:rsid w:val="0047267F"/>
    <w:rsid w:val="00473281"/>
    <w:rsid w:val="00475720"/>
    <w:rsid w:val="00477707"/>
    <w:rsid w:val="004817A3"/>
    <w:rsid w:val="00481E7C"/>
    <w:rsid w:val="004827E6"/>
    <w:rsid w:val="00482FE4"/>
    <w:rsid w:val="00483512"/>
    <w:rsid w:val="0048431D"/>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570"/>
    <w:rsid w:val="004B0003"/>
    <w:rsid w:val="004B058B"/>
    <w:rsid w:val="004B156F"/>
    <w:rsid w:val="004B2C84"/>
    <w:rsid w:val="004B743A"/>
    <w:rsid w:val="004B76DB"/>
    <w:rsid w:val="004B77BB"/>
    <w:rsid w:val="004C0626"/>
    <w:rsid w:val="004C0CD3"/>
    <w:rsid w:val="004C34D2"/>
    <w:rsid w:val="004C3956"/>
    <w:rsid w:val="004C4DFE"/>
    <w:rsid w:val="004C544A"/>
    <w:rsid w:val="004C5583"/>
    <w:rsid w:val="004D0771"/>
    <w:rsid w:val="004D1015"/>
    <w:rsid w:val="004D106A"/>
    <w:rsid w:val="004D1BAF"/>
    <w:rsid w:val="004D20F0"/>
    <w:rsid w:val="004D4499"/>
    <w:rsid w:val="004D4675"/>
    <w:rsid w:val="004D600F"/>
    <w:rsid w:val="004D62EC"/>
    <w:rsid w:val="004D68F1"/>
    <w:rsid w:val="004D7A86"/>
    <w:rsid w:val="004E228F"/>
    <w:rsid w:val="004E41BA"/>
    <w:rsid w:val="004E4825"/>
    <w:rsid w:val="004E6084"/>
    <w:rsid w:val="004E7006"/>
    <w:rsid w:val="004E706E"/>
    <w:rsid w:val="004F3A0F"/>
    <w:rsid w:val="004F441A"/>
    <w:rsid w:val="004F44DB"/>
    <w:rsid w:val="004F4E85"/>
    <w:rsid w:val="004F4EDA"/>
    <w:rsid w:val="004F7453"/>
    <w:rsid w:val="005011AD"/>
    <w:rsid w:val="00501BA2"/>
    <w:rsid w:val="00502C6E"/>
    <w:rsid w:val="00502CAB"/>
    <w:rsid w:val="00503093"/>
    <w:rsid w:val="00503E9E"/>
    <w:rsid w:val="00504A0A"/>
    <w:rsid w:val="00505A38"/>
    <w:rsid w:val="00507A5A"/>
    <w:rsid w:val="0051170A"/>
    <w:rsid w:val="00511ACB"/>
    <w:rsid w:val="00512259"/>
    <w:rsid w:val="00513ED0"/>
    <w:rsid w:val="00514167"/>
    <w:rsid w:val="00514BCE"/>
    <w:rsid w:val="005158F4"/>
    <w:rsid w:val="00516643"/>
    <w:rsid w:val="00516CC4"/>
    <w:rsid w:val="005203A3"/>
    <w:rsid w:val="005228C4"/>
    <w:rsid w:val="00523FF5"/>
    <w:rsid w:val="005248E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506DE"/>
    <w:rsid w:val="005514B8"/>
    <w:rsid w:val="005521C2"/>
    <w:rsid w:val="00554732"/>
    <w:rsid w:val="00554783"/>
    <w:rsid w:val="005549FF"/>
    <w:rsid w:val="00555A07"/>
    <w:rsid w:val="0055682B"/>
    <w:rsid w:val="005568B5"/>
    <w:rsid w:val="0056118A"/>
    <w:rsid w:val="005614C1"/>
    <w:rsid w:val="0056243A"/>
    <w:rsid w:val="00563738"/>
    <w:rsid w:val="00563D07"/>
    <w:rsid w:val="00563D23"/>
    <w:rsid w:val="005670DE"/>
    <w:rsid w:val="00570AD0"/>
    <w:rsid w:val="005727A3"/>
    <w:rsid w:val="00573A4E"/>
    <w:rsid w:val="00573BA1"/>
    <w:rsid w:val="0057484E"/>
    <w:rsid w:val="00574DE9"/>
    <w:rsid w:val="00575EC9"/>
    <w:rsid w:val="00575FE4"/>
    <w:rsid w:val="00576C1B"/>
    <w:rsid w:val="00577863"/>
    <w:rsid w:val="00577DF8"/>
    <w:rsid w:val="005825B5"/>
    <w:rsid w:val="00582B21"/>
    <w:rsid w:val="00586A7E"/>
    <w:rsid w:val="00586C27"/>
    <w:rsid w:val="005875DC"/>
    <w:rsid w:val="00590ED5"/>
    <w:rsid w:val="00590EF6"/>
    <w:rsid w:val="005910C6"/>
    <w:rsid w:val="005942EA"/>
    <w:rsid w:val="00594A31"/>
    <w:rsid w:val="00594CC1"/>
    <w:rsid w:val="00596CD1"/>
    <w:rsid w:val="00597553"/>
    <w:rsid w:val="00597EF6"/>
    <w:rsid w:val="005A0323"/>
    <w:rsid w:val="005A0E56"/>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691F"/>
    <w:rsid w:val="005B7020"/>
    <w:rsid w:val="005B78F3"/>
    <w:rsid w:val="005C1780"/>
    <w:rsid w:val="005C307F"/>
    <w:rsid w:val="005C3417"/>
    <w:rsid w:val="005C46B4"/>
    <w:rsid w:val="005C4E98"/>
    <w:rsid w:val="005C50B5"/>
    <w:rsid w:val="005C53FA"/>
    <w:rsid w:val="005C5A68"/>
    <w:rsid w:val="005C5ACA"/>
    <w:rsid w:val="005C5F57"/>
    <w:rsid w:val="005C608B"/>
    <w:rsid w:val="005C695C"/>
    <w:rsid w:val="005C6F89"/>
    <w:rsid w:val="005C7076"/>
    <w:rsid w:val="005C7636"/>
    <w:rsid w:val="005C7B17"/>
    <w:rsid w:val="005D15A0"/>
    <w:rsid w:val="005D1759"/>
    <w:rsid w:val="005D2B9F"/>
    <w:rsid w:val="005D57AA"/>
    <w:rsid w:val="005D6228"/>
    <w:rsid w:val="005D667D"/>
    <w:rsid w:val="005D76E2"/>
    <w:rsid w:val="005E0042"/>
    <w:rsid w:val="005E1C75"/>
    <w:rsid w:val="005E261B"/>
    <w:rsid w:val="005E322C"/>
    <w:rsid w:val="005E3331"/>
    <w:rsid w:val="005E456C"/>
    <w:rsid w:val="005E46FD"/>
    <w:rsid w:val="005E4838"/>
    <w:rsid w:val="005E5A25"/>
    <w:rsid w:val="005E6C46"/>
    <w:rsid w:val="005E797D"/>
    <w:rsid w:val="005F08B3"/>
    <w:rsid w:val="005F1FF7"/>
    <w:rsid w:val="005F4BCF"/>
    <w:rsid w:val="005F51C3"/>
    <w:rsid w:val="00602095"/>
    <w:rsid w:val="00602888"/>
    <w:rsid w:val="00602917"/>
    <w:rsid w:val="00602EDF"/>
    <w:rsid w:val="00602F8E"/>
    <w:rsid w:val="0060423C"/>
    <w:rsid w:val="006047C8"/>
    <w:rsid w:val="00604DFB"/>
    <w:rsid w:val="00605C00"/>
    <w:rsid w:val="00611920"/>
    <w:rsid w:val="006121D6"/>
    <w:rsid w:val="00612AB8"/>
    <w:rsid w:val="00614359"/>
    <w:rsid w:val="0061466B"/>
    <w:rsid w:val="0061697C"/>
    <w:rsid w:val="00616E32"/>
    <w:rsid w:val="006170DD"/>
    <w:rsid w:val="00620802"/>
    <w:rsid w:val="00621AA2"/>
    <w:rsid w:val="00621ECE"/>
    <w:rsid w:val="00622D31"/>
    <w:rsid w:val="00623898"/>
    <w:rsid w:val="006243D9"/>
    <w:rsid w:val="00626CA6"/>
    <w:rsid w:val="006275A7"/>
    <w:rsid w:val="006309C3"/>
    <w:rsid w:val="006318DC"/>
    <w:rsid w:val="006327A5"/>
    <w:rsid w:val="00633404"/>
    <w:rsid w:val="0063624E"/>
    <w:rsid w:val="00636D58"/>
    <w:rsid w:val="00637729"/>
    <w:rsid w:val="006403AA"/>
    <w:rsid w:val="0064056B"/>
    <w:rsid w:val="00644761"/>
    <w:rsid w:val="006475FE"/>
    <w:rsid w:val="0065029F"/>
    <w:rsid w:val="006515BD"/>
    <w:rsid w:val="00651FC7"/>
    <w:rsid w:val="0065305F"/>
    <w:rsid w:val="00653C4F"/>
    <w:rsid w:val="006550CE"/>
    <w:rsid w:val="006579A0"/>
    <w:rsid w:val="00660194"/>
    <w:rsid w:val="00660536"/>
    <w:rsid w:val="006608DE"/>
    <w:rsid w:val="00662609"/>
    <w:rsid w:val="00662970"/>
    <w:rsid w:val="00663499"/>
    <w:rsid w:val="006638F6"/>
    <w:rsid w:val="00666D64"/>
    <w:rsid w:val="00666EC8"/>
    <w:rsid w:val="0067036B"/>
    <w:rsid w:val="006705A1"/>
    <w:rsid w:val="00671E0E"/>
    <w:rsid w:val="006729EA"/>
    <w:rsid w:val="00673445"/>
    <w:rsid w:val="0067391D"/>
    <w:rsid w:val="0067587B"/>
    <w:rsid w:val="0067590E"/>
    <w:rsid w:val="00675992"/>
    <w:rsid w:val="00675B88"/>
    <w:rsid w:val="00680C8D"/>
    <w:rsid w:val="00691C58"/>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4489"/>
    <w:rsid w:val="006D4B86"/>
    <w:rsid w:val="006D5048"/>
    <w:rsid w:val="006D5F01"/>
    <w:rsid w:val="006D6FA7"/>
    <w:rsid w:val="006E0117"/>
    <w:rsid w:val="006E0BC2"/>
    <w:rsid w:val="006E0D5C"/>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B2D"/>
    <w:rsid w:val="00702373"/>
    <w:rsid w:val="007037DD"/>
    <w:rsid w:val="007065F8"/>
    <w:rsid w:val="0071054F"/>
    <w:rsid w:val="00710A1A"/>
    <w:rsid w:val="00710AA1"/>
    <w:rsid w:val="007113E2"/>
    <w:rsid w:val="007123E5"/>
    <w:rsid w:val="00712CFD"/>
    <w:rsid w:val="00714241"/>
    <w:rsid w:val="00714422"/>
    <w:rsid w:val="0071462A"/>
    <w:rsid w:val="00714E6C"/>
    <w:rsid w:val="007150F1"/>
    <w:rsid w:val="007155F0"/>
    <w:rsid w:val="007156E5"/>
    <w:rsid w:val="007169F4"/>
    <w:rsid w:val="00720E8C"/>
    <w:rsid w:val="007220D1"/>
    <w:rsid w:val="00722B2D"/>
    <w:rsid w:val="00723ECB"/>
    <w:rsid w:val="007240C2"/>
    <w:rsid w:val="007253E9"/>
    <w:rsid w:val="00730061"/>
    <w:rsid w:val="007300A3"/>
    <w:rsid w:val="007304D3"/>
    <w:rsid w:val="0073080B"/>
    <w:rsid w:val="00730986"/>
    <w:rsid w:val="00734E53"/>
    <w:rsid w:val="00735106"/>
    <w:rsid w:val="00735FAC"/>
    <w:rsid w:val="0073729B"/>
    <w:rsid w:val="007372BF"/>
    <w:rsid w:val="00740934"/>
    <w:rsid w:val="00740FA0"/>
    <w:rsid w:val="00743586"/>
    <w:rsid w:val="00743984"/>
    <w:rsid w:val="007442D8"/>
    <w:rsid w:val="00744339"/>
    <w:rsid w:val="007460D7"/>
    <w:rsid w:val="00746132"/>
    <w:rsid w:val="00746A6E"/>
    <w:rsid w:val="007515BC"/>
    <w:rsid w:val="00754726"/>
    <w:rsid w:val="00754C3A"/>
    <w:rsid w:val="007555D1"/>
    <w:rsid w:val="00756BAF"/>
    <w:rsid w:val="00756D78"/>
    <w:rsid w:val="00761133"/>
    <w:rsid w:val="00763E1E"/>
    <w:rsid w:val="007646B4"/>
    <w:rsid w:val="00767DD8"/>
    <w:rsid w:val="00770831"/>
    <w:rsid w:val="007756D7"/>
    <w:rsid w:val="00777D06"/>
    <w:rsid w:val="00782F23"/>
    <w:rsid w:val="00784003"/>
    <w:rsid w:val="007843C5"/>
    <w:rsid w:val="0078467A"/>
    <w:rsid w:val="00784EA5"/>
    <w:rsid w:val="0078746B"/>
    <w:rsid w:val="00790976"/>
    <w:rsid w:val="007920D4"/>
    <w:rsid w:val="00792303"/>
    <w:rsid w:val="0079420E"/>
    <w:rsid w:val="00795286"/>
    <w:rsid w:val="00795914"/>
    <w:rsid w:val="00796202"/>
    <w:rsid w:val="00797039"/>
    <w:rsid w:val="00797189"/>
    <w:rsid w:val="00797247"/>
    <w:rsid w:val="007A1CF3"/>
    <w:rsid w:val="007A1DAE"/>
    <w:rsid w:val="007A2479"/>
    <w:rsid w:val="007A6BF7"/>
    <w:rsid w:val="007A6EB2"/>
    <w:rsid w:val="007A6FB7"/>
    <w:rsid w:val="007A739A"/>
    <w:rsid w:val="007B04CE"/>
    <w:rsid w:val="007B0EBE"/>
    <w:rsid w:val="007B103B"/>
    <w:rsid w:val="007B1CB3"/>
    <w:rsid w:val="007B2ACC"/>
    <w:rsid w:val="007B56CE"/>
    <w:rsid w:val="007B5D61"/>
    <w:rsid w:val="007B6360"/>
    <w:rsid w:val="007B63AC"/>
    <w:rsid w:val="007B6468"/>
    <w:rsid w:val="007C23E6"/>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08D5"/>
    <w:rsid w:val="007F1945"/>
    <w:rsid w:val="007F2630"/>
    <w:rsid w:val="007F263E"/>
    <w:rsid w:val="007F322B"/>
    <w:rsid w:val="007F4522"/>
    <w:rsid w:val="007F4982"/>
    <w:rsid w:val="007F568E"/>
    <w:rsid w:val="007F72D0"/>
    <w:rsid w:val="007F73A8"/>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5E2B"/>
    <w:rsid w:val="00826305"/>
    <w:rsid w:val="00826BE5"/>
    <w:rsid w:val="00830AB3"/>
    <w:rsid w:val="00830ABE"/>
    <w:rsid w:val="00834536"/>
    <w:rsid w:val="00835380"/>
    <w:rsid w:val="00836458"/>
    <w:rsid w:val="0083720E"/>
    <w:rsid w:val="0083730A"/>
    <w:rsid w:val="00837CDF"/>
    <w:rsid w:val="00840B62"/>
    <w:rsid w:val="00841D5A"/>
    <w:rsid w:val="0084248E"/>
    <w:rsid w:val="0084257A"/>
    <w:rsid w:val="00843810"/>
    <w:rsid w:val="00845618"/>
    <w:rsid w:val="008465D7"/>
    <w:rsid w:val="00847ED5"/>
    <w:rsid w:val="008510C5"/>
    <w:rsid w:val="008523FD"/>
    <w:rsid w:val="008526B1"/>
    <w:rsid w:val="00852C01"/>
    <w:rsid w:val="008541C4"/>
    <w:rsid w:val="008550E2"/>
    <w:rsid w:val="0085636E"/>
    <w:rsid w:val="00856A9F"/>
    <w:rsid w:val="008627F5"/>
    <w:rsid w:val="00864720"/>
    <w:rsid w:val="00864BD1"/>
    <w:rsid w:val="00864D0D"/>
    <w:rsid w:val="00864D62"/>
    <w:rsid w:val="008677D2"/>
    <w:rsid w:val="0087042A"/>
    <w:rsid w:val="0087145A"/>
    <w:rsid w:val="008717EA"/>
    <w:rsid w:val="0087192B"/>
    <w:rsid w:val="00873906"/>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33C"/>
    <w:rsid w:val="00891ABE"/>
    <w:rsid w:val="00891BF2"/>
    <w:rsid w:val="00891D31"/>
    <w:rsid w:val="00892522"/>
    <w:rsid w:val="00892B9F"/>
    <w:rsid w:val="00892C5B"/>
    <w:rsid w:val="0089363A"/>
    <w:rsid w:val="00893A29"/>
    <w:rsid w:val="00894227"/>
    <w:rsid w:val="00894552"/>
    <w:rsid w:val="00894A0A"/>
    <w:rsid w:val="00895B2F"/>
    <w:rsid w:val="00895C49"/>
    <w:rsid w:val="008A09C8"/>
    <w:rsid w:val="008A1578"/>
    <w:rsid w:val="008A36D9"/>
    <w:rsid w:val="008A3719"/>
    <w:rsid w:val="008A47A0"/>
    <w:rsid w:val="008A4C24"/>
    <w:rsid w:val="008A505A"/>
    <w:rsid w:val="008A57E6"/>
    <w:rsid w:val="008A6DD4"/>
    <w:rsid w:val="008A7504"/>
    <w:rsid w:val="008A7807"/>
    <w:rsid w:val="008B0E73"/>
    <w:rsid w:val="008B193A"/>
    <w:rsid w:val="008B222A"/>
    <w:rsid w:val="008B3D65"/>
    <w:rsid w:val="008B5765"/>
    <w:rsid w:val="008B673E"/>
    <w:rsid w:val="008C027D"/>
    <w:rsid w:val="008C259A"/>
    <w:rsid w:val="008C2E6A"/>
    <w:rsid w:val="008C4230"/>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909"/>
    <w:rsid w:val="008E73D1"/>
    <w:rsid w:val="008F0A72"/>
    <w:rsid w:val="008F1019"/>
    <w:rsid w:val="008F1235"/>
    <w:rsid w:val="008F1B58"/>
    <w:rsid w:val="008F1F62"/>
    <w:rsid w:val="008F27B2"/>
    <w:rsid w:val="008F34A3"/>
    <w:rsid w:val="008F46DB"/>
    <w:rsid w:val="008F56B8"/>
    <w:rsid w:val="008F6C98"/>
    <w:rsid w:val="008F7BE9"/>
    <w:rsid w:val="008F7E39"/>
    <w:rsid w:val="00900333"/>
    <w:rsid w:val="0090080D"/>
    <w:rsid w:val="009022E2"/>
    <w:rsid w:val="00902BF4"/>
    <w:rsid w:val="00903B0D"/>
    <w:rsid w:val="00906EAE"/>
    <w:rsid w:val="00907959"/>
    <w:rsid w:val="00907E8E"/>
    <w:rsid w:val="00910488"/>
    <w:rsid w:val="00910997"/>
    <w:rsid w:val="0091152D"/>
    <w:rsid w:val="009143E3"/>
    <w:rsid w:val="00914A19"/>
    <w:rsid w:val="00916255"/>
    <w:rsid w:val="00916707"/>
    <w:rsid w:val="009201DC"/>
    <w:rsid w:val="0092062A"/>
    <w:rsid w:val="00920BAA"/>
    <w:rsid w:val="00922EFF"/>
    <w:rsid w:val="00924C71"/>
    <w:rsid w:val="00924E01"/>
    <w:rsid w:val="00925149"/>
    <w:rsid w:val="00927359"/>
    <w:rsid w:val="00927364"/>
    <w:rsid w:val="009278F3"/>
    <w:rsid w:val="00927A02"/>
    <w:rsid w:val="0093143F"/>
    <w:rsid w:val="00932218"/>
    <w:rsid w:val="009330B4"/>
    <w:rsid w:val="00933332"/>
    <w:rsid w:val="009333C9"/>
    <w:rsid w:val="009349A7"/>
    <w:rsid w:val="00934F11"/>
    <w:rsid w:val="009353AE"/>
    <w:rsid w:val="0093587F"/>
    <w:rsid w:val="00935978"/>
    <w:rsid w:val="00936A42"/>
    <w:rsid w:val="00940549"/>
    <w:rsid w:val="00942950"/>
    <w:rsid w:val="00944969"/>
    <w:rsid w:val="00944C83"/>
    <w:rsid w:val="00946211"/>
    <w:rsid w:val="00947CDE"/>
    <w:rsid w:val="00950D3C"/>
    <w:rsid w:val="00951F74"/>
    <w:rsid w:val="0095355E"/>
    <w:rsid w:val="00953C46"/>
    <w:rsid w:val="00953DE7"/>
    <w:rsid w:val="009544EE"/>
    <w:rsid w:val="009546C7"/>
    <w:rsid w:val="00954BAC"/>
    <w:rsid w:val="00955925"/>
    <w:rsid w:val="00955A41"/>
    <w:rsid w:val="00957866"/>
    <w:rsid w:val="00960676"/>
    <w:rsid w:val="00961FF8"/>
    <w:rsid w:val="009622FB"/>
    <w:rsid w:val="0096236F"/>
    <w:rsid w:val="00965314"/>
    <w:rsid w:val="009664F6"/>
    <w:rsid w:val="00967470"/>
    <w:rsid w:val="009676EE"/>
    <w:rsid w:val="00970ADE"/>
    <w:rsid w:val="00971601"/>
    <w:rsid w:val="00971A4C"/>
    <w:rsid w:val="00972E29"/>
    <w:rsid w:val="0097410A"/>
    <w:rsid w:val="00975097"/>
    <w:rsid w:val="00975242"/>
    <w:rsid w:val="00975B31"/>
    <w:rsid w:val="00975C46"/>
    <w:rsid w:val="00976E29"/>
    <w:rsid w:val="00977CF8"/>
    <w:rsid w:val="009807C4"/>
    <w:rsid w:val="0098182A"/>
    <w:rsid w:val="009836F4"/>
    <w:rsid w:val="00983B39"/>
    <w:rsid w:val="00983FC4"/>
    <w:rsid w:val="00984D41"/>
    <w:rsid w:val="00984DC2"/>
    <w:rsid w:val="00986614"/>
    <w:rsid w:val="009904AC"/>
    <w:rsid w:val="0099194A"/>
    <w:rsid w:val="0099217A"/>
    <w:rsid w:val="00992B78"/>
    <w:rsid w:val="0099309E"/>
    <w:rsid w:val="00994CF4"/>
    <w:rsid w:val="009957FD"/>
    <w:rsid w:val="00995A38"/>
    <w:rsid w:val="00995B95"/>
    <w:rsid w:val="0099671E"/>
    <w:rsid w:val="00996E50"/>
    <w:rsid w:val="00997F5B"/>
    <w:rsid w:val="009A23D1"/>
    <w:rsid w:val="009A2B0E"/>
    <w:rsid w:val="009A62C4"/>
    <w:rsid w:val="009A7ECA"/>
    <w:rsid w:val="009AADE3"/>
    <w:rsid w:val="009B1DF5"/>
    <w:rsid w:val="009B56F3"/>
    <w:rsid w:val="009B59D8"/>
    <w:rsid w:val="009B5F20"/>
    <w:rsid w:val="009B7823"/>
    <w:rsid w:val="009C05E8"/>
    <w:rsid w:val="009C07AE"/>
    <w:rsid w:val="009C137F"/>
    <w:rsid w:val="009C1921"/>
    <w:rsid w:val="009C3BC9"/>
    <w:rsid w:val="009C536B"/>
    <w:rsid w:val="009C552E"/>
    <w:rsid w:val="009C5850"/>
    <w:rsid w:val="009C68E6"/>
    <w:rsid w:val="009D0720"/>
    <w:rsid w:val="009D0D99"/>
    <w:rsid w:val="009D0D9F"/>
    <w:rsid w:val="009D0DAC"/>
    <w:rsid w:val="009D13CA"/>
    <w:rsid w:val="009D1954"/>
    <w:rsid w:val="009D1F8B"/>
    <w:rsid w:val="009D4611"/>
    <w:rsid w:val="009D4ABD"/>
    <w:rsid w:val="009D5817"/>
    <w:rsid w:val="009D60F5"/>
    <w:rsid w:val="009D7B54"/>
    <w:rsid w:val="009E0584"/>
    <w:rsid w:val="009E1627"/>
    <w:rsid w:val="009E26F6"/>
    <w:rsid w:val="009E2EA9"/>
    <w:rsid w:val="009E30B7"/>
    <w:rsid w:val="009E3BE9"/>
    <w:rsid w:val="009E462D"/>
    <w:rsid w:val="009E57FE"/>
    <w:rsid w:val="009E6D0D"/>
    <w:rsid w:val="009E6F5B"/>
    <w:rsid w:val="009E7039"/>
    <w:rsid w:val="009F0D27"/>
    <w:rsid w:val="009F2D63"/>
    <w:rsid w:val="009F4D16"/>
    <w:rsid w:val="009F4EE1"/>
    <w:rsid w:val="009F4F2A"/>
    <w:rsid w:val="009F788F"/>
    <w:rsid w:val="00A006EF"/>
    <w:rsid w:val="00A01A86"/>
    <w:rsid w:val="00A022DB"/>
    <w:rsid w:val="00A02303"/>
    <w:rsid w:val="00A0314A"/>
    <w:rsid w:val="00A03624"/>
    <w:rsid w:val="00A0376A"/>
    <w:rsid w:val="00A0462F"/>
    <w:rsid w:val="00A0478B"/>
    <w:rsid w:val="00A06292"/>
    <w:rsid w:val="00A067F8"/>
    <w:rsid w:val="00A10F73"/>
    <w:rsid w:val="00A14E0C"/>
    <w:rsid w:val="00A1590E"/>
    <w:rsid w:val="00A161EA"/>
    <w:rsid w:val="00A16B1D"/>
    <w:rsid w:val="00A21AE7"/>
    <w:rsid w:val="00A22D95"/>
    <w:rsid w:val="00A252E0"/>
    <w:rsid w:val="00A26C99"/>
    <w:rsid w:val="00A26F2A"/>
    <w:rsid w:val="00A27C7D"/>
    <w:rsid w:val="00A32FA4"/>
    <w:rsid w:val="00A3317B"/>
    <w:rsid w:val="00A35942"/>
    <w:rsid w:val="00A35CD6"/>
    <w:rsid w:val="00A36292"/>
    <w:rsid w:val="00A3CCC7"/>
    <w:rsid w:val="00A40754"/>
    <w:rsid w:val="00A42278"/>
    <w:rsid w:val="00A4287B"/>
    <w:rsid w:val="00A4309E"/>
    <w:rsid w:val="00A435DA"/>
    <w:rsid w:val="00A43CD3"/>
    <w:rsid w:val="00A46CEC"/>
    <w:rsid w:val="00A476C6"/>
    <w:rsid w:val="00A50D1D"/>
    <w:rsid w:val="00A52E63"/>
    <w:rsid w:val="00A5621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149E"/>
    <w:rsid w:val="00A824D3"/>
    <w:rsid w:val="00A8276D"/>
    <w:rsid w:val="00A82A4B"/>
    <w:rsid w:val="00A84E22"/>
    <w:rsid w:val="00A855AB"/>
    <w:rsid w:val="00A864BF"/>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6137"/>
    <w:rsid w:val="00AB1A94"/>
    <w:rsid w:val="00AB23F8"/>
    <w:rsid w:val="00AB32B4"/>
    <w:rsid w:val="00AB3623"/>
    <w:rsid w:val="00AB42E8"/>
    <w:rsid w:val="00AB797E"/>
    <w:rsid w:val="00AC104F"/>
    <w:rsid w:val="00AC1D75"/>
    <w:rsid w:val="00AC2094"/>
    <w:rsid w:val="00AC3C0F"/>
    <w:rsid w:val="00AC3D9A"/>
    <w:rsid w:val="00AC552A"/>
    <w:rsid w:val="00AC6183"/>
    <w:rsid w:val="00AC6A1B"/>
    <w:rsid w:val="00AC6DF0"/>
    <w:rsid w:val="00AD0A68"/>
    <w:rsid w:val="00AD2392"/>
    <w:rsid w:val="00AD2944"/>
    <w:rsid w:val="00AD3A3D"/>
    <w:rsid w:val="00AD3B9D"/>
    <w:rsid w:val="00AD3EB0"/>
    <w:rsid w:val="00AD6614"/>
    <w:rsid w:val="00AD68F0"/>
    <w:rsid w:val="00AD6F43"/>
    <w:rsid w:val="00AE5315"/>
    <w:rsid w:val="00AE53FA"/>
    <w:rsid w:val="00AE5F9A"/>
    <w:rsid w:val="00AE7040"/>
    <w:rsid w:val="00AE76DD"/>
    <w:rsid w:val="00AF1C7B"/>
    <w:rsid w:val="00AF1F0B"/>
    <w:rsid w:val="00AF50A2"/>
    <w:rsid w:val="00AF59A6"/>
    <w:rsid w:val="00AF760E"/>
    <w:rsid w:val="00B010C0"/>
    <w:rsid w:val="00B02300"/>
    <w:rsid w:val="00B029AB"/>
    <w:rsid w:val="00B042B2"/>
    <w:rsid w:val="00B04353"/>
    <w:rsid w:val="00B04B3A"/>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2CF3"/>
    <w:rsid w:val="00B53D9C"/>
    <w:rsid w:val="00B552D5"/>
    <w:rsid w:val="00B55BEC"/>
    <w:rsid w:val="00B55F45"/>
    <w:rsid w:val="00B60418"/>
    <w:rsid w:val="00B61268"/>
    <w:rsid w:val="00B61422"/>
    <w:rsid w:val="00B61FA5"/>
    <w:rsid w:val="00B62D6E"/>
    <w:rsid w:val="00B63146"/>
    <w:rsid w:val="00B63646"/>
    <w:rsid w:val="00B642C5"/>
    <w:rsid w:val="00B64B2E"/>
    <w:rsid w:val="00B650C6"/>
    <w:rsid w:val="00B653C4"/>
    <w:rsid w:val="00B65D80"/>
    <w:rsid w:val="00B66700"/>
    <w:rsid w:val="00B668B6"/>
    <w:rsid w:val="00B7040D"/>
    <w:rsid w:val="00B705FC"/>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B5"/>
    <w:rsid w:val="00BB1F65"/>
    <w:rsid w:val="00BB2115"/>
    <w:rsid w:val="00BB3412"/>
    <w:rsid w:val="00BB42F2"/>
    <w:rsid w:val="00BB60C1"/>
    <w:rsid w:val="00BC01CE"/>
    <w:rsid w:val="00BC06C3"/>
    <w:rsid w:val="00BC1687"/>
    <w:rsid w:val="00BC579A"/>
    <w:rsid w:val="00BC77F9"/>
    <w:rsid w:val="00BD075A"/>
    <w:rsid w:val="00BD10A0"/>
    <w:rsid w:val="00BD1475"/>
    <w:rsid w:val="00BD276E"/>
    <w:rsid w:val="00BD54B7"/>
    <w:rsid w:val="00BD5A8F"/>
    <w:rsid w:val="00BD5FD4"/>
    <w:rsid w:val="00BD716E"/>
    <w:rsid w:val="00BD7360"/>
    <w:rsid w:val="00BE0752"/>
    <w:rsid w:val="00BE14B0"/>
    <w:rsid w:val="00BE1FC0"/>
    <w:rsid w:val="00BE207C"/>
    <w:rsid w:val="00BE22C9"/>
    <w:rsid w:val="00BE2C5C"/>
    <w:rsid w:val="00BE2CF8"/>
    <w:rsid w:val="00BE408F"/>
    <w:rsid w:val="00BE6414"/>
    <w:rsid w:val="00BE6CDF"/>
    <w:rsid w:val="00BE73FD"/>
    <w:rsid w:val="00BF1499"/>
    <w:rsid w:val="00BF151C"/>
    <w:rsid w:val="00BF1B2D"/>
    <w:rsid w:val="00BF1E05"/>
    <w:rsid w:val="00BF2173"/>
    <w:rsid w:val="00BF59D0"/>
    <w:rsid w:val="00BF62E1"/>
    <w:rsid w:val="00BF67C1"/>
    <w:rsid w:val="00BF758C"/>
    <w:rsid w:val="00BF7B19"/>
    <w:rsid w:val="00BF7E8C"/>
    <w:rsid w:val="00C0118D"/>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6320"/>
    <w:rsid w:val="00C36E76"/>
    <w:rsid w:val="00C3709C"/>
    <w:rsid w:val="00C42340"/>
    <w:rsid w:val="00C4408F"/>
    <w:rsid w:val="00C45E3B"/>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372"/>
    <w:rsid w:val="00C72F43"/>
    <w:rsid w:val="00C738C0"/>
    <w:rsid w:val="00C750E3"/>
    <w:rsid w:val="00C75358"/>
    <w:rsid w:val="00C75811"/>
    <w:rsid w:val="00C75E3B"/>
    <w:rsid w:val="00C777A5"/>
    <w:rsid w:val="00C80F2F"/>
    <w:rsid w:val="00C80F79"/>
    <w:rsid w:val="00C82776"/>
    <w:rsid w:val="00C82D23"/>
    <w:rsid w:val="00C846BC"/>
    <w:rsid w:val="00C8526A"/>
    <w:rsid w:val="00C861DA"/>
    <w:rsid w:val="00C86AFB"/>
    <w:rsid w:val="00C86B55"/>
    <w:rsid w:val="00C87D66"/>
    <w:rsid w:val="00C9072C"/>
    <w:rsid w:val="00C94B5F"/>
    <w:rsid w:val="00C979E3"/>
    <w:rsid w:val="00CA0980"/>
    <w:rsid w:val="00CA255D"/>
    <w:rsid w:val="00CA2801"/>
    <w:rsid w:val="00CA2A1B"/>
    <w:rsid w:val="00CA687E"/>
    <w:rsid w:val="00CB1428"/>
    <w:rsid w:val="00CB1576"/>
    <w:rsid w:val="00CB2020"/>
    <w:rsid w:val="00CB2CBA"/>
    <w:rsid w:val="00CB3EA2"/>
    <w:rsid w:val="00CB4597"/>
    <w:rsid w:val="00CB4E22"/>
    <w:rsid w:val="00CB5076"/>
    <w:rsid w:val="00CB5BB7"/>
    <w:rsid w:val="00CB7271"/>
    <w:rsid w:val="00CC0474"/>
    <w:rsid w:val="00CC215D"/>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2613"/>
    <w:rsid w:val="00CF2835"/>
    <w:rsid w:val="00CF3C45"/>
    <w:rsid w:val="00CF3F24"/>
    <w:rsid w:val="00CF50EB"/>
    <w:rsid w:val="00CF7E49"/>
    <w:rsid w:val="00D000C1"/>
    <w:rsid w:val="00D01363"/>
    <w:rsid w:val="00D01E79"/>
    <w:rsid w:val="00D02E6F"/>
    <w:rsid w:val="00D02FEC"/>
    <w:rsid w:val="00D06733"/>
    <w:rsid w:val="00D0691C"/>
    <w:rsid w:val="00D07293"/>
    <w:rsid w:val="00D072D1"/>
    <w:rsid w:val="00D07363"/>
    <w:rsid w:val="00D0739A"/>
    <w:rsid w:val="00D07578"/>
    <w:rsid w:val="00D106F0"/>
    <w:rsid w:val="00D10B6F"/>
    <w:rsid w:val="00D10B84"/>
    <w:rsid w:val="00D11949"/>
    <w:rsid w:val="00D124C1"/>
    <w:rsid w:val="00D137D3"/>
    <w:rsid w:val="00D147F8"/>
    <w:rsid w:val="00D169AF"/>
    <w:rsid w:val="00D16AA7"/>
    <w:rsid w:val="00D16FD9"/>
    <w:rsid w:val="00D17C71"/>
    <w:rsid w:val="00D240AB"/>
    <w:rsid w:val="00D240C6"/>
    <w:rsid w:val="00D2430F"/>
    <w:rsid w:val="00D25598"/>
    <w:rsid w:val="00D25F34"/>
    <w:rsid w:val="00D26CF0"/>
    <w:rsid w:val="00D26E46"/>
    <w:rsid w:val="00D300C8"/>
    <w:rsid w:val="00D31A26"/>
    <w:rsid w:val="00D33783"/>
    <w:rsid w:val="00D34661"/>
    <w:rsid w:val="00D35B5B"/>
    <w:rsid w:val="00D36A3C"/>
    <w:rsid w:val="00D36E18"/>
    <w:rsid w:val="00D371AC"/>
    <w:rsid w:val="00D376ED"/>
    <w:rsid w:val="00D40DA6"/>
    <w:rsid w:val="00D422ED"/>
    <w:rsid w:val="00D43528"/>
    <w:rsid w:val="00D447BC"/>
    <w:rsid w:val="00D449C9"/>
    <w:rsid w:val="00D4593A"/>
    <w:rsid w:val="00D45DF9"/>
    <w:rsid w:val="00D462C8"/>
    <w:rsid w:val="00D473E6"/>
    <w:rsid w:val="00D50BE5"/>
    <w:rsid w:val="00D51411"/>
    <w:rsid w:val="00D519B8"/>
    <w:rsid w:val="00D523BA"/>
    <w:rsid w:val="00D529E6"/>
    <w:rsid w:val="00D531A9"/>
    <w:rsid w:val="00D53972"/>
    <w:rsid w:val="00D5470F"/>
    <w:rsid w:val="00D568B3"/>
    <w:rsid w:val="00D56A17"/>
    <w:rsid w:val="00D56E1A"/>
    <w:rsid w:val="00D61C66"/>
    <w:rsid w:val="00D61E30"/>
    <w:rsid w:val="00D62186"/>
    <w:rsid w:val="00D62BA4"/>
    <w:rsid w:val="00D65868"/>
    <w:rsid w:val="00D65A48"/>
    <w:rsid w:val="00D71DF0"/>
    <w:rsid w:val="00D7290C"/>
    <w:rsid w:val="00D73CD7"/>
    <w:rsid w:val="00D74890"/>
    <w:rsid w:val="00D74920"/>
    <w:rsid w:val="00D753C1"/>
    <w:rsid w:val="00D76ACC"/>
    <w:rsid w:val="00D777FF"/>
    <w:rsid w:val="00D8180C"/>
    <w:rsid w:val="00D83059"/>
    <w:rsid w:val="00D84DA0"/>
    <w:rsid w:val="00D85508"/>
    <w:rsid w:val="00D8632F"/>
    <w:rsid w:val="00D86763"/>
    <w:rsid w:val="00D876BB"/>
    <w:rsid w:val="00D877CC"/>
    <w:rsid w:val="00D87CED"/>
    <w:rsid w:val="00D94AAD"/>
    <w:rsid w:val="00D95867"/>
    <w:rsid w:val="00D97115"/>
    <w:rsid w:val="00DA0124"/>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464"/>
    <w:rsid w:val="00DB6650"/>
    <w:rsid w:val="00DC6189"/>
    <w:rsid w:val="00DC6510"/>
    <w:rsid w:val="00DC7110"/>
    <w:rsid w:val="00DC7280"/>
    <w:rsid w:val="00DC7315"/>
    <w:rsid w:val="00DD0B2E"/>
    <w:rsid w:val="00DD181F"/>
    <w:rsid w:val="00DD476F"/>
    <w:rsid w:val="00DD559C"/>
    <w:rsid w:val="00DE0B6E"/>
    <w:rsid w:val="00DE2953"/>
    <w:rsid w:val="00DE35E4"/>
    <w:rsid w:val="00DE6487"/>
    <w:rsid w:val="00DE798C"/>
    <w:rsid w:val="00DF0D57"/>
    <w:rsid w:val="00DF10D6"/>
    <w:rsid w:val="00DF1163"/>
    <w:rsid w:val="00DF18BB"/>
    <w:rsid w:val="00DF487A"/>
    <w:rsid w:val="00DF59C5"/>
    <w:rsid w:val="00DF5A51"/>
    <w:rsid w:val="00DF73C0"/>
    <w:rsid w:val="00DF7845"/>
    <w:rsid w:val="00DF7B69"/>
    <w:rsid w:val="00E01D1F"/>
    <w:rsid w:val="00E01D73"/>
    <w:rsid w:val="00E02376"/>
    <w:rsid w:val="00E03687"/>
    <w:rsid w:val="00E04120"/>
    <w:rsid w:val="00E047A9"/>
    <w:rsid w:val="00E04876"/>
    <w:rsid w:val="00E06965"/>
    <w:rsid w:val="00E06FE0"/>
    <w:rsid w:val="00E075D6"/>
    <w:rsid w:val="00E1072A"/>
    <w:rsid w:val="00E10BB7"/>
    <w:rsid w:val="00E136B6"/>
    <w:rsid w:val="00E13B77"/>
    <w:rsid w:val="00E15B8C"/>
    <w:rsid w:val="00E17DEB"/>
    <w:rsid w:val="00E2031B"/>
    <w:rsid w:val="00E21121"/>
    <w:rsid w:val="00E21705"/>
    <w:rsid w:val="00E23470"/>
    <w:rsid w:val="00E234A0"/>
    <w:rsid w:val="00E244C3"/>
    <w:rsid w:val="00E24894"/>
    <w:rsid w:val="00E24BD9"/>
    <w:rsid w:val="00E24EB6"/>
    <w:rsid w:val="00E261AB"/>
    <w:rsid w:val="00E2728D"/>
    <w:rsid w:val="00E27CF3"/>
    <w:rsid w:val="00E30B2A"/>
    <w:rsid w:val="00E311CF"/>
    <w:rsid w:val="00E3316C"/>
    <w:rsid w:val="00E3321C"/>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C5E"/>
    <w:rsid w:val="00E554C5"/>
    <w:rsid w:val="00E57858"/>
    <w:rsid w:val="00E57D9D"/>
    <w:rsid w:val="00E600C5"/>
    <w:rsid w:val="00E60E3A"/>
    <w:rsid w:val="00E61E8A"/>
    <w:rsid w:val="00E620E3"/>
    <w:rsid w:val="00E63426"/>
    <w:rsid w:val="00E63C3C"/>
    <w:rsid w:val="00E64624"/>
    <w:rsid w:val="00E649B3"/>
    <w:rsid w:val="00E64BB4"/>
    <w:rsid w:val="00E65C48"/>
    <w:rsid w:val="00E70125"/>
    <w:rsid w:val="00E709E6"/>
    <w:rsid w:val="00E7387E"/>
    <w:rsid w:val="00E73C8C"/>
    <w:rsid w:val="00E73E5E"/>
    <w:rsid w:val="00E73E6D"/>
    <w:rsid w:val="00E74455"/>
    <w:rsid w:val="00E7595D"/>
    <w:rsid w:val="00E775C4"/>
    <w:rsid w:val="00E77984"/>
    <w:rsid w:val="00E8183E"/>
    <w:rsid w:val="00E82283"/>
    <w:rsid w:val="00E83919"/>
    <w:rsid w:val="00E840F1"/>
    <w:rsid w:val="00E841E9"/>
    <w:rsid w:val="00E84D84"/>
    <w:rsid w:val="00E86674"/>
    <w:rsid w:val="00E86860"/>
    <w:rsid w:val="00E876CD"/>
    <w:rsid w:val="00E9241E"/>
    <w:rsid w:val="00E92DC6"/>
    <w:rsid w:val="00E93740"/>
    <w:rsid w:val="00E938E0"/>
    <w:rsid w:val="00E94159"/>
    <w:rsid w:val="00E94F3F"/>
    <w:rsid w:val="00EA626C"/>
    <w:rsid w:val="00EB2F0C"/>
    <w:rsid w:val="00EB4DA7"/>
    <w:rsid w:val="00EB54E1"/>
    <w:rsid w:val="00EB596E"/>
    <w:rsid w:val="00EC00D3"/>
    <w:rsid w:val="00EC0D5A"/>
    <w:rsid w:val="00EC113F"/>
    <w:rsid w:val="00EC2BAB"/>
    <w:rsid w:val="00EC2C9F"/>
    <w:rsid w:val="00EC300B"/>
    <w:rsid w:val="00EC3FB4"/>
    <w:rsid w:val="00EC464F"/>
    <w:rsid w:val="00EC5545"/>
    <w:rsid w:val="00EC5F4D"/>
    <w:rsid w:val="00EC5F83"/>
    <w:rsid w:val="00EC63AB"/>
    <w:rsid w:val="00EC6F59"/>
    <w:rsid w:val="00EC7A8E"/>
    <w:rsid w:val="00ED19B6"/>
    <w:rsid w:val="00ED268E"/>
    <w:rsid w:val="00ED30A3"/>
    <w:rsid w:val="00ED32CE"/>
    <w:rsid w:val="00ED444A"/>
    <w:rsid w:val="00ED6F9B"/>
    <w:rsid w:val="00ED702E"/>
    <w:rsid w:val="00ED7FA2"/>
    <w:rsid w:val="00EE06E4"/>
    <w:rsid w:val="00EE0FE6"/>
    <w:rsid w:val="00EE1103"/>
    <w:rsid w:val="00EE2B5D"/>
    <w:rsid w:val="00EE4398"/>
    <w:rsid w:val="00EE5E85"/>
    <w:rsid w:val="00EF1C7B"/>
    <w:rsid w:val="00EF3B3D"/>
    <w:rsid w:val="00EF3CE0"/>
    <w:rsid w:val="00EF3DF1"/>
    <w:rsid w:val="00EF5156"/>
    <w:rsid w:val="00EF7CFA"/>
    <w:rsid w:val="00EF7F66"/>
    <w:rsid w:val="00F00AAD"/>
    <w:rsid w:val="00F01D9D"/>
    <w:rsid w:val="00F01DB5"/>
    <w:rsid w:val="00F035A2"/>
    <w:rsid w:val="00F04A42"/>
    <w:rsid w:val="00F056AC"/>
    <w:rsid w:val="00F058BB"/>
    <w:rsid w:val="00F06780"/>
    <w:rsid w:val="00F108EA"/>
    <w:rsid w:val="00F10A8B"/>
    <w:rsid w:val="00F11406"/>
    <w:rsid w:val="00F125A0"/>
    <w:rsid w:val="00F141CE"/>
    <w:rsid w:val="00F149CC"/>
    <w:rsid w:val="00F14AC0"/>
    <w:rsid w:val="00F16EAB"/>
    <w:rsid w:val="00F21B86"/>
    <w:rsid w:val="00F226EA"/>
    <w:rsid w:val="00F22CC1"/>
    <w:rsid w:val="00F22E04"/>
    <w:rsid w:val="00F238C7"/>
    <w:rsid w:val="00F23C67"/>
    <w:rsid w:val="00F272FD"/>
    <w:rsid w:val="00F277FB"/>
    <w:rsid w:val="00F312C5"/>
    <w:rsid w:val="00F32E37"/>
    <w:rsid w:val="00F33B6A"/>
    <w:rsid w:val="00F350FB"/>
    <w:rsid w:val="00F35136"/>
    <w:rsid w:val="00F37810"/>
    <w:rsid w:val="00F37BC9"/>
    <w:rsid w:val="00F42E12"/>
    <w:rsid w:val="00F43902"/>
    <w:rsid w:val="00F44ECA"/>
    <w:rsid w:val="00F46192"/>
    <w:rsid w:val="00F46D95"/>
    <w:rsid w:val="00F47796"/>
    <w:rsid w:val="00F50207"/>
    <w:rsid w:val="00F503BC"/>
    <w:rsid w:val="00F5136D"/>
    <w:rsid w:val="00F5150C"/>
    <w:rsid w:val="00F51656"/>
    <w:rsid w:val="00F5395B"/>
    <w:rsid w:val="00F53A1A"/>
    <w:rsid w:val="00F5509E"/>
    <w:rsid w:val="00F56D52"/>
    <w:rsid w:val="00F57E0C"/>
    <w:rsid w:val="00F6009D"/>
    <w:rsid w:val="00F6025E"/>
    <w:rsid w:val="00F61AF2"/>
    <w:rsid w:val="00F6218A"/>
    <w:rsid w:val="00F62D5F"/>
    <w:rsid w:val="00F64FB0"/>
    <w:rsid w:val="00F65F78"/>
    <w:rsid w:val="00F66A64"/>
    <w:rsid w:val="00F67D59"/>
    <w:rsid w:val="00F70E4F"/>
    <w:rsid w:val="00F7392F"/>
    <w:rsid w:val="00F739AC"/>
    <w:rsid w:val="00F73DD7"/>
    <w:rsid w:val="00F75560"/>
    <w:rsid w:val="00F76AC2"/>
    <w:rsid w:val="00F76C53"/>
    <w:rsid w:val="00F8001F"/>
    <w:rsid w:val="00F804C8"/>
    <w:rsid w:val="00F8059D"/>
    <w:rsid w:val="00F816BF"/>
    <w:rsid w:val="00F82019"/>
    <w:rsid w:val="00F82262"/>
    <w:rsid w:val="00F84945"/>
    <w:rsid w:val="00F856DE"/>
    <w:rsid w:val="00F86091"/>
    <w:rsid w:val="00F8646A"/>
    <w:rsid w:val="00F86C25"/>
    <w:rsid w:val="00F87B67"/>
    <w:rsid w:val="00F91477"/>
    <w:rsid w:val="00F9178B"/>
    <w:rsid w:val="00F92621"/>
    <w:rsid w:val="00F93069"/>
    <w:rsid w:val="00F93637"/>
    <w:rsid w:val="00F936BA"/>
    <w:rsid w:val="00F9449E"/>
    <w:rsid w:val="00F95989"/>
    <w:rsid w:val="00F96897"/>
    <w:rsid w:val="00FA104F"/>
    <w:rsid w:val="00FA1245"/>
    <w:rsid w:val="00FA1846"/>
    <w:rsid w:val="00FA19CD"/>
    <w:rsid w:val="00FA2065"/>
    <w:rsid w:val="00FA29A5"/>
    <w:rsid w:val="00FA3E24"/>
    <w:rsid w:val="00FA4B52"/>
    <w:rsid w:val="00FA53DF"/>
    <w:rsid w:val="00FA636D"/>
    <w:rsid w:val="00FA740F"/>
    <w:rsid w:val="00FA74E8"/>
    <w:rsid w:val="00FA7744"/>
    <w:rsid w:val="00FB2278"/>
    <w:rsid w:val="00FB4576"/>
    <w:rsid w:val="00FB53E0"/>
    <w:rsid w:val="00FB5514"/>
    <w:rsid w:val="00FB636D"/>
    <w:rsid w:val="00FB6DE8"/>
    <w:rsid w:val="00FC1C6C"/>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Template>
  <TotalTime>5</TotalTime>
  <Pages>37</Pages>
  <Words>14857</Words>
  <Characters>84688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99347</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Littlefield, Tara R (EEC)</cp:lastModifiedBy>
  <cp:revision>3</cp:revision>
  <cp:lastPrinted>2026-05-13T19:46:00Z</cp:lastPrinted>
  <dcterms:created xsi:type="dcterms:W3CDTF">2026-09-13T23:42:00Z</dcterms:created>
  <dcterms:modified xsi:type="dcterms:W3CDTF">2026-09-13T23:47:00Z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