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30EF94A6" w:rsidR="00B859B2" w:rsidRPr="00387718" w:rsidRDefault="00387718" w:rsidP="00387718">
      <w:pPr>
        <w:pStyle w:val="Heading1"/>
      </w:pPr>
      <w:ins w:id="0" w:author="Wen Kuo" w:date="2026-09-02T16:04:00Z" w16du:dateUtc="2026-09-02T21:04:00Z">
        <w:r w:rsidRPr="00387718">
          <w:rPr>
            <w:rFonts w:eastAsia="MS Mincho"/>
            <w:rPrChange w:id="1" w:author="Wen Kuo" w:date="2026-09-02T16:04:00Z" w16du:dateUtc="2026-09-02T21:04:00Z">
              <w:rPr>
                <w:rFonts w:ascii="Helvetica Neue" w:eastAsia="MS Mincho" w:hAnsi="Helvetica Neue" w:cs="Helvetica Neue"/>
                <w:sz w:val="26"/>
                <w:szCs w:val="26"/>
                <w:lang w:eastAsia="en-US"/>
              </w:rPr>
            </w:rPrChange>
          </w:rPr>
          <w:t xml:space="preserve">Range-wide population genetics reveals how disjunctions, admixture, and </w:t>
        </w:r>
      </w:ins>
      <w:ins w:id="2" w:author="Wen Kuo" w:date="2026-09-02T16:05:00Z" w16du:dateUtc="2026-09-02T21:05:00Z">
        <w:r w:rsidR="00DD2532">
          <w:rPr>
            <w:rFonts w:eastAsia="MS Mincho"/>
          </w:rPr>
          <w:t>translocations</w:t>
        </w:r>
      </w:ins>
      <w:ins w:id="3" w:author="Wen Kuo" w:date="2026-09-02T16:04:00Z" w16du:dateUtc="2026-09-02T21:04:00Z">
        <w:r w:rsidRPr="00387718">
          <w:rPr>
            <w:rFonts w:eastAsia="MS Mincho"/>
            <w:rPrChange w:id="4" w:author="Wen Kuo" w:date="2026-09-02T16:04:00Z" w16du:dateUtc="2026-09-02T21:04:00Z">
              <w:rPr>
                <w:rFonts w:ascii="Helvetica Neue" w:eastAsia="MS Mincho" w:hAnsi="Helvetica Neue" w:cs="Helvetica Neue"/>
                <w:sz w:val="26"/>
                <w:szCs w:val="26"/>
                <w:lang w:eastAsia="en-US"/>
              </w:rPr>
            </w:rPrChange>
          </w:rPr>
          <w:t xml:space="preserve"> influence conservation of</w:t>
        </w:r>
        <w:r w:rsidRPr="00387718">
          <w:rPr>
            <w:rFonts w:eastAsia="MS Mincho"/>
            <w:rPrChange w:id="5" w:author="Wen Kuo" w:date="2026-09-02T16:04:00Z" w16du:dateUtc="2026-09-02T21:04:00Z">
              <w:rPr>
                <w:rFonts w:ascii="Helvetica" w:eastAsia="MS Mincho" w:hAnsi="Helvetica" w:cs="Helvetica"/>
                <w:lang w:eastAsia="en-US"/>
              </w:rPr>
            </w:rPrChange>
          </w:rPr>
          <w:t xml:space="preserve"> </w:t>
        </w:r>
        <w:r w:rsidRPr="00DD2532">
          <w:rPr>
            <w:rFonts w:eastAsia="MS Mincho"/>
            <w:i/>
            <w:iCs/>
            <w:rPrChange w:id="6" w:author="Wen Kuo" w:date="2026-09-02T16:05:00Z" w16du:dateUtc="2026-09-02T21:05:00Z">
              <w:rPr>
                <w:rFonts w:ascii="Helvetica" w:eastAsia="MS Mincho" w:hAnsi="Helvetica" w:cs="Helvetica"/>
                <w:lang w:eastAsia="en-US"/>
              </w:rPr>
            </w:rPrChange>
          </w:rPr>
          <w:t>Physaria globosa</w:t>
        </w:r>
        <w:r w:rsidRPr="00387718" w:rsidDel="00387718">
          <w:t xml:space="preserve"> </w:t>
        </w:r>
      </w:ins>
      <w:del w:id="7" w:author="Wen Kuo" w:date="2026-09-02T16:04:00Z" w16du:dateUtc="2026-09-02T21:04:00Z">
        <w:r w:rsidR="003C2EEC" w:rsidRPr="00387718" w:rsidDel="00387718">
          <w:delText>R</w:delText>
        </w:r>
        <w:r w:rsidR="5D263BEA" w:rsidRPr="00387718" w:rsidDel="00387718">
          <w:delText>ange</w:delText>
        </w:r>
        <w:r w:rsidR="5D263BEA" w:rsidRPr="00285070" w:rsidDel="00387718">
          <w:delText xml:space="preserve"> disjunctions</w:delText>
        </w:r>
        <w:r w:rsidR="6F709D8C" w:rsidRPr="00387718" w:rsidDel="00387718">
          <w:delText>,</w:delText>
        </w:r>
        <w:r w:rsidR="5FEA9DCD" w:rsidRPr="00387718" w:rsidDel="00387718">
          <w:delText xml:space="preserve"> </w:delText>
        </w:r>
        <w:r w:rsidR="008677D2" w:rsidRPr="00387718" w:rsidDel="00387718">
          <w:delText>genetic mixing</w:delText>
        </w:r>
        <w:r w:rsidR="5882D232" w:rsidRPr="00387718" w:rsidDel="00387718">
          <w:delText>, and reintroduction</w:delText>
        </w:r>
        <w:r w:rsidR="5FEA9DCD" w:rsidRPr="00387718" w:rsidDel="00387718">
          <w:delText xml:space="preserve"> shape </w:delText>
        </w:r>
        <w:r w:rsidR="5882D232" w:rsidRPr="00387718" w:rsidDel="00387718">
          <w:delText xml:space="preserve">the </w:delText>
        </w:r>
        <w:r w:rsidR="5FEA9DCD" w:rsidRPr="00387718" w:rsidDel="00387718">
          <w:delText>conservation strateg</w:delText>
        </w:r>
        <w:r w:rsidR="5882D232" w:rsidRPr="00387718" w:rsidDel="00387718">
          <w:delText>y</w:delText>
        </w:r>
        <w:r w:rsidR="5FEA9DCD" w:rsidRPr="00387718" w:rsidDel="00387718">
          <w:delText xml:space="preserve"> for the endangered </w:delText>
        </w:r>
        <w:r w:rsidR="5FEA9DCD" w:rsidRPr="00387718" w:rsidDel="00387718">
          <w:rPr>
            <w:rStyle w:val="Emphasis"/>
            <w:i w:val="0"/>
            <w:iCs w:val="0"/>
          </w:rPr>
          <w:delText>Physaria globosa</w:delText>
        </w:r>
        <w:r w:rsidR="1B683746" w:rsidRPr="00387718" w:rsidDel="00387718">
          <w:rPr>
            <w:rStyle w:val="Emphasis"/>
            <w:i w:val="0"/>
            <w:iCs w:val="0"/>
          </w:rPr>
          <w:delText xml:space="preserve"> </w:delText>
        </w:r>
      </w:del>
      <w:r w:rsidR="1B683746" w:rsidRPr="00387718">
        <w:t>(Brassicaceae)</w:t>
      </w:r>
    </w:p>
    <w:p w14:paraId="373A6479" w14:textId="77777777" w:rsidR="001952B6" w:rsidRDefault="001952B6" w:rsidP="001952B6">
      <w:pPr>
        <w:ind w:firstLine="0"/>
      </w:pPr>
    </w:p>
    <w:p w14:paraId="5E0441A8" w14:textId="4FB03DA9" w:rsidR="001952B6" w:rsidRPr="00C25034" w:rsidRDefault="001952B6" w:rsidP="001952B6">
      <w:pPr>
        <w:ind w:firstLine="0"/>
      </w:pPr>
      <w:r>
        <w:t>Wen-Hsi Kuo</w:t>
      </w:r>
      <w:r w:rsidRPr="39A4A352">
        <w:rPr>
          <w:vertAlign w:val="superscript"/>
        </w:rPr>
        <w:t>1</w:t>
      </w:r>
      <w:r>
        <w:t xml:space="preserve">, Clara Landon </w:t>
      </w:r>
      <w:r w:rsidRPr="39A4A352">
        <w:rPr>
          <w:vertAlign w:val="superscript"/>
        </w:rPr>
        <w:t>1,2, 3</w:t>
      </w:r>
      <w:r>
        <w:t>, Burgund Bassüner</w:t>
      </w:r>
      <w:r w:rsidRPr="39A4A352">
        <w:rPr>
          <w:vertAlign w:val="superscript"/>
        </w:rPr>
        <w:t>1</w:t>
      </w:r>
      <w:r>
        <w:t>, Alexander G. Linan</w:t>
      </w:r>
      <w:r w:rsidRPr="39A4A352">
        <w:rPr>
          <w:vertAlign w:val="superscript"/>
        </w:rPr>
        <w:t>1</w:t>
      </w:r>
      <w:r>
        <w:t>, Tara R. Littlefield</w:t>
      </w:r>
      <w:r w:rsidRPr="000F5FAA">
        <w:rPr>
          <w:vertAlign w:val="superscript"/>
        </w:rPr>
        <w:t>4,5</w:t>
      </w:r>
      <w:r>
        <w:t>, Matthew A. Albrecht</w:t>
      </w:r>
      <w:r w:rsidRPr="39A4A352">
        <w:rPr>
          <w:vertAlign w:val="superscript"/>
        </w:rPr>
        <w:t>1</w:t>
      </w:r>
      <w:r w:rsidRPr="39A4A352">
        <w:rPr>
          <w:rFonts w:ascii="PingFang TC" w:eastAsia="PingFang TC" w:hAnsi="PingFang TC" w:cs="PingFang TC"/>
        </w:rPr>
        <w:t xml:space="preserve">, </w:t>
      </w:r>
      <w:r>
        <w:t>Christine E. Edwards</w:t>
      </w:r>
      <w:r w:rsidRPr="39A4A352">
        <w:rPr>
          <w:vertAlign w:val="superscript"/>
        </w:rPr>
        <w:t>1</w:t>
      </w:r>
      <w:r>
        <w:t>*</w:t>
      </w:r>
    </w:p>
    <w:p w14:paraId="6457BF84" w14:textId="77777777" w:rsidR="001952B6" w:rsidRPr="00E938E0" w:rsidRDefault="001952B6" w:rsidP="001952B6"/>
    <w:p w14:paraId="155B23F7" w14:textId="77777777" w:rsidR="001952B6" w:rsidRPr="00E938E0" w:rsidRDefault="001952B6" w:rsidP="001952B6">
      <w:pPr>
        <w:ind w:firstLine="0"/>
      </w:pPr>
      <w:r w:rsidRPr="00E938E0">
        <w:rPr>
          <w:vertAlign w:val="superscript"/>
        </w:rPr>
        <w:t>1</w:t>
      </w:r>
      <w:r w:rsidRPr="00E938E0">
        <w:t xml:space="preserve">Missouri Botanical Garden, 4344 Shaw Blvd., St. Louis MO 63110, USA </w:t>
      </w:r>
    </w:p>
    <w:p w14:paraId="647F7B9E" w14:textId="77777777" w:rsidR="001952B6" w:rsidRPr="00E938E0" w:rsidRDefault="001952B6" w:rsidP="001952B6">
      <w:pPr>
        <w:ind w:firstLine="0"/>
        <w:rPr>
          <w:bCs/>
        </w:rPr>
      </w:pPr>
      <w:r w:rsidRPr="00E938E0">
        <w:rPr>
          <w:vertAlign w:val="superscript"/>
        </w:rPr>
        <w:t>2</w:t>
      </w:r>
      <w:r w:rsidRPr="00E938E0">
        <w:t xml:space="preserve">Oberlin College Biology Department, </w:t>
      </w:r>
      <w:r w:rsidRPr="00E938E0">
        <w:rPr>
          <w:bCs/>
        </w:rPr>
        <w:t>119 Woodland St., Oberlin, OH 44074</w:t>
      </w:r>
    </w:p>
    <w:p w14:paraId="09B641C8" w14:textId="77777777" w:rsidR="001952B6" w:rsidRDefault="001952B6" w:rsidP="001952B6">
      <w:pPr>
        <w:ind w:firstLine="0"/>
        <w:rPr>
          <w:rStyle w:val="Emphasis"/>
          <w:bCs/>
          <w:i w:val="0"/>
          <w:iCs w:val="0"/>
          <w:color w:val="000000" w:themeColor="text1"/>
          <w:shd w:val="clear" w:color="auto" w:fill="FFFFFF"/>
        </w:rPr>
      </w:pPr>
      <w:r w:rsidRPr="00E938E0">
        <w:rPr>
          <w:vertAlign w:val="superscript"/>
        </w:rPr>
        <w:t>3</w:t>
      </w:r>
      <w:r w:rsidRPr="00E938E0">
        <w:t>Current address:</w:t>
      </w:r>
      <w:r>
        <w:t xml:space="preserve"> Lady Bird Johnson Wildflower Center, </w:t>
      </w:r>
      <w:r w:rsidRPr="00834536">
        <w:rPr>
          <w:rStyle w:val="Emphasis"/>
          <w:bCs/>
          <w:i w:val="0"/>
          <w:iCs w:val="0"/>
          <w:color w:val="000000" w:themeColor="text1"/>
          <w:shd w:val="clear" w:color="auto" w:fill="FFFFFF"/>
        </w:rPr>
        <w:t>4801 La Crosse Ave. Austin, TX 78739</w:t>
      </w:r>
    </w:p>
    <w:p w14:paraId="30063FEB" w14:textId="77777777" w:rsidR="001952B6" w:rsidRDefault="001952B6" w:rsidP="001952B6">
      <w:pPr>
        <w:ind w:firstLine="0"/>
        <w:rPr>
          <w:rStyle w:val="Emphasis"/>
          <w:bCs/>
          <w:i w:val="0"/>
          <w:iCs w:val="0"/>
          <w:color w:val="000000" w:themeColor="text1"/>
          <w:shd w:val="clear" w:color="auto" w:fill="FFFFFF"/>
        </w:rPr>
      </w:pPr>
      <w:r w:rsidRPr="000F5FAA">
        <w:rPr>
          <w:rStyle w:val="Emphasis"/>
          <w:bCs/>
          <w:i w:val="0"/>
          <w:iCs w:val="0"/>
          <w:color w:val="000000" w:themeColor="text1"/>
          <w:shd w:val="clear" w:color="auto" w:fill="FFFFFF"/>
          <w:vertAlign w:val="superscript"/>
        </w:rPr>
        <w:t>4</w:t>
      </w:r>
      <w:r>
        <w:rPr>
          <w:rStyle w:val="Emphasis"/>
          <w:bCs/>
          <w:i w:val="0"/>
          <w:iCs w:val="0"/>
          <w:color w:val="000000" w:themeColor="text1"/>
          <w:shd w:val="clear" w:color="auto" w:fill="FFFFFF"/>
        </w:rPr>
        <w:t xml:space="preserve"> Office of Kentucky Nature Preserves, 300 Sower Blvd, Frankfort, KY 40601</w:t>
      </w:r>
    </w:p>
    <w:p w14:paraId="7ACEDEED" w14:textId="77777777" w:rsidR="001952B6" w:rsidRPr="00834536" w:rsidRDefault="001952B6" w:rsidP="001952B6">
      <w:pPr>
        <w:ind w:firstLine="0"/>
        <w:rPr>
          <w:color w:val="000000" w:themeColor="text1"/>
        </w:rPr>
      </w:pPr>
      <w:r w:rsidRPr="000F5FAA">
        <w:rPr>
          <w:rStyle w:val="Emphasis"/>
          <w:bCs/>
          <w:i w:val="0"/>
          <w:iCs w:val="0"/>
          <w:color w:val="000000" w:themeColor="text1"/>
          <w:shd w:val="clear" w:color="auto" w:fill="FFFFFF"/>
          <w:vertAlign w:val="superscript"/>
        </w:rPr>
        <w:t>5</w:t>
      </w:r>
      <w:r>
        <w:rPr>
          <w:rStyle w:val="Emphasis"/>
          <w:bCs/>
          <w:i w:val="0"/>
          <w:iCs w:val="0"/>
          <w:color w:val="000000" w:themeColor="text1"/>
          <w:shd w:val="clear" w:color="auto" w:fill="FFFFFF"/>
        </w:rPr>
        <w:t xml:space="preserve"> University of Kentucky, Lexington, KY </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1"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6A7D9AE1" w:rsidR="00B2646C" w:rsidRPr="00E938E0" w:rsidRDefault="000D58CF" w:rsidP="00F312C5">
      <w:pPr>
        <w:pStyle w:val="Heading1"/>
      </w:pPr>
      <w:r w:rsidRPr="00E938E0">
        <w:br w:type="page"/>
      </w:r>
      <w:r w:rsidR="00916707">
        <w:lastRenderedPageBreak/>
        <w:t>Abstract</w:t>
      </w:r>
      <w:r w:rsidR="00B2646C" w:rsidRPr="00E938E0">
        <w:t xml:space="preserve"> </w:t>
      </w:r>
      <w:r w:rsidR="00AD2944">
        <w:t>(</w:t>
      </w:r>
      <w:r w:rsidR="0084248E">
        <w:t>2</w:t>
      </w:r>
      <w:r w:rsidR="00FB1460">
        <w:t>57</w:t>
      </w:r>
      <w:r w:rsidR="0084248E">
        <w:t xml:space="preserve"> </w:t>
      </w:r>
      <w:r w:rsidR="00AD2944">
        <w:t>words)</w:t>
      </w:r>
    </w:p>
    <w:p w14:paraId="4239EF95" w14:textId="5E3BA79E" w:rsidR="00F251ED" w:rsidRPr="00F251ED" w:rsidRDefault="00F251ED" w:rsidP="00FB1460">
      <w:r w:rsidRPr="00F251ED">
        <w:t xml:space="preserve">Population genetic analyses of endangered species can directly inform management strategies to help conserve their genetic diversity and increase their long-term chances of survival. </w:t>
      </w:r>
      <w:r w:rsidRPr="00F251ED">
        <w:rPr>
          <w:i/>
          <w:iCs/>
        </w:rPr>
        <w:t>Physaria globosa</w:t>
      </w:r>
      <w:r w:rsidRPr="00F251ED">
        <w:t xml:space="preserve">, a federally endangered mustard, has a geographically restricted and disjunct distribution across river systems in Indiana, Kentucky, and Tennessee, USA. We genotyped 332 individuals at 20 microsatellite loci across the species’ range, including 14 </w:t>
      </w:r>
      <w:del w:id="8" w:author="Wen Kuo" w:date="2026-09-02T17:02:00Z" w16du:dateUtc="2026-09-02T22:02:00Z">
        <w:r w:rsidRPr="00F251ED" w:rsidDel="00430563">
          <w:delText>wild</w:delText>
        </w:r>
      </w:del>
      <w:ins w:id="9" w:author="Wen Kuo" w:date="2026-09-02T17:02:00Z" w16du:dateUtc="2026-09-02T22:02:00Z">
        <w:r w:rsidR="00430563">
          <w:t>natural</w:t>
        </w:r>
      </w:ins>
      <w:r w:rsidRPr="00F251ED">
        <w:t xml:space="preserve"> and 2 translocated populations. The genetic structure of </w:t>
      </w:r>
      <w:del w:id="10" w:author="Wen Kuo" w:date="2026-09-02T17:02:00Z" w16du:dateUtc="2026-09-02T22:02:00Z">
        <w:r w:rsidRPr="00F251ED" w:rsidDel="00430563">
          <w:delText>wild</w:delText>
        </w:r>
      </w:del>
      <w:ins w:id="11" w:author="Wen Kuo" w:date="2026-09-02T17:02:00Z" w16du:dateUtc="2026-09-02T22:02:00Z">
        <w:r w:rsidR="00430563">
          <w:t>natural</w:t>
        </w:r>
      </w:ins>
      <w:r w:rsidRPr="00F251ED">
        <w:t xml:space="preserve"> populations showed two major geographic groups with little to no gene flow between them: a northern group in Indiana and Kentucky </w:t>
      </w:r>
      <w:r w:rsidR="00295E37">
        <w:t xml:space="preserve">(IN-KY) </w:t>
      </w:r>
      <w:r w:rsidRPr="00F251ED">
        <w:t>and a southern group in Tennessee</w:t>
      </w:r>
      <w:r w:rsidR="00295E37">
        <w:t xml:space="preserve"> (TNE-TNW)</w:t>
      </w:r>
      <w:r w:rsidRPr="00F251ED">
        <w:t xml:space="preserve">. </w:t>
      </w:r>
      <w:commentRangeStart w:id="12"/>
      <w:commentRangeStart w:id="13"/>
      <w:r w:rsidRPr="00F251ED">
        <w:t xml:space="preserve">Genetic diversity is </w:t>
      </w:r>
      <w:del w:id="14" w:author="Wen Kuo" w:date="2026-09-02T16:05:00Z" w16du:dateUtc="2026-09-02T21:05:00Z">
        <w:r w:rsidRPr="00F251ED" w:rsidDel="00DD2532">
          <w:delText xml:space="preserve">still preserved </w:delText>
        </w:r>
      </w:del>
      <w:ins w:id="15" w:author="Wen Kuo" w:date="2026-09-02T16:05:00Z" w16du:dateUtc="2026-09-02T21:05:00Z">
        <w:r w:rsidR="00DD2532">
          <w:t>high</w:t>
        </w:r>
        <w:r w:rsidR="00DF0F7D">
          <w:t xml:space="preserve">ly variable </w:t>
        </w:r>
      </w:ins>
      <w:r w:rsidRPr="00F251ED">
        <w:t>among and within geographic regions</w:t>
      </w:r>
      <w:commentRangeEnd w:id="12"/>
      <w:r w:rsidR="00C43485" w:rsidRPr="00F251ED">
        <w:rPr>
          <w:rStyle w:val="CommentReference"/>
          <w:sz w:val="24"/>
          <w:szCs w:val="24"/>
        </w:rPr>
        <w:commentReference w:id="12"/>
      </w:r>
      <w:commentRangeEnd w:id="13"/>
      <w:r w:rsidR="00DF0F7D" w:rsidRPr="00F251ED">
        <w:rPr>
          <w:rStyle w:val="CommentReference"/>
          <w:sz w:val="24"/>
          <w:szCs w:val="24"/>
        </w:rPr>
        <w:commentReference w:id="13"/>
      </w:r>
      <w:r w:rsidRPr="00F251ED">
        <w:t xml:space="preserve">; however, several local populations showed evidence of reduced genetic diversity, inbreeding, or recent bottlenecks, consistent with demographic decline and ongoing pressures from habitat degradation and competition from invasive plants. Two translocated and interbreeding populations showed clear genetic mixing of source populations. One was derived from mixing two nearby Kentucky populations with natural gene flow. The other was derived from mixing Kentucky and Tennessee </w:t>
      </w:r>
      <w:del w:id="16" w:author="Wen Kuo" w:date="2026-09-02T17:02:00Z" w16du:dateUtc="2026-09-02T22:02:00Z">
        <w:r w:rsidRPr="00F251ED" w:rsidDel="00430563">
          <w:delText>wild</w:delText>
        </w:r>
      </w:del>
      <w:ins w:id="17" w:author="Wen Kuo" w:date="2026-09-02T17:02:00Z" w16du:dateUtc="2026-09-02T22:02:00Z">
        <w:r w:rsidR="00430563">
          <w:t>natural</w:t>
        </w:r>
      </w:ins>
      <w:r w:rsidRPr="00F251ED">
        <w:t xml:space="preserve"> populations, which have little to no natural gene flow. The two translocated populations have comparable allelic richness to their source populations but show depletion of private alleles. Our results suggest that conservation actions for </w:t>
      </w:r>
      <w:r w:rsidRPr="00F251ED">
        <w:rPr>
          <w:i/>
          <w:iCs/>
        </w:rPr>
        <w:t>P. globosa</w:t>
      </w:r>
      <w:r w:rsidRPr="00F251ED">
        <w:t xml:space="preserve"> should prioritize the protection of multiple populations within each major geographic region. </w:t>
      </w:r>
      <w:r w:rsidR="00FB1460">
        <w:t>In the absence of immediate extinction risk</w:t>
      </w:r>
      <w:r w:rsidRPr="00F251ED">
        <w:t>, translocations and interbreeding programs should only be conducted within geographic regions in order to rescue local populations from habitat degradation and restore or augment natural gene flow and local genetic diversity.</w:t>
      </w:r>
    </w:p>
    <w:p w14:paraId="09C8DF8C" w14:textId="6B1EB325" w:rsidR="006E75EF" w:rsidRDefault="006E75EF" w:rsidP="006E75EF"/>
    <w:p w14:paraId="7A9B05B7" w14:textId="0BE51F39" w:rsidR="00636D58" w:rsidRPr="00E938E0" w:rsidRDefault="00636D58" w:rsidP="00E70125">
      <w:pPr>
        <w:ind w:firstLine="0"/>
      </w:pPr>
      <w:r w:rsidRPr="00DB2950">
        <w:rPr>
          <w:b/>
          <w:bCs/>
        </w:rPr>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translocation</w:t>
      </w:r>
    </w:p>
    <w:p w14:paraId="39B019B1" w14:textId="4A9170E9" w:rsidR="0046123F" w:rsidRPr="00E938E0" w:rsidRDefault="00F804C8" w:rsidP="00F312C5">
      <w:pPr>
        <w:pStyle w:val="Heading1"/>
      </w:pPr>
      <w:r w:rsidRPr="00E938E0">
        <w:t>Introduction</w:t>
      </w:r>
      <w:r w:rsidR="00B73720" w:rsidRPr="00E938E0">
        <w:t xml:space="preserve"> </w:t>
      </w:r>
      <w:r w:rsidR="00145906">
        <w:t>(8</w:t>
      </w:r>
      <w:r w:rsidR="00984D8B">
        <w:t>81</w:t>
      </w:r>
      <w:r w:rsidR="00C33874">
        <w:t xml:space="preserve"> words</w:t>
      </w:r>
      <w:r w:rsidR="00145906">
        <w:t>)</w:t>
      </w:r>
    </w:p>
    <w:p w14:paraId="02F16527" w14:textId="5B0095C9"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w:t>
      </w:r>
      <w:ins w:id="18" w:author="Matthew Albrecht" w:date="2026-09-02T12:39:00Z" w16du:dateUtc="2026-09-02T17:39:00Z">
        <w:r w:rsidR="00D12F25">
          <w:t xml:space="preserve"> to environmental change</w:t>
        </w:r>
      </w:ins>
      <w:r>
        <w:t>, evolutionary potential, and individual fitness</w:t>
      </w:r>
      <w:ins w:id="19" w:author="Matthew Albrecht" w:date="2026-09-02T12:39:00Z" w16du:dateUtc="2026-09-02T17:39:00Z">
        <w:r w:rsidR="00380513">
          <w:t>.</w:t>
        </w:r>
      </w:ins>
      <w:del w:id="20" w:author="Matthew Albrecht" w:date="2026-09-02T12:39:00Z" w16du:dateUtc="2026-09-02T17:39:00Z">
        <w:r w:rsidDel="00380513">
          <w:delText>,</w:delText>
        </w:r>
      </w:del>
      <w:ins w:id="21" w:author="Matthew Albrecht" w:date="2026-09-02T12:40:00Z" w16du:dateUtc="2026-09-02T17:40:00Z">
        <w:r w:rsidR="00380513">
          <w:t xml:space="preserve"> Genetic diver</w:t>
        </w:r>
        <w:r w:rsidR="001E48CD">
          <w:t>sity</w:t>
        </w:r>
      </w:ins>
      <w:r>
        <w:t xml:space="preserve"> and can also improve the establishment and </w:t>
      </w:r>
      <w:ins w:id="22" w:author="Matthew Albrecht" w:date="2026-09-02T12:40:00Z" w16du:dateUtc="2026-09-02T17:40:00Z">
        <w:r w:rsidR="001E48CD">
          <w:t xml:space="preserve">long-term </w:t>
        </w:r>
      </w:ins>
      <w:r>
        <w:t>persistence of reintroduced populations</w:t>
      </w:r>
      <w:r w:rsidR="7352AE02">
        <w:t xml:space="preserve"> </w:t>
      </w:r>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r w:rsidR="7A7178A4">
        <w:fldChar w:fldCharType="end"/>
      </w:r>
      <w:r>
        <w:t xml:space="preserve">. For </w:t>
      </w:r>
      <w:r w:rsidR="004B76DB">
        <w:t>endangered</w:t>
      </w:r>
      <w:r>
        <w:t xml:space="preserve"> species</w:t>
      </w:r>
      <w:del w:id="23" w:author="Matthew Albrecht" w:date="2026-09-02T12:40:00Z" w16du:dateUtc="2026-09-02T17:40:00Z">
        <w:r w:rsidDel="001E48CD">
          <w:delText xml:space="preserve"> </w:delText>
        </w:r>
        <w:r w:rsidR="009957FD" w:rsidDel="001E48CD">
          <w:delText>with</w:delText>
        </w:r>
      </w:del>
      <w:ins w:id="24" w:author="Matthew Albrecht" w:date="2026-09-02T12:40:00Z" w16du:dateUtc="2026-09-02T17:40:00Z">
        <w:r w:rsidR="001E48CD">
          <w:t xml:space="preserve"> charac</w:t>
        </w:r>
      </w:ins>
      <w:ins w:id="25" w:author="Matthew Albrecht" w:date="2026-09-02T12:41:00Z" w16du:dateUtc="2026-09-02T17:41:00Z">
        <w:r w:rsidR="001E48CD">
          <w:t>terized by</w:t>
        </w:r>
      </w:ins>
      <w:r w:rsidR="004B76DB">
        <w:t xml:space="preserve"> narrow distributions and</w:t>
      </w:r>
      <w:ins w:id="26" w:author="Matthew Albrecht" w:date="2026-09-02T12:40:00Z" w16du:dateUtc="2026-09-02T17:40:00Z">
        <w:r w:rsidR="001E48CD">
          <w:t xml:space="preserve"> ongoing</w:t>
        </w:r>
      </w:ins>
      <w:r w:rsidR="009957FD">
        <w:t xml:space="preserve"> habit</w:t>
      </w:r>
      <w:ins w:id="27" w:author="Matthew Albrecht" w:date="2026-09-01T15:27:00Z" w16du:dateUtc="2026-09-01T20:27:00Z">
        <w:r w:rsidR="00406121">
          <w:t xml:space="preserve"> loss and</w:t>
        </w:r>
      </w:ins>
      <w:r w:rsidR="009957FD">
        <w:t xml:space="preserve"> degradation</w:t>
      </w:r>
      <w:del w:id="28" w:author="Matthew Albrecht" w:date="2026-09-01T15:27:00Z" w16du:dateUtc="2026-09-01T20:27:00Z">
        <w:r w:rsidR="009957FD" w:rsidDel="00406121">
          <w:delText>s</w:delText>
        </w:r>
      </w:del>
      <w:r>
        <w:t xml:space="preserve">, </w:t>
      </w:r>
      <w:ins w:id="29" w:author="Matthew Albrecht" w:date="2026-09-02T12:41:00Z" w16du:dateUtc="2026-09-02T17:41:00Z">
        <w:r w:rsidR="000E7033">
          <w:t xml:space="preserve">conserving </w:t>
        </w:r>
      </w:ins>
      <w:del w:id="30" w:author="Matthew Albrecht" w:date="2026-09-02T12:41:00Z" w16du:dateUtc="2026-09-02T17:41:00Z">
        <w:r w:rsidDel="000E7033">
          <w:delText xml:space="preserve">preserving </w:delText>
        </w:r>
      </w:del>
      <w:r>
        <w:t xml:space="preserve">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w:t>
      </w:r>
      <w:del w:id="31" w:author="Wen Kuo" w:date="2026-09-02T16:38:00Z" w16du:dateUtc="2026-09-02T21:38:00Z">
        <w:r w:rsidDel="00343426">
          <w:delText>reintroduction</w:delText>
        </w:r>
      </w:del>
      <w:ins w:id="32" w:author="Wen Kuo" w:date="2026-09-02T16:38:00Z" w16du:dateUtc="2026-09-02T21:38:00Z">
        <w:r w:rsidR="00343426">
          <w:t>translocation</w:t>
        </w:r>
      </w:ins>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r w:rsidR="7A7178A4">
        <w:fldChar w:fldCharType="end"/>
      </w:r>
      <w:r>
        <w:t>.</w:t>
      </w:r>
    </w:p>
    <w:p w14:paraId="5D319DAA" w14:textId="4BE2BC85" w:rsidR="00516643" w:rsidRDefault="5D5A46A3" w:rsidP="14B34B7C">
      <w:r>
        <w:t xml:space="preserve">Conservation strategies for </w:t>
      </w:r>
      <w:r w:rsidR="6019FADB">
        <w:t xml:space="preserve">rare plant </w:t>
      </w:r>
      <w:r>
        <w:t xml:space="preserve">species generally span a continuum from </w:t>
      </w:r>
      <w:del w:id="33" w:author="Matthew Albrecht" w:date="2026-09-02T12:42:00Z" w16du:dateUtc="2026-09-02T17:42:00Z">
        <w:r w:rsidR="051E43E0" w:rsidDel="00E745D9">
          <w:delText>conserving</w:delText>
        </w:r>
        <w:r w:rsidDel="00E745D9">
          <w:delText xml:space="preserve"> </w:delText>
        </w:r>
      </w:del>
      <w:ins w:id="34" w:author="Matthew Albrecht" w:date="2026-09-02T12:42:00Z" w16du:dateUtc="2026-09-02T17:42:00Z">
        <w:r w:rsidR="00E745D9">
          <w:t xml:space="preserve">protecting </w:t>
        </w:r>
      </w:ins>
      <w:r>
        <w:t xml:space="preserve">extant </w:t>
      </w:r>
      <w:r w:rsidR="00975B31">
        <w:t xml:space="preserve">natural </w:t>
      </w:r>
      <w:r>
        <w:t xml:space="preserve">populations to more interventionist approaches involving </w:t>
      </w:r>
      <w:r w:rsidR="5D4A448D">
        <w:t xml:space="preserve">the establishment of </w:t>
      </w:r>
      <w:r w:rsidR="5D4A448D" w:rsidRPr="00AF06FF">
        <w:rPr>
          <w:i/>
          <w:iCs/>
        </w:rPr>
        <w:t>ex situ</w:t>
      </w:r>
      <w:r w:rsidR="5D4A448D">
        <w:t xml:space="preserve"> populations</w:t>
      </w:r>
      <w:r w:rsidR="6EF3508B">
        <w:t xml:space="preserve"> and </w:t>
      </w:r>
      <w:commentRangeStart w:id="35"/>
      <w:commentRangeStart w:id="36"/>
      <w:r w:rsidR="009349A7">
        <w:t>translocations</w:t>
      </w:r>
      <w:commentRangeEnd w:id="35"/>
      <w:r w:rsidR="00E90923">
        <w:rPr>
          <w:rStyle w:val="CommentReference"/>
          <w:sz w:val="24"/>
          <w:szCs w:val="24"/>
        </w:rPr>
        <w:commentReference w:id="35"/>
      </w:r>
      <w:commentRangeEnd w:id="36"/>
      <w:r w:rsidR="00736083">
        <w:rPr>
          <w:rStyle w:val="CommentReference"/>
          <w:sz w:val="24"/>
          <w:szCs w:val="24"/>
        </w:rPr>
        <w:commentReference w:id="36"/>
      </w:r>
      <w:r w:rsidR="009349A7">
        <w:t xml:space="preserve"> into </w:t>
      </w:r>
      <w:r w:rsidR="00975B31">
        <w:t>suitable</w:t>
      </w:r>
      <w:r w:rsidR="006E0D5C">
        <w:t xml:space="preserve"> </w:t>
      </w:r>
      <w:r w:rsidR="00975B31">
        <w:t>habitats</w:t>
      </w:r>
      <w:r>
        <w:rPr>
          <w:rFonts w:hint="eastAsia"/>
        </w:rPr>
        <w:t xml:space="preserve"> </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t>(</w:t>
      </w:r>
      <w:r w:rsidR="46783F62">
        <w:t>Bucharova, 2017</w:t>
      </w:r>
      <w:r w:rsidR="4BFBE41E" w:rsidRPr="3633AFA0">
        <w:t xml:space="preserve">; </w:t>
      </w:r>
      <w:r w:rsidR="46783F62">
        <w:t>Gaitán-Espitia &amp; Hobday, 2021</w:t>
      </w:r>
      <w:r w:rsidR="4BFBE41E" w:rsidRPr="3633AFA0">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del w:id="37" w:author="Wen Kuo" w:date="2026-09-02T17:02:00Z" w16du:dateUtc="2026-09-02T22:02:00Z">
        <w:r w:rsidR="28671863" w:rsidDel="00430563">
          <w:delText>wild</w:delText>
        </w:r>
      </w:del>
      <w:ins w:id="38" w:author="Wen Kuo" w:date="2026-09-02T17:02:00Z" w16du:dateUtc="2026-09-02T22:02:00Z">
        <w:r w:rsidR="00430563">
          <w:t>natural</w:t>
        </w:r>
      </w:ins>
      <w:r w:rsidR="077D4227">
        <w:t xml:space="preserve"> populations</w:t>
      </w:r>
      <w:ins w:id="39" w:author="Matthew Albrecht" w:date="2026-09-02T12:45:00Z" w16du:dateUtc="2026-09-02T17:45:00Z">
        <w:r w:rsidR="008F103E">
          <w:t xml:space="preserve"> and</w:t>
        </w:r>
      </w:ins>
      <w:del w:id="40" w:author="Matthew Albrecht" w:date="2026-09-02T12:45:00Z" w16du:dateUtc="2026-09-02T17:45:00Z">
        <w:r w:rsidR="077D4227" w:rsidDel="008F103E">
          <w:delText xml:space="preserve">, </w:delText>
        </w:r>
      </w:del>
      <w:r w:rsidR="331D1A2B">
        <w:t>augmentation</w:t>
      </w:r>
      <w:ins w:id="41" w:author="Matthew Albrecht" w:date="2026-09-02T12:46:00Z" w16du:dateUtc="2026-09-02T17:46:00Z">
        <w:r w:rsidR="00F316BD">
          <w:t xml:space="preserve"> of individuals</w:t>
        </w:r>
      </w:ins>
      <w:del w:id="42" w:author="Matthew Albrecht" w:date="2026-09-02T12:46:00Z" w16du:dateUtc="2026-09-02T17:46:00Z">
        <w:r w:rsidR="331D1A2B" w:rsidDel="00F316BD">
          <w:delText>s</w:delText>
        </w:r>
      </w:del>
      <w:r w:rsidR="331D1A2B">
        <w:t xml:space="preserve"> </w:t>
      </w:r>
      <w:r w:rsidR="474C9C81">
        <w:t>to promote interbreeding and restore genetic variation</w:t>
      </w:r>
      <w:r w:rsidR="00B642C5">
        <w:rPr>
          <w:rFonts w:hint="eastAsia"/>
        </w:rPr>
        <w:t xml:space="preserve"> </w:t>
      </w:r>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 xml:space="preserve">degradation </w:t>
      </w:r>
      <w:r w:rsidR="3D73127B">
        <w:t xml:space="preserve">have reduced effective population </w:t>
      </w:r>
      <w:r w:rsidR="3D73127B">
        <w:lastRenderedPageBreak/>
        <w:t>size</w:t>
      </w:r>
      <w:r w:rsidR="65AF10DF">
        <w:t>s</w:t>
      </w:r>
      <w:r w:rsidR="3D73127B">
        <w:t xml:space="preserve"> and limited natural gene flow</w:t>
      </w:r>
      <w:del w:id="43" w:author="Matthew Albrecht" w:date="2026-09-02T12:47:00Z" w16du:dateUtc="2026-09-02T17:47:00Z">
        <w:r w:rsidR="3D73127B" w:rsidDel="007A7F9E">
          <w:delText xml:space="preserve">, </w:delText>
        </w:r>
        <w:r w:rsidR="2F01A9F3" w:rsidDel="007A7F9E">
          <w:delText>as they</w:delText>
        </w:r>
      </w:del>
      <w:ins w:id="44" w:author="Matthew Albrecht" w:date="2026-09-02T12:47:00Z" w16du:dateUtc="2026-09-02T17:47:00Z">
        <w:r w:rsidR="007A7F9E">
          <w:t xml:space="preserve">. In these circumstances, </w:t>
        </w:r>
        <w:r w:rsidR="00B66CB9">
          <w:t>facilitated gene flow</w:t>
        </w:r>
      </w:ins>
      <w:r w:rsidR="2F01A9F3">
        <w:t xml:space="preserve">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71BB88DD" w:rsidR="00136949" w:rsidRDefault="6BBB7342" w:rsidP="14B34B7C">
      <w:r>
        <w:t>Using mixed source</w:t>
      </w:r>
      <w:r w:rsidR="000F16C9" w:rsidRPr="00AF06FF">
        <w:t xml:space="preserve"> materials</w:t>
      </w:r>
      <w:r>
        <w:rPr>
          <w:rFonts w:hint="eastAsia"/>
        </w:rPr>
        <w:t xml:space="preserve"> </w:t>
      </w:r>
      <w:r>
        <w:t xml:space="preserve">for </w:t>
      </w:r>
      <w:r w:rsidR="50D16D5F">
        <w:t>controlled crosses, population augmentations or introductions</w:t>
      </w:r>
      <w:r w:rsidR="7015286D">
        <w:t xml:space="preserve"> and other forms of assisted </w:t>
      </w:r>
      <w:r w:rsidR="00DD7031">
        <w:t>migration</w:t>
      </w:r>
      <w:r w:rsidR="7015286D">
        <w:t xml:space="preserve"> raise several </w:t>
      </w:r>
      <w:ins w:id="45" w:author="Matthew Albrecht" w:date="2026-09-02T12:58:00Z" w16du:dateUtc="2026-09-02T17:58:00Z">
        <w:r w:rsidR="007340A7">
          <w:t xml:space="preserve">important </w:t>
        </w:r>
      </w:ins>
      <w:del w:id="46" w:author="Matthew Albrecht" w:date="2026-09-02T12:57:00Z" w16du:dateUtc="2026-09-02T17:57:00Z">
        <w:r w:rsidR="7015286D" w:rsidDel="007340A7">
          <w:delText>general</w:delText>
        </w:r>
      </w:del>
      <w:r w:rsidR="7015286D">
        <w:t xml:space="preserve">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r w:rsidR="00DC7280">
        <w:t>mixed</w:t>
      </w:r>
      <w:r w:rsidR="7015286D">
        <w:t xml:space="preserve"> populations capture </w:t>
      </w:r>
      <w:r w:rsidR="3E5E2095">
        <w:t xml:space="preserve">sufficient genetic </w:t>
      </w:r>
      <w:r w:rsidR="7015286D">
        <w:t xml:space="preserve">diversity to </w:t>
      </w:r>
      <w:r w:rsidR="00573A4E">
        <w:t xml:space="preserve">maintain </w:t>
      </w:r>
      <w:r w:rsidR="0010371F">
        <w:t>their</w:t>
      </w:r>
      <w:r w:rsidR="00573A4E">
        <w:t xml:space="preserve"> </w:t>
      </w:r>
      <w:r w:rsidR="001B2AB4">
        <w:t xml:space="preserve">persistence in local </w:t>
      </w:r>
      <w:r w:rsidR="008627F5">
        <w:t xml:space="preserve">or changing </w:t>
      </w:r>
      <w:r w:rsidR="001B2AB4">
        <w:t>environments</w:t>
      </w:r>
      <w:r w:rsidR="008627F5">
        <w:t>?</w:t>
      </w:r>
      <w:r w:rsidR="7015286D">
        <w:t xml:space="preserve">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r w:rsidR="47AAD487">
        <w:fldChar w:fldCharType="end"/>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278A71B7" w:rsidR="002D7D36" w:rsidRDefault="006F4F38">
      <w:r>
        <w:lastRenderedPageBreak/>
        <w:t>Globe</w:t>
      </w:r>
      <w:r w:rsidR="636CD98D">
        <w:t xml:space="preserve"> bladderpod, </w:t>
      </w:r>
      <w:r w:rsidR="636CD98D" w:rsidRPr="243CF49D">
        <w:rPr>
          <w:rStyle w:val="Emphasis"/>
        </w:rPr>
        <w:t>Physaria globosa</w:t>
      </w:r>
      <w:r w:rsidR="636CD98D">
        <w:t xml:space="preserve"> (Desv.) O’Kane &amp; Al-Shehbaz, is a federally endangered </w:t>
      </w:r>
      <w:r w:rsidR="00EC0D5A">
        <w:t xml:space="preserve">annual to </w:t>
      </w:r>
      <w:r w:rsidR="636CD98D">
        <w:t xml:space="preserve">biennial </w:t>
      </w:r>
      <w:r w:rsidR="303EFAB8">
        <w:t xml:space="preserve">herbaceous </w:t>
      </w:r>
      <w:r w:rsidR="636CD98D">
        <w:t xml:space="preserve">species in the Brassicaceae with a geographically restricted and discontinuous distribution in the </w:t>
      </w:r>
      <w:r w:rsidR="15848463">
        <w:t>southeastern</w:t>
      </w:r>
      <w:r w:rsidR="636CD98D">
        <w:t xml:space="preserve"> United States</w:t>
      </w:r>
      <w:r w:rsidR="30CA248E">
        <w:t xml:space="preserve"> </w:t>
      </w:r>
      <w:r w:rsidR="636CD98D">
        <w:fldChar w:fldCharType="begin"/>
      </w:r>
      <w:r w:rsidR="636CD98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fldChar w:fldCharType="separate"/>
      </w:r>
      <w:r w:rsidR="30CA248E" w:rsidRPr="243CF49D">
        <w:rPr>
          <w:noProof/>
        </w:rPr>
        <w:t>(</w:t>
      </w:r>
      <w:r w:rsidR="46783F62">
        <w:t>Fuentes-Soriano &amp; Kellogg, 2021</w:t>
      </w:r>
      <w:r w:rsidR="30CA248E" w:rsidRPr="243CF49D">
        <w:rPr>
          <w:noProof/>
        </w:rPr>
        <w:t>)</w:t>
      </w:r>
      <w:r w:rsidR="636CD98D">
        <w:fldChar w:fldCharType="end"/>
      </w:r>
      <w:r w:rsidR="636CD98D">
        <w:t>. It occurs on steep, rocky bluff and talus</w:t>
      </w:r>
      <w:r w:rsidR="739CA571">
        <w:t xml:space="preserve"> </w:t>
      </w:r>
      <w:r w:rsidR="57581B64">
        <w:t>slopes</w:t>
      </w:r>
      <w:r w:rsidR="636CD98D">
        <w:t>, usually on calcareous</w:t>
      </w:r>
      <w:r w:rsidR="51EBFEC9">
        <w:t xml:space="preserve"> substrates with</w:t>
      </w:r>
      <w:r w:rsidR="636CD98D">
        <w:t xml:space="preserve"> south- to west-facing slopes near rivers or streams. The species is distributed across </w:t>
      </w:r>
      <w:r w:rsidR="22062009">
        <w:t xml:space="preserve">four </w:t>
      </w:r>
      <w:r w:rsidR="636CD98D">
        <w:t>disjunct regions: the confluence of the Wabash and Ohio Rivers</w:t>
      </w:r>
      <w:r w:rsidR="0F63C888">
        <w:t xml:space="preserve"> in Indiana</w:t>
      </w:r>
      <w:r w:rsidR="003B0CDF">
        <w:t xml:space="preserve"> (IN)</w:t>
      </w:r>
      <w:r w:rsidR="636CD98D">
        <w:t>, the Kentucky River watershed</w:t>
      </w:r>
      <w:r w:rsidR="0EBDA073">
        <w:t xml:space="preserve"> in Kentucky</w:t>
      </w:r>
      <w:r w:rsidR="003B0CDF">
        <w:t xml:space="preserve"> (KY)</w:t>
      </w:r>
      <w:r w:rsidR="636CD98D">
        <w:t>, and the Cumberland River watershed</w:t>
      </w:r>
      <w:r w:rsidR="3481A41B">
        <w:t xml:space="preserve"> in </w:t>
      </w:r>
      <w:r w:rsidR="009D0D9F">
        <w:t>Tennessee</w:t>
      </w:r>
      <w:r w:rsidR="003B0CDF">
        <w:t xml:space="preserve"> (TN)</w:t>
      </w:r>
      <w:r w:rsidR="009D0D9F">
        <w:t>,</w:t>
      </w:r>
      <w:r w:rsidR="1CC9A95E">
        <w:t xml:space="preserve"> which is separated i</w:t>
      </w:r>
      <w:r w:rsidR="6C8813FA">
        <w:t>nto eastern</w:t>
      </w:r>
      <w:r w:rsidR="003B0CDF">
        <w:t xml:space="preserve"> (TNE)</w:t>
      </w:r>
      <w:r w:rsidR="6C8813FA">
        <w:t xml:space="preserve"> and western </w:t>
      </w:r>
      <w:r w:rsidR="00BD545B">
        <w:t xml:space="preserve">(TNW) </w:t>
      </w:r>
      <w:r w:rsidR="6C8813FA">
        <w:t xml:space="preserve">groups, </w:t>
      </w:r>
      <w:r w:rsidR="794B7B4D">
        <w:t>divi</w:t>
      </w:r>
      <w:r w:rsidR="3DCEFBD9">
        <w:t>d</w:t>
      </w:r>
      <w:r w:rsidR="6C8813FA">
        <w:t xml:space="preserve">ed by the Nashville </w:t>
      </w:r>
      <w:r w:rsidR="2776CFEF">
        <w:t>metropolitan</w:t>
      </w:r>
      <w:r w:rsidR="6C8813FA">
        <w:t xml:space="preserve"> area</w:t>
      </w:r>
      <w:r w:rsidR="5B470B1E">
        <w:t xml:space="preserve">. </w:t>
      </w:r>
      <w:r w:rsidR="636CD98D" w:rsidRPr="243CF49D">
        <w:rPr>
          <w:rStyle w:val="Emphasis"/>
        </w:rPr>
        <w:t>Physaria globosa</w:t>
      </w:r>
      <w:r w:rsidR="636CD98D">
        <w:t xml:space="preserve"> is threatened by habitat </w:t>
      </w:r>
      <w:r w:rsidR="29F32F07">
        <w:t>loss and degradation</w:t>
      </w:r>
      <w:r w:rsidR="636CD98D">
        <w:t>, soil erosion,</w:t>
      </w:r>
      <w:r w:rsidR="2933717A">
        <w:t xml:space="preserve"> and woody encroachment, particularl</w:t>
      </w:r>
      <w:r w:rsidR="0A046F2C">
        <w:t>y</w:t>
      </w:r>
      <w:r w:rsidR="2933717A">
        <w:t xml:space="preserve"> from</w:t>
      </w:r>
      <w:r w:rsidR="636CD98D">
        <w:t xml:space="preserve"> invasive </w:t>
      </w:r>
      <w:r w:rsidR="5CA7D58F">
        <w:t xml:space="preserve">nonnative </w:t>
      </w:r>
      <w:r w:rsidR="153026FB">
        <w:t>shrubs</w:t>
      </w:r>
      <w:r w:rsidR="513A4A1F">
        <w:t xml:space="preserve"> </w:t>
      </w:r>
      <w:r w:rsidR="636CD98D">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rsidR="636CD98D">
        <w:fldChar w:fldCharType="end"/>
      </w:r>
      <w:r w:rsidR="18092E7F">
        <w:t>.</w:t>
      </w:r>
      <w:r w:rsidR="513A4A1F">
        <w:t xml:space="preserve"> </w:t>
      </w:r>
      <w:del w:id="47" w:author="Matthew Albrecht" w:date="2026-09-02T12:59:00Z" w16du:dateUtc="2026-09-02T17:59:00Z">
        <w:r w:rsidR="737AAF6B" w:rsidDel="002E2A11">
          <w:delText>However,</w:delText>
        </w:r>
      </w:del>
      <w:ins w:id="48" w:author="Matthew Albrecht" w:date="2026-09-02T12:59:00Z" w16du:dateUtc="2026-09-02T17:59:00Z">
        <w:r w:rsidR="002E2A11">
          <w:t>Despite its conservation status,</w:t>
        </w:r>
      </w:ins>
      <w:r w:rsidR="737AAF6B">
        <w:t xml:space="preserve">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22C0189E"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genetic vulnerabilities make </w:t>
      </w:r>
      <w:r w:rsidRPr="243CF49D">
        <w:rPr>
          <w:rStyle w:val="Emphasis"/>
        </w:rPr>
        <w:t>P. globosa</w:t>
      </w:r>
      <w:r>
        <w:t xml:space="preserve"> a useful system for evaluating whether conservation</w:t>
      </w:r>
      <w:r w:rsidR="096DCF49">
        <w:t xml:space="preserve"> efforts</w:t>
      </w:r>
      <w:r>
        <w:t xml:space="preserve"> should prioritize </w:t>
      </w:r>
      <w:ins w:id="49" w:author="Matthew Albrecht" w:date="2026-09-02T12:50:00Z" w16du:dateUtc="2026-09-02T17:50:00Z">
        <w:r w:rsidR="00A10B35">
          <w:t>conserving</w:t>
        </w:r>
      </w:ins>
      <w:del w:id="50" w:author="Matthew Albrecht" w:date="2026-09-02T12:50:00Z" w16du:dateUtc="2026-09-02T17:50:00Z">
        <w:r w:rsidDel="00A10B35">
          <w:delText>preserving</w:delText>
        </w:r>
      </w:del>
      <w:r>
        <w:t xml:space="preserve"> existing population structure</w:t>
      </w:r>
      <w:ins w:id="51" w:author="Matthew Albrecht" w:date="2026-09-02T12:52:00Z" w16du:dateUtc="2026-09-02T17:52:00Z">
        <w:r w:rsidR="00E32D32">
          <w:t xml:space="preserve"> in natural population</w:t>
        </w:r>
      </w:ins>
      <w:ins w:id="52" w:author="Matthew Albrecht" w:date="2026-09-02T12:54:00Z" w16du:dateUtc="2026-09-02T17:54:00Z">
        <w:r w:rsidR="008C2314">
          <w:t>s</w:t>
        </w:r>
      </w:ins>
      <w:ins w:id="53" w:author="Matthew Albrecht" w:date="2026-09-02T12:52:00Z" w16du:dateUtc="2026-09-02T17:52:00Z">
        <w:r w:rsidR="00E32D32">
          <w:t xml:space="preserve"> and</w:t>
        </w:r>
      </w:ins>
      <w:r>
        <w:t xml:space="preserve"> </w:t>
      </w:r>
      <w:ins w:id="54" w:author="Matthew Albrecht" w:date="2026-09-02T12:54:00Z" w16du:dateUtc="2026-09-02T17:54:00Z">
        <w:r w:rsidR="008C2314" w:rsidRPr="000A282B">
          <w:rPr>
            <w:i/>
            <w:iCs/>
            <w:rPrChange w:id="55" w:author="Wen Kuo" w:date="2026-09-02T17:00:00Z" w16du:dateUtc="2026-09-02T22:00:00Z">
              <w:rPr/>
            </w:rPrChange>
          </w:rPr>
          <w:t>ex si</w:t>
        </w:r>
      </w:ins>
      <w:ins w:id="56" w:author="Matthew Albrecht" w:date="2026-09-02T12:55:00Z" w16du:dateUtc="2026-09-02T17:55:00Z">
        <w:r w:rsidR="008C2314" w:rsidRPr="000A282B">
          <w:rPr>
            <w:i/>
            <w:iCs/>
            <w:rPrChange w:id="57" w:author="Wen Kuo" w:date="2026-09-02T17:00:00Z" w16du:dateUtc="2026-09-02T22:00:00Z">
              <w:rPr/>
            </w:rPrChange>
          </w:rPr>
          <w:t>tu</w:t>
        </w:r>
        <w:r w:rsidR="008C2314">
          <w:t xml:space="preserve"> conserv</w:t>
        </w:r>
      </w:ins>
      <w:ins w:id="58" w:author="Matthew Albrecht" w:date="2026-09-02T13:01:00Z" w16du:dateUtc="2026-09-02T18:01:00Z">
        <w:r w:rsidR="00151509">
          <w:t>ation</w:t>
        </w:r>
      </w:ins>
      <w:ins w:id="59" w:author="Matthew Albrecht" w:date="2026-09-02T13:02:00Z" w16du:dateUtc="2026-09-02T18:02:00Z">
        <w:r w:rsidR="00E64237">
          <w:t xml:space="preserve"> collections</w:t>
        </w:r>
      </w:ins>
      <w:ins w:id="60" w:author="Matthew Albrecht" w:date="2026-09-02T12:55:00Z" w16du:dateUtc="2026-09-02T17:55:00Z">
        <w:r w:rsidR="008C2314">
          <w:t xml:space="preserve"> </w:t>
        </w:r>
      </w:ins>
      <w:r>
        <w:t xml:space="preserve">or restoring genetic diversity through </w:t>
      </w:r>
      <w:del w:id="61" w:author="Matthew Albrecht" w:date="2026-09-02T12:55:00Z" w16du:dateUtc="2026-09-02T17:55:00Z">
        <w:r w:rsidRPr="008F0A72" w:rsidDel="008C2314">
          <w:rPr>
            <w:i/>
            <w:iCs/>
          </w:rPr>
          <w:delText>ex situ</w:delText>
        </w:r>
        <w:r w:rsidDel="008C2314">
          <w:delText xml:space="preserve"> conservation</w:delText>
        </w:r>
        <w:r w:rsidR="2335FD23" w:rsidDel="008C2314">
          <w:delText xml:space="preserve"> and </w:delText>
        </w:r>
      </w:del>
      <w:r w:rsidR="00F6009D">
        <w:t xml:space="preserve">translocation </w:t>
      </w:r>
      <w:r w:rsidR="2335FD23">
        <w:t>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w:t>
      </w:r>
      <w:r>
        <w:lastRenderedPageBreak/>
        <w:t xml:space="preserve">genetic diversity in </w:t>
      </w:r>
      <w:r w:rsidRPr="00AF06FF">
        <w:rPr>
          <w:i/>
          <w:iCs/>
        </w:rPr>
        <w:t>ex situ</w:t>
      </w:r>
      <w:r>
        <w:t xml:space="preserve"> collections. Management decisions should therefore be guided by range-wide data on genetic diversity, 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7E15B19E"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r w:rsidR="00F04A42">
        <w:t xml:space="preserve"> </w:t>
      </w:r>
      <w:r w:rsidR="00F04A42" w:rsidRPr="007A2479">
        <w:t>spanning the species’ distribution</w:t>
      </w:r>
      <w:r w:rsidR="00FC7599">
        <w:t xml:space="preserve">, </w:t>
      </w:r>
      <w:r w:rsidR="008E0321">
        <w:t xml:space="preserve">and </w:t>
      </w:r>
      <w:r w:rsidR="00FC7599">
        <w:t>2 translocated populations</w:t>
      </w:r>
      <w:r w:rsidR="008E0321">
        <w:t xml:space="preserve"> of mixed sources</w:t>
      </w:r>
      <w:r w:rsidR="00F04A42">
        <w:t>. We</w:t>
      </w:r>
      <w:r w:rsidRPr="007A2479">
        <w:t xml:space="preserve"> genotyped</w:t>
      </w:r>
      <w:r w:rsidR="001902F9">
        <w:t xml:space="preserve"> </w:t>
      </w:r>
      <w:r w:rsidR="00F04A42">
        <w:t>332</w:t>
      </w:r>
      <w:r w:rsidR="00F04A42" w:rsidRPr="007A2479">
        <w:t xml:space="preserve"> </w:t>
      </w:r>
      <w:r w:rsidRPr="007A2479">
        <w:t xml:space="preserve">individuals at 20 microsatellite loci. </w:t>
      </w:r>
      <w:r w:rsidR="10FE3FB5">
        <w:t>Our goals were to</w:t>
      </w:r>
      <w:r w:rsidR="00522405">
        <w:t>: 1)</w:t>
      </w:r>
      <w:r w:rsidR="6682C08E">
        <w:t xml:space="preserve"> </w:t>
      </w:r>
      <w:r w:rsidR="00522405">
        <w:t>determine whether</w:t>
      </w:r>
      <w:r w:rsidR="6682C08E">
        <w:t xml:space="preserve"> genetic structure corresponds to the species’ disjunct distribution,</w:t>
      </w:r>
      <w:r w:rsidRPr="007A2479">
        <w:t xml:space="preserve"> </w:t>
      </w:r>
      <w:r w:rsidR="00522405">
        <w:t>2) assess genetic diversity in</w:t>
      </w:r>
      <w:r w:rsidRPr="007A2479">
        <w:t xml:space="preserve"> populations </w:t>
      </w:r>
      <w:r w:rsidR="00522405">
        <w:t>and whether</w:t>
      </w:r>
      <w:r w:rsidRPr="007A2479">
        <w:t xml:space="preserve"> bottlenecks, drift, or inbreeding</w:t>
      </w:r>
      <w:r w:rsidR="00522405">
        <w:t xml:space="preserve"> led to present levels of genetic diversity</w:t>
      </w:r>
      <w:r w:rsidRPr="007A2479">
        <w:t>;</w:t>
      </w:r>
      <w:r w:rsidR="00522405">
        <w:t xml:space="preserve"> </w:t>
      </w:r>
      <w:r w:rsidRPr="007A2479">
        <w:t xml:space="preserve">and </w:t>
      </w:r>
      <w:r w:rsidR="00522405">
        <w:t xml:space="preserve">3) </w:t>
      </w:r>
      <w:r w:rsidRPr="007A2479">
        <w:t xml:space="preserve">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r w:rsidR="00B80602">
        <w:t xml:space="preserve">existing </w:t>
      </w:r>
      <w:r w:rsidR="00EC7A8E">
        <w:t>translocation</w:t>
      </w:r>
      <w:r w:rsidR="67BA41C1">
        <w:t>s</w:t>
      </w:r>
      <w:r w:rsidR="00B80602">
        <w:t xml:space="preserve"> of mixed sources</w:t>
      </w:r>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6BA667E1" w:rsidR="00B73720" w:rsidRPr="00E938E0" w:rsidRDefault="0046123F" w:rsidP="00F312C5">
      <w:pPr>
        <w:pStyle w:val="Heading1"/>
      </w:pPr>
      <w:r w:rsidRPr="00E938E0">
        <w:t>Materials and Methods</w:t>
      </w:r>
      <w:r w:rsidR="001F347E">
        <w:t xml:space="preserve"> (</w:t>
      </w:r>
      <w:r w:rsidR="00984D8B">
        <w:t>1434</w:t>
      </w:r>
      <w:r w:rsidR="001F347E">
        <w:t xml:space="preserve"> words)</w:t>
      </w:r>
    </w:p>
    <w:p w14:paraId="7AC87D5F" w14:textId="77777777" w:rsidR="0003206C" w:rsidRPr="00E938E0" w:rsidRDefault="0003206C" w:rsidP="00EC63AB">
      <w:pPr>
        <w:pStyle w:val="Heading2"/>
        <w:jc w:val="both"/>
      </w:pPr>
      <w:r w:rsidRPr="00E938E0">
        <w:t>Study species</w:t>
      </w:r>
    </w:p>
    <w:p w14:paraId="655157B4" w14:textId="627ADC57"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including </w:t>
      </w:r>
      <w:r w:rsidR="00AC6A1B" w:rsidRPr="00AC6A1B">
        <w:rPr>
          <w:i/>
          <w:iCs/>
          <w:lang w:eastAsia="en-US"/>
        </w:rPr>
        <w:t>P. ouachitensis</w:t>
      </w:r>
      <w:r w:rsidR="00695ACF">
        <w:rPr>
          <w:i/>
          <w:iCs/>
          <w:lang w:eastAsia="en-US"/>
        </w:rPr>
        <w:t xml:space="preserve"> </w:t>
      </w:r>
      <w:r w:rsidR="00695ACF">
        <w:rPr>
          <w:lang w:eastAsia="en-US"/>
        </w:rPr>
        <w:t>and</w:t>
      </w:r>
      <w:r w:rsidR="00AC6A1B" w:rsidRPr="00AC6A1B">
        <w:rPr>
          <w:i/>
          <w:iCs/>
        </w:rPr>
        <w:t xml:space="preserve"> </w:t>
      </w:r>
      <w:r w:rsidRPr="00AC6A1B">
        <w:rPr>
          <w:i/>
          <w:iCs/>
        </w:rPr>
        <w:t>P. filiformis</w:t>
      </w:r>
      <w:r w:rsidRPr="00AC6A1B">
        <w:t>,</w:t>
      </w:r>
      <w:r>
        <w:t xml:space="preserve"> which are annual plants with fibrous or slender root systems, whereas </w:t>
      </w:r>
      <w:r>
        <w:rPr>
          <w:rStyle w:val="Emphasis"/>
        </w:rPr>
        <w:t>P. globosa</w:t>
      </w:r>
      <w:r>
        <w:t xml:space="preserve"> is most frequently biennial or </w:t>
      </w:r>
      <w:r w:rsidR="00BE2CF8">
        <w:t>sometimes annual</w:t>
      </w:r>
      <w:r w:rsidR="006A54B4">
        <w:t>,</w:t>
      </w:r>
      <w:r w:rsidR="0067656E">
        <w:t xml:space="preserve"> </w:t>
      </w:r>
      <w:r>
        <w:t>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r w:rsidR="1D75C4F3">
        <w:t xml:space="preserve">. Plants may produce multiple stems and grow up to 50 cm tall. Small yellow </w:t>
      </w:r>
      <w:r w:rsidR="1D75C4F3">
        <w:lastRenderedPageBreak/>
        <w:t xml:space="preserve">flowers are produced in April and May and are pollinated </w:t>
      </w:r>
      <w:r w:rsidR="00EF7F66" w:rsidRPr="00EF7F66">
        <w:t xml:space="preserve">primarily </w:t>
      </w:r>
      <w:r w:rsidR="00EF7F66">
        <w:t xml:space="preserve">by </w:t>
      </w:r>
      <w:r w:rsidR="00EF7F66" w:rsidRPr="00EF7F66">
        <w:t>small native bees and flies</w:t>
      </w:r>
      <w:r w:rsidR="00EF7F66" w:rsidRPr="00EF7F66" w:rsidDel="00EF7F66">
        <w:t xml:space="preserve"> </w:t>
      </w:r>
      <w:r w:rsidR="1D75C4F3">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r w:rsidR="005875DC">
        <w:t xml:space="preserve">, or </w:t>
      </w:r>
      <w:r w:rsidR="00B257E7">
        <w:t xml:space="preserve">transported by </w:t>
      </w:r>
      <w:r w:rsidR="00ED702E">
        <w:t xml:space="preserve">small </w:t>
      </w:r>
      <w:r w:rsidR="004B743A">
        <w:t>mammals</w:t>
      </w:r>
      <w:r w:rsidR="00ED702E">
        <w:t xml:space="preserve"> (Tara Littlefield’s observation)</w:t>
      </w:r>
      <w:r w:rsidR="1D75C4F3">
        <w:t>.</w:t>
      </w:r>
      <w:r w:rsidR="003F6219">
        <w:t xml:space="preserve"> We have observed that </w:t>
      </w:r>
      <w:r w:rsidR="003F6219" w:rsidRPr="00C025F7">
        <w:rPr>
          <w:i/>
          <w:iCs/>
        </w:rPr>
        <w:t>Physaria globosa</w:t>
      </w:r>
      <w:r w:rsidR="003F6219">
        <w:t xml:space="preserve"> seeds can persist in soil for at least five years (unpublished data), which is common in the genus </w:t>
      </w:r>
      <w:r w:rsidR="003F6219" w:rsidRPr="682E26A9">
        <w:rPr>
          <w:i/>
          <w:iCs/>
        </w:rPr>
        <w:t>Physaria</w:t>
      </w:r>
      <w:r w:rsidR="003F6219">
        <w:t xml:space="preserve"> </w:t>
      </w:r>
      <w:r w:rsidR="003F6219">
        <w:fldChar w:fldCharType="begin"/>
      </w:r>
      <w:r w:rsidR="003F6219">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fldChar w:fldCharType="separate"/>
      </w:r>
      <w:r w:rsidR="003F6219" w:rsidRPr="682E26A9">
        <w:rPr>
          <w:noProof/>
        </w:rPr>
        <w:t>(</w:t>
      </w:r>
      <w:r w:rsidR="003F6219">
        <w:t>Elberling, 2000</w:t>
      </w:r>
      <w:r w:rsidR="003F6219" w:rsidRPr="682E26A9">
        <w:rPr>
          <w:noProof/>
        </w:rPr>
        <w:t>)</w:t>
      </w:r>
      <w:r w:rsidR="003F6219">
        <w:fldChar w:fldCharType="end"/>
      </w:r>
      <w:r w:rsidR="003F6219">
        <w:t>.</w:t>
      </w:r>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7C498F6A" w14:textId="41BC5EE1"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w:t>
      </w:r>
      <w:r w:rsidR="00273A20">
        <w:t>332</w:t>
      </w:r>
      <w:r w:rsidR="00273A20" w:rsidRPr="00124599">
        <w:t xml:space="preserve"> </w:t>
      </w:r>
      <w:r w:rsidRPr="00124599">
        <w:t xml:space="preserve">individuals from </w:t>
      </w:r>
      <w:r w:rsidR="00273A20">
        <w:t>16</w:t>
      </w:r>
      <w:r w:rsidR="00273A20" w:rsidRPr="00124599">
        <w:t xml:space="preserve"> </w:t>
      </w:r>
      <w:r w:rsidRPr="00124599">
        <w:t xml:space="preserve">populations. These included the only known </w:t>
      </w:r>
      <w:ins w:id="62" w:author="Wen Kuo" w:date="2026-09-02T17:01:00Z" w16du:dateUtc="2026-09-02T22:01:00Z">
        <w:r w:rsidR="00154EAF">
          <w:t>natural</w:t>
        </w:r>
      </w:ins>
      <w:commentRangeStart w:id="63"/>
      <w:commentRangeStart w:id="64"/>
      <w:del w:id="65" w:author="Wen Kuo" w:date="2026-09-02T17:01:00Z" w16du:dateUtc="2026-09-02T22:01:00Z">
        <w:r w:rsidRPr="00124599" w:rsidDel="00154EAF">
          <w:delText>wild</w:delText>
        </w:r>
      </w:del>
      <w:r w:rsidRPr="00124599">
        <w:t xml:space="preserve"> </w:t>
      </w:r>
      <w:commentRangeEnd w:id="63"/>
      <w:r w:rsidR="00154EAF" w:rsidRPr="00124599">
        <w:rPr>
          <w:rStyle w:val="CommentReference"/>
          <w:sz w:val="24"/>
          <w:szCs w:val="24"/>
        </w:rPr>
        <w:commentReference w:id="63"/>
      </w:r>
      <w:commentRangeEnd w:id="64"/>
      <w:r w:rsidR="00A47DB8" w:rsidRPr="00124599">
        <w:rPr>
          <w:rStyle w:val="CommentReference"/>
          <w:sz w:val="24"/>
          <w:szCs w:val="24"/>
        </w:rPr>
        <w:commentReference w:id="64"/>
      </w:r>
      <w:r w:rsidRPr="00124599">
        <w:t xml:space="preserve">population in Indiana, USA (IN_01); seven </w:t>
      </w:r>
      <w:del w:id="66" w:author="Wen Kuo" w:date="2026-09-02T17:02:00Z" w16du:dateUtc="2026-09-02T22:02:00Z">
        <w:r w:rsidRPr="00124599" w:rsidDel="00B25EB9">
          <w:delText>wild</w:delText>
        </w:r>
      </w:del>
      <w:ins w:id="67" w:author="Wen Kuo" w:date="2026-09-02T17:02:00Z" w16du:dateUtc="2026-09-02T22:02:00Z">
        <w:r w:rsidR="00B25EB9">
          <w:t>natural</w:t>
        </w:r>
      </w:ins>
      <w:r w:rsidRPr="00124599">
        <w:t xml:space="preserve"> populations in Tennessee, USA, including two eastern Tennessee populations (TNE_01, TNE_02) and five western Tennessee populations (TNW_01, TNW_02, TNW_03, TNW_04, TNW_05); six </w:t>
      </w:r>
      <w:del w:id="68" w:author="Wen Kuo" w:date="2026-09-02T17:02:00Z" w16du:dateUtc="2026-09-02T22:02:00Z">
        <w:r w:rsidRPr="00124599" w:rsidDel="00B25EB9">
          <w:delText>wild</w:delText>
        </w:r>
      </w:del>
      <w:ins w:id="69" w:author="Wen Kuo" w:date="2026-09-02T17:02:00Z" w16du:dateUtc="2026-09-02T22:02:00Z">
        <w:r w:rsidR="00B25EB9">
          <w:t>natural</w:t>
        </w:r>
      </w:ins>
      <w:r w:rsidRPr="00124599">
        <w:t xml:space="preserve"> populations in Kentucky, USA (KY_01, KY_02, KY_03, KY_04, KY_05, KY_06); </w:t>
      </w:r>
      <w:r w:rsidR="00620802">
        <w:t xml:space="preserve">and </w:t>
      </w:r>
      <w:r w:rsidRPr="00124599">
        <w:t>two translocated populations in Kentucky, USA (TR_01, TR_02)</w:t>
      </w:r>
      <w:r w:rsidR="00620802">
        <w:t>.</w:t>
      </w:r>
    </w:p>
    <w:p w14:paraId="3006DE3C" w14:textId="221DDB0F" w:rsidR="00372A57" w:rsidRPr="00CD55C4" w:rsidRDefault="70E96F45" w:rsidP="00484481">
      <w:r>
        <w:t>The</w:t>
      </w:r>
      <w:r w:rsidR="00CA687E">
        <w:t xml:space="preserve"> two</w:t>
      </w:r>
      <w:r>
        <w:t xml:space="preserve"> translocated</w:t>
      </w:r>
      <w:r w:rsidR="00AD6F43">
        <w:t xml:space="preserve"> </w:t>
      </w:r>
      <w:r>
        <w:t>populations had distinct establishment histories</w:t>
      </w:r>
      <w:r w:rsidR="00D62186">
        <w:t xml:space="preserve">. </w:t>
      </w:r>
      <w:r w:rsidR="00840B62">
        <w:t xml:space="preserve">The </w:t>
      </w:r>
      <w:r w:rsidR="00124599" w:rsidRPr="00124599">
        <w:t>TR_01 was established by Tara Littlefield using two sources of introduced material. The firs</w:t>
      </w:r>
      <w:r w:rsidR="00F35136">
        <w:t xml:space="preserve">t </w:t>
      </w:r>
      <w:r w:rsidR="00AD3B9D">
        <w:t>source was from a road</w:t>
      </w:r>
      <w:r w:rsidR="00397BB7">
        <w:t>-</w:t>
      </w:r>
      <w:r w:rsidR="00AD3B9D">
        <w:t xml:space="preserve">cut rescue </w:t>
      </w:r>
      <w:r w:rsidR="00124599" w:rsidRPr="00124599">
        <w:t>at Cove Spring, Kentucky, USA (KY_02) in 2014</w:t>
      </w:r>
      <w:r w:rsidR="006705A1">
        <w:t>. Ap</w:t>
      </w:r>
      <w:r w:rsidR="00B029AB" w:rsidRPr="00CD55C4">
        <w:t xml:space="preserve">proximately 100 seeds were collected and moved to </w:t>
      </w:r>
      <w:r w:rsidR="00CF1C44">
        <w:t xml:space="preserve">a </w:t>
      </w:r>
      <w:r w:rsidR="00B029AB" w:rsidRPr="00CD55C4">
        <w:t xml:space="preserve">suitable habitat on the east end of Cove Spring Park, approximately one mile away from the original site. The introduction site had recently been cleared of honeysuckle prior to seed addition, within an approximately 5 × 5 m managed area. The habitat included limestone rock outcrops and associated woody species such as </w:t>
      </w:r>
      <w:r w:rsidR="00B029AB" w:rsidRPr="00AF06FF">
        <w:rPr>
          <w:i/>
          <w:iCs/>
        </w:rPr>
        <w:t xml:space="preserve">Juniperus </w:t>
      </w:r>
      <w:r w:rsidR="00B029AB" w:rsidRPr="00AF06FF">
        <w:rPr>
          <w:i/>
          <w:iCs/>
        </w:rPr>
        <w:lastRenderedPageBreak/>
        <w:t>virginiana</w:t>
      </w:r>
      <w:r w:rsidR="00B029AB" w:rsidRPr="00CD55C4">
        <w:t xml:space="preserve">, </w:t>
      </w:r>
      <w:r w:rsidR="00B029AB" w:rsidRPr="00AF06FF">
        <w:rPr>
          <w:i/>
          <w:iCs/>
        </w:rPr>
        <w:t>Quercus muehlenbergii</w:t>
      </w:r>
      <w:r w:rsidR="00B029AB" w:rsidRPr="00CD55C4">
        <w:t xml:space="preserve">, </w:t>
      </w:r>
      <w:r w:rsidR="00B029AB" w:rsidRPr="00AF06FF">
        <w:rPr>
          <w:i/>
          <w:iCs/>
        </w:rPr>
        <w:t>Fraxinus quadrangulata</w:t>
      </w:r>
      <w:r w:rsidR="00B029AB" w:rsidRPr="00CD55C4">
        <w:t xml:space="preserve">, </w:t>
      </w:r>
      <w:r w:rsidR="00B029AB" w:rsidRPr="00AF06FF">
        <w:rPr>
          <w:i/>
          <w:iCs/>
        </w:rPr>
        <w:t>Cercis canadensis</w:t>
      </w:r>
      <w:r w:rsidR="00B029AB" w:rsidRPr="00CD55C4">
        <w:t xml:space="preserve">, and </w:t>
      </w:r>
      <w:r w:rsidR="00B029AB" w:rsidRPr="00AF06FF">
        <w:rPr>
          <w:i/>
          <w:iCs/>
        </w:rPr>
        <w:t>Ostrya virginiana</w:t>
      </w:r>
      <w:r w:rsidR="00B029AB" w:rsidRPr="00CD55C4">
        <w:t>.</w:t>
      </w:r>
      <w:r w:rsidR="0053714E">
        <w:t xml:space="preserve"> </w:t>
      </w:r>
      <w:r w:rsidR="00124599" w:rsidRPr="00124599">
        <w:t xml:space="preserve">The second source consisted of seeds collected from Woodford County, Kentucky, USA (KY_05) in 2015. </w:t>
      </w:r>
      <w:r w:rsidR="007B2ACC">
        <w:t>A</w:t>
      </w:r>
      <w:r w:rsidR="007B2ACC" w:rsidRPr="00CD55C4">
        <w:t xml:space="preserve">pproximately 200 additional seeds were introduced </w:t>
      </w:r>
      <w:r w:rsidR="00A50D1D">
        <w:t>to</w:t>
      </w:r>
      <w:r w:rsidR="007B2ACC" w:rsidRPr="00CD55C4">
        <w:t xml:space="preserve"> the site. Honeysuckle removal continued in winter 2015, with management focused on expanding the original cleared area where </w:t>
      </w:r>
      <w:r w:rsidR="007B2ACC" w:rsidRPr="00AF06FF">
        <w:rPr>
          <w:i/>
          <w:iCs/>
        </w:rPr>
        <w:t>Physaria</w:t>
      </w:r>
      <w:r w:rsidR="00306507" w:rsidRPr="00AF06FF">
        <w:rPr>
          <w:i/>
          <w:iCs/>
        </w:rPr>
        <w:t xml:space="preserve"> globosa</w:t>
      </w:r>
      <w:r w:rsidR="007B2ACC" w:rsidRPr="00CD55C4">
        <w:t xml:space="preserve"> was introduced.</w:t>
      </w:r>
      <w:r w:rsidR="0069736B">
        <w:t xml:space="preserve"> </w:t>
      </w:r>
      <w:r w:rsidR="0069736B" w:rsidRPr="00CD55C4">
        <w:t xml:space="preserve">Therefore, the </w:t>
      </w:r>
      <w:r w:rsidR="0069736B">
        <w:t>TR</w:t>
      </w:r>
      <w:r w:rsidR="0065029F">
        <w:t>_01</w:t>
      </w:r>
      <w:r w:rsidR="0069736B" w:rsidRPr="00CD55C4">
        <w:t xml:space="preserve"> population </w:t>
      </w:r>
      <w:r w:rsidR="0069736B">
        <w:t>could</w:t>
      </w:r>
      <w:r w:rsidR="0069736B" w:rsidRPr="00CD55C4">
        <w:t xml:space="preserve"> be described as a field-established introduction with mixed seed-source origins. </w:t>
      </w:r>
      <w:r w:rsidR="00C9072C">
        <w:t xml:space="preserve">The </w:t>
      </w:r>
      <w:r w:rsidR="00306507" w:rsidRPr="00124599">
        <w:t>TR_01 has been monitored annua</w:t>
      </w:r>
      <w:r w:rsidR="00306507" w:rsidRPr="00285070">
        <w:t>lly by Tara Littlefield</w:t>
      </w:r>
      <w:r w:rsidR="00873906" w:rsidRPr="00285070">
        <w:t xml:space="preserve">, local </w:t>
      </w:r>
      <w:r w:rsidR="006121D6" w:rsidRPr="00285070">
        <w:t>vol</w:t>
      </w:r>
      <w:r w:rsidR="008C2E6A" w:rsidRPr="00285070">
        <w:t>unteers, and staff</w:t>
      </w:r>
      <w:del w:id="70" w:author="Matthew Albrecht" w:date="2026-09-01T15:47:00Z" w16du:dateUtc="2026-09-01T20:47:00Z">
        <w:r w:rsidR="008C2E6A" w:rsidRPr="00285070" w:rsidDel="00B85543">
          <w:delText>s</w:delText>
        </w:r>
      </w:del>
      <w:r w:rsidR="008C2E6A" w:rsidRPr="00285070">
        <w:t xml:space="preserve"> from </w:t>
      </w:r>
      <w:ins w:id="71" w:author="Wen Kuo" w:date="2026-09-02T17:04:00Z" w16du:dateUtc="2026-09-02T22:04:00Z">
        <w:r w:rsidR="00285070" w:rsidRPr="00285070">
          <w:rPr>
            <w:rFonts w:eastAsia="MS Mincho"/>
            <w:rPrChange w:id="72" w:author="Wen Kuo" w:date="2026-09-02T17:04:00Z" w16du:dateUtc="2026-09-02T22:04:00Z">
              <w:rPr>
                <w:rFonts w:ascii="Helvetica" w:eastAsia="MS Mincho" w:hAnsi="Helvetica" w:cs="Helvetica"/>
                <w:lang w:eastAsia="en-US"/>
              </w:rPr>
            </w:rPrChange>
          </w:rPr>
          <w:t>Office of Kentucky Nature Preserves</w:t>
        </w:r>
      </w:ins>
      <w:commentRangeStart w:id="73"/>
      <w:commentRangeStart w:id="74"/>
      <w:del w:id="75" w:author="Wen Kuo" w:date="2026-09-02T17:04:00Z" w16du:dateUtc="2026-09-02T22:04:00Z">
        <w:r w:rsidR="00DE35E4" w:rsidRPr="00285070" w:rsidDel="00285070">
          <w:delText xml:space="preserve">Kentucky </w:delText>
        </w:r>
        <w:r w:rsidR="00DE35E4" w:rsidRPr="00DE35E4" w:rsidDel="00285070">
          <w:delText>Department of Fish &amp; Wildlife Resources</w:delText>
        </w:r>
        <w:commentRangeEnd w:id="73"/>
        <w:r w:rsidR="00A96AAA" w:rsidDel="00285070">
          <w:rPr>
            <w:rStyle w:val="CommentReference"/>
            <w:sz w:val="24"/>
            <w:szCs w:val="24"/>
          </w:rPr>
          <w:commentReference w:id="73"/>
        </w:r>
        <w:commentRangeEnd w:id="74"/>
        <w:r w:rsidR="00AD2C64" w:rsidDel="00285070">
          <w:rPr>
            <w:rStyle w:val="CommentReference"/>
            <w:sz w:val="24"/>
            <w:szCs w:val="24"/>
          </w:rPr>
          <w:commentReference w:id="74"/>
        </w:r>
      </w:del>
      <w:r w:rsidR="00304CDF">
        <w:t xml:space="preserve">. No plants </w:t>
      </w:r>
      <w:r w:rsidR="007843C5">
        <w:t xml:space="preserve">were observed </w:t>
      </w:r>
      <w:ins w:id="76" w:author="Wen Kuo" w:date="2026-09-02T17:19:00Z" w16du:dateUtc="2026-09-02T22:19:00Z">
        <w:r w:rsidR="002E66BE">
          <w:t>inside</w:t>
        </w:r>
      </w:ins>
      <w:commentRangeStart w:id="77"/>
      <w:commentRangeStart w:id="78"/>
      <w:del w:id="79" w:author="Wen Kuo" w:date="2026-09-02T17:19:00Z" w16du:dateUtc="2026-09-02T22:19:00Z">
        <w:r w:rsidR="007843C5" w:rsidDel="002E66BE">
          <w:delText>outsid</w:delText>
        </w:r>
      </w:del>
      <w:commentRangeEnd w:id="77"/>
      <w:r w:rsidR="00DF2E57" w:rsidDel="00484481">
        <w:rPr>
          <w:rStyle w:val="CommentReference"/>
          <w:sz w:val="24"/>
          <w:szCs w:val="24"/>
        </w:rPr>
        <w:commentReference w:id="77"/>
      </w:r>
      <w:commentRangeEnd w:id="78"/>
      <w:r w:rsidR="00A11A67">
        <w:rPr>
          <w:rStyle w:val="CommentReference"/>
          <w:sz w:val="24"/>
          <w:szCs w:val="24"/>
        </w:rPr>
        <w:commentReference w:id="78"/>
      </w:r>
      <w:del w:id="80" w:author="Wen Kuo" w:date="2026-09-02T17:19:00Z" w16du:dateUtc="2026-09-02T22:19:00Z">
        <w:r w:rsidR="007843C5" w:rsidDel="002E66BE">
          <w:delText>e</w:delText>
        </w:r>
      </w:del>
      <w:r w:rsidR="007843C5">
        <w:t xml:space="preserve"> the original </w:t>
      </w:r>
      <w:r w:rsidR="007843C5" w:rsidRPr="00CD55C4">
        <w:t>5 × 5 m managed area</w:t>
      </w:r>
      <w:r w:rsidR="007843C5">
        <w:t xml:space="preserve"> in 2014, </w:t>
      </w:r>
      <w:r w:rsidR="00372A57" w:rsidRPr="00CD55C4">
        <w:t xml:space="preserve">followed by two vegetative plants in 2015, six vegetative and one flowering plant in 2016, and continued increases in flowering plants through </w:t>
      </w:r>
      <w:r w:rsidR="00CD7AE5">
        <w:t>2025</w:t>
      </w:r>
      <w:r w:rsidR="00372A57" w:rsidRPr="00CD55C4">
        <w:t>. Later increases appear to coincide with continued habitat management and expansion of honeysuckle removal at the site</w:t>
      </w:r>
      <w:r w:rsidR="00C9072C">
        <w:t>. The TR_01</w:t>
      </w:r>
      <w:r w:rsidR="00BD5A8F">
        <w:t xml:space="preserve"> population reached 238 vegetative </w:t>
      </w:r>
      <w:r w:rsidR="00A36292">
        <w:t>and 29 flowering plants in 2025.</w:t>
      </w:r>
    </w:p>
    <w:p w14:paraId="6E4E12F0" w14:textId="24FE9728" w:rsidR="009201DC" w:rsidRDefault="00CD2450" w:rsidP="00D240C6">
      <w:r>
        <w:t>The TR_02</w:t>
      </w:r>
      <w:r w:rsidR="00303EE4">
        <w:t xml:space="preserve"> at </w:t>
      </w:r>
      <w:r w:rsidR="00303EE4" w:rsidRPr="00303EE4">
        <w:t>Jessamine Creek Gorge Preserve</w:t>
      </w:r>
      <w:r>
        <w:t xml:space="preserve"> </w:t>
      </w:r>
      <w:r w:rsidR="00371F98">
        <w:t>is a h</w:t>
      </w:r>
      <w:r w:rsidR="00371F98" w:rsidRPr="00371F98">
        <w:t xml:space="preserve">uman-assisted </w:t>
      </w:r>
      <w:r w:rsidR="000B1E1F">
        <w:t>interbreed</w:t>
      </w:r>
      <w:r w:rsidR="00371F98" w:rsidRPr="00371F98">
        <w:t xml:space="preserve"> population</w:t>
      </w:r>
      <w:r w:rsidR="00E311CF">
        <w:t xml:space="preserve"> established</w:t>
      </w:r>
      <w:r w:rsidR="00200439">
        <w:t xml:space="preserve"> by a local conservation enthusiast. </w:t>
      </w:r>
      <w:r w:rsidR="00F01DB5">
        <w:t>To the best of our knowledge</w:t>
      </w:r>
      <w:r w:rsidR="00B74833">
        <w:t xml:space="preserve">, the </w:t>
      </w:r>
      <w:r w:rsidR="000B3FE7">
        <w:t>source</w:t>
      </w:r>
      <w:r w:rsidR="001361F2">
        <w:t xml:space="preserve"> </w:t>
      </w:r>
      <w:r w:rsidR="00864D62">
        <w:t xml:space="preserve">parental </w:t>
      </w:r>
      <w:r w:rsidR="001361F2">
        <w:t xml:space="preserve">plants were sampled from Kentucky and Tennessee </w:t>
      </w:r>
      <w:r w:rsidR="00864D62">
        <w:t xml:space="preserve">populations since early 1990s. </w:t>
      </w:r>
      <w:r w:rsidR="003D0DA3">
        <w:t xml:space="preserve">The </w:t>
      </w:r>
      <w:r w:rsidR="00CC633E">
        <w:t xml:space="preserve">parental plants of multiple sources were mixed </w:t>
      </w:r>
      <w:r w:rsidR="00297982">
        <w:t xml:space="preserve">and allowed </w:t>
      </w:r>
      <w:r w:rsidR="001A5A83">
        <w:t>natural pollination for multiple generations</w:t>
      </w:r>
      <w:r w:rsidR="0008558D">
        <w:t xml:space="preserve"> at a pr</w:t>
      </w:r>
      <w:r w:rsidR="00251306">
        <w:t>ivate locality</w:t>
      </w:r>
      <w:r w:rsidR="001A5A83">
        <w:t xml:space="preserve">. </w:t>
      </w:r>
      <w:r w:rsidR="005C5A68">
        <w:t>The harvested seeds</w:t>
      </w:r>
      <w:r w:rsidR="00A02303">
        <w:t xml:space="preserve"> were </w:t>
      </w:r>
      <w:ins w:id="81" w:author="Wen Kuo" w:date="2026-09-02T17:21:00Z" w16du:dateUtc="2026-09-02T22:21:00Z">
        <w:r w:rsidR="00DC335E">
          <w:t>broadcast-sown</w:t>
        </w:r>
      </w:ins>
      <w:del w:id="82" w:author="Wen Kuo" w:date="2026-09-02T17:21:00Z" w16du:dateUtc="2026-09-02T22:21:00Z">
        <w:r w:rsidR="00C10A33" w:rsidDel="00DC335E">
          <w:delText xml:space="preserve">arbitrarily </w:delText>
        </w:r>
      </w:del>
      <w:ins w:id="83" w:author="Wen Kuo" w:date="2026-09-02T17:21:00Z" w16du:dateUtc="2026-09-02T22:21:00Z">
        <w:r w:rsidR="00DC335E">
          <w:t xml:space="preserve"> </w:t>
        </w:r>
      </w:ins>
      <w:commentRangeStart w:id="84"/>
      <w:commentRangeStart w:id="85"/>
      <w:del w:id="86" w:author="Wen Kuo" w:date="2026-09-02T17:21:00Z" w16du:dateUtc="2026-09-02T22:21:00Z">
        <w:r w:rsidR="00C10A33" w:rsidDel="00DC335E">
          <w:delText>sprayed</w:delText>
        </w:r>
        <w:commentRangeEnd w:id="84"/>
        <w:r w:rsidR="008E5456" w:rsidDel="00DC335E">
          <w:rPr>
            <w:rStyle w:val="CommentReference"/>
            <w:sz w:val="24"/>
            <w:szCs w:val="24"/>
          </w:rPr>
          <w:commentReference w:id="84"/>
        </w:r>
      </w:del>
      <w:commentRangeEnd w:id="85"/>
      <w:r w:rsidR="00DC335E">
        <w:rPr>
          <w:rStyle w:val="CommentReference"/>
          <w:sz w:val="24"/>
          <w:szCs w:val="24"/>
        </w:rPr>
        <w:commentReference w:id="85"/>
      </w:r>
      <w:del w:id="87" w:author="Wen Kuo" w:date="2026-09-02T17:21:00Z" w16du:dateUtc="2026-09-02T22:21:00Z">
        <w:r w:rsidR="00C10A33" w:rsidDel="00DC335E">
          <w:delText xml:space="preserve"> </w:delText>
        </w:r>
      </w:del>
      <w:r w:rsidR="00C10A33">
        <w:t xml:space="preserve">at </w:t>
      </w:r>
      <w:r w:rsidR="00C10A33" w:rsidRPr="00303EE4">
        <w:t>Jessamine Creek Gorge Preserve</w:t>
      </w:r>
      <w:r w:rsidR="00C10A33">
        <w:t xml:space="preserve"> from 2010 to </w:t>
      </w:r>
      <w:r w:rsidR="003E66E3">
        <w:t>2020, approximately three times.</w:t>
      </w:r>
      <w:r w:rsidR="001F293F">
        <w:t xml:space="preserve"> Unfortunately, </w:t>
      </w:r>
      <w:r w:rsidR="000B1E1F">
        <w:t xml:space="preserve">the status of interbreeding, </w:t>
      </w:r>
      <w:r w:rsidR="009D60F5">
        <w:t>specific source locations</w:t>
      </w:r>
      <w:r w:rsidR="001D09E9">
        <w:rPr>
          <w:rFonts w:ascii="PMingLiU" w:eastAsia="PMingLiU" w:hAnsi="PMingLiU" w:cs="PMingLiU"/>
        </w:rPr>
        <w:t xml:space="preserve">, </w:t>
      </w:r>
      <w:r w:rsidR="001D09E9" w:rsidRPr="00744460">
        <w:rPr>
          <w:rFonts w:eastAsia="PMingLiU"/>
        </w:rPr>
        <w:t xml:space="preserve">and the </w:t>
      </w:r>
      <w:r w:rsidR="009D60F5">
        <w:rPr>
          <w:rFonts w:hint="eastAsia"/>
        </w:rPr>
        <w:t>n</w:t>
      </w:r>
      <w:r w:rsidR="009D60F5">
        <w:t>umber of seeds used in introduction</w:t>
      </w:r>
      <w:r w:rsidR="0008558D">
        <w:t xml:space="preserve"> </w:t>
      </w:r>
      <w:r w:rsidR="00A96481">
        <w:t xml:space="preserve">have not been recorded. </w:t>
      </w:r>
    </w:p>
    <w:p w14:paraId="61B4E463" w14:textId="7EC7317D" w:rsidR="00236C4E" w:rsidRDefault="00236C4E" w:rsidP="00740FA0">
      <w:r>
        <w:t xml:space="preserve">Between 10 and 24 individuals were sampled per population, depending on population size and site accessibility, and one herbarium voucher specimen per population was deposited </w:t>
      </w:r>
      <w:r>
        <w:lastRenderedPageBreak/>
        <w:t xml:space="preserve">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(Rollins) O’kane and Al</w:t>
      </w:r>
      <w:r w:rsidR="511A287E">
        <w:t>-</w:t>
      </w:r>
      <w:r w:rsidR="121DB474">
        <w:t>Shehbaz</w:t>
      </w:r>
      <w:r>
        <w:t xml:space="preserve"> in Missouri, USA, 19 individuals from three populations of </w:t>
      </w:r>
      <w:r>
        <w:rPr>
          <w:rStyle w:val="Emphasis"/>
        </w:rPr>
        <w:t>P. ouachitensis</w:t>
      </w:r>
      <w:r>
        <w:t xml:space="preserve"> </w:t>
      </w:r>
      <w:r w:rsidR="74AC055A">
        <w:t xml:space="preserve">Kallison and Edwards </w:t>
      </w:r>
      <w:r>
        <w:t xml:space="preserve">in the Ouachita Mountains of Arkansas, USA, and 12 individuals from one population of </w:t>
      </w:r>
      <w:r>
        <w:rPr>
          <w:rStyle w:val="Emphasis"/>
        </w:rPr>
        <w:t>P. gracilis</w:t>
      </w:r>
      <w:r>
        <w:t xml:space="preserve"> </w:t>
      </w:r>
      <w:r w:rsidR="4B4BD984">
        <w:t>(Hook.) O’kane and Al-Shehbaz</w:t>
      </w:r>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695ACF">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rPr>
          <w:noProof/>
        </w:rPr>
        <w:t>Allen</w:t>
      </w:r>
      <w:r w:rsidR="00C043F9" w:rsidRPr="004A6431">
        <w:rPr>
          <w:i/>
          <w:noProof/>
        </w:rPr>
        <w:t xml:space="preserve"> et al.</w:t>
      </w:r>
      <w:r w:rsidR="00C043F9" w:rsidRPr="004A6431">
        <w:rPr>
          <w:noProof/>
        </w:rPr>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w:t>
      </w:r>
      <w:r w:rsidR="00051CD2">
        <w:t xml:space="preserve"> </w:t>
      </w:r>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r w:rsidR="00F65F78">
        <w:t xml:space="preserve"> </w:t>
      </w:r>
      <w:r w:rsidRPr="00422BEE">
        <w:t xml:space="preserve">identified 324 unique primer pairs. An M13 tag (5′-CACGACGTTGTAAAACGAC-3′) was added to the 5′ end of each forward primer to enable universal </w:t>
      </w:r>
      <w:r w:rsidRPr="00422BEE">
        <w:lastRenderedPageBreak/>
        <w:t xml:space="preserve">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w:t>
      </w:r>
      <w:r w:rsidRPr="005A2C70">
        <w:lastRenderedPageBreak/>
        <w:t>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3F4AC65E" w:rsidR="00443441" w:rsidRPr="00F312C5" w:rsidRDefault="00C75E3B" w:rsidP="00F312C5">
      <w:pPr>
        <w:pStyle w:val="Heading1"/>
      </w:pPr>
      <w:r w:rsidRPr="00F312C5">
        <w:t>Results</w:t>
      </w:r>
      <w:r w:rsidR="0056118A">
        <w:t xml:space="preserve"> (</w:t>
      </w:r>
      <w:r w:rsidR="00D01363">
        <w:t>10</w:t>
      </w:r>
      <w:r w:rsidR="00984D8B">
        <w:t>27</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47180A4D"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r w:rsidR="00322AAA">
        <w:t xml:space="preserve">and </w:t>
      </w:r>
      <w:r w:rsidR="0042100C">
        <w:t>2</w:t>
      </w:r>
      <w:r w:rsidR="00C13CA2">
        <w:t xml:space="preserve"> translocated populations</w:t>
      </w:r>
      <w:r w:rsidR="00322AAA">
        <w:t xml:space="preserve"> </w:t>
      </w:r>
      <w:r>
        <w:t>(</w:t>
      </w:r>
      <w:r w:rsidRPr="682E26A9">
        <w:rPr>
          <w:b/>
          <w:bCs/>
          <w:color w:val="0070C0"/>
        </w:rPr>
        <w:t>Fig. 1A, B; Fig. 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w:t>
      </w:r>
      <w:r w:rsidR="00075780" w:rsidRPr="00075780">
        <w:lastRenderedPageBreak/>
        <w:t xml:space="preserve">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4D6559AD" w:rsidR="00075780" w:rsidRPr="00075780" w:rsidRDefault="00075780" w:rsidP="003E35FD">
      <w:r w:rsidRPr="00075780">
        <w:t xml:space="preserve">The </w:t>
      </w:r>
      <w:r w:rsidR="00AD2392">
        <w:t>trans</w:t>
      </w:r>
      <w:r w:rsidR="00805580">
        <w:t xml:space="preserve">located </w:t>
      </w:r>
      <w:del w:id="88" w:author="Matthew Albrecht" w:date="2026-09-01T16:07:00Z" w16du:dateUtc="2026-09-01T21:07:00Z">
        <w:r w:rsidR="00805580" w:rsidDel="007540AD">
          <w:delText xml:space="preserve">and </w:delText>
        </w:r>
        <w:r w:rsidRPr="00680C8D" w:rsidDel="007540AD">
          <w:rPr>
            <w:i/>
            <w:iCs/>
          </w:rPr>
          <w:delText>ex situ</w:delText>
        </w:r>
        <w:r w:rsidRPr="00075780" w:rsidDel="007540AD">
          <w:delText xml:space="preserve"> </w:delText>
        </w:r>
      </w:del>
      <w:r w:rsidRPr="00075780">
        <w:t xml:space="preserve">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PCA, </w:t>
      </w:r>
      <w:r w:rsidRPr="00075780">
        <w:lastRenderedPageBreak/>
        <w:t xml:space="preserve">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r w:rsidR="007F4522">
        <w:t xml:space="preserve">4 </w:t>
      </w:r>
      <w:r w:rsidR="00F14AC0">
        <w:t>individuals</w:t>
      </w:r>
      <w:r w:rsidR="006F3915">
        <w:t xml:space="preserve"> (16.7%)</w:t>
      </w:r>
      <w:r w:rsidR="00F14AC0">
        <w:t xml:space="preserve"> of </w:t>
      </w:r>
      <w:r w:rsidR="00186473">
        <w:t>the TR_01 population show</w:t>
      </w:r>
      <w:r w:rsidR="005514B8">
        <w:t xml:space="preserve">ed </w:t>
      </w:r>
      <w:r w:rsidR="00596CD1">
        <w:t xml:space="preserve">potential </w:t>
      </w:r>
      <w:r w:rsidR="7ADDF42F">
        <w:t>admix</w:t>
      </w:r>
      <w:r w:rsidR="000E717D">
        <w:t>t</w:t>
      </w:r>
      <w:r w:rsidR="09967CA5">
        <w:t>ure between</w:t>
      </w:r>
      <w:r w:rsidR="00D26E46">
        <w:t xml:space="preserve"> the two source populations</w:t>
      </w:r>
      <w:r w:rsidR="00E51EE7">
        <w:t xml:space="preserve"> while </w:t>
      </w:r>
      <w:r w:rsidR="00F75560">
        <w:t>1</w:t>
      </w:r>
      <w:r w:rsidR="00801545">
        <w:t>6</w:t>
      </w:r>
      <w:r w:rsidR="00F75560">
        <w:t xml:space="preserve"> individuals</w:t>
      </w:r>
      <w:r w:rsidR="00F238C7">
        <w:t xml:space="preserve"> (66.7%)</w:t>
      </w:r>
      <w:r w:rsidR="00F75560">
        <w:t xml:space="preserve"> were </w:t>
      </w:r>
      <w:r w:rsidR="0029414C">
        <w:t xml:space="preserve">KY_02-like and </w:t>
      </w:r>
      <w:r w:rsidR="007F4522">
        <w:t>4</w:t>
      </w:r>
      <w:r w:rsidR="007F4522" w:rsidRPr="007F4522">
        <w:t xml:space="preserve"> </w:t>
      </w:r>
      <w:r w:rsidR="007F4522">
        <w:t xml:space="preserve">individuals </w:t>
      </w:r>
      <w:r w:rsidR="006F3915">
        <w:t xml:space="preserve">(16.7%) </w:t>
      </w:r>
      <w:r w:rsidR="007F4522">
        <w:t xml:space="preserve">were KY_05-like </w:t>
      </w:r>
      <w:r w:rsidR="005514B8">
        <w:t>(</w:t>
      </w:r>
      <w:r w:rsidR="005514B8" w:rsidRPr="00F61AF2">
        <w:rPr>
          <w:b/>
          <w:bCs/>
          <w:color w:val="0070C0"/>
        </w:rPr>
        <w:t>Fig. 3A</w:t>
      </w:r>
      <w:r w:rsidR="005514B8">
        <w:t>)</w:t>
      </w:r>
      <w:r w:rsidR="005514B8" w:rsidRPr="00075780">
        <w:t>.</w:t>
      </w:r>
      <w:r w:rsidR="00461868">
        <w:t xml:space="preserve"> The </w:t>
      </w:r>
      <w:r w:rsidR="00C26581">
        <w:t xml:space="preserve">sourced </w:t>
      </w:r>
      <w:r w:rsidR="00461868">
        <w:t xml:space="preserve">KY_02 </w:t>
      </w:r>
      <w:r w:rsidR="00C26581">
        <w:t xml:space="preserve">population had more genetic contributions to the TR_01 population than </w:t>
      </w:r>
      <w:r w:rsidR="00577DF8">
        <w:t>the other sourced KY_05 population</w:t>
      </w:r>
      <w:r w:rsidR="00947CDE">
        <w:t xml:space="preserve"> (</w:t>
      </w:r>
      <w:r w:rsidR="00947CDE" w:rsidRPr="00F61AF2">
        <w:rPr>
          <w:b/>
          <w:bCs/>
          <w:color w:val="0070C0"/>
        </w:rPr>
        <w:t>Fig. 3</w:t>
      </w:r>
      <w:r w:rsidR="00947CDE">
        <w:rPr>
          <w:b/>
          <w:bCs/>
          <w:color w:val="0070C0"/>
        </w:rPr>
        <w:t>C</w:t>
      </w:r>
      <w:r w:rsidR="00947CDE">
        <w:t>).</w:t>
      </w:r>
      <w:r w:rsidR="003E35FD">
        <w:t xml:space="preserve"> </w:t>
      </w:r>
      <w:r w:rsidR="00C47545">
        <w:t xml:space="preserve">The </w:t>
      </w:r>
      <w:r w:rsidR="00AD2392">
        <w:t>TR</w:t>
      </w:r>
      <w:r w:rsidRPr="00075780">
        <w:t xml:space="preserve">_02 </w:t>
      </w:r>
      <w:r w:rsidR="00C47545">
        <w:t>population</w:t>
      </w:r>
      <w:r w:rsidRPr="00075780">
        <w:t xml:space="preserve"> </w:t>
      </w:r>
      <w:r w:rsidR="003532DB">
        <w:t>was</w:t>
      </w:r>
      <w:r w:rsidRPr="00075780">
        <w:t xml:space="preserv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 xml:space="preserve">he TR_02 </w:t>
      </w:r>
      <w:r w:rsidRPr="00075780">
        <w:t>population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 xml:space="preserve">_02 </w:t>
      </w:r>
      <w:r w:rsidR="005E456C">
        <w:t>population</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w:t>
      </w:r>
      <w:r w:rsidR="0023634A">
        <w:t xml:space="preserve">other Tennessee </w:t>
      </w:r>
      <w:r w:rsidRPr="00075780">
        <w:t>populations</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209B4B39" w:rsidR="00DE2953" w:rsidRDefault="00075780" w:rsidP="004B156F">
      <w:r w:rsidRPr="00075780">
        <w:t xml:space="preserve">Among natural populations, we detected significant isolation by geographic distance </w:t>
      </w:r>
      <w:r w:rsidR="000070D6">
        <w:t xml:space="preserve">(IBD) </w:t>
      </w:r>
      <w:r w:rsidRPr="00075780">
        <w:t xml:space="preserve">(Mantel’s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5FA5D023"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w:t>
      </w:r>
      <w:r w:rsidR="6CA12CD3">
        <w:lastRenderedPageBreak/>
        <w:t xml:space="preserve">high </w:t>
      </w:r>
      <w:r w:rsidR="1E4DA7FF">
        <w:t xml:space="preserve">private alleles </w:t>
      </w:r>
      <w:r w:rsidR="1E4DA7FF" w:rsidRPr="007A1CF3">
        <w:t>(</w:t>
      </w:r>
      <w:r w:rsidR="6CA12CD3" w:rsidRPr="007A1CF3">
        <w:t>A</w:t>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w:t>
      </w:r>
      <w:r w:rsidR="418827CC">
        <w:t xml:space="preserve">populations </w:t>
      </w:r>
      <w:r w:rsidR="5F95701C">
        <w:t>had medium A</w:t>
      </w:r>
      <w:r w:rsidR="5F95701C" w:rsidRPr="682E26A9">
        <w:rPr>
          <w:vertAlign w:val="subscript"/>
        </w:rPr>
        <w:t>R</w:t>
      </w:r>
      <w:r w:rsidR="5F95701C">
        <w:t xml:space="preserve"> but low A</w:t>
      </w:r>
      <w:r w:rsidR="5F95701C" w:rsidRPr="682E26A9">
        <w:rPr>
          <w:vertAlign w:val="subscript"/>
        </w:rPr>
        <w:t>P</w:t>
      </w:r>
      <w:r w:rsidR="009C2637">
        <w:t>, which is consistent with the consequence of genetic mixing of two or more populations.</w:t>
      </w:r>
    </w:p>
    <w:p w14:paraId="09E432CB" w14:textId="45302517"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009A7ECA">
        <w:rPr>
          <w:i/>
        </w:rPr>
        <w:t>P. globosa</w:t>
      </w:r>
      <w:r w:rsidR="45504DE9">
        <w:t xml:space="preserve">, </w:t>
      </w:r>
      <w:r w:rsidR="0F580947">
        <w:t xml:space="preserve">most populations from </w:t>
      </w:r>
      <w:r w:rsidR="007300A3">
        <w:t>Kentucky (</w:t>
      </w:r>
      <w:r w:rsidR="6B2FB9BA">
        <w:t>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were generally very close to zero (range 0 – 0.1481; overall mean = 0.04; Table 3), indicating that most populations have not experienced inbreeding. 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53FF7885" w:rsidR="00C75E3B" w:rsidRPr="00E938E0" w:rsidRDefault="00C75E3B" w:rsidP="00275C8A">
      <w:r w:rsidRPr="00E938E0">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w:t>
      </w:r>
      <w:r w:rsidRPr="00E938E0">
        <w:lastRenderedPageBreak/>
        <w:t xml:space="preserve">significant. This revealed that </w:t>
      </w:r>
      <w:r w:rsidR="63F089FE">
        <w:t>the</w:t>
      </w:r>
      <w:r w:rsidR="3D7C7B70">
        <w:t xml:space="preserve"> </w:t>
      </w:r>
      <w:r w:rsidRPr="00E938E0">
        <w:t>following six populations</w:t>
      </w:r>
      <w:r w:rsidR="1D6E5DBF">
        <w:t>,</w:t>
      </w:r>
      <w:r w:rsidRPr="00E938E0">
        <w:t xml:space="preserve"> representing three </w:t>
      </w:r>
      <w:r w:rsidR="004D4754">
        <w:t xml:space="preserve">geographic </w:t>
      </w:r>
      <w:r w:rsidRPr="00E938E0">
        <w:t>regions</w:t>
      </w:r>
      <w:r w:rsidR="532AA82A">
        <w:t>,</w:t>
      </w:r>
      <w:r w:rsidRPr="00E938E0">
        <w:t xml:space="preserve"> had undergone recent bottlenecks: populations KY_02, KY_05, </w:t>
      </w:r>
      <w:r w:rsidR="008104FA">
        <w:t>TR</w:t>
      </w:r>
      <w:r w:rsidRPr="00E938E0">
        <w:t>_02 from KY</w:t>
      </w:r>
      <w:r w:rsidR="00AA6DEC">
        <w:t xml:space="preserve"> region</w:t>
      </w:r>
      <w:r w:rsidRPr="00E938E0">
        <w:t xml:space="preserve">;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(TNW_0</w:t>
      </w:r>
      <w:r w:rsidR="0017219D">
        <w:t>1</w:t>
      </w:r>
      <w:r w:rsidRPr="00E938E0">
        <w:t xml:space="preserve"> and TNW_03), or both (TNW_01). </w:t>
      </w:r>
    </w:p>
    <w:p w14:paraId="3EF740A4" w14:textId="3C8D61DE" w:rsidR="00C75E3B" w:rsidRDefault="00C75E3B" w:rsidP="00F312C5">
      <w:pPr>
        <w:pStyle w:val="Heading1"/>
      </w:pPr>
      <w:r w:rsidRPr="00E938E0">
        <w:t>Discussion</w:t>
      </w:r>
      <w:r w:rsidR="00D01363">
        <w:t xml:space="preserve"> (</w:t>
      </w:r>
      <w:r w:rsidR="00273ABC">
        <w:t>1</w:t>
      </w:r>
      <w:r w:rsidR="00984D8B">
        <w:t>682</w:t>
      </w:r>
      <w:r w:rsidR="00D01363">
        <w:t xml:space="preserve"> words)</w:t>
      </w:r>
    </w:p>
    <w:p w14:paraId="3139EFC6" w14:textId="2BF2D84E"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w:t>
      </w:r>
      <w:r w:rsidR="00522405">
        <w:t xml:space="preserve">the </w:t>
      </w:r>
      <w:r>
        <w:t>species retain</w:t>
      </w:r>
      <w:r w:rsidR="00522405">
        <w:t>s</w:t>
      </w:r>
      <w:r>
        <w:t xml:space="preserve">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xml:space="preserve">, substantial variation in within-population diversity, </w:t>
      </w:r>
      <w:r w:rsidR="008F791B">
        <w:t>but</w:t>
      </w:r>
      <w:r>
        <w:t xml:space="preserve"> </w:t>
      </w:r>
      <w:r w:rsidR="008E79D8" w:rsidRPr="00744460">
        <w:t>with some populations displaying extremely low levels of genetic diversity</w:t>
      </w:r>
      <w:r w:rsidR="008F791B">
        <w:t xml:space="preserve"> and recent bottlenecks</w:t>
      </w:r>
      <w:r w:rsidR="008E79D8" w:rsidRPr="00744460">
        <w:t xml:space="preserve">. </w:t>
      </w:r>
      <w:r w:rsidR="34B223BD">
        <w:t>T</w:t>
      </w:r>
      <w:r w:rsidR="6D1F9B33">
        <w:t>he</w:t>
      </w:r>
      <w:r w:rsidR="00E01D1F">
        <w:t xml:space="preserve"> translocated </w:t>
      </w:r>
      <w:r>
        <w:t xml:space="preserve">populations </w:t>
      </w:r>
      <w:r w:rsidR="708968AC">
        <w:t>exhibit</w:t>
      </w:r>
      <w:r>
        <w:t xml:space="preserve"> clear </w:t>
      </w:r>
      <w:r w:rsidR="00EC00D3">
        <w:t>genetic mixing</w:t>
      </w:r>
      <w:r>
        <w:t xml:space="preserve">, indicating that </w:t>
      </w:r>
      <w:r w:rsidR="139C1A17">
        <w:t xml:space="preserve">mixing </w:t>
      </w:r>
      <w:r w:rsidR="2CFDD8A1">
        <w:t>material from different source populations</w:t>
      </w:r>
      <w:r>
        <w:t xml:space="preserve"> can successfully </w:t>
      </w:r>
      <w:r w:rsidR="002C3230">
        <w:t xml:space="preserve">produce viable offspring and </w:t>
      </w:r>
      <w:r w:rsidR="003B2449">
        <w:t>increase</w:t>
      </w:r>
      <w:r>
        <w:t xml:space="preserve"> genetic variation. </w:t>
      </w:r>
      <w:r w:rsidR="003B2449">
        <w:t xml:space="preserve">However, </w:t>
      </w:r>
      <w:r w:rsidR="00594A31">
        <w:t>the fitness consequence</w:t>
      </w:r>
      <w:r w:rsidR="00621AA2">
        <w:t>s</w:t>
      </w:r>
      <w:r w:rsidR="00594A31">
        <w:t xml:space="preserve"> of </w:t>
      </w:r>
      <w:r w:rsidR="00B155C4">
        <w:t xml:space="preserve">genetic mixing </w:t>
      </w:r>
      <w:r w:rsidR="007F322B">
        <w:t>remain</w:t>
      </w:r>
      <w:r w:rsidR="00B155C4">
        <w:t xml:space="preserve"> unknow</w:t>
      </w:r>
      <w:r w:rsidR="00292BF8">
        <w:t>n</w:t>
      </w:r>
      <w:r w:rsidR="00B155C4">
        <w:t xml:space="preserve"> for this species. </w:t>
      </w:r>
      <w:r w:rsidR="001F3128">
        <w:t xml:space="preserve">The necessity and </w:t>
      </w:r>
      <w:r w:rsidR="007F322B">
        <w:t>long-term effects</w:t>
      </w:r>
      <w:r w:rsidR="00083F98">
        <w:t xml:space="preserve"> of genetic mixing</w:t>
      </w:r>
      <w:r w:rsidR="00D56A17">
        <w:t xml:space="preserve">, especially </w:t>
      </w:r>
      <w:r w:rsidR="00066517">
        <w:t>between naturally disjunct populations</w:t>
      </w:r>
      <w:r w:rsidR="00D56A17">
        <w:t>,</w:t>
      </w:r>
      <w:r w:rsidR="00083F98">
        <w:t xml:space="preserve"> </w:t>
      </w:r>
      <w:r w:rsidR="00EC2C9F">
        <w:t>must therefore be carefully evaluated before such mixing is conducted</w:t>
      </w:r>
      <w:r w:rsidR="006B12CB">
        <w:t xml:space="preserve">. </w:t>
      </w:r>
      <w:ins w:id="89" w:author="Wen Kuo" w:date="2026-09-02T20:46:00Z" w16du:dateUtc="2026-09-03T01:46:00Z">
        <w:r w:rsidR="00917758">
          <w:t xml:space="preserve">Taken together, these findings suggest that a multi-pronged conservation strategy involving protection of natural regional genetic structure, </w:t>
        </w:r>
        <w:r w:rsidR="00917758" w:rsidRPr="00DE2241">
          <w:rPr>
            <w:i/>
            <w:iCs/>
            <w:rPrChange w:id="90" w:author="Wen Kuo" w:date="2026-09-02T20:46:00Z" w16du:dateUtc="2026-09-03T01:46:00Z">
              <w:rPr/>
            </w:rPrChange>
          </w:rPr>
          <w:t>ex situ</w:t>
        </w:r>
        <w:r w:rsidR="00917758">
          <w:t xml:space="preserve"> conservation of remaining genetic variation, and mixed-source translocations may help maintain genetic variation in </w:t>
        </w:r>
        <w:r w:rsidR="00917758">
          <w:rPr>
            <w:rStyle w:val="Emphasis"/>
          </w:rPr>
          <w:t>P. globosa</w:t>
        </w:r>
        <w:r w:rsidR="00917758">
          <w:t>.</w:t>
        </w:r>
      </w:ins>
      <w:del w:id="91" w:author="Wen Kuo" w:date="2026-09-02T20:46:00Z" w16du:dateUtc="2026-09-03T01:46:00Z">
        <w:r w:rsidDel="00917758">
          <w:delText xml:space="preserve">Taken together, these findings </w:delText>
        </w:r>
        <w:r w:rsidR="49B515A5" w:rsidDel="00917758">
          <w:delText>suggest that a multi-pronged</w:delText>
        </w:r>
        <w:r w:rsidDel="00917758">
          <w:delText xml:space="preserve"> conservation strategy </w:delText>
        </w:r>
        <w:r w:rsidR="06605DD1" w:rsidDel="00917758">
          <w:delText xml:space="preserve">involving </w:delText>
        </w:r>
        <w:commentRangeStart w:id="92"/>
        <w:commentRangeStart w:id="93"/>
        <w:r w:rsidR="5D8F7EFC" w:rsidDel="00917758">
          <w:delText>both</w:delText>
        </w:r>
        <w:r w:rsidDel="00917758">
          <w:delText xml:space="preserve"> protection of natural regional </w:delText>
        </w:r>
        <w:r w:rsidR="553FAE61" w:rsidDel="00917758">
          <w:delText xml:space="preserve">genetic </w:delText>
        </w:r>
        <w:r w:rsidDel="00917758">
          <w:delText xml:space="preserve">structure </w:delText>
        </w:r>
        <w:r w:rsidR="39EE24F2" w:rsidDel="00917758">
          <w:delText>and mixed-source</w:delText>
        </w:r>
        <w:r w:rsidR="3073334D" w:rsidDel="00917758">
          <w:delText xml:space="preserve"> </w:delText>
        </w:r>
        <w:r w:rsidR="00DE0B6E" w:rsidDel="00917758">
          <w:delText xml:space="preserve">translocated </w:delText>
        </w:r>
        <w:r w:rsidR="3073334D" w:rsidDel="00917758">
          <w:delText>populations</w:delText>
        </w:r>
        <w:r w:rsidR="2C6FE01C" w:rsidDel="00917758">
          <w:delText xml:space="preserve"> may help maintain genetic variation in </w:delText>
        </w:r>
        <w:r w:rsidR="2C6FE01C" w:rsidRPr="00DB20DF" w:rsidDel="00917758">
          <w:rPr>
            <w:i/>
            <w:iCs/>
          </w:rPr>
          <w:delText>P. globosa</w:delText>
        </w:r>
        <w:r w:rsidDel="00917758">
          <w:delText>.</w:delText>
        </w:r>
        <w:commentRangeEnd w:id="92"/>
        <w:r w:rsidR="007A40E2" w:rsidRPr="00091E73" w:rsidDel="00917758">
          <w:rPr>
            <w:rStyle w:val="CommentReference"/>
            <w:sz w:val="24"/>
            <w:szCs w:val="24"/>
          </w:rPr>
          <w:commentReference w:id="92"/>
        </w:r>
      </w:del>
      <w:commentRangeEnd w:id="93"/>
      <w:r w:rsidR="00DE2241" w:rsidRPr="00091E73">
        <w:rPr>
          <w:rStyle w:val="CommentReference"/>
          <w:sz w:val="24"/>
          <w:szCs w:val="24"/>
        </w:rPr>
        <w:commentReference w:id="93"/>
      </w:r>
    </w:p>
    <w:p w14:paraId="16B04DFB" w14:textId="57F12B9B" w:rsidR="00091E73" w:rsidRPr="00091E73" w:rsidRDefault="00BB3412" w:rsidP="007B56CE">
      <w:r>
        <w:rPr>
          <w:rStyle w:val="Emphasis"/>
        </w:rPr>
        <w:lastRenderedPageBreak/>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r w:rsidR="007B56CE">
        <w:t xml:space="preserve">. </w:t>
      </w:r>
      <w:r>
        <w:t xml:space="preserve">Neighbor-joining analysis, PCA, STRUCTURE, and pairwise genetic differentiation consistently support a major split between the IN–KY and TNE–TNW groups, with additional substructure within each </w:t>
      </w:r>
      <w:r w:rsidR="00E31F63">
        <w:t>group</w:t>
      </w:r>
      <w:r>
        <w:t xml:space="preserve">. This pronounced spatial structure is likely reinforced by </w:t>
      </w:r>
      <w:r w:rsidR="004D4675">
        <w:t xml:space="preserve">discrete habitats and </w:t>
      </w:r>
      <w:r>
        <w:t xml:space="preserve">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r w:rsidR="007B56CE">
        <w:t xml:space="preserve"> </w:t>
      </w:r>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r>
        <w:t xml:space="preserve">. In addition, facultative self-compatibility in </w:t>
      </w:r>
      <w:r>
        <w:rPr>
          <w:rStyle w:val="Emphasis"/>
        </w:rPr>
        <w:t>P. globosa</w:t>
      </w:r>
      <w:r>
        <w:t xml:space="preserve"> may further promote localized genetic structure and elevated inbreeding within populations </w: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r>
        <w:t>. Significant isolation-by-distance and AMOVA results are consistent with this interpretation, indicating that genetic differentiation is structured both among regions and among populations within regions.</w:t>
      </w:r>
      <w:r w:rsidR="007B56CE">
        <w:t xml:space="preserve"> </w:t>
      </w:r>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w:t>
      </w:r>
      <w:r w:rsidR="001632C9">
        <w:t xml:space="preserve">both </w:t>
      </w:r>
      <w:r w:rsidR="50EEF571">
        <w:t xml:space="preserve">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w:t>
      </w:r>
      <w:r w:rsidR="001632C9">
        <w:t>populations are</w:t>
      </w:r>
      <w:r w:rsidR="50EEF571">
        <w:t xml:space="preserve"> strongly </w:t>
      </w:r>
      <w:r w:rsidR="001632C9">
        <w:t xml:space="preserve">genetically </w:t>
      </w:r>
      <w:r w:rsidR="50EEF571">
        <w:t>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6FC68E17" w:rsidR="00091E73" w:rsidRPr="00091E73" w:rsidRDefault="50EEF571" w:rsidP="682E26A9">
      <w:r>
        <w:lastRenderedPageBreak/>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directly test whether </w:t>
      </w:r>
      <w:r w:rsidR="001632C9">
        <w:t xml:space="preserve">these </w:t>
      </w:r>
      <w:r>
        <w:t>management</w:t>
      </w:r>
      <w:r w:rsidR="001632C9">
        <w:t xml:space="preserve"> practices</w:t>
      </w:r>
      <w:r>
        <w:t xml:space="preserve">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w:t>
      </w:r>
      <w:r w:rsidR="001F345F">
        <w:t>.</w:t>
      </w:r>
      <w:r w:rsidR="000B612B">
        <w:t xml:space="preserve"> </w:t>
      </w:r>
    </w:p>
    <w:p w14:paraId="08B693EA" w14:textId="632A96E4" w:rsidR="00DA65C9" w:rsidRDefault="00224C20" w:rsidP="682E26A9">
      <w:r>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w:t>
      </w:r>
      <w:r w:rsidR="00D2430F">
        <w:t xml:space="preserve">local adaptation, </w:t>
      </w:r>
      <w:r>
        <w:t>and post-translocation monitoring rather than treated as universally beneficial</w:t>
      </w:r>
      <w:r w:rsidR="00EF7CFA">
        <w:t xml:space="preserve"> </w: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 xml:space="preserve">(Van Rossum &amp; Le Pajolec, </w:t>
      </w:r>
      <w:r w:rsidR="00EF7CFA">
        <w:rPr>
          <w:noProof/>
        </w:rPr>
        <w:lastRenderedPageBreak/>
        <w:t>2021; Van Rossum</w:t>
      </w:r>
      <w:r w:rsidR="00EF7CFA" w:rsidRPr="00EF7CFA">
        <w:rPr>
          <w:i/>
          <w:noProof/>
        </w:rPr>
        <w:t xml:space="preserve"> et al.</w:t>
      </w:r>
      <w:r w:rsidR="00EF7CFA">
        <w:rPr>
          <w:noProof/>
        </w:rPr>
        <w:t>, 2025)</w:t>
      </w:r>
      <w:r w:rsidR="00EF7CFA">
        <w:fldChar w:fldCharType="end"/>
      </w:r>
      <w:r>
        <w:t xml:space="preserve">. </w:t>
      </w:r>
      <w:r w:rsidR="005E46FD">
        <w:t xml:space="preserve">In </w:t>
      </w:r>
      <w:r w:rsidR="005E46FD">
        <w:rPr>
          <w:rStyle w:val="Emphasis"/>
        </w:rPr>
        <w:t>Physaria globosa</w:t>
      </w:r>
      <w:r w:rsidR="005E46FD">
        <w:t xml:space="preserve">, this concern is particularly relevant because genetic mixing and </w:t>
      </w:r>
      <w:r w:rsidR="00C04A15">
        <w:t>translocation</w:t>
      </w:r>
      <w:r w:rsidR="005E46FD">
        <w:t xml:space="preserve"> efforts have been conducted for decades without prior genetic assessment or long-term genetic monitoring.</w:t>
      </w:r>
      <w:r w:rsidR="00EF7CFA">
        <w:t xml:space="preserve"> </w:t>
      </w:r>
      <w:r w:rsidR="00415A13">
        <w:t>This study documented the genetic composition of two genetically mixed populations whose genetic sources originate at different geographic scales. One genetically mixed population (TR_01) has genetic sources from within the same geographic region, where gene flow between the source populations can occur naturally. In contrast, the other genetically mixed population (TR_02) has genetic sources from two geographically distinct regions, between which natural gene flow rarely occurs.</w:t>
      </w:r>
    </w:p>
    <w:p w14:paraId="740BC86C" w14:textId="39250FBD" w:rsidR="00BC579A" w:rsidRDefault="00DA01F1" w:rsidP="00720ECD">
      <w:ins w:id="94" w:author="Wen Kuo" w:date="2026-09-02T17:49:00Z" w16du:dateUtc="2026-09-02T22:49:00Z">
        <w:r>
          <w:t>Translocations that promote genetic mixing and increase genetic diversity may be less controversial when they restore or augment gene flow among populations that are naturally or historically connected, because such interventions are less likely to disrupt historical population structure or local adaptation, if present.</w:t>
        </w:r>
        <w:r>
          <w:t xml:space="preserve"> </w:t>
        </w:r>
      </w:ins>
      <w:commentRangeStart w:id="95"/>
      <w:del w:id="96" w:author="Matthew Albrecht" w:date="2026-09-02T02:33:00Z" w16du:dateUtc="2026-09-02T07:33:00Z">
        <w:r w:rsidR="00237AE2" w:rsidDel="00A023F1">
          <w:delText>Assisted migration</w:delText>
        </w:r>
      </w:del>
      <w:ins w:id="97" w:author="Matthew Albrecht" w:date="2026-09-02T02:33:00Z" w16du:dateUtc="2026-09-02T07:33:00Z">
        <w:del w:id="98" w:author="Wen Kuo" w:date="2026-09-02T17:49:00Z" w16du:dateUtc="2026-09-02T22:49:00Z">
          <w:r w:rsidR="00A023F1" w:rsidDel="00DA01F1">
            <w:delText>Translocations</w:delText>
          </w:r>
        </w:del>
      </w:ins>
      <w:del w:id="99" w:author="Wen Kuo" w:date="2026-09-02T17:49:00Z" w16du:dateUtc="2026-09-02T22:49:00Z">
        <w:r w:rsidR="00237AE2" w:rsidDel="00DA01F1">
          <w:delText xml:space="preserve"> </w:delText>
        </w:r>
        <w:commentRangeEnd w:id="95"/>
        <w:r w:rsidR="00944565" w:rsidDel="00DA01F1">
          <w:rPr>
            <w:rStyle w:val="CommentReference"/>
            <w:sz w:val="24"/>
            <w:szCs w:val="24"/>
          </w:rPr>
          <w:commentReference w:id="95"/>
        </w:r>
        <w:r w:rsidR="00237AE2" w:rsidDel="00DA01F1">
          <w:delText>that promotes</w:delText>
        </w:r>
      </w:del>
      <w:ins w:id="100" w:author="Matthew Albrecht" w:date="2026-09-02T02:39:00Z" w16du:dateUtc="2026-09-02T07:39:00Z">
        <w:del w:id="101" w:author="Wen Kuo" w:date="2026-09-02T17:49:00Z" w16du:dateUtc="2026-09-02T22:49:00Z">
          <w:r w:rsidR="007E7A6B" w:rsidDel="00DA01F1">
            <w:delText>promote</w:delText>
          </w:r>
        </w:del>
      </w:ins>
      <w:del w:id="102" w:author="Wen Kuo" w:date="2026-09-02T17:49:00Z" w16du:dateUtc="2026-09-02T22:49:00Z">
        <w:r w:rsidR="00237AE2" w:rsidDel="00DA01F1">
          <w:delText xml:space="preserve"> genetic mixing and increases genetic diversity may be </w:delText>
        </w:r>
        <w:r w:rsidR="00AB5762" w:rsidDel="00DA01F1">
          <w:delText xml:space="preserve">less controversial </w:delText>
        </w:r>
        <w:r w:rsidR="00237AE2" w:rsidDel="00DA01F1">
          <w:delText>when the intervention</w:delText>
        </w:r>
        <w:r w:rsidR="003A690F" w:rsidDel="00DA01F1">
          <w:delText xml:space="preserve"> focuses on</w:delText>
        </w:r>
      </w:del>
      <w:ins w:id="103" w:author="Matthew Albrecht" w:date="2026-09-02T02:33:00Z" w16du:dateUtc="2026-09-02T07:33:00Z">
        <w:del w:id="104" w:author="Wen Kuo" w:date="2026-09-02T17:49:00Z" w16du:dateUtc="2026-09-02T22:49:00Z">
          <w:r w:rsidR="005130E9" w:rsidDel="00DA01F1">
            <w:delText>because it</w:delText>
          </w:r>
        </w:del>
      </w:ins>
      <w:del w:id="105" w:author="Wen Kuo" w:date="2026-09-02T17:49:00Z" w16du:dateUtc="2026-09-02T22:49:00Z">
        <w:r w:rsidR="00237AE2" w:rsidDel="00DA01F1">
          <w:delText xml:space="preserve"> </w:delText>
        </w:r>
        <w:commentRangeStart w:id="106"/>
        <w:commentRangeStart w:id="107"/>
        <w:r w:rsidR="00237AE2" w:rsidDel="00DA01F1">
          <w:delText>augment</w:delText>
        </w:r>
      </w:del>
      <w:del w:id="108" w:author="Wen Kuo" w:date="2026-09-02T17:48:00Z" w16du:dateUtc="2026-09-02T22:48:00Z">
        <w:r w:rsidR="003A690F" w:rsidDel="00271095">
          <w:delText>ati</w:delText>
        </w:r>
      </w:del>
      <w:ins w:id="109" w:author="Matthew Albrecht" w:date="2026-09-02T02:33:00Z" w16du:dateUtc="2026-09-02T07:33:00Z">
        <w:del w:id="110" w:author="Wen Kuo" w:date="2026-09-02T17:48:00Z" w16du:dateUtc="2026-09-02T22:48:00Z">
          <w:r w:rsidR="005130E9" w:rsidDel="00271095">
            <w:delText>s</w:delText>
          </w:r>
        </w:del>
      </w:ins>
      <w:del w:id="111" w:author="Wen Kuo" w:date="2026-09-02T17:49:00Z" w16du:dateUtc="2026-09-02T22:49:00Z">
        <w:r w:rsidR="003A690F" w:rsidDel="00DA01F1">
          <w:delText>on of</w:delText>
        </w:r>
        <w:r w:rsidR="00237AE2" w:rsidDel="00DA01F1">
          <w:delText xml:space="preserve"> existing natural </w:delText>
        </w:r>
      </w:del>
      <w:ins w:id="112" w:author="Matthew Albrecht" w:date="2026-09-02T02:34:00Z" w16du:dateUtc="2026-09-02T07:34:00Z">
        <w:del w:id="113" w:author="Wen Kuo" w:date="2026-09-02T17:49:00Z" w16du:dateUtc="2026-09-02T22:49:00Z">
          <w:r w:rsidR="00863B8C" w:rsidDel="00DA01F1">
            <w:delText xml:space="preserve">evolutionary and demographic </w:delText>
          </w:r>
        </w:del>
      </w:ins>
      <w:del w:id="114" w:author="Wen Kuo" w:date="2026-09-02T17:49:00Z" w16du:dateUtc="2026-09-02T22:49:00Z">
        <w:r w:rsidR="00237AE2" w:rsidDel="00DA01F1">
          <w:delText>processes</w:delText>
        </w:r>
        <w:commentRangeEnd w:id="106"/>
        <w:r w:rsidR="001903F0" w:rsidDel="00DA01F1">
          <w:rPr>
            <w:rStyle w:val="CommentReference"/>
            <w:sz w:val="24"/>
            <w:szCs w:val="24"/>
          </w:rPr>
          <w:commentReference w:id="106"/>
        </w:r>
      </w:del>
      <w:commentRangeEnd w:id="107"/>
      <w:r w:rsidR="0086248B">
        <w:rPr>
          <w:rStyle w:val="CommentReference"/>
          <w:sz w:val="24"/>
          <w:szCs w:val="24"/>
        </w:rPr>
        <w:commentReference w:id="107"/>
      </w:r>
      <w:del w:id="115" w:author="Wen Kuo" w:date="2026-09-02T17:49:00Z" w16du:dateUtc="2026-09-02T22:49:00Z">
        <w:r w:rsidR="00237AE2" w:rsidDel="00DA01F1">
          <w:delText xml:space="preserve">, </w:delText>
        </w:r>
      </w:del>
      <w:ins w:id="116" w:author="Matthew Albrecht" w:date="2026-09-02T02:34:00Z" w16du:dateUtc="2026-09-02T07:34:00Z">
        <w:del w:id="117" w:author="Wen Kuo" w:date="2026-09-02T17:49:00Z" w16du:dateUtc="2026-09-02T22:49:00Z">
          <w:r w:rsidR="00863B8C" w:rsidDel="00DA01F1">
            <w:delText xml:space="preserve">and </w:delText>
          </w:r>
        </w:del>
      </w:ins>
      <w:del w:id="118" w:author="Wen Kuo" w:date="2026-09-02T17:49:00Z" w16du:dateUtc="2026-09-02T22:49:00Z">
        <w:r w:rsidR="00237AE2" w:rsidDel="00DA01F1">
          <w:delText xml:space="preserve">because it is </w:delText>
        </w:r>
      </w:del>
      <w:ins w:id="119" w:author="Matthew Albrecht" w:date="2026-09-02T02:34:00Z" w16du:dateUtc="2026-09-02T07:34:00Z">
        <w:del w:id="120" w:author="Wen Kuo" w:date="2026-09-02T17:49:00Z" w16du:dateUtc="2026-09-02T22:49:00Z">
          <w:r w:rsidR="00863B8C" w:rsidDel="00DA01F1">
            <w:delText xml:space="preserve">therefore </w:delText>
          </w:r>
        </w:del>
      </w:ins>
      <w:del w:id="121" w:author="Wen Kuo" w:date="2026-09-02T17:49:00Z" w16du:dateUtc="2026-09-02T22:49:00Z">
        <w:r w:rsidR="00237AE2" w:rsidDel="00DA01F1">
          <w:delText xml:space="preserve">less likely to disrupt natural </w:delText>
        </w:r>
      </w:del>
      <w:ins w:id="122" w:author="Matthew Albrecht" w:date="2026-09-02T02:39:00Z" w16du:dateUtc="2026-09-02T07:39:00Z">
        <w:del w:id="123" w:author="Wen Kuo" w:date="2026-09-02T17:49:00Z" w16du:dateUtc="2026-09-02T22:49:00Z">
          <w:r w:rsidR="0099158A" w:rsidDel="00DA01F1">
            <w:delText xml:space="preserve">historical </w:delText>
          </w:r>
        </w:del>
      </w:ins>
      <w:del w:id="124" w:author="Wen Kuo" w:date="2026-09-02T17:49:00Z" w16du:dateUtc="2026-09-02T22:49:00Z">
        <w:r w:rsidR="00237AE2" w:rsidDel="00DA01F1">
          <w:delText xml:space="preserve">population structure, demographic history, or local adaptation, if present. </w:delText>
        </w:r>
      </w:del>
      <w:r w:rsidR="00237AE2">
        <w:t xml:space="preserve">The TR_01 population was initially established using seeds from the KY_02 population and was subsequently augmented with seeds from the KY_05 population. </w:t>
      </w:r>
      <w:r w:rsidR="00FF5CBE">
        <w:t xml:space="preserve">Based on our population structure analysis, natural gene flow occurs between these two source populations. </w:t>
      </w:r>
      <w:r w:rsidR="0020340A">
        <w:t xml:space="preserve">There is no sign of population bottleneck </w:t>
      </w:r>
      <w:r w:rsidR="009F1DF8">
        <w:t xml:space="preserve">in the </w:t>
      </w:r>
      <w:r w:rsidR="0020340A">
        <w:t>TR_01</w:t>
      </w:r>
      <w:r w:rsidR="009F1DF8">
        <w:t xml:space="preserve"> population</w:t>
      </w:r>
      <w:r w:rsidR="0020340A">
        <w:t xml:space="preserve">, </w:t>
      </w:r>
      <w:r w:rsidR="00C469C2">
        <w:t>suggesting that</w:t>
      </w:r>
      <w:r w:rsidR="0020340A">
        <w:t xml:space="preserve"> </w:t>
      </w:r>
      <w:r w:rsidR="000C395E">
        <w:t xml:space="preserve">the </w:t>
      </w:r>
      <w:commentRangeStart w:id="125"/>
      <w:commentRangeStart w:id="126"/>
      <w:r w:rsidR="000C395E">
        <w:t xml:space="preserve">founder population of 100-200 </w:t>
      </w:r>
      <w:r w:rsidR="005C5041">
        <w:t xml:space="preserve">seeds </w:t>
      </w:r>
      <w:commentRangeEnd w:id="125"/>
      <w:r w:rsidR="007108D6">
        <w:rPr>
          <w:rStyle w:val="CommentReference"/>
          <w:sz w:val="24"/>
          <w:szCs w:val="24"/>
        </w:rPr>
        <w:commentReference w:id="125"/>
      </w:r>
      <w:commentRangeEnd w:id="126"/>
      <w:r w:rsidR="00E54BFE">
        <w:rPr>
          <w:rStyle w:val="CommentReference"/>
          <w:sz w:val="24"/>
          <w:szCs w:val="24"/>
        </w:rPr>
        <w:commentReference w:id="126"/>
      </w:r>
      <w:del w:id="127" w:author="Matthew Albrecht" w:date="2026-09-02T02:41:00Z" w16du:dateUtc="2026-09-02T07:41:00Z">
        <w:r w:rsidR="00F949BD" w:rsidDel="00065C51">
          <w:delText>as an acceptable population size</w:delText>
        </w:r>
      </w:del>
      <w:ins w:id="128" w:author="Matthew Albrecht" w:date="2026-09-02T02:41:00Z" w16du:dateUtc="2026-09-02T07:41:00Z">
        <w:r w:rsidR="00065C51">
          <w:t>was sufficient</w:t>
        </w:r>
      </w:ins>
      <w:r w:rsidR="00F949BD">
        <w:t xml:space="preserve"> </w:t>
      </w:r>
      <w:ins w:id="129" w:author="Matthew Albrecht" w:date="2026-09-02T02:42:00Z" w16du:dateUtc="2026-09-02T07:42:00Z">
        <w:r w:rsidR="009B2ACF">
          <w:t>to</w:t>
        </w:r>
      </w:ins>
      <w:del w:id="130" w:author="Matthew Albrecht" w:date="2026-09-02T02:42:00Z" w16du:dateUtc="2026-09-02T07:42:00Z">
        <w:r w:rsidR="00F949BD" w:rsidDel="009B2ACF">
          <w:delText>for</w:delText>
        </w:r>
      </w:del>
      <w:r w:rsidR="00F949BD">
        <w:t xml:space="preserve"> </w:t>
      </w:r>
      <w:r w:rsidR="00703107">
        <w:t>maintain</w:t>
      </w:r>
      <w:del w:id="131" w:author="Matthew Albrecht" w:date="2026-09-02T02:42:00Z" w16du:dateUtc="2026-09-02T07:42:00Z">
        <w:r w:rsidR="00703107" w:rsidDel="009B2ACF">
          <w:delText>ing</w:delText>
        </w:r>
      </w:del>
      <w:r w:rsidR="00703107">
        <w:t xml:space="preserve"> </w:t>
      </w:r>
      <w:r w:rsidR="00393E95">
        <w:t xml:space="preserve">a </w:t>
      </w:r>
      <w:del w:id="132" w:author="Matthew Albrecht" w:date="2026-09-02T02:42:00Z" w16du:dateUtc="2026-09-02T07:42:00Z">
        <w:r w:rsidR="00393E95" w:rsidDel="009B2ACF">
          <w:delText xml:space="preserve">comparable </w:delText>
        </w:r>
      </w:del>
      <w:r w:rsidR="00393E95">
        <w:t xml:space="preserve">level of genetic diversity </w:t>
      </w:r>
      <w:ins w:id="133" w:author="Matthew Albrecht" w:date="2026-09-02T02:42:00Z" w16du:dateUtc="2026-09-02T07:42:00Z">
        <w:r w:rsidR="009B2ACF">
          <w:t xml:space="preserve">comparable </w:t>
        </w:r>
        <w:r w:rsidR="00E81299">
          <w:t xml:space="preserve">to that </w:t>
        </w:r>
      </w:ins>
      <w:ins w:id="134" w:author="Matthew Albrecht" w:date="2026-09-02T02:38:00Z" w16du:dateUtc="2026-09-02T07:38:00Z">
        <w:r w:rsidR="00D2533C">
          <w:t xml:space="preserve">observed in </w:t>
        </w:r>
      </w:ins>
      <w:del w:id="135" w:author="Matthew Albrecht" w:date="2026-09-02T02:38:00Z" w16du:dateUtc="2026-09-02T07:38:00Z">
        <w:r w:rsidR="00393E95" w:rsidDel="00D2533C">
          <w:delText>to</w:delText>
        </w:r>
      </w:del>
      <w:r w:rsidR="00393E95">
        <w:t xml:space="preserve"> natural populations.</w:t>
      </w:r>
      <w:r w:rsidR="00FA6B5C">
        <w:t xml:space="preserve"> </w:t>
      </w:r>
      <w:r w:rsidR="00F67D59">
        <w:t>When we sampled the TR_01</w:t>
      </w:r>
      <w:r w:rsidR="00CF2835">
        <w:t xml:space="preserve"> population</w:t>
      </w:r>
      <w:r w:rsidR="00AA1528">
        <w:t xml:space="preserve"> in 2021</w:t>
      </w:r>
      <w:r w:rsidR="00CF2835">
        <w:t xml:space="preserve">, it </w:t>
      </w:r>
      <w:r w:rsidR="001632C9">
        <w:t xml:space="preserve">had </w:t>
      </w:r>
      <w:r w:rsidR="00CF2835">
        <w:t xml:space="preserve">been 7 years since the </w:t>
      </w:r>
      <w:r w:rsidR="00BE14B0">
        <w:t>introduction of the KY_02 population and 6 years since the introduction of the KY_05</w:t>
      </w:r>
      <w:r w:rsidR="00EC5545">
        <w:t xml:space="preserve"> population. </w:t>
      </w:r>
      <w:r w:rsidR="00AB23F8">
        <w:t xml:space="preserve">However, we only detected that </w:t>
      </w:r>
      <w:r w:rsidR="00AA1528">
        <w:t xml:space="preserve">16.7% of the population was admixed. </w:t>
      </w:r>
      <w:r w:rsidR="0003791C">
        <w:t xml:space="preserve">The low proportion of admixture could be attributable to </w:t>
      </w:r>
      <w:r w:rsidR="00AE7040">
        <w:t xml:space="preserve">the </w:t>
      </w:r>
      <w:r w:rsidR="005A674A">
        <w:t xml:space="preserve">facultative self-compatibility and </w:t>
      </w:r>
      <w:r w:rsidR="00795286">
        <w:t xml:space="preserve">the </w:t>
      </w:r>
      <w:r w:rsidR="004A7028">
        <w:t>mostly</w:t>
      </w:r>
      <w:r w:rsidR="00795286">
        <w:t xml:space="preserve"> biennial life history of the species</w:t>
      </w:r>
      <w:r w:rsidR="00BD075A">
        <w:t xml:space="preserve">. </w:t>
      </w:r>
      <w:ins w:id="136" w:author="Wen Kuo" w:date="2026-09-02T20:50:00Z" w16du:dateUtc="2026-09-03T01:50:00Z">
        <w:r w:rsidR="008C58F1">
          <w:t xml:space="preserve">Given that more than 95% of individuals exhibited a biennial life history in our </w:t>
        </w:r>
        <w:r w:rsidR="008C58F1">
          <w:lastRenderedPageBreak/>
          <w:t>greenhouse experiment</w:t>
        </w:r>
        <w:r w:rsidR="00E8437A">
          <w:t xml:space="preserve"> (</w:t>
        </w:r>
      </w:ins>
      <w:ins w:id="137" w:author="Wen Kuo" w:date="2026-09-02T20:51:00Z" w16du:dateUtc="2026-09-03T01:51:00Z">
        <w:r w:rsidR="00E8437A">
          <w:t>unpublished data</w:t>
        </w:r>
      </w:ins>
      <w:ins w:id="138" w:author="Wen Kuo" w:date="2026-09-02T20:50:00Z" w16du:dateUtc="2026-09-03T01:50:00Z">
        <w:r w:rsidR="00E8437A">
          <w:t>)</w:t>
        </w:r>
        <w:r w:rsidR="008C58F1">
          <w:t>, individuals sourced from KY_02 and KY_05 and introduced in different years may have had limited overlap in flowering, thereby reducing opportunities for genetic mixing.</w:t>
        </w:r>
        <w:r w:rsidR="008C58F1">
          <w:t xml:space="preserve"> </w:t>
        </w:r>
      </w:ins>
      <w:commentRangeStart w:id="139"/>
      <w:commentRangeStart w:id="140"/>
      <w:del w:id="141" w:author="Wen Kuo" w:date="2026-09-02T20:50:00Z" w16du:dateUtc="2026-09-03T01:50:00Z">
        <w:r w:rsidR="00D422ED" w:rsidDel="008C58F1">
          <w:delText>As</w:delText>
        </w:r>
        <w:r w:rsidR="00C245D0" w:rsidDel="008C58F1">
          <w:delText xml:space="preserve"> m</w:delText>
        </w:r>
        <w:r w:rsidR="00BE6CDF" w:rsidDel="008C58F1">
          <w:delText>ost of t</w:delText>
        </w:r>
        <w:r w:rsidR="006B6362" w:rsidDel="008C58F1">
          <w:delText xml:space="preserve">he KY_02 and KY_05 sourced individuals flowered </w:delText>
        </w:r>
        <w:r w:rsidR="00BE6CDF" w:rsidDel="008C58F1">
          <w:delText>in different years</w:delText>
        </w:r>
        <w:commentRangeEnd w:id="139"/>
        <w:r w:rsidR="00D20926" w:rsidDel="008C58F1">
          <w:rPr>
            <w:rStyle w:val="CommentReference"/>
            <w:sz w:val="24"/>
            <w:szCs w:val="24"/>
          </w:rPr>
          <w:commentReference w:id="139"/>
        </w:r>
      </w:del>
      <w:commentRangeEnd w:id="140"/>
      <w:r w:rsidR="009C3903">
        <w:rPr>
          <w:rStyle w:val="CommentReference"/>
          <w:sz w:val="24"/>
          <w:szCs w:val="24"/>
        </w:rPr>
        <w:commentReference w:id="140"/>
      </w:r>
      <w:del w:id="142" w:author="Wen Kuo" w:date="2026-09-02T20:50:00Z" w16du:dateUtc="2026-09-03T01:50:00Z">
        <w:r w:rsidR="00BE6CDF" w:rsidDel="008C58F1">
          <w:delText xml:space="preserve">, </w:delText>
        </w:r>
        <w:r w:rsidR="00924312" w:rsidDel="008C58F1">
          <w:delText>this likely limited</w:delText>
        </w:r>
        <w:r w:rsidR="00BE6CDF" w:rsidDel="008C58F1">
          <w:delText xml:space="preserve"> the rate</w:delText>
        </w:r>
        <w:r w:rsidR="00123752" w:rsidDel="008C58F1">
          <w:delText xml:space="preserve"> of</w:delText>
        </w:r>
      </w:del>
      <w:ins w:id="143" w:author="Matthew Albrecht" w:date="2026-09-02T02:44:00Z" w16du:dateUtc="2026-09-02T07:44:00Z">
        <w:del w:id="144" w:author="Wen Kuo" w:date="2026-09-02T20:50:00Z" w16du:dateUtc="2026-09-03T01:50:00Z">
          <w:r w:rsidR="00C84680" w:rsidDel="008C58F1">
            <w:delText>opportunities for</w:delText>
          </w:r>
        </w:del>
      </w:ins>
      <w:del w:id="145" w:author="Wen Kuo" w:date="2026-09-02T20:50:00Z" w16du:dateUtc="2026-09-03T01:50:00Z">
        <w:r w:rsidR="00123752" w:rsidDel="008C58F1">
          <w:delText xml:space="preserve"> genetic mixing. </w:delText>
        </w:r>
      </w:del>
      <w:r w:rsidR="00D449C9">
        <w:t xml:space="preserve">Although flowering time incongruence is expected to </w:t>
      </w:r>
      <w:r w:rsidR="00570AD0">
        <w:t>d</w:t>
      </w:r>
      <w:ins w:id="146" w:author="Matthew Albrecht" w:date="2026-09-02T02:45:00Z" w16du:dateUtc="2026-09-02T07:45:00Z">
        <w:r w:rsidR="00220107">
          <w:t>iminish</w:t>
        </w:r>
        <w:r w:rsidR="002C4B42">
          <w:t xml:space="preserve"> over successive generations</w:t>
        </w:r>
      </w:ins>
      <w:del w:id="147" w:author="Matthew Albrecht" w:date="2026-09-02T02:45:00Z" w16du:dateUtc="2026-09-02T07:45:00Z">
        <w:r w:rsidR="00570AD0" w:rsidDel="00220107">
          <w:delText>egrade</w:delText>
        </w:r>
      </w:del>
      <w:r w:rsidR="00DA2B34">
        <w:t xml:space="preserve"> </w:t>
      </w:r>
      <w:del w:id="148" w:author="Matthew Albrecht" w:date="2026-09-02T02:45:00Z" w16du:dateUtc="2026-09-02T07:45:00Z">
        <w:r w:rsidR="00924312" w:rsidDel="002C4B42">
          <w:delText>due to</w:delText>
        </w:r>
      </w:del>
      <w:ins w:id="149" w:author="Matthew Albrecht" w:date="2026-09-02T02:45:00Z" w16du:dateUtc="2026-09-02T07:45:00Z">
        <w:r w:rsidR="002C4B42">
          <w:t>as</w:t>
        </w:r>
      </w:ins>
      <w:r w:rsidR="00DA2B34">
        <w:t xml:space="preserve"> genetic mixing</w:t>
      </w:r>
      <w:ins w:id="150" w:author="Matthew Albrecht" w:date="2026-09-02T02:46:00Z" w16du:dateUtc="2026-09-02T07:46:00Z">
        <w:r w:rsidR="005E6FE4">
          <w:t xml:space="preserve"> </w:t>
        </w:r>
      </w:ins>
      <w:del w:id="151" w:author="Matthew Albrecht" w:date="2026-09-02T02:45:00Z" w16du:dateUtc="2026-09-02T07:45:00Z">
        <w:r w:rsidR="00DA2B34" w:rsidDel="002C4B42">
          <w:delText xml:space="preserve"> </w:delText>
        </w:r>
      </w:del>
      <w:del w:id="152" w:author="Matthew Albrecht" w:date="2026-09-02T02:46:00Z" w16du:dateUtc="2026-09-02T07:46:00Z">
        <w:r w:rsidR="00DA2B34" w:rsidDel="005E6FE4">
          <w:delText>and variation in seed dormancy</w:delText>
        </w:r>
      </w:del>
      <w:ins w:id="153" w:author="Matthew Albrecht" w:date="2026-09-02T02:46:00Z" w16du:dateUtc="2026-09-02T07:46:00Z">
        <w:r w:rsidR="005E6FE4">
          <w:t>increases</w:t>
        </w:r>
      </w:ins>
      <w:r w:rsidR="00AE5315">
        <w:t xml:space="preserve">, </w:t>
      </w:r>
      <w:del w:id="154" w:author="Matthew Albrecht" w:date="2026-09-02T02:47:00Z" w16du:dateUtc="2026-09-02T07:47:00Z">
        <w:r w:rsidR="00570AD0" w:rsidDel="00BC5971">
          <w:delText xml:space="preserve">we </w:delText>
        </w:r>
        <w:r w:rsidR="006C5460" w:rsidDel="00BC5971">
          <w:delText>demonstrate</w:delText>
        </w:r>
      </w:del>
      <w:ins w:id="155" w:author="Matthew Albrecht" w:date="2026-09-02T02:47:00Z" w16du:dateUtc="2026-09-02T07:47:00Z">
        <w:r w:rsidR="00BC5971">
          <w:t>our findings suggest</w:t>
        </w:r>
      </w:ins>
      <w:r w:rsidR="006C5460">
        <w:t xml:space="preserve"> that additional considerations are needed for </w:t>
      </w:r>
      <w:r w:rsidR="00A601BC">
        <w:t>man</w:t>
      </w:r>
      <w:ins w:id="156" w:author="Matthew Albrecht" w:date="2026-09-02T02:47:00Z" w16du:dateUtc="2026-09-02T07:47:00Z">
        <w:r w:rsidR="004E1E44">
          <w:t>aging</w:t>
        </w:r>
      </w:ins>
      <w:del w:id="157" w:author="Matthew Albrecht" w:date="2026-09-02T02:47:00Z" w16du:dateUtc="2026-09-02T07:47:00Z">
        <w:r w:rsidR="00A601BC" w:rsidDel="004E1E44">
          <w:delText>ipulating</w:delText>
        </w:r>
      </w:del>
      <w:r w:rsidR="00A601BC">
        <w:t xml:space="preserve"> biennial species in conservation.</w:t>
      </w:r>
    </w:p>
    <w:p w14:paraId="3A6A5E77" w14:textId="120870E7" w:rsidR="004A3522" w:rsidRDefault="000A200E" w:rsidP="00FF732A">
      <w:del w:id="158" w:author="Matthew Albrecht" w:date="2026-09-02T02:32:00Z" w16du:dateUtc="2026-09-02T07:32:00Z">
        <w:r w:rsidDel="00E07E2C">
          <w:delText>On the</w:delText>
        </w:r>
      </w:del>
      <w:ins w:id="159" w:author="Matthew Albrecht" w:date="2026-09-02T02:32:00Z" w16du:dateUtc="2026-09-02T07:32:00Z">
        <w:r w:rsidR="00E07E2C">
          <w:t>In</w:t>
        </w:r>
      </w:ins>
      <w:r>
        <w:t xml:space="preserve"> contra</w:t>
      </w:r>
      <w:ins w:id="160" w:author="Matthew Albrecht" w:date="2026-09-02T02:47:00Z" w16du:dateUtc="2026-09-02T07:47:00Z">
        <w:r w:rsidR="009144B0">
          <w:t>st</w:t>
        </w:r>
      </w:ins>
      <w:del w:id="161" w:author="Matthew Albrecht" w:date="2026-09-02T02:47:00Z" w16du:dateUtc="2026-09-02T07:47:00Z">
        <w:r w:rsidDel="009144B0">
          <w:delText>ry</w:delText>
        </w:r>
      </w:del>
      <w:r>
        <w:t xml:space="preserve">, although </w:t>
      </w:r>
      <w:ins w:id="162" w:author="Wen Kuo" w:date="2026-09-02T17:57:00Z" w16du:dateUtc="2026-09-02T22:57:00Z">
        <w:r w:rsidR="00CC28B1">
          <w:t xml:space="preserve">translocation </w:t>
        </w:r>
      </w:ins>
      <w:commentRangeStart w:id="163"/>
      <w:commentRangeStart w:id="164"/>
      <w:del w:id="165" w:author="Wen Kuo" w:date="2026-09-02T17:57:00Z" w16du:dateUtc="2026-09-02T22:57:00Z">
        <w:r w:rsidDel="00CC28B1">
          <w:delText>a</w:delText>
        </w:r>
        <w:r w:rsidR="005422A3" w:rsidDel="00CC28B1">
          <w:delText xml:space="preserve">ssisted migration </w:delText>
        </w:r>
        <w:commentRangeEnd w:id="163"/>
        <w:r w:rsidR="00A55D19" w:rsidDel="00CC28B1">
          <w:rPr>
            <w:rStyle w:val="CommentReference"/>
            <w:sz w:val="24"/>
            <w:szCs w:val="24"/>
          </w:rPr>
          <w:commentReference w:id="163"/>
        </w:r>
        <w:commentRangeEnd w:id="164"/>
        <w:r w:rsidR="00CC28B1" w:rsidDel="00CC28B1">
          <w:rPr>
            <w:rStyle w:val="CommentReference"/>
            <w:sz w:val="24"/>
            <w:szCs w:val="24"/>
          </w:rPr>
          <w:commentReference w:id="164"/>
        </w:r>
      </w:del>
      <w:r w:rsidR="005422A3">
        <w:t>that mixes naturally isolated populations</w:t>
      </w:r>
      <w:r w:rsidR="00780077">
        <w:t xml:space="preserve"> can</w:t>
      </w:r>
      <w:del w:id="166" w:author="Matthew Albrecht" w:date="2026-09-02T02:32:00Z" w16du:dateUtc="2026-09-02T07:32:00Z">
        <w:r w:rsidR="00780077" w:rsidDel="00E21986">
          <w:delText xml:space="preserve"> </w:delText>
        </w:r>
        <w:r w:rsidR="00242036" w:rsidDel="00E21986">
          <w:delText>effectively</w:delText>
        </w:r>
      </w:del>
      <w:r w:rsidR="00780077">
        <w:t xml:space="preserve"> restore genetic diversity</w:t>
      </w:r>
      <w:r w:rsidR="00242036">
        <w:t xml:space="preserve"> and alleviate inbreeding depression</w:t>
      </w:r>
      <w:r w:rsidR="000722E3">
        <w:t xml:space="preserve">, </w:t>
      </w:r>
      <w:del w:id="167" w:author="Matthew Albrecht" w:date="2026-09-02T02:48:00Z" w16du:dateUtc="2026-09-02T07:48:00Z">
        <w:r w:rsidR="00780077" w:rsidDel="009A5320">
          <w:delText>it</w:delText>
        </w:r>
        <w:r w:rsidR="00553CED" w:rsidDel="009A5320">
          <w:delText>s</w:delText>
        </w:r>
        <w:r w:rsidR="005422A3" w:rsidDel="009A5320">
          <w:delText xml:space="preserve"> </w:delText>
        </w:r>
        <w:r w:rsidR="00553CED" w:rsidDel="009A5320">
          <w:delText xml:space="preserve">long-term consequences remain uncertain </w:delText>
        </w:r>
        <w:r w:rsidR="005422A3" w:rsidDel="009A5320">
          <w:delText xml:space="preserve">because it can irreversibly </w:delText>
        </w:r>
      </w:del>
      <w:ins w:id="168" w:author="Matthew Albrecht" w:date="2026-09-02T02:48:00Z" w16du:dateUtc="2026-09-02T07:48:00Z">
        <w:r w:rsidR="009A5320">
          <w:t xml:space="preserve">it may also </w:t>
        </w:r>
      </w:ins>
      <w:r w:rsidR="005422A3">
        <w:t xml:space="preserve">alter natural population structure, demographic history, </w:t>
      </w:r>
      <w:r w:rsidR="005C2758">
        <w:t xml:space="preserve">expression of genetic load, </w:t>
      </w:r>
      <w:r w:rsidR="005422A3">
        <w:t>or local adaptation, if present</w:t>
      </w:r>
      <w:r w:rsidR="00FF732A">
        <w:t xml:space="preserve"> </w:t>
      </w:r>
      <w:r w:rsidR="000827F9">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instrText xml:space="preserve"> ADDIN EN.CITE </w:instrText>
      </w:r>
      <w:r w:rsidR="000827F9">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instrText xml:space="preserve"> ADDIN EN.CITE.DATA </w:instrText>
      </w:r>
      <w:r w:rsidR="000827F9">
        <w:fldChar w:fldCharType="end"/>
      </w:r>
      <w:r w:rsidR="000827F9">
        <w:fldChar w:fldCharType="separate"/>
      </w:r>
      <w:r w:rsidR="000827F9">
        <w:rPr>
          <w:noProof/>
        </w:rPr>
        <w:t>(Sexton</w:t>
      </w:r>
      <w:r w:rsidR="000827F9" w:rsidRPr="000827F9">
        <w:rPr>
          <w:i/>
          <w:noProof/>
        </w:rPr>
        <w:t xml:space="preserve"> et al.</w:t>
      </w:r>
      <w:r w:rsidR="000827F9">
        <w:rPr>
          <w:noProof/>
        </w:rPr>
        <w:t>, 2011; Frankham, 2015; Bell</w:t>
      </w:r>
      <w:r w:rsidR="000827F9" w:rsidRPr="000827F9">
        <w:rPr>
          <w:i/>
          <w:noProof/>
        </w:rPr>
        <w:t xml:space="preserve"> et al.</w:t>
      </w:r>
      <w:r w:rsidR="000827F9">
        <w:rPr>
          <w:noProof/>
        </w:rPr>
        <w:t>, 2019; Pérez-Pereira</w:t>
      </w:r>
      <w:r w:rsidR="000827F9" w:rsidRPr="000827F9">
        <w:rPr>
          <w:i/>
          <w:noProof/>
        </w:rPr>
        <w:t xml:space="preserve"> et al.</w:t>
      </w:r>
      <w:r w:rsidR="000827F9">
        <w:rPr>
          <w:noProof/>
        </w:rPr>
        <w:t>, 2022)</w:t>
      </w:r>
      <w:r w:rsidR="000827F9">
        <w:fldChar w:fldCharType="end"/>
      </w:r>
      <w:r w:rsidR="005422A3">
        <w:t xml:space="preserve">. </w:t>
      </w:r>
      <w:ins w:id="169" w:author="Matthew Albrecht" w:date="2026-09-02T02:48:00Z" w16du:dateUtc="2026-09-02T07:48:00Z">
        <w:r w:rsidR="009A5320">
          <w:t>Such</w:t>
        </w:r>
      </w:ins>
      <w:del w:id="170" w:author="Matthew Albrecht" w:date="2026-09-02T02:48:00Z" w16du:dateUtc="2026-09-02T07:48:00Z">
        <w:r w:rsidR="005422A3" w:rsidDel="009A5320">
          <w:delText xml:space="preserve">It </w:delText>
        </w:r>
      </w:del>
      <w:ins w:id="171" w:author="Matthew Albrecht" w:date="2026-09-02T02:49:00Z" w16du:dateUtc="2026-09-02T07:49:00Z">
        <w:r w:rsidR="00642741">
          <w:t xml:space="preserve"> </w:t>
        </w:r>
      </w:ins>
      <w:ins w:id="172" w:author="Matthew Albrecht" w:date="2026-09-02T02:48:00Z" w16du:dateUtc="2026-09-02T07:48:00Z">
        <w:r w:rsidR="00642741">
          <w:t xml:space="preserve">interventions </w:t>
        </w:r>
      </w:ins>
      <w:r w:rsidR="005422A3">
        <w:t>should therefore be considered only after careful evaluation and when the target species faces a high risk of extinction without intervention.</w:t>
      </w:r>
      <w:r w:rsidR="008510C5">
        <w:t xml:space="preserve"> </w:t>
      </w:r>
      <w:r w:rsidR="004A3522">
        <w:t xml:space="preserve">Our genetic analysis indicated that the TR_02 population is a mixture of genotypes from the IN–KY and TNE–TNW regions, which are geographically distinct and experience little natural gene flow. </w:t>
      </w:r>
      <w:r w:rsidR="00F7606A">
        <w:t>Although t</w:t>
      </w:r>
      <w:r w:rsidR="004A3522">
        <w:t>his result demonstrates that individuals from these geographically distinct regions can produce viable offspring</w:t>
      </w:r>
      <w:r w:rsidR="00F7606A">
        <w:t xml:space="preserve">, for the reasons </w:t>
      </w:r>
      <w:r w:rsidR="00F7606A" w:rsidRPr="00BC2686">
        <w:t xml:space="preserve">discussed above, </w:t>
      </w:r>
      <w:r w:rsidR="00F7606A" w:rsidRPr="00BC2686">
        <w:rPr>
          <w:u w:val="single"/>
        </w:rPr>
        <w:t xml:space="preserve">we do not recommend </w:t>
      </w:r>
      <w:ins w:id="173" w:author="Wen Kuo" w:date="2026-09-02T20:43:00Z" w16du:dateUtc="2026-09-03T01:43:00Z">
        <w:r w:rsidR="00BC2686" w:rsidRPr="00BC2686">
          <w:rPr>
            <w:rFonts w:eastAsia="MS Mincho"/>
            <w:u w:val="single"/>
            <w:rPrChange w:id="174" w:author="Wen Kuo" w:date="2026-09-02T20:44:00Z" w16du:dateUtc="2026-09-03T01:44:00Z">
              <w:rPr>
                <w:rFonts w:ascii="Helvetica" w:eastAsia="MS Mincho" w:hAnsi="Helvetica" w:cs="Helvetica"/>
                <w:lang w:eastAsia="en-US"/>
              </w:rPr>
            </w:rPrChange>
          </w:rPr>
          <w:t>mixing source populations from different regions without first evaluating offspring performance and genetic compatibility in a controlled setting</w:t>
        </w:r>
        <w:r w:rsidR="00BC2686" w:rsidRPr="00BC2686">
          <w:rPr>
            <w:rFonts w:eastAsia="MS Mincho"/>
            <w:rPrChange w:id="175" w:author="Wen Kuo" w:date="2026-09-02T20:44:00Z" w16du:dateUtc="2026-09-03T01:44:00Z">
              <w:rPr>
                <w:rFonts w:ascii="Helvetica" w:eastAsia="MS Mincho" w:hAnsi="Helvetica" w:cs="Helvetica"/>
                <w:lang w:eastAsia="en-US"/>
              </w:rPr>
            </w:rPrChange>
          </w:rPr>
          <w:t xml:space="preserve">. </w:t>
        </w:r>
      </w:ins>
      <w:commentRangeStart w:id="176"/>
      <w:commentRangeStart w:id="177"/>
      <w:del w:id="178" w:author="Wen Kuo" w:date="2026-09-02T20:43:00Z" w16du:dateUtc="2026-09-03T01:43:00Z">
        <w:r w:rsidR="00F7606A" w:rsidRPr="00BC2686" w:rsidDel="00BC2686">
          <w:rPr>
            <w:rPrChange w:id="179" w:author="Wen Kuo" w:date="2026-09-02T20:44:00Z" w16du:dateUtc="2026-09-03T01:44:00Z">
              <w:rPr>
                <w:u w:val="single"/>
              </w:rPr>
            </w:rPrChange>
          </w:rPr>
          <w:delText xml:space="preserve">such a high-risk intervention without careful evaluation </w:delText>
        </w:r>
        <w:r w:rsidR="00F7606A" w:rsidRPr="00BC2686" w:rsidDel="00BC2686">
          <w:delText>of necessity, genetic compatibility, and the long-term monitoring program after genetic mixing</w:delText>
        </w:r>
        <w:commentRangeEnd w:id="176"/>
        <w:r w:rsidR="008235BB" w:rsidRPr="00BC2686" w:rsidDel="00BC2686">
          <w:rPr>
            <w:rStyle w:val="CommentReference"/>
            <w:sz w:val="24"/>
            <w:szCs w:val="24"/>
            <w:rPrChange w:id="180" w:author="Wen Kuo" w:date="2026-09-02T20:44:00Z" w16du:dateUtc="2026-09-03T01:44:00Z">
              <w:rPr>
                <w:rStyle w:val="CommentReference"/>
                <w:sz w:val="24"/>
                <w:szCs w:val="24"/>
              </w:rPr>
            </w:rPrChange>
          </w:rPr>
          <w:commentReference w:id="176"/>
        </w:r>
      </w:del>
      <w:commentRangeEnd w:id="177"/>
      <w:r w:rsidR="00BC2686" w:rsidRPr="00BC2686">
        <w:rPr>
          <w:rStyle w:val="CommentReference"/>
          <w:sz w:val="24"/>
          <w:szCs w:val="24"/>
          <w:rPrChange w:id="181" w:author="Wen Kuo" w:date="2026-09-02T20:44:00Z" w16du:dateUtc="2026-09-03T01:44:00Z">
            <w:rPr>
              <w:rStyle w:val="CommentReference"/>
              <w:sz w:val="24"/>
              <w:szCs w:val="24"/>
            </w:rPr>
          </w:rPrChange>
        </w:rPr>
        <w:commentReference w:id="177"/>
      </w:r>
      <w:del w:id="182" w:author="Wen Kuo" w:date="2026-09-02T20:43:00Z" w16du:dateUtc="2026-09-03T01:43:00Z">
        <w:r w:rsidR="00F7606A" w:rsidRPr="00BC2686" w:rsidDel="00BC2686">
          <w:rPr>
            <w:rPrChange w:id="183" w:author="Wen Kuo" w:date="2026-09-02T20:44:00Z" w16du:dateUtc="2026-09-03T01:44:00Z">
              <w:rPr/>
            </w:rPrChange>
          </w:rPr>
          <w:delText>.</w:delText>
        </w:r>
        <w:r w:rsidR="002D79D6" w:rsidRPr="00BC2686" w:rsidDel="00BC2686">
          <w:delText xml:space="preserve"> </w:delText>
        </w:r>
      </w:del>
      <w:r w:rsidR="002D79D6" w:rsidRPr="00BC2686">
        <w:t xml:space="preserve">Moreover, </w:t>
      </w:r>
      <w:r w:rsidR="005E02DF" w:rsidRPr="00BC2686">
        <w:t>t</w:t>
      </w:r>
      <w:r w:rsidR="00286B81" w:rsidRPr="00BC2686">
        <w:t xml:space="preserve">his </w:t>
      </w:r>
      <w:ins w:id="184" w:author="Matthew Albrecht" w:date="2026-09-01T20:48:00Z" w16du:dateUtc="2026-09-02T01:48:00Z">
        <w:r w:rsidR="00A020CA" w:rsidRPr="00BC2686">
          <w:t>translocated</w:t>
        </w:r>
        <w:r w:rsidR="00A020CA">
          <w:t xml:space="preserve"> </w:t>
        </w:r>
      </w:ins>
      <w:r w:rsidR="00286B81">
        <w:t xml:space="preserve">population also showed significant </w:t>
      </w:r>
      <w:r w:rsidR="00160C53">
        <w:t xml:space="preserve">recent </w:t>
      </w:r>
      <w:r w:rsidR="00286B81">
        <w:t>bottleneck</w:t>
      </w:r>
      <w:r w:rsidR="00160C53">
        <w:t xml:space="preserve"> with a deficit of rare alleles at segregation sites, which </w:t>
      </w:r>
      <w:r w:rsidR="00EB637A">
        <w:t xml:space="preserve">implies this population was </w:t>
      </w:r>
      <w:del w:id="185" w:author="Matthew Albrecht" w:date="2026-09-01T20:55:00Z" w16du:dateUtc="2026-09-02T01:55:00Z">
        <w:r w:rsidR="00800C66" w:rsidDel="002F3C49">
          <w:delText>constructed from</w:delText>
        </w:r>
      </w:del>
      <w:ins w:id="186" w:author="Matthew Albrecht" w:date="2026-09-01T20:55:00Z" w16du:dateUtc="2026-09-02T01:55:00Z">
        <w:r w:rsidR="002F3C49">
          <w:t>founded with</w:t>
        </w:r>
      </w:ins>
      <w:del w:id="187" w:author="Wen Kuo" w:date="2026-09-02T17:58:00Z" w16du:dateUtc="2026-09-02T22:58:00Z">
        <w:r w:rsidR="00800C66" w:rsidDel="00364967">
          <w:delText xml:space="preserve"> </w:delText>
        </w:r>
      </w:del>
      <w:del w:id="188" w:author="Matthew Albrecht" w:date="2026-09-01T20:55:00Z" w16du:dateUtc="2026-09-02T01:55:00Z">
        <w:r w:rsidR="00800C66" w:rsidDel="002F3C49">
          <w:delText>very</w:delText>
        </w:r>
      </w:del>
      <w:r w:rsidR="00800C66">
        <w:t xml:space="preserve"> few </w:t>
      </w:r>
      <w:del w:id="189" w:author="Matthew Albrecht" w:date="2026-09-01T20:55:00Z" w16du:dateUtc="2026-09-02T01:55:00Z">
        <w:r w:rsidR="00800C66" w:rsidDel="002F3C49">
          <w:delText>founder</w:delText>
        </w:r>
      </w:del>
      <w:r w:rsidR="00800C66">
        <w:t xml:space="preserve"> individuals</w:t>
      </w:r>
      <w:r w:rsidR="002D79D6">
        <w:t xml:space="preserve"> </w:t>
      </w:r>
      <w:r w:rsidR="00D62323">
        <w:t xml:space="preserve">instead of a </w:t>
      </w:r>
      <w:r w:rsidR="005E02DF">
        <w:t>well-planned</w:t>
      </w:r>
      <w:r w:rsidR="00D62323">
        <w:t xml:space="preserve"> </w:t>
      </w:r>
      <w:commentRangeStart w:id="190"/>
      <w:commentRangeStart w:id="191"/>
      <w:del w:id="192" w:author="Wen Kuo" w:date="2026-09-02T17:57:00Z" w16du:dateUtc="2026-09-02T22:57:00Z">
        <w:r w:rsidR="00ED696D" w:rsidDel="00364967">
          <w:delText>interbreeding</w:delText>
        </w:r>
        <w:commentRangeEnd w:id="190"/>
        <w:r w:rsidR="00274DAF" w:rsidDel="00364967">
          <w:rPr>
            <w:rStyle w:val="CommentReference"/>
            <w:sz w:val="24"/>
            <w:szCs w:val="24"/>
          </w:rPr>
          <w:commentReference w:id="190"/>
        </w:r>
        <w:commentRangeEnd w:id="191"/>
        <w:r w:rsidR="00CC28B1" w:rsidDel="00364967">
          <w:rPr>
            <w:rStyle w:val="CommentReference"/>
            <w:sz w:val="24"/>
            <w:szCs w:val="24"/>
          </w:rPr>
          <w:commentReference w:id="191"/>
        </w:r>
        <w:r w:rsidR="00ED696D" w:rsidDel="00364967">
          <w:delText xml:space="preserve"> program</w:delText>
        </w:r>
      </w:del>
      <w:ins w:id="193" w:author="Wen Kuo" w:date="2026-09-02T17:57:00Z" w16du:dateUtc="2026-09-02T22:57:00Z">
        <w:r w:rsidR="00364967">
          <w:t>genetic management</w:t>
        </w:r>
      </w:ins>
      <w:r w:rsidR="00ED696D">
        <w:t>.</w:t>
      </w:r>
      <w:r w:rsidR="00D62323">
        <w:t xml:space="preserve"> </w:t>
      </w:r>
      <w:del w:id="194" w:author="Matthew Albrecht" w:date="2026-09-02T02:50:00Z" w16du:dateUtc="2026-09-02T07:50:00Z">
        <w:r w:rsidR="00AD5451" w:rsidDel="009633A1">
          <w:delText xml:space="preserve">For the </w:delText>
        </w:r>
        <w:r w:rsidR="00D74A7C" w:rsidDel="009633A1">
          <w:delText>necessity alone</w:delText>
        </w:r>
      </w:del>
      <w:ins w:id="195" w:author="Matthew Albrecht" w:date="2026-09-02T02:50:00Z" w16du:dateUtc="2026-09-02T07:50:00Z">
        <w:r w:rsidR="009633A1">
          <w:t>Importantly</w:t>
        </w:r>
      </w:ins>
      <w:r w:rsidR="00D74A7C">
        <w:t>, a</w:t>
      </w:r>
      <w:r w:rsidR="004A3522">
        <w:t xml:space="preserve">lthough some </w:t>
      </w:r>
      <w:del w:id="196" w:author="Matthew Albrecht" w:date="2026-09-02T02:50:00Z" w16du:dateUtc="2026-09-02T07:50:00Z">
        <w:r w:rsidR="004A3522" w:rsidDel="00EF1012">
          <w:delText xml:space="preserve">local </w:delText>
        </w:r>
      </w:del>
      <w:ins w:id="197" w:author="Matthew Albrecht" w:date="2026-09-02T02:51:00Z" w16du:dateUtc="2026-09-02T07:51:00Z">
        <w:r w:rsidR="00EF1012">
          <w:rPr>
            <w:rStyle w:val="Emphasis"/>
          </w:rPr>
          <w:t>P. globosa</w:t>
        </w:r>
        <w:r w:rsidR="00EF1012">
          <w:t xml:space="preserve"> </w:t>
        </w:r>
      </w:ins>
      <w:r w:rsidR="004A3522">
        <w:t xml:space="preserve">populations </w:t>
      </w:r>
      <w:del w:id="198" w:author="Matthew Albrecht" w:date="2026-09-02T02:51:00Z" w16du:dateUtc="2026-09-02T07:51:00Z">
        <w:r w:rsidR="004A3522" w:rsidDel="00926E2C">
          <w:delText xml:space="preserve">of </w:delText>
        </w:r>
        <w:r w:rsidR="004A3522" w:rsidDel="00926E2C">
          <w:rPr>
            <w:rStyle w:val="Emphasis"/>
          </w:rPr>
          <w:delText>P. globosa</w:delText>
        </w:r>
        <w:r w:rsidR="004A3522" w:rsidDel="00926E2C">
          <w:delText xml:space="preserve"> </w:delText>
        </w:r>
      </w:del>
      <w:r w:rsidR="004A3522">
        <w:t>have experienced demographic bottlenecks and reduced genetic diversity, substantial genetic diversity is still maintained within geographic regions, and there are no clear signs that the species faces imminent extinction.</w:t>
      </w:r>
    </w:p>
    <w:p w14:paraId="52AAE565" w14:textId="1497F7D1" w:rsidR="00091E73" w:rsidRPr="00091E73" w:rsidRDefault="006118BF" w:rsidP="682E26A9">
      <w:ins w:id="199" w:author="Matthew Albrecht" w:date="2026-09-01T21:01:00Z" w16du:dateUtc="2026-09-02T02:01:00Z">
        <w:r>
          <w:lastRenderedPageBreak/>
          <w:t>Our</w:t>
        </w:r>
      </w:ins>
      <w:del w:id="200" w:author="Matthew Albrecht" w:date="2026-09-01T21:01:00Z" w16du:dateUtc="2026-09-02T02:01:00Z">
        <w:r w:rsidR="50EEF571" w:rsidDel="006118BF">
          <w:delText>These</w:delText>
        </w:r>
      </w:del>
      <w:r w:rsidR="50EEF571">
        <w:t xml:space="preserve"> </w:t>
      </w:r>
      <w:ins w:id="201" w:author="Matthew Albrecht" w:date="2026-09-02T02:54:00Z" w16du:dateUtc="2026-09-02T07:54:00Z">
        <w:r w:rsidR="00A2460F">
          <w:t xml:space="preserve">genetic </w:t>
        </w:r>
      </w:ins>
      <w:r w:rsidR="50EEF571">
        <w:t xml:space="preserve">findings support a risk-benefit </w:t>
      </w:r>
      <w:r w:rsidR="6A0A7AC0">
        <w:t>framework</w:t>
      </w:r>
      <w:r w:rsidR="50EEF571">
        <w:t xml:space="preserve"> </w:t>
      </w:r>
      <w:r w:rsidR="401E20CB">
        <w:t>for</w:t>
      </w:r>
      <w:r w:rsidR="50EEF571">
        <w:t xml:space="preserve"> conservation management </w:t>
      </w:r>
      <w:r w:rsidR="52551813">
        <w:t>for</w:t>
      </w:r>
      <w:r w:rsidR="50EEF571">
        <w:t xml:space="preserve"> </w:t>
      </w:r>
      <w:r w:rsidR="50EEF571" w:rsidRPr="682E26A9">
        <w:rPr>
          <w:i/>
          <w:iCs/>
        </w:rPr>
        <w:t>P. globosa</w:t>
      </w:r>
      <w:r w:rsidR="50EEF571">
        <w:t xml:space="preserve">. </w:t>
      </w:r>
      <w:r w:rsidR="2ECB016F">
        <w:t>S</w:t>
      </w:r>
      <w:r w:rsidR="50EEF571">
        <w:t xml:space="preserve">trong regional structure </w:t>
      </w:r>
      <w:r w:rsidR="0020610E">
        <w:t xml:space="preserve">(IN-KY vs. TNE-TNW) </w:t>
      </w:r>
      <w:r w:rsidR="50EEF571">
        <w:t xml:space="preserve">argues against treating all populations as interchangeable seed sources, </w:t>
      </w:r>
      <w:r w:rsidR="5526168B">
        <w:t>as such practices</w:t>
      </w:r>
      <w:r w:rsidR="50EEF571">
        <w:t xml:space="preserve"> could erode historic </w:t>
      </w:r>
      <w:r w:rsidR="04EC6CE9">
        <w:t xml:space="preserve">genetic </w:t>
      </w:r>
      <w:r w:rsidR="50EEF571">
        <w:t>differentiat</w:t>
      </w:r>
      <w:r w:rsidR="1F03098D">
        <w:t>ion</w:t>
      </w:r>
      <w:r w:rsidR="50EEF571">
        <w:t xml:space="preserve">. </w:t>
      </w:r>
      <w:r w:rsidR="331427E4">
        <w:t>Conversely</w:t>
      </w:r>
      <w:r w:rsidR="50EEF571">
        <w:t xml:space="preserve">, </w:t>
      </w:r>
      <w:r w:rsidR="33C0A034">
        <w:t>reduced</w:t>
      </w:r>
      <w:r w:rsidR="50EEF571">
        <w:t xml:space="preserve"> diversity, bottleneck signals, localized inbreeding, and </w:t>
      </w:r>
      <w:r w:rsidR="2B71CF5B">
        <w:t>ongoing</w:t>
      </w:r>
      <w:r w:rsidR="50EEF571">
        <w:t xml:space="preserve"> habitat threats</w:t>
      </w:r>
      <w:r w:rsidR="232F4D8C">
        <w:t xml:space="preserve"> suggest that</w:t>
      </w:r>
      <w:r w:rsidR="50EEF571">
        <w:t xml:space="preserve"> </w:t>
      </w:r>
      <w:r w:rsidR="6FA2DC54">
        <w:t>current</w:t>
      </w:r>
      <w:r w:rsidR="3ACE9BB0">
        <w:t xml:space="preserve"> management</w:t>
      </w:r>
      <w:r w:rsidR="50EEF571">
        <w:t xml:space="preserve"> </w:t>
      </w:r>
      <w:r w:rsidR="7D8E017F">
        <w:t xml:space="preserve">practices </w:t>
      </w:r>
      <w:r w:rsidR="2887FA40">
        <w:t xml:space="preserve">alone </w:t>
      </w:r>
      <w:r w:rsidR="50EEF571">
        <w:t>may be</w:t>
      </w:r>
      <w:r w:rsidR="759CDBC1">
        <w:t xml:space="preserve"> in</w:t>
      </w:r>
      <w:r w:rsidR="50EEF571">
        <w:t>sufficient</w:t>
      </w:r>
      <w:r w:rsidR="31B592F4">
        <w:t xml:space="preserve"> in some cases</w:t>
      </w:r>
      <w:r w:rsidR="50EEF571">
        <w:t xml:space="preserve">. The most defensible interpretation is therefore not that management must choose between </w:t>
      </w:r>
      <w:r w:rsidR="1CBF2648">
        <w:t>conserving population</w:t>
      </w:r>
      <w:r w:rsidR="50EEF571">
        <w:t xml:space="preserve"> structure </w:t>
      </w:r>
      <w:r w:rsidR="00A14E0C">
        <w:t>or</w:t>
      </w:r>
      <w:r w:rsidR="50EEF571">
        <w:t xml:space="preserve"> restoring</w:t>
      </w:r>
      <w:del w:id="202" w:author="Matthew Albrecht" w:date="2026-09-02T02:57:00Z" w16du:dateUtc="2026-09-02T07:57:00Z">
        <w:r w:rsidR="00A14E0C" w:rsidDel="00AE7002">
          <w:delText>/creating</w:delText>
        </w:r>
      </w:del>
      <w:r w:rsidR="50EEF571">
        <w:t xml:space="preserve"> gene flow, but that both goals must be balanced. </w:t>
      </w:r>
      <w:r w:rsidR="50EEF571" w:rsidRPr="682E26A9">
        <w:rPr>
          <w:i/>
          <w:iCs/>
        </w:rPr>
        <w:t>In situ</w:t>
      </w:r>
      <w:r w:rsidR="50EEF571">
        <w:t xml:space="preserve"> conservation should remain the </w:t>
      </w:r>
      <w:r w:rsidR="24249325">
        <w:t>primary focus</w:t>
      </w:r>
      <w:r w:rsidR="50EEF571">
        <w:t xml:space="preserve"> because it </w:t>
      </w:r>
      <w:r w:rsidR="1E11CEDA">
        <w:t>maintains</w:t>
      </w:r>
      <w:r w:rsidR="50EEF571">
        <w:t xml:space="preserve"> the geographic distribution of </w:t>
      </w:r>
      <w:r w:rsidR="2360F4F5">
        <w:t xml:space="preserve">genetic </w:t>
      </w:r>
      <w:r w:rsidR="50EEF571">
        <w:t xml:space="preserve">diversity and supports representation and redundancy across the range. </w:t>
      </w:r>
      <w:r w:rsidR="07FE1E92">
        <w:t>However, e</w:t>
      </w:r>
      <w:r w:rsidR="50EEF571" w:rsidRPr="682E26A9">
        <w:rPr>
          <w:i/>
          <w:iCs/>
        </w:rPr>
        <w:t>x situ</w:t>
      </w:r>
      <w:r w:rsidR="50EEF571">
        <w:t xml:space="preserve"> conservation and </w:t>
      </w:r>
      <w:del w:id="203" w:author="Wen Kuo" w:date="2026-09-02T16:39:00Z" w16du:dateUtc="2026-09-02T21:39:00Z">
        <w:r w:rsidR="50EEF571" w:rsidDel="0099131C">
          <w:delText>reintroductio</w:delText>
        </w:r>
        <w:r w:rsidR="2A73D7EC" w:rsidDel="0099131C">
          <w:delText>n</w:delText>
        </w:r>
      </w:del>
      <w:ins w:id="204" w:author="Wen Kuo" w:date="2026-09-02T16:39:00Z" w16du:dateUtc="2026-09-02T21:39:00Z">
        <w:r w:rsidR="0099131C">
          <w:t>translocation</w:t>
        </w:r>
      </w:ins>
      <w:r w:rsidR="2A73D7EC">
        <w:t xml:space="preserve"> </w:t>
      </w:r>
      <w:r w:rsidR="30FE29FC">
        <w:t xml:space="preserve">efforts </w:t>
      </w:r>
      <w:r w:rsidR="6DD0A980">
        <w:t xml:space="preserve">using </w:t>
      </w:r>
      <w:commentRangeStart w:id="205"/>
      <w:commentRangeStart w:id="206"/>
      <w:r w:rsidR="6DD0A980">
        <w:t>multiple source populations</w:t>
      </w:r>
      <w:r w:rsidR="2A73D7EC">
        <w:t xml:space="preserve"> </w:t>
      </w:r>
      <w:r w:rsidR="003A2CF6">
        <w:t xml:space="preserve">with natural gene flow </w:t>
      </w:r>
      <w:r w:rsidR="50EEF571">
        <w:t xml:space="preserve">may </w:t>
      </w:r>
      <w:commentRangeEnd w:id="205"/>
      <w:r w:rsidR="001A7E0E">
        <w:rPr>
          <w:rStyle w:val="CommentReference"/>
          <w:sz w:val="24"/>
          <w:szCs w:val="24"/>
        </w:rPr>
        <w:commentReference w:id="205"/>
      </w:r>
      <w:commentRangeEnd w:id="206"/>
      <w:r w:rsidR="00190099">
        <w:rPr>
          <w:rStyle w:val="CommentReference"/>
          <w:sz w:val="24"/>
          <w:szCs w:val="24"/>
        </w:rPr>
        <w:commentReference w:id="206"/>
      </w:r>
      <w:r w:rsidR="20EB508C">
        <w:t>serve as</w:t>
      </w:r>
      <w:r w:rsidR="50EEF571">
        <w:t xml:space="preserve"> complement</w:t>
      </w:r>
      <w:r w:rsidR="3FC1A12A">
        <w:t>ary approaches</w:t>
      </w:r>
      <w:r w:rsidR="50EEF571">
        <w:t xml:space="preserve"> when guided by genetic data and </w:t>
      </w:r>
      <w:r w:rsidR="098EFC32">
        <w:t>coupled</w:t>
      </w:r>
      <w:r w:rsidR="50EEF571">
        <w:t xml:space="preserve"> </w:t>
      </w:r>
      <w:r w:rsidR="18FF87CD">
        <w:t>with continue</w:t>
      </w:r>
      <w:r w:rsidR="5022BEF2">
        <w:t>d</w:t>
      </w:r>
      <w:r w:rsidR="50EEF571">
        <w:t xml:space="preserve"> monitoring</w:t>
      </w:r>
      <w:r w:rsidR="4A682FB4">
        <w:t xml:space="preserve"> and evaluation</w:t>
      </w:r>
      <w:r w:rsidR="50EEF571">
        <w:t>.</w:t>
      </w:r>
      <w:ins w:id="207" w:author="Wen Kuo" w:date="2026-09-02T20:27:00Z" w16du:dateUtc="2026-09-03T01:27:00Z">
        <w:r w:rsidR="00053BA2">
          <w:t xml:space="preserve"> </w:t>
        </w:r>
      </w:ins>
      <w:ins w:id="208" w:author="Wen Kuo" w:date="2026-09-02T20:40:00Z" w16du:dateUtc="2026-09-03T01:40:00Z">
        <w:r w:rsidR="001544F6">
          <w:t>For example, the population TNW_01 showed the lowest allelic richness and heterozygosity among all studied populations. If future studies show that TNW_01 has experienced rapid population decline and strong inbreeding depression, we would</w:t>
        </w:r>
      </w:ins>
      <w:ins w:id="209" w:author="Wen Kuo" w:date="2026-09-02T20:41:00Z" w16du:dateUtc="2026-09-03T01:41:00Z">
        <w:r w:rsidR="00FC06B1">
          <w:t xml:space="preserve"> </w:t>
        </w:r>
      </w:ins>
      <w:ins w:id="210" w:author="Wen Kuo" w:date="2026-09-02T20:40:00Z" w16du:dateUtc="2026-09-03T01:40:00Z">
        <w:r w:rsidR="001544F6">
          <w:t>suggest conducting genetic rescue by translocating individuals from TNW_04 or TNW_05, which have higher genetic diversity, into TNW_01.</w:t>
        </w:r>
      </w:ins>
    </w:p>
    <w:p w14:paraId="012F2CDC" w14:textId="3758DF88"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w:t>
      </w:r>
      <w:r w:rsidR="00BF43A1">
        <w:t>within</w:t>
      </w:r>
      <w:r w:rsidR="50EEF571">
        <w:t xml:space="preserve"> major </w:t>
      </w:r>
      <w:r w:rsidR="008A0C8D">
        <w:t xml:space="preserve">geographic </w:t>
      </w:r>
      <w:r w:rsidR="50EEF571">
        <w:t>region</w:t>
      </w:r>
      <w:r w:rsidR="004E0BAF">
        <w:t>s</w:t>
      </w:r>
      <w:r w:rsidR="00BF43A1">
        <w:t xml:space="preserve"> (IN, KY, TNE, TNW)</w:t>
      </w:r>
      <w:r w:rsidR="50EEF571">
        <w:t>. At present, Indiana</w:t>
      </w:r>
      <w:r w:rsidR="00BF43A1">
        <w:t xml:space="preserve"> (IN)</w:t>
      </w:r>
      <w:r w:rsidR="50EEF571">
        <w:t xml:space="preserve"> may be the only region where this goal is largely met, because its single</w:t>
      </w:r>
      <w:r w:rsidR="00D514E1">
        <w:t>-</w:t>
      </w:r>
      <w:r w:rsidR="50EEF571">
        <w:t>known population is</w:t>
      </w:r>
      <w:r w:rsidR="4A3DC172">
        <w:t xml:space="preserve"> both</w:t>
      </w:r>
      <w:r w:rsidR="50EEF571">
        <w:t xml:space="preserve"> protected and </w:t>
      </w:r>
      <w:r w:rsidR="22BE1B50">
        <w:t xml:space="preserve">actively </w:t>
      </w:r>
      <w:r w:rsidR="50EEF571">
        <w:t>managed. In eastern Tennessee</w:t>
      </w:r>
      <w:r w:rsidR="00BF43A1">
        <w:t xml:space="preserve"> (TNE)</w:t>
      </w:r>
      <w:r w:rsidR="50EEF571">
        <w:t xml:space="preserv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lastRenderedPageBreak/>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w:t>
      </w:r>
      <w:r w:rsidR="00D35C9D">
        <w:t xml:space="preserve"> (KY)</w:t>
      </w:r>
      <w:r w:rsidR="50EEF571">
        <w:t xml:space="preserve"> and </w:t>
      </w:r>
      <w:r w:rsidR="00D35C9D">
        <w:t xml:space="preserve">western </w:t>
      </w:r>
      <w:r w:rsidR="50EEF571">
        <w:t>Tennessee</w:t>
      </w:r>
      <w:r w:rsidR="00D35C9D">
        <w:t xml:space="preserve"> (TNW)</w:t>
      </w:r>
      <w:r w:rsidR="50EEF571">
        <w:t xml:space="preserve"> occur on private 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Populations showing low allelic richness, bottleneck signatures, </w:t>
      </w:r>
      <w:r w:rsidR="00D106F0">
        <w:t>elevated inbreeding</w:t>
      </w:r>
      <w:r w:rsidR="50EEF571">
        <w:t>, or severe habitat degradation 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potentially dangerous to access, making them important targets for </w:t>
      </w:r>
      <w:r w:rsidR="72EE41B3" w:rsidRPr="00AF06FF">
        <w:rPr>
          <w:i/>
          <w:iCs/>
        </w:rPr>
        <w:t>ex situ</w:t>
      </w:r>
      <w:r w:rsidR="72EE41B3">
        <w:t xml:space="preserve"> conservation</w:t>
      </w:r>
      <w:del w:id="211" w:author="Matthew Albrecht" w:date="2026-09-02T03:02:00Z" w16du:dateUtc="2026-09-02T08:02:00Z">
        <w:r w:rsidR="007C23E6" w:rsidDel="00F13855">
          <w:delText xml:space="preserve">, </w:delText>
        </w:r>
        <w:commentRangeStart w:id="212"/>
        <w:r w:rsidR="007C23E6" w:rsidDel="00F13855">
          <w:delText>such as translocation</w:delText>
        </w:r>
        <w:commentRangeEnd w:id="212"/>
        <w:r w:rsidR="00F13855" w:rsidDel="00F13855">
          <w:rPr>
            <w:rStyle w:val="CommentReference"/>
            <w:sz w:val="24"/>
            <w:szCs w:val="24"/>
          </w:rPr>
          <w:commentReference w:id="212"/>
        </w:r>
      </w:del>
      <w:r w:rsidR="72EE41B3">
        <w:t>.</w:t>
      </w:r>
    </w:p>
    <w:p w14:paraId="20509250" w14:textId="08667A53"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 xml:space="preserve">these </w:t>
      </w:r>
      <w:ins w:id="213" w:author="Matthew Albrecht" w:date="2026-09-02T03:03:00Z" w16du:dateUtc="2026-09-02T08:03:00Z">
        <w:r w:rsidR="00B70F93">
          <w:t>markers</w:t>
        </w:r>
      </w:ins>
      <w:del w:id="214" w:author="Matthew Albrecht" w:date="2026-09-02T03:03:00Z" w16du:dateUtc="2026-09-02T08:03:00Z">
        <w:r w:rsidR="1F393D66" w:rsidDel="00B70F93">
          <w:delText>data</w:delText>
        </w:r>
      </w:del>
      <w:r w:rsidR="1F393D66">
        <w:t xml:space="preserve">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w:t>
      </w:r>
      <w:del w:id="215" w:author="Wen Kuo" w:date="2026-09-02T16:39:00Z" w16du:dateUtc="2026-09-02T21:39:00Z">
        <w:r w:rsidR="2519B4BE" w:rsidDel="0099131C">
          <w:delText>reintroduction</w:delText>
        </w:r>
      </w:del>
      <w:ins w:id="216" w:author="Wen Kuo" w:date="2026-09-02T16:39:00Z" w16du:dateUtc="2026-09-02T21:39:00Z">
        <w:r w:rsidR="0099131C">
          <w:t>translocation</w:t>
        </w:r>
      </w:ins>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w:t>
      </w:r>
      <w:del w:id="217" w:author="Matthew Albrecht" w:date="2026-09-02T03:04:00Z" w16du:dateUtc="2026-09-02T08:04:00Z">
        <w:r w:rsidDel="00894A4F">
          <w:delText xml:space="preserve">seed-bank dynamics, </w:delText>
        </w:r>
      </w:del>
      <w:r>
        <w:t xml:space="preserve">and genome-scale markers will </w:t>
      </w:r>
      <w:r w:rsidR="0D88012D">
        <w:t>be 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0ACE85CB" w:rsidR="00CA2A1B" w:rsidRDefault="00636D58" w:rsidP="0082036B">
      <w:r w:rsidRPr="00E938E0">
        <w:t xml:space="preserve">Funding for this project was provided through a cooperative agreement (F19AC00621) with the US Fish and Wildlife Service. We thank Geoff Call, Caitlin Elam, Noah Dell, Julian </w:t>
      </w:r>
      <w:r w:rsidRPr="00E938E0">
        <w:lastRenderedPageBreak/>
        <w:t xml:space="preserve">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3B42DBF5" w14:textId="77777777" w:rsidR="000827F9" w:rsidRPr="000827F9" w:rsidRDefault="00061CDF" w:rsidP="000827F9">
      <w:pPr>
        <w:pStyle w:val="EndNoteBibliography"/>
        <w:ind w:left="720" w:hanging="720"/>
        <w:rPr>
          <w:noProof/>
        </w:rPr>
      </w:pPr>
      <w:r>
        <w:fldChar w:fldCharType="begin"/>
      </w:r>
      <w:r>
        <w:instrText xml:space="preserve"> ADDIN EN.SECTION.REFLIST </w:instrText>
      </w:r>
      <w:r>
        <w:fldChar w:fldCharType="separate"/>
      </w:r>
      <w:r w:rsidR="000827F9" w:rsidRPr="000827F9">
        <w:rPr>
          <w:b/>
          <w:noProof/>
        </w:rPr>
        <w:t>2010.</w:t>
      </w:r>
      <w:r w:rsidR="000827F9" w:rsidRPr="000827F9">
        <w:rPr>
          <w:noProof/>
        </w:rPr>
        <w:t xml:space="preserve"> </w:t>
      </w:r>
      <w:r w:rsidR="000827F9" w:rsidRPr="000827F9">
        <w:rPr>
          <w:i/>
          <w:noProof/>
        </w:rPr>
        <w:t>Flora of North America</w:t>
      </w:r>
      <w:r w:rsidR="000827F9" w:rsidRPr="000827F9">
        <w:rPr>
          <w:noProof/>
        </w:rPr>
        <w:t>. New York and Oxford: Oxford University Press.</w:t>
      </w:r>
    </w:p>
    <w:p w14:paraId="058C2BF2" w14:textId="77777777" w:rsidR="000827F9" w:rsidRPr="000827F9" w:rsidRDefault="000827F9" w:rsidP="000827F9">
      <w:pPr>
        <w:pStyle w:val="EndNoteBibliography"/>
        <w:ind w:left="720" w:hanging="720"/>
        <w:rPr>
          <w:noProof/>
        </w:rPr>
      </w:pPr>
      <w:r w:rsidRPr="000827F9">
        <w:rPr>
          <w:b/>
          <w:noProof/>
        </w:rPr>
        <w:t>Aguilar-Gómez D, Yuan L, Zhang Y, Ochoa A, Culver M, Fitak RR, Onorato D, Lohmueller KE, Nielsen R. 2025.</w:t>
      </w:r>
      <w:r w:rsidRPr="000827F9">
        <w:rPr>
          <w:noProof/>
        </w:rPr>
        <w:t xml:space="preserve"> Genetic rescue of Florida panthers reduced homozygosity but did not swamp ancestral genotypes. </w:t>
      </w:r>
      <w:r w:rsidRPr="000827F9">
        <w:rPr>
          <w:i/>
          <w:noProof/>
        </w:rPr>
        <w:t>Proceedings of the National Academy of Sciences</w:t>
      </w:r>
      <w:r w:rsidRPr="000827F9">
        <w:rPr>
          <w:noProof/>
        </w:rPr>
        <w:t xml:space="preserve"> </w:t>
      </w:r>
      <w:r w:rsidRPr="000827F9">
        <w:rPr>
          <w:b/>
          <w:noProof/>
        </w:rPr>
        <w:t>122</w:t>
      </w:r>
      <w:r w:rsidRPr="000827F9">
        <w:rPr>
          <w:noProof/>
        </w:rPr>
        <w:t>(31): e2410945122.</w:t>
      </w:r>
    </w:p>
    <w:p w14:paraId="1F4170C3" w14:textId="77777777" w:rsidR="000827F9" w:rsidRPr="000827F9" w:rsidRDefault="000827F9" w:rsidP="000827F9">
      <w:pPr>
        <w:pStyle w:val="EndNoteBibliography"/>
        <w:ind w:left="720" w:hanging="720"/>
        <w:rPr>
          <w:noProof/>
        </w:rPr>
      </w:pPr>
      <w:r w:rsidRPr="000827F9">
        <w:rPr>
          <w:b/>
          <w:noProof/>
        </w:rPr>
        <w:t>Allen GC, Flores-Vergara MA, Krasynanski S, Kumar S, Thompson WF. 2006.</w:t>
      </w:r>
      <w:r w:rsidRPr="000827F9">
        <w:rPr>
          <w:noProof/>
        </w:rPr>
        <w:t xml:space="preserve"> A modified protocol for rapid DNA isolation from plant tissues using cetyltrimethylammonium bromide. </w:t>
      </w:r>
      <w:r w:rsidRPr="000827F9">
        <w:rPr>
          <w:i/>
          <w:noProof/>
        </w:rPr>
        <w:t>Nat Protoc</w:t>
      </w:r>
      <w:r w:rsidRPr="000827F9">
        <w:rPr>
          <w:noProof/>
        </w:rPr>
        <w:t xml:space="preserve"> </w:t>
      </w:r>
      <w:r w:rsidRPr="000827F9">
        <w:rPr>
          <w:b/>
          <w:noProof/>
        </w:rPr>
        <w:t>1</w:t>
      </w:r>
      <w:r w:rsidRPr="000827F9">
        <w:rPr>
          <w:noProof/>
        </w:rPr>
        <w:t>(5): 2320–2325.</w:t>
      </w:r>
    </w:p>
    <w:p w14:paraId="2057D3F7" w14:textId="77777777" w:rsidR="000827F9" w:rsidRPr="000827F9" w:rsidRDefault="000827F9" w:rsidP="000827F9">
      <w:pPr>
        <w:pStyle w:val="EndNoteBibliography"/>
        <w:ind w:left="720" w:hanging="720"/>
        <w:rPr>
          <w:noProof/>
        </w:rPr>
      </w:pPr>
      <w:r w:rsidRPr="000827F9">
        <w:rPr>
          <w:b/>
          <w:noProof/>
        </w:rPr>
        <w:t>Bell DA, Robinson ZL, Funk WC, Fitzpatrick SW, Allendorf FW, Tallmon DA, Whiteley AR. 2019.</w:t>
      </w:r>
      <w:r w:rsidRPr="000827F9">
        <w:rPr>
          <w:noProof/>
        </w:rPr>
        <w:t xml:space="preserve"> The Exciting Potential and Remaining Uncertainties of Genetic Rescue. </w:t>
      </w:r>
      <w:r w:rsidRPr="000827F9">
        <w:rPr>
          <w:i/>
          <w:noProof/>
        </w:rPr>
        <w:t>Trends in Ecology &amp; Evolution</w:t>
      </w:r>
      <w:r w:rsidRPr="000827F9">
        <w:rPr>
          <w:noProof/>
        </w:rPr>
        <w:t xml:space="preserve"> </w:t>
      </w:r>
      <w:r w:rsidRPr="000827F9">
        <w:rPr>
          <w:b/>
          <w:noProof/>
        </w:rPr>
        <w:t>34</w:t>
      </w:r>
      <w:r w:rsidRPr="000827F9">
        <w:rPr>
          <w:noProof/>
        </w:rPr>
        <w:t>(12): 1070–1079.</w:t>
      </w:r>
    </w:p>
    <w:p w14:paraId="1D5D1F9C" w14:textId="77777777" w:rsidR="000827F9" w:rsidRPr="000827F9" w:rsidRDefault="000827F9" w:rsidP="000827F9">
      <w:pPr>
        <w:pStyle w:val="EndNoteBibliography"/>
        <w:ind w:left="720" w:hanging="720"/>
        <w:rPr>
          <w:noProof/>
        </w:rPr>
      </w:pPr>
      <w:r w:rsidRPr="000827F9">
        <w:rPr>
          <w:b/>
          <w:noProof/>
        </w:rPr>
        <w:t>Boutin-Ganache I, Raposo M, Raymond M, Deschepper CF. 2001.</w:t>
      </w:r>
      <w:r w:rsidRPr="000827F9">
        <w:rPr>
          <w:noProof/>
        </w:rPr>
        <w:t xml:space="preserve"> M13-tailed primers improve the readability and usability of microsatellite analyses performed with two different allele-sizing methods. </w:t>
      </w:r>
      <w:r w:rsidRPr="000827F9">
        <w:rPr>
          <w:i/>
          <w:noProof/>
        </w:rPr>
        <w:t>BioTechniques</w:t>
      </w:r>
      <w:r w:rsidRPr="000827F9">
        <w:rPr>
          <w:noProof/>
        </w:rPr>
        <w:t xml:space="preserve"> </w:t>
      </w:r>
      <w:r w:rsidRPr="000827F9">
        <w:rPr>
          <w:b/>
          <w:noProof/>
        </w:rPr>
        <w:t>31</w:t>
      </w:r>
      <w:r w:rsidRPr="000827F9">
        <w:rPr>
          <w:noProof/>
        </w:rPr>
        <w:t>: 24–25.</w:t>
      </w:r>
    </w:p>
    <w:p w14:paraId="48D3BD37" w14:textId="77777777" w:rsidR="000827F9" w:rsidRPr="000827F9" w:rsidRDefault="000827F9" w:rsidP="000827F9">
      <w:pPr>
        <w:pStyle w:val="EndNoteBibliography"/>
        <w:ind w:left="720" w:hanging="720"/>
        <w:rPr>
          <w:noProof/>
        </w:rPr>
      </w:pPr>
      <w:r w:rsidRPr="000827F9">
        <w:rPr>
          <w:b/>
          <w:noProof/>
        </w:rPr>
        <w:t>Bucharova A. 2017.</w:t>
      </w:r>
      <w:r w:rsidRPr="000827F9">
        <w:rPr>
          <w:noProof/>
        </w:rPr>
        <w:t xml:space="preserve"> Assisted migration within species range ignores biotic interactions and lacks evidence. </w:t>
      </w:r>
      <w:r w:rsidRPr="000827F9">
        <w:rPr>
          <w:i/>
          <w:noProof/>
        </w:rPr>
        <w:t>Restoration Ecology</w:t>
      </w:r>
      <w:r w:rsidRPr="000827F9">
        <w:rPr>
          <w:noProof/>
        </w:rPr>
        <w:t xml:space="preserve"> </w:t>
      </w:r>
      <w:r w:rsidRPr="000827F9">
        <w:rPr>
          <w:b/>
          <w:noProof/>
        </w:rPr>
        <w:t>25</w:t>
      </w:r>
      <w:r w:rsidRPr="000827F9">
        <w:rPr>
          <w:noProof/>
        </w:rPr>
        <w:t>(1): 14–18.</w:t>
      </w:r>
    </w:p>
    <w:p w14:paraId="14EE8226" w14:textId="77777777" w:rsidR="000827F9" w:rsidRPr="000827F9" w:rsidRDefault="000827F9" w:rsidP="000827F9">
      <w:pPr>
        <w:pStyle w:val="EndNoteBibliography"/>
        <w:ind w:left="720" w:hanging="720"/>
        <w:rPr>
          <w:noProof/>
        </w:rPr>
      </w:pPr>
      <w:r w:rsidRPr="000827F9">
        <w:rPr>
          <w:b/>
          <w:noProof/>
        </w:rPr>
        <w:lastRenderedPageBreak/>
        <w:t>Chybicki IJ, Burczyk J. 2009.</w:t>
      </w:r>
      <w:r w:rsidRPr="000827F9">
        <w:rPr>
          <w:noProof/>
        </w:rPr>
        <w:t xml:space="preserve"> Simultaneous estimation of null alleles and inbreeding coefficients. </w:t>
      </w:r>
      <w:r w:rsidRPr="000827F9">
        <w:rPr>
          <w:i/>
          <w:noProof/>
        </w:rPr>
        <w:t>J Hered</w:t>
      </w:r>
      <w:r w:rsidRPr="000827F9">
        <w:rPr>
          <w:noProof/>
        </w:rPr>
        <w:t xml:space="preserve"> </w:t>
      </w:r>
      <w:r w:rsidRPr="000827F9">
        <w:rPr>
          <w:b/>
          <w:noProof/>
        </w:rPr>
        <w:t>100</w:t>
      </w:r>
      <w:r w:rsidRPr="000827F9">
        <w:rPr>
          <w:noProof/>
        </w:rPr>
        <w:t>: 106–113.</w:t>
      </w:r>
    </w:p>
    <w:p w14:paraId="43FD5008" w14:textId="77777777" w:rsidR="000827F9" w:rsidRPr="000827F9" w:rsidRDefault="000827F9" w:rsidP="000827F9">
      <w:pPr>
        <w:pStyle w:val="EndNoteBibliography"/>
        <w:ind w:left="720" w:hanging="720"/>
        <w:rPr>
          <w:noProof/>
        </w:rPr>
      </w:pPr>
      <w:r w:rsidRPr="000827F9">
        <w:rPr>
          <w:b/>
          <w:noProof/>
        </w:rPr>
        <w:t>Donat MG, Lowry AL, Alexander LV, O’Gorman PA, Maher N. 2016.</w:t>
      </w:r>
      <w:r w:rsidRPr="000827F9">
        <w:rPr>
          <w:noProof/>
        </w:rPr>
        <w:t xml:space="preserve"> More extreme precipitation in the world’s dry and wet regions. </w:t>
      </w:r>
      <w:r w:rsidRPr="000827F9">
        <w:rPr>
          <w:i/>
          <w:noProof/>
        </w:rPr>
        <w:t>Nature Climate Change</w:t>
      </w:r>
      <w:r w:rsidRPr="000827F9">
        <w:rPr>
          <w:noProof/>
        </w:rPr>
        <w:t xml:space="preserve"> </w:t>
      </w:r>
      <w:r w:rsidRPr="000827F9">
        <w:rPr>
          <w:b/>
          <w:noProof/>
        </w:rPr>
        <w:t>6</w:t>
      </w:r>
      <w:r w:rsidRPr="000827F9">
        <w:rPr>
          <w:noProof/>
        </w:rPr>
        <w:t>(5): 508–513.</w:t>
      </w:r>
    </w:p>
    <w:p w14:paraId="3D99BEEB" w14:textId="77777777" w:rsidR="000827F9" w:rsidRPr="000827F9" w:rsidRDefault="000827F9" w:rsidP="000827F9">
      <w:pPr>
        <w:pStyle w:val="EndNoteBibliography"/>
        <w:ind w:left="720" w:hanging="720"/>
        <w:rPr>
          <w:noProof/>
        </w:rPr>
      </w:pPr>
      <w:r w:rsidRPr="000827F9">
        <w:rPr>
          <w:b/>
          <w:noProof/>
        </w:rPr>
        <w:t>Dussex N, Morales HE, Grossen C, Dalen L, van Oosterhout C. 2023.</w:t>
      </w:r>
      <w:r w:rsidRPr="000827F9">
        <w:rPr>
          <w:noProof/>
        </w:rPr>
        <w:t xml:space="preserve"> Purging and accumulation of genetic load in conservation. </w:t>
      </w:r>
      <w:r w:rsidRPr="000827F9">
        <w:rPr>
          <w:i/>
          <w:noProof/>
        </w:rPr>
        <w:t>Trends Ecol Evol</w:t>
      </w:r>
      <w:r w:rsidRPr="000827F9">
        <w:rPr>
          <w:noProof/>
        </w:rPr>
        <w:t xml:space="preserve"> </w:t>
      </w:r>
      <w:r w:rsidRPr="000827F9">
        <w:rPr>
          <w:b/>
          <w:noProof/>
        </w:rPr>
        <w:t>38</w:t>
      </w:r>
      <w:r w:rsidRPr="000827F9">
        <w:rPr>
          <w:noProof/>
        </w:rPr>
        <w:t>(10): 961–969.</w:t>
      </w:r>
    </w:p>
    <w:p w14:paraId="3FD67B3D" w14:textId="77777777" w:rsidR="000827F9" w:rsidRPr="000827F9" w:rsidRDefault="000827F9" w:rsidP="000827F9">
      <w:pPr>
        <w:pStyle w:val="EndNoteBibliography"/>
        <w:ind w:left="720" w:hanging="720"/>
        <w:rPr>
          <w:noProof/>
        </w:rPr>
      </w:pPr>
      <w:r w:rsidRPr="000827F9">
        <w:rPr>
          <w:b/>
          <w:noProof/>
        </w:rPr>
        <w:t>Earl DA, vonHoldt BM. 2012.</w:t>
      </w:r>
      <w:r w:rsidRPr="000827F9">
        <w:rPr>
          <w:noProof/>
        </w:rPr>
        <w:t xml:space="preserve"> STRUCTURE HARVESTER: a website and program for visualizing STRUCTURE output and implementing the Evanno method. </w:t>
      </w:r>
      <w:r w:rsidRPr="000827F9">
        <w:rPr>
          <w:i/>
          <w:noProof/>
        </w:rPr>
        <w:t>Conservation Genetics Resources</w:t>
      </w:r>
      <w:r w:rsidRPr="000827F9">
        <w:rPr>
          <w:noProof/>
        </w:rPr>
        <w:t xml:space="preserve"> </w:t>
      </w:r>
      <w:r w:rsidRPr="000827F9">
        <w:rPr>
          <w:b/>
          <w:noProof/>
        </w:rPr>
        <w:t>4</w:t>
      </w:r>
      <w:r w:rsidRPr="000827F9">
        <w:rPr>
          <w:noProof/>
        </w:rPr>
        <w:t>(2): 359–361.</w:t>
      </w:r>
    </w:p>
    <w:p w14:paraId="2E8D6586" w14:textId="77777777" w:rsidR="000827F9" w:rsidRPr="000827F9" w:rsidRDefault="000827F9" w:rsidP="000827F9">
      <w:pPr>
        <w:pStyle w:val="EndNoteBibliography"/>
        <w:ind w:left="720" w:hanging="720"/>
        <w:rPr>
          <w:noProof/>
        </w:rPr>
      </w:pPr>
      <w:r w:rsidRPr="000827F9">
        <w:rPr>
          <w:b/>
          <w:noProof/>
        </w:rPr>
        <w:t>Edwards CE, Bassüner B, David AS, Dell N, Foye CJ, Herron S, Koontz S, Peterson C, Smith SA, Weekley CW, et al. 2025.</w:t>
      </w:r>
      <w:r w:rsidRPr="000827F9">
        <w:rPr>
          <w:noProof/>
        </w:rPr>
        <w:t xml:space="preserve"> Parentage analysis of conservation translocations in the endangered, self-incompatible shrub Pseudoziziphus celata reveals reproductive constraints, variable survival and a case for genetics-driven conservation. </w:t>
      </w:r>
      <w:r w:rsidRPr="000827F9">
        <w:rPr>
          <w:i/>
          <w:noProof/>
        </w:rPr>
        <w:t>Annals of Botany</w:t>
      </w:r>
      <w:r w:rsidRPr="000827F9">
        <w:rPr>
          <w:noProof/>
        </w:rPr>
        <w:t>.</w:t>
      </w:r>
    </w:p>
    <w:p w14:paraId="4F261370" w14:textId="77777777" w:rsidR="000827F9" w:rsidRPr="000827F9" w:rsidRDefault="000827F9" w:rsidP="000827F9">
      <w:pPr>
        <w:pStyle w:val="EndNoteBibliography"/>
        <w:ind w:left="720" w:hanging="720"/>
        <w:rPr>
          <w:noProof/>
        </w:rPr>
      </w:pPr>
      <w:r w:rsidRPr="000827F9">
        <w:rPr>
          <w:b/>
          <w:noProof/>
        </w:rPr>
        <w:t>Edwards CE, Tessier BC, Swift JF, Bassüner B, Linan AG, Albrecht MA, Yatskievych GA. 2021.</w:t>
      </w:r>
      <w:r w:rsidRPr="000827F9">
        <w:rPr>
          <w:noProof/>
        </w:rPr>
        <w:t xml:space="preserve"> Conservation genetics of the threatened plant species Physaria filiformis (Missouri bladderpod) reveals strong genetic structure and a possible cryptic species. </w:t>
      </w:r>
      <w:r w:rsidRPr="000827F9">
        <w:rPr>
          <w:i/>
          <w:noProof/>
        </w:rPr>
        <w:t>PLoS One</w:t>
      </w:r>
      <w:r w:rsidRPr="000827F9">
        <w:rPr>
          <w:noProof/>
        </w:rPr>
        <w:t xml:space="preserve"> </w:t>
      </w:r>
      <w:r w:rsidRPr="000827F9">
        <w:rPr>
          <w:b/>
          <w:noProof/>
        </w:rPr>
        <w:t>16</w:t>
      </w:r>
      <w:r w:rsidRPr="000827F9">
        <w:rPr>
          <w:noProof/>
        </w:rPr>
        <w:t>: e0247586.</w:t>
      </w:r>
    </w:p>
    <w:p w14:paraId="485CE782" w14:textId="77777777" w:rsidR="000827F9" w:rsidRPr="000827F9" w:rsidRDefault="000827F9" w:rsidP="000827F9">
      <w:pPr>
        <w:pStyle w:val="EndNoteBibliography"/>
        <w:ind w:left="720" w:hanging="720"/>
        <w:rPr>
          <w:noProof/>
        </w:rPr>
      </w:pPr>
      <w:r w:rsidRPr="000827F9">
        <w:rPr>
          <w:b/>
          <w:noProof/>
        </w:rPr>
        <w:t>Elberling H. 2000.</w:t>
      </w:r>
      <w:r w:rsidRPr="000827F9">
        <w:rPr>
          <w:noProof/>
        </w:rPr>
        <w:t xml:space="preserve"> Spatial pattern of Lesquerella arctica: effects of seed bank and desiccation cracks. </w:t>
      </w:r>
      <w:r w:rsidRPr="000827F9">
        <w:rPr>
          <w:i/>
          <w:noProof/>
        </w:rPr>
        <w:t>Ecoscience</w:t>
      </w:r>
      <w:r w:rsidRPr="000827F9">
        <w:rPr>
          <w:noProof/>
        </w:rPr>
        <w:t xml:space="preserve"> </w:t>
      </w:r>
      <w:r w:rsidRPr="000827F9">
        <w:rPr>
          <w:b/>
          <w:noProof/>
        </w:rPr>
        <w:t>7</w:t>
      </w:r>
      <w:r w:rsidRPr="000827F9">
        <w:rPr>
          <w:noProof/>
        </w:rPr>
        <w:t>: 86–91.</w:t>
      </w:r>
    </w:p>
    <w:p w14:paraId="30A11764" w14:textId="77777777" w:rsidR="000827F9" w:rsidRPr="000827F9" w:rsidRDefault="000827F9" w:rsidP="000827F9">
      <w:pPr>
        <w:pStyle w:val="EndNoteBibliography"/>
        <w:ind w:left="720" w:hanging="720"/>
        <w:rPr>
          <w:noProof/>
        </w:rPr>
      </w:pPr>
      <w:r w:rsidRPr="000827F9">
        <w:rPr>
          <w:b/>
          <w:noProof/>
        </w:rPr>
        <w:t>Faircloth BC. 2008.</w:t>
      </w:r>
      <w:r w:rsidRPr="000827F9">
        <w:rPr>
          <w:noProof/>
        </w:rPr>
        <w:t xml:space="preserve"> MSATCOMMANDER: detection of microsatellite repeat arrays and automated, locus-specific primer design. </w:t>
      </w:r>
      <w:r w:rsidRPr="000827F9">
        <w:rPr>
          <w:i/>
          <w:noProof/>
        </w:rPr>
        <w:t>Mol Ecol Res</w:t>
      </w:r>
      <w:r w:rsidRPr="000827F9">
        <w:rPr>
          <w:noProof/>
        </w:rPr>
        <w:t xml:space="preserve"> </w:t>
      </w:r>
      <w:r w:rsidRPr="000827F9">
        <w:rPr>
          <w:b/>
          <w:noProof/>
        </w:rPr>
        <w:t>8</w:t>
      </w:r>
      <w:r w:rsidRPr="000827F9">
        <w:rPr>
          <w:noProof/>
        </w:rPr>
        <w:t>: 92–94.</w:t>
      </w:r>
    </w:p>
    <w:p w14:paraId="04A5AE10" w14:textId="77777777" w:rsidR="000827F9" w:rsidRPr="000827F9" w:rsidRDefault="000827F9" w:rsidP="000827F9">
      <w:pPr>
        <w:pStyle w:val="EndNoteBibliography"/>
        <w:ind w:left="720" w:hanging="720"/>
        <w:rPr>
          <w:noProof/>
        </w:rPr>
      </w:pPr>
      <w:r w:rsidRPr="000827F9">
        <w:rPr>
          <w:b/>
          <w:noProof/>
        </w:rPr>
        <w:lastRenderedPageBreak/>
        <w:t>Frankham R. 2015.</w:t>
      </w:r>
      <w:r w:rsidRPr="000827F9">
        <w:rPr>
          <w:noProof/>
        </w:rPr>
        <w:t xml:space="preserve"> Genetic rescue of small inbred populations: meta-analysis reveals large and consistent benefits of gene flow. </w:t>
      </w:r>
      <w:r w:rsidRPr="000827F9">
        <w:rPr>
          <w:i/>
          <w:noProof/>
        </w:rPr>
        <w:t>Molecular Ecology</w:t>
      </w:r>
      <w:r w:rsidRPr="000827F9">
        <w:rPr>
          <w:noProof/>
        </w:rPr>
        <w:t xml:space="preserve"> </w:t>
      </w:r>
      <w:r w:rsidRPr="000827F9">
        <w:rPr>
          <w:b/>
          <w:noProof/>
        </w:rPr>
        <w:t>24</w:t>
      </w:r>
      <w:r w:rsidRPr="000827F9">
        <w:rPr>
          <w:noProof/>
        </w:rPr>
        <w:t>(11): 2610–2618.</w:t>
      </w:r>
    </w:p>
    <w:p w14:paraId="75AAA900" w14:textId="77777777" w:rsidR="000827F9" w:rsidRPr="000827F9" w:rsidRDefault="000827F9" w:rsidP="000827F9">
      <w:pPr>
        <w:pStyle w:val="EndNoteBibliography"/>
        <w:ind w:left="720" w:hanging="720"/>
        <w:rPr>
          <w:noProof/>
        </w:rPr>
      </w:pPr>
      <w:r w:rsidRPr="000827F9">
        <w:rPr>
          <w:b/>
          <w:noProof/>
        </w:rPr>
        <w:t>Fraser DJ, Bernatchez L. 2001.</w:t>
      </w:r>
      <w:r w:rsidRPr="000827F9">
        <w:rPr>
          <w:noProof/>
        </w:rPr>
        <w:t xml:space="preserve"> Adaptive evolutionary conservation: towards a unified concept for defining conservation units. </w:t>
      </w:r>
      <w:r w:rsidRPr="000827F9">
        <w:rPr>
          <w:i/>
          <w:noProof/>
        </w:rPr>
        <w:t>Molecular Ecology</w:t>
      </w:r>
      <w:r w:rsidRPr="000827F9">
        <w:rPr>
          <w:noProof/>
        </w:rPr>
        <w:t xml:space="preserve"> </w:t>
      </w:r>
      <w:r w:rsidRPr="000827F9">
        <w:rPr>
          <w:b/>
          <w:noProof/>
        </w:rPr>
        <w:t>10</w:t>
      </w:r>
      <w:r w:rsidRPr="000827F9">
        <w:rPr>
          <w:noProof/>
        </w:rPr>
        <w:t>(12): 2741–2752.</w:t>
      </w:r>
    </w:p>
    <w:p w14:paraId="14EA319C" w14:textId="77777777" w:rsidR="000827F9" w:rsidRPr="000827F9" w:rsidRDefault="000827F9" w:rsidP="000827F9">
      <w:pPr>
        <w:pStyle w:val="EndNoteBibliography"/>
        <w:ind w:left="720" w:hanging="720"/>
        <w:rPr>
          <w:noProof/>
        </w:rPr>
      </w:pPr>
      <w:r w:rsidRPr="000827F9">
        <w:rPr>
          <w:b/>
          <w:noProof/>
        </w:rPr>
        <w:t>Fuentes-Soriano S, Al-Shehbaz I. 2013.</w:t>
      </w:r>
      <w:r w:rsidRPr="000827F9">
        <w:rPr>
          <w:noProof/>
        </w:rPr>
        <w:t xml:space="preserve"> Phylogenetic Relationships of Mustards with Multiaperturate Pollen (Physarieae, Brassicaceae) based on the Plastid &lt;I&gt;ndhF&lt;/I&gt; gene: Implications for Morphological Diversification. </w:t>
      </w:r>
      <w:r w:rsidRPr="000827F9">
        <w:rPr>
          <w:i/>
          <w:noProof/>
        </w:rPr>
        <w:t>Systematic Botany</w:t>
      </w:r>
      <w:r w:rsidRPr="000827F9">
        <w:rPr>
          <w:noProof/>
        </w:rPr>
        <w:t xml:space="preserve"> </w:t>
      </w:r>
      <w:r w:rsidRPr="000827F9">
        <w:rPr>
          <w:b/>
          <w:noProof/>
        </w:rPr>
        <w:t>38</w:t>
      </w:r>
      <w:r w:rsidRPr="000827F9">
        <w:rPr>
          <w:noProof/>
        </w:rPr>
        <w:t>(1): 178–191.</w:t>
      </w:r>
    </w:p>
    <w:p w14:paraId="77401BD7" w14:textId="77777777" w:rsidR="000827F9" w:rsidRPr="000827F9" w:rsidRDefault="000827F9" w:rsidP="000827F9">
      <w:pPr>
        <w:pStyle w:val="EndNoteBibliography"/>
        <w:ind w:left="720" w:hanging="720"/>
        <w:rPr>
          <w:noProof/>
        </w:rPr>
      </w:pPr>
      <w:r w:rsidRPr="000827F9">
        <w:rPr>
          <w:b/>
          <w:noProof/>
        </w:rPr>
        <w:t>Fuentes-Soriano S, Kellogg EA. 2021.</w:t>
      </w:r>
      <w:r w:rsidRPr="000827F9">
        <w:rPr>
          <w:noProof/>
        </w:rPr>
        <w:t xml:space="preserve"> Molecular Systematics of Tribe Physarieae (Brassicaceae) Based on Nuclear ITS, LUMINIDEPENDENS, and Chloroplast ndhF. </w:t>
      </w:r>
      <w:r w:rsidRPr="000827F9">
        <w:rPr>
          <w:i/>
          <w:noProof/>
        </w:rPr>
        <w:t>Systematic Botany</w:t>
      </w:r>
      <w:r w:rsidRPr="000827F9">
        <w:rPr>
          <w:noProof/>
        </w:rPr>
        <w:t xml:space="preserve"> </w:t>
      </w:r>
      <w:r w:rsidRPr="000827F9">
        <w:rPr>
          <w:b/>
          <w:noProof/>
        </w:rPr>
        <w:t>46</w:t>
      </w:r>
      <w:r w:rsidRPr="000827F9">
        <w:rPr>
          <w:noProof/>
        </w:rPr>
        <w:t>(3): 611–627.</w:t>
      </w:r>
    </w:p>
    <w:p w14:paraId="2BF5928D" w14:textId="77777777" w:rsidR="000827F9" w:rsidRPr="000827F9" w:rsidRDefault="000827F9" w:rsidP="000827F9">
      <w:pPr>
        <w:pStyle w:val="EndNoteBibliography"/>
        <w:ind w:left="720" w:hanging="720"/>
        <w:rPr>
          <w:noProof/>
        </w:rPr>
      </w:pPr>
      <w:r w:rsidRPr="000827F9">
        <w:rPr>
          <w:b/>
          <w:noProof/>
        </w:rPr>
        <w:t>Gaitán-Espitia JD, Hobday AJ. 2021.</w:t>
      </w:r>
      <w:r w:rsidRPr="000827F9">
        <w:rPr>
          <w:noProof/>
        </w:rPr>
        <w:t xml:space="preserve"> Evolutionary principles and genetic considerations for guiding conservation interventions under climate change. </w:t>
      </w:r>
      <w:r w:rsidRPr="000827F9">
        <w:rPr>
          <w:i/>
          <w:noProof/>
        </w:rPr>
        <w:t>Global Change Biology</w:t>
      </w:r>
      <w:r w:rsidRPr="000827F9">
        <w:rPr>
          <w:noProof/>
        </w:rPr>
        <w:t xml:space="preserve"> </w:t>
      </w:r>
      <w:r w:rsidRPr="000827F9">
        <w:rPr>
          <w:b/>
          <w:noProof/>
        </w:rPr>
        <w:t>27</w:t>
      </w:r>
      <w:r w:rsidRPr="000827F9">
        <w:rPr>
          <w:noProof/>
        </w:rPr>
        <w:t>(3): 475–488.</w:t>
      </w:r>
    </w:p>
    <w:p w14:paraId="36434518" w14:textId="77777777" w:rsidR="000827F9" w:rsidRPr="000827F9" w:rsidRDefault="000827F9" w:rsidP="000827F9">
      <w:pPr>
        <w:pStyle w:val="EndNoteBibliography"/>
        <w:ind w:left="720" w:hanging="720"/>
        <w:rPr>
          <w:noProof/>
        </w:rPr>
      </w:pPr>
      <w:r w:rsidRPr="000827F9">
        <w:rPr>
          <w:b/>
          <w:noProof/>
        </w:rPr>
        <w:t>Gassert F, Venter O, Watson JEM, Brumby SP, Mazzariello JC, Atkinson SC, Hyde S. 2023.</w:t>
      </w:r>
      <w:r w:rsidRPr="000827F9">
        <w:rPr>
          <w:noProof/>
        </w:rPr>
        <w:t xml:space="preserve"> An operational approach to near real time global high resolution mapping of the terrestrial Human Footprint. </w:t>
      </w:r>
      <w:r w:rsidRPr="000827F9">
        <w:rPr>
          <w:i/>
          <w:noProof/>
        </w:rPr>
        <w:t>Frontiers in Remote Sensing</w:t>
      </w:r>
      <w:r w:rsidRPr="000827F9">
        <w:rPr>
          <w:noProof/>
        </w:rPr>
        <w:t xml:space="preserve"> </w:t>
      </w:r>
      <w:r w:rsidRPr="000827F9">
        <w:rPr>
          <w:b/>
          <w:noProof/>
        </w:rPr>
        <w:t>Volume 4 - 2023</w:t>
      </w:r>
      <w:r w:rsidRPr="000827F9">
        <w:rPr>
          <w:noProof/>
        </w:rPr>
        <w:t>.</w:t>
      </w:r>
    </w:p>
    <w:p w14:paraId="1D0F818F" w14:textId="77777777" w:rsidR="000827F9" w:rsidRPr="000827F9" w:rsidRDefault="000827F9" w:rsidP="000827F9">
      <w:pPr>
        <w:pStyle w:val="EndNoteBibliography"/>
        <w:ind w:left="720" w:hanging="720"/>
        <w:rPr>
          <w:noProof/>
        </w:rPr>
      </w:pPr>
      <w:r w:rsidRPr="000827F9">
        <w:rPr>
          <w:b/>
          <w:noProof/>
        </w:rPr>
        <w:t>Hicks JA. 2023.</w:t>
      </w:r>
      <w:r w:rsidRPr="000827F9">
        <w:rPr>
          <w:noProof/>
        </w:rPr>
        <w:t xml:space="preserve"> A Brief History of the Tennessee Central Railway Company.</w:t>
      </w:r>
    </w:p>
    <w:p w14:paraId="0D928214" w14:textId="77777777" w:rsidR="000827F9" w:rsidRPr="000827F9" w:rsidRDefault="000827F9" w:rsidP="000827F9">
      <w:pPr>
        <w:pStyle w:val="EndNoteBibliography"/>
        <w:ind w:left="720" w:hanging="720"/>
        <w:rPr>
          <w:noProof/>
        </w:rPr>
      </w:pPr>
      <w:r w:rsidRPr="000827F9">
        <w:rPr>
          <w:b/>
          <w:noProof/>
        </w:rPr>
        <w:t>Hoelzel AR, Bruford MW, Fleischer RC. 2019.</w:t>
      </w:r>
      <w:r w:rsidRPr="000827F9">
        <w:rPr>
          <w:noProof/>
        </w:rPr>
        <w:t xml:space="preserve"> Conservation of adaptive potential and functional diversity. </w:t>
      </w:r>
      <w:r w:rsidRPr="000827F9">
        <w:rPr>
          <w:i/>
          <w:noProof/>
        </w:rPr>
        <w:t>Conservation Genetics</w:t>
      </w:r>
      <w:r w:rsidRPr="000827F9">
        <w:rPr>
          <w:noProof/>
        </w:rPr>
        <w:t xml:space="preserve"> </w:t>
      </w:r>
      <w:r w:rsidRPr="000827F9">
        <w:rPr>
          <w:b/>
          <w:noProof/>
        </w:rPr>
        <w:t>20</w:t>
      </w:r>
      <w:r w:rsidRPr="000827F9">
        <w:rPr>
          <w:noProof/>
        </w:rPr>
        <w:t>(1): 1–5.</w:t>
      </w:r>
    </w:p>
    <w:p w14:paraId="3CB3DDEE" w14:textId="77777777" w:rsidR="000827F9" w:rsidRPr="000827F9" w:rsidRDefault="000827F9" w:rsidP="000827F9">
      <w:pPr>
        <w:pStyle w:val="EndNoteBibliography"/>
        <w:ind w:left="720" w:hanging="720"/>
        <w:rPr>
          <w:noProof/>
        </w:rPr>
      </w:pPr>
      <w:r w:rsidRPr="000827F9">
        <w:rPr>
          <w:b/>
          <w:noProof/>
        </w:rPr>
        <w:t>Hufford KM, Mazer SJ. 2003.</w:t>
      </w:r>
      <w:r w:rsidRPr="000827F9">
        <w:rPr>
          <w:noProof/>
        </w:rPr>
        <w:t xml:space="preserve"> Plant ecotypes: genetic differentiation in the age of ecological restoration. </w:t>
      </w:r>
      <w:r w:rsidRPr="000827F9">
        <w:rPr>
          <w:i/>
          <w:noProof/>
        </w:rPr>
        <w:t>Trends in Ecology &amp; Evolution</w:t>
      </w:r>
      <w:r w:rsidRPr="000827F9">
        <w:rPr>
          <w:noProof/>
        </w:rPr>
        <w:t xml:space="preserve"> </w:t>
      </w:r>
      <w:r w:rsidRPr="000827F9">
        <w:rPr>
          <w:b/>
          <w:noProof/>
        </w:rPr>
        <w:t>18</w:t>
      </w:r>
      <w:r w:rsidRPr="000827F9">
        <w:rPr>
          <w:noProof/>
        </w:rPr>
        <w:t>(3): 147–155.</w:t>
      </w:r>
    </w:p>
    <w:p w14:paraId="0719247C" w14:textId="77777777" w:rsidR="000827F9" w:rsidRPr="000827F9" w:rsidRDefault="000827F9" w:rsidP="000827F9">
      <w:pPr>
        <w:pStyle w:val="EndNoteBibliography"/>
        <w:ind w:left="720" w:hanging="720"/>
        <w:rPr>
          <w:noProof/>
        </w:rPr>
      </w:pPr>
      <w:r w:rsidRPr="000827F9">
        <w:rPr>
          <w:b/>
          <w:noProof/>
        </w:rPr>
        <w:t>Jombart T. 2008.</w:t>
      </w:r>
      <w:r w:rsidRPr="000827F9">
        <w:rPr>
          <w:noProof/>
        </w:rPr>
        <w:t xml:space="preserve"> adegenet: a R package for the multivariate analysis of genetic markers. </w:t>
      </w:r>
      <w:r w:rsidRPr="000827F9">
        <w:rPr>
          <w:i/>
          <w:noProof/>
        </w:rPr>
        <w:t>Bioinformatics</w:t>
      </w:r>
      <w:r w:rsidRPr="000827F9">
        <w:rPr>
          <w:noProof/>
        </w:rPr>
        <w:t xml:space="preserve"> </w:t>
      </w:r>
      <w:r w:rsidRPr="000827F9">
        <w:rPr>
          <w:b/>
          <w:noProof/>
        </w:rPr>
        <w:t>24</w:t>
      </w:r>
      <w:r w:rsidRPr="000827F9">
        <w:rPr>
          <w:noProof/>
        </w:rPr>
        <w:t>: 1403–1405.</w:t>
      </w:r>
    </w:p>
    <w:p w14:paraId="7BA40EAF" w14:textId="77777777" w:rsidR="000827F9" w:rsidRPr="000827F9" w:rsidRDefault="000827F9" w:rsidP="000827F9">
      <w:pPr>
        <w:pStyle w:val="EndNoteBibliography"/>
        <w:ind w:left="720" w:hanging="720"/>
        <w:rPr>
          <w:noProof/>
        </w:rPr>
      </w:pPr>
      <w:r w:rsidRPr="000827F9">
        <w:rPr>
          <w:b/>
          <w:noProof/>
        </w:rPr>
        <w:lastRenderedPageBreak/>
        <w:t>Kalinowski ST. 2005.</w:t>
      </w:r>
      <w:r w:rsidRPr="000827F9">
        <w:rPr>
          <w:noProof/>
        </w:rPr>
        <w:t xml:space="preserve"> hp-rare 1.0: a computer program for performing rarefaction on measures of allelic richness. </w:t>
      </w:r>
      <w:r w:rsidRPr="000827F9">
        <w:rPr>
          <w:i/>
          <w:noProof/>
        </w:rPr>
        <w:t>Mol Ecol Notes</w:t>
      </w:r>
      <w:r w:rsidRPr="000827F9">
        <w:rPr>
          <w:noProof/>
        </w:rPr>
        <w:t xml:space="preserve"> </w:t>
      </w:r>
      <w:r w:rsidRPr="000827F9">
        <w:rPr>
          <w:b/>
          <w:noProof/>
        </w:rPr>
        <w:t>5</w:t>
      </w:r>
      <w:r w:rsidRPr="000827F9">
        <w:rPr>
          <w:noProof/>
        </w:rPr>
        <w:t>: 187–189.</w:t>
      </w:r>
    </w:p>
    <w:p w14:paraId="747F16FA" w14:textId="77777777" w:rsidR="000827F9" w:rsidRPr="000827F9" w:rsidRDefault="000827F9" w:rsidP="000827F9">
      <w:pPr>
        <w:pStyle w:val="EndNoteBibliography"/>
        <w:ind w:left="720" w:hanging="720"/>
        <w:rPr>
          <w:noProof/>
        </w:rPr>
      </w:pPr>
      <w:r w:rsidRPr="000827F9">
        <w:rPr>
          <w:b/>
          <w:noProof/>
        </w:rPr>
        <w:t>Kallison ER, Hettihewa B, Mashburn B, O'Kane SL, Jr., Albrecht MA, Edwards CE. 2026.</w:t>
      </w:r>
      <w:r w:rsidRPr="000827F9">
        <w:rPr>
          <w:noProof/>
        </w:rPr>
        <w:t xml:space="preserve"> Morphological and Phylogenomic Analyses Support the Recognition of a Cryptic New Species of Physaria (Brassicaceae)  Endemic to the Ouachita Mountains of Arkansas, USA. </w:t>
      </w:r>
      <w:r w:rsidRPr="000827F9">
        <w:rPr>
          <w:i/>
          <w:noProof/>
        </w:rPr>
        <w:t>Systematic Botany</w:t>
      </w:r>
      <w:r w:rsidRPr="000827F9">
        <w:rPr>
          <w:noProof/>
        </w:rPr>
        <w:t>.</w:t>
      </w:r>
    </w:p>
    <w:p w14:paraId="6022C36D" w14:textId="77777777" w:rsidR="000827F9" w:rsidRPr="000827F9" w:rsidRDefault="000827F9" w:rsidP="000827F9">
      <w:pPr>
        <w:pStyle w:val="EndNoteBibliography"/>
        <w:ind w:left="720" w:hanging="720"/>
        <w:rPr>
          <w:noProof/>
        </w:rPr>
      </w:pPr>
      <w:r w:rsidRPr="000827F9">
        <w:rPr>
          <w:b/>
          <w:noProof/>
        </w:rPr>
        <w:t>Krosnick SE, Thacker JH, Mattingly HT, Call GP, Maynord SC, Adams DS, Wheeler K. 2022.</w:t>
      </w:r>
      <w:r w:rsidRPr="000827F9">
        <w:rPr>
          <w:noProof/>
        </w:rPr>
        <w:t xml:space="preserve"> Ecological Correlates of Reproductive Output in a Tennessee Population of Short's Bladderpod, Physaria globosa (Brassicaceae). </w:t>
      </w:r>
      <w:r w:rsidRPr="000827F9">
        <w:rPr>
          <w:i/>
          <w:noProof/>
        </w:rPr>
        <w:t>Castanea</w:t>
      </w:r>
      <w:r w:rsidRPr="000827F9">
        <w:rPr>
          <w:noProof/>
        </w:rPr>
        <w:t xml:space="preserve"> </w:t>
      </w:r>
      <w:r w:rsidRPr="000827F9">
        <w:rPr>
          <w:b/>
          <w:noProof/>
        </w:rPr>
        <w:t>87</w:t>
      </w:r>
      <w:r w:rsidRPr="000827F9">
        <w:rPr>
          <w:noProof/>
        </w:rPr>
        <w:t>: 20–38.</w:t>
      </w:r>
    </w:p>
    <w:p w14:paraId="1FDA90A0" w14:textId="77777777" w:rsidR="000827F9" w:rsidRPr="000827F9" w:rsidRDefault="000827F9" w:rsidP="000827F9">
      <w:pPr>
        <w:pStyle w:val="EndNoteBibliography"/>
        <w:ind w:left="720" w:hanging="720"/>
        <w:rPr>
          <w:noProof/>
        </w:rPr>
      </w:pPr>
      <w:r w:rsidRPr="000827F9">
        <w:rPr>
          <w:b/>
          <w:noProof/>
        </w:rPr>
        <w:t>Linan AG, Gereau RE, Sucher R, Mashimba FH, Bassuner B, Wyatt A, Edwards CE. 2024.</w:t>
      </w:r>
      <w:r w:rsidRPr="000827F9">
        <w:rPr>
          <w:noProof/>
        </w:rPr>
        <w:t xml:space="preserve"> Capturing and managing genetic diversity in ex situ collections of threatened tropical trees: A case study in Karomia gigas. </w:t>
      </w:r>
      <w:r w:rsidRPr="000827F9">
        <w:rPr>
          <w:i/>
          <w:noProof/>
        </w:rPr>
        <w:t>Applications in Plant Sciences</w:t>
      </w:r>
      <w:r w:rsidRPr="000827F9">
        <w:rPr>
          <w:noProof/>
        </w:rPr>
        <w:t xml:space="preserve"> </w:t>
      </w:r>
      <w:r w:rsidRPr="000827F9">
        <w:rPr>
          <w:b/>
          <w:noProof/>
        </w:rPr>
        <w:t>12</w:t>
      </w:r>
      <w:r w:rsidRPr="000827F9">
        <w:rPr>
          <w:noProof/>
        </w:rPr>
        <w:t>(3): e11589.</w:t>
      </w:r>
    </w:p>
    <w:p w14:paraId="3D345363" w14:textId="77777777" w:rsidR="000827F9" w:rsidRPr="000827F9" w:rsidRDefault="000827F9" w:rsidP="000827F9">
      <w:pPr>
        <w:pStyle w:val="EndNoteBibliography"/>
        <w:ind w:left="720" w:hanging="720"/>
        <w:rPr>
          <w:noProof/>
        </w:rPr>
      </w:pPr>
      <w:r w:rsidRPr="000827F9">
        <w:rPr>
          <w:b/>
          <w:noProof/>
        </w:rPr>
        <w:t>Long Q, Albrecht M, Call G, Region S. 2021.</w:t>
      </w:r>
      <w:r w:rsidRPr="000827F9">
        <w:rPr>
          <w:noProof/>
        </w:rPr>
        <w:t xml:space="preserve"> Recovery Implementation Strategy for Short’s Bladderpod (Physaria globosa).</w:t>
      </w:r>
    </w:p>
    <w:p w14:paraId="36379E6D" w14:textId="77777777" w:rsidR="000827F9" w:rsidRPr="000827F9" w:rsidRDefault="000827F9" w:rsidP="000827F9">
      <w:pPr>
        <w:pStyle w:val="EndNoteBibliography"/>
        <w:ind w:left="720" w:hanging="720"/>
        <w:rPr>
          <w:noProof/>
        </w:rPr>
      </w:pPr>
      <w:r w:rsidRPr="000827F9">
        <w:rPr>
          <w:b/>
          <w:noProof/>
        </w:rPr>
        <w:t>MacDonald ZG, Dupuis JR, Glasier JRN, Sissons R, Moehrenschlager A, Shaffer HB, Sperling FAH. 2025.</w:t>
      </w:r>
      <w:r w:rsidRPr="000827F9">
        <w:rPr>
          <w:noProof/>
        </w:rPr>
        <w:t xml:space="preserve"> Whole-Genome Evaluation of Genetic Rescue: The Case of a Curiously Isolated and Endangered Butterfly. </w:t>
      </w:r>
      <w:r w:rsidRPr="000827F9">
        <w:rPr>
          <w:i/>
          <w:noProof/>
        </w:rPr>
        <w:t>Molecular Ecology</w:t>
      </w:r>
      <w:r w:rsidRPr="000827F9">
        <w:rPr>
          <w:noProof/>
        </w:rPr>
        <w:t xml:space="preserve"> </w:t>
      </w:r>
      <w:r w:rsidRPr="000827F9">
        <w:rPr>
          <w:b/>
          <w:noProof/>
        </w:rPr>
        <w:t>34</w:t>
      </w:r>
      <w:r w:rsidRPr="000827F9">
        <w:rPr>
          <w:noProof/>
        </w:rPr>
        <w:t>(4): e17657.</w:t>
      </w:r>
    </w:p>
    <w:p w14:paraId="2884DFD2" w14:textId="77777777" w:rsidR="000827F9" w:rsidRPr="000827F9" w:rsidRDefault="000827F9" w:rsidP="000827F9">
      <w:pPr>
        <w:pStyle w:val="EndNoteBibliography"/>
        <w:ind w:left="720" w:hanging="720"/>
        <w:rPr>
          <w:noProof/>
        </w:rPr>
      </w:pPr>
      <w:r w:rsidRPr="000827F9">
        <w:rPr>
          <w:b/>
          <w:noProof/>
        </w:rPr>
        <w:t>Mashburn B, Jhangeer-Khan R, Bégué A, Tatayah V, Olsen KM, Edwards CE. 2023.</w:t>
      </w:r>
      <w:r w:rsidRPr="000827F9">
        <w:rPr>
          <w:noProof/>
        </w:rPr>
        <w:t xml:space="preserve"> Genetic assessment improves conservation efforts for the critically endangered oceanic island endemic Hibiscus liliiflorus. </w:t>
      </w:r>
      <w:r w:rsidRPr="000827F9">
        <w:rPr>
          <w:i/>
          <w:noProof/>
        </w:rPr>
        <w:t>Journal of Heredity</w:t>
      </w:r>
      <w:r w:rsidRPr="000827F9">
        <w:rPr>
          <w:noProof/>
        </w:rPr>
        <w:t xml:space="preserve"> </w:t>
      </w:r>
      <w:r w:rsidRPr="000827F9">
        <w:rPr>
          <w:b/>
          <w:noProof/>
        </w:rPr>
        <w:t>114</w:t>
      </w:r>
      <w:r w:rsidRPr="000827F9">
        <w:rPr>
          <w:noProof/>
        </w:rPr>
        <w:t>(3): 259–270.</w:t>
      </w:r>
    </w:p>
    <w:p w14:paraId="650BB9D0" w14:textId="77777777" w:rsidR="000827F9" w:rsidRPr="000827F9" w:rsidRDefault="000827F9" w:rsidP="000827F9">
      <w:pPr>
        <w:pStyle w:val="EndNoteBibliography"/>
        <w:ind w:left="720" w:hanging="720"/>
        <w:rPr>
          <w:noProof/>
        </w:rPr>
      </w:pPr>
      <w:r w:rsidRPr="000827F9">
        <w:rPr>
          <w:b/>
          <w:noProof/>
        </w:rPr>
        <w:lastRenderedPageBreak/>
        <w:t>McNeish RE, McEwan RW. 2016.</w:t>
      </w:r>
      <w:r w:rsidRPr="000827F9">
        <w:rPr>
          <w:noProof/>
        </w:rPr>
        <w:t xml:space="preserve"> A review on the invasion ecology of Amur honeysuckle (Lonicera maackii, Caprifoliaceae) a case study of ecological impacts at multiple scales1. </w:t>
      </w:r>
      <w:r w:rsidRPr="000827F9">
        <w:rPr>
          <w:i/>
          <w:noProof/>
        </w:rPr>
        <w:t>The Journal of the Torrey Botanical Society</w:t>
      </w:r>
      <w:r w:rsidRPr="000827F9">
        <w:rPr>
          <w:noProof/>
        </w:rPr>
        <w:t xml:space="preserve"> </w:t>
      </w:r>
      <w:r w:rsidRPr="000827F9">
        <w:rPr>
          <w:b/>
          <w:noProof/>
        </w:rPr>
        <w:t>143</w:t>
      </w:r>
      <w:r w:rsidRPr="000827F9">
        <w:rPr>
          <w:noProof/>
        </w:rPr>
        <w:t>: 367–385.</w:t>
      </w:r>
    </w:p>
    <w:p w14:paraId="07EBFADD" w14:textId="77777777" w:rsidR="000827F9" w:rsidRPr="000827F9" w:rsidRDefault="000827F9" w:rsidP="000827F9">
      <w:pPr>
        <w:pStyle w:val="EndNoteBibliography"/>
        <w:ind w:left="720" w:hanging="720"/>
        <w:rPr>
          <w:noProof/>
        </w:rPr>
      </w:pPr>
      <w:r w:rsidRPr="000827F9">
        <w:rPr>
          <w:b/>
          <w:noProof/>
        </w:rPr>
        <w:t>Meirmans PG, Van Tienderen PH. 2004.</w:t>
      </w:r>
      <w:r w:rsidRPr="000827F9">
        <w:rPr>
          <w:noProof/>
        </w:rPr>
        <w:t xml:space="preserve"> GENOTYPE and GENODIVE: two programs for the analysis of genetic diversity of asexual organisms. </w:t>
      </w:r>
      <w:r w:rsidRPr="000827F9">
        <w:rPr>
          <w:i/>
          <w:noProof/>
        </w:rPr>
        <w:t>Mol Ecol Notes</w:t>
      </w:r>
      <w:r w:rsidRPr="000827F9">
        <w:rPr>
          <w:noProof/>
        </w:rPr>
        <w:t xml:space="preserve"> </w:t>
      </w:r>
      <w:r w:rsidRPr="000827F9">
        <w:rPr>
          <w:b/>
          <w:noProof/>
        </w:rPr>
        <w:t>4</w:t>
      </w:r>
      <w:r w:rsidRPr="000827F9">
        <w:rPr>
          <w:noProof/>
        </w:rPr>
        <w:t>: 792–794.</w:t>
      </w:r>
    </w:p>
    <w:p w14:paraId="1846DB7C" w14:textId="77777777" w:rsidR="000827F9" w:rsidRPr="000827F9" w:rsidRDefault="000827F9" w:rsidP="000827F9">
      <w:pPr>
        <w:pStyle w:val="EndNoteBibliography"/>
        <w:ind w:left="720" w:hanging="720"/>
        <w:rPr>
          <w:noProof/>
        </w:rPr>
      </w:pPr>
      <w:r w:rsidRPr="000827F9">
        <w:rPr>
          <w:b/>
          <w:noProof/>
        </w:rPr>
        <w:t>Olson K. 2021.</w:t>
      </w:r>
      <w:r w:rsidRPr="000827F9">
        <w:rPr>
          <w:noProof/>
        </w:rPr>
        <w:t xml:space="preserve"> Cumberland River Resource Stewardship and Protection: Managing the Cumberland River and the Land Between the Lakes Landscapes. </w:t>
      </w:r>
      <w:r w:rsidRPr="000827F9">
        <w:rPr>
          <w:i/>
          <w:noProof/>
        </w:rPr>
        <w:t>Journal of Water Resource and Protection</w:t>
      </w:r>
      <w:r w:rsidRPr="000827F9">
        <w:rPr>
          <w:noProof/>
        </w:rPr>
        <w:t xml:space="preserve"> </w:t>
      </w:r>
      <w:r w:rsidRPr="000827F9">
        <w:rPr>
          <w:b/>
          <w:noProof/>
        </w:rPr>
        <w:t>13</w:t>
      </w:r>
      <w:r w:rsidRPr="000827F9">
        <w:rPr>
          <w:noProof/>
        </w:rPr>
        <w:t>: 92–111.</w:t>
      </w:r>
    </w:p>
    <w:p w14:paraId="5E680262" w14:textId="77777777" w:rsidR="000827F9" w:rsidRPr="000827F9" w:rsidRDefault="000827F9" w:rsidP="000827F9">
      <w:pPr>
        <w:pStyle w:val="EndNoteBibliography"/>
        <w:ind w:left="720" w:hanging="720"/>
        <w:rPr>
          <w:noProof/>
        </w:rPr>
      </w:pPr>
      <w:r w:rsidRPr="000827F9">
        <w:rPr>
          <w:b/>
          <w:noProof/>
        </w:rPr>
        <w:t>Paradis E, Claude J, Strimmer K. 2004.</w:t>
      </w:r>
      <w:r w:rsidRPr="000827F9">
        <w:rPr>
          <w:noProof/>
        </w:rPr>
        <w:t xml:space="preserve"> APE: Analyses of Phylogenetics and Evolution in R language. </w:t>
      </w:r>
      <w:r w:rsidRPr="000827F9">
        <w:rPr>
          <w:i/>
          <w:noProof/>
        </w:rPr>
        <w:t>Bioinformatics</w:t>
      </w:r>
      <w:r w:rsidRPr="000827F9">
        <w:rPr>
          <w:noProof/>
        </w:rPr>
        <w:t xml:space="preserve"> </w:t>
      </w:r>
      <w:r w:rsidRPr="000827F9">
        <w:rPr>
          <w:b/>
          <w:noProof/>
        </w:rPr>
        <w:t>20</w:t>
      </w:r>
      <w:r w:rsidRPr="000827F9">
        <w:rPr>
          <w:noProof/>
        </w:rPr>
        <w:t>(2): 289–290.</w:t>
      </w:r>
    </w:p>
    <w:p w14:paraId="66327224" w14:textId="77777777" w:rsidR="000827F9" w:rsidRPr="000827F9" w:rsidRDefault="000827F9" w:rsidP="000827F9">
      <w:pPr>
        <w:pStyle w:val="EndNoteBibliography"/>
        <w:ind w:left="720" w:hanging="720"/>
        <w:rPr>
          <w:noProof/>
        </w:rPr>
      </w:pPr>
      <w:r w:rsidRPr="000827F9">
        <w:rPr>
          <w:b/>
          <w:noProof/>
        </w:rPr>
        <w:t>Peakall R, Smouse PE. 2012.</w:t>
      </w:r>
      <w:r w:rsidRPr="000827F9">
        <w:rPr>
          <w:noProof/>
        </w:rPr>
        <w:t xml:space="preserve"> GenAlEx 6.5: genetic analysis in Excel. Population genetic software for teaching and research--an update. </w:t>
      </w:r>
      <w:r w:rsidRPr="000827F9">
        <w:rPr>
          <w:i/>
          <w:noProof/>
        </w:rPr>
        <w:t>Bioinformatics</w:t>
      </w:r>
      <w:r w:rsidRPr="000827F9">
        <w:rPr>
          <w:noProof/>
        </w:rPr>
        <w:t xml:space="preserve"> </w:t>
      </w:r>
      <w:r w:rsidRPr="000827F9">
        <w:rPr>
          <w:b/>
          <w:noProof/>
        </w:rPr>
        <w:t>28</w:t>
      </w:r>
      <w:r w:rsidRPr="000827F9">
        <w:rPr>
          <w:noProof/>
        </w:rPr>
        <w:t>(19): 2537–2539.</w:t>
      </w:r>
    </w:p>
    <w:p w14:paraId="352DD2F8" w14:textId="77777777" w:rsidR="000827F9" w:rsidRPr="000827F9" w:rsidRDefault="000827F9" w:rsidP="000827F9">
      <w:pPr>
        <w:pStyle w:val="EndNoteBibliography"/>
        <w:ind w:left="720" w:hanging="720"/>
        <w:rPr>
          <w:noProof/>
        </w:rPr>
      </w:pPr>
      <w:r w:rsidRPr="000827F9">
        <w:rPr>
          <w:b/>
          <w:noProof/>
        </w:rPr>
        <w:t>Pérez-Pereira N, Caballero A, García-Dorado A. 2022.</w:t>
      </w:r>
      <w:r w:rsidRPr="000827F9">
        <w:rPr>
          <w:noProof/>
        </w:rPr>
        <w:t xml:space="preserve"> Reviewing the consequences of genetic purging on the success of rescue programs. </w:t>
      </w:r>
      <w:r w:rsidRPr="000827F9">
        <w:rPr>
          <w:i/>
          <w:noProof/>
        </w:rPr>
        <w:t>Conservation Genetics</w:t>
      </w:r>
      <w:r w:rsidRPr="000827F9">
        <w:rPr>
          <w:noProof/>
        </w:rPr>
        <w:t xml:space="preserve"> </w:t>
      </w:r>
      <w:r w:rsidRPr="000827F9">
        <w:rPr>
          <w:b/>
          <w:noProof/>
        </w:rPr>
        <w:t>23</w:t>
      </w:r>
      <w:r w:rsidRPr="000827F9">
        <w:rPr>
          <w:noProof/>
        </w:rPr>
        <w:t>(1): 1–17.</w:t>
      </w:r>
    </w:p>
    <w:p w14:paraId="7E6994AB" w14:textId="77777777" w:rsidR="000827F9" w:rsidRPr="000827F9" w:rsidRDefault="000827F9" w:rsidP="000827F9">
      <w:pPr>
        <w:pStyle w:val="EndNoteBibliography"/>
        <w:ind w:left="720" w:hanging="720"/>
        <w:rPr>
          <w:noProof/>
        </w:rPr>
      </w:pPr>
      <w:r w:rsidRPr="000827F9">
        <w:rPr>
          <w:b/>
          <w:noProof/>
        </w:rPr>
        <w:t xml:space="preserve">Powell ED. 2023. </w:t>
      </w:r>
      <w:r w:rsidRPr="000827F9">
        <w:rPr>
          <w:i/>
          <w:noProof/>
        </w:rPr>
        <w:t>Ecology and Reproductive Dynamics of Physaria globosa (Brassicaceae).</w:t>
      </w:r>
      <w:r w:rsidRPr="000827F9">
        <w:rPr>
          <w:noProof/>
        </w:rPr>
        <w:t>M.S., Tennessee Technological University United States -- Tennessee.</w:t>
      </w:r>
    </w:p>
    <w:p w14:paraId="01A7C8C7" w14:textId="77777777" w:rsidR="000827F9" w:rsidRPr="000827F9" w:rsidRDefault="000827F9" w:rsidP="000827F9">
      <w:pPr>
        <w:pStyle w:val="EndNoteBibliography"/>
        <w:ind w:left="720" w:hanging="720"/>
        <w:rPr>
          <w:noProof/>
        </w:rPr>
      </w:pPr>
      <w:r w:rsidRPr="000827F9">
        <w:rPr>
          <w:b/>
          <w:noProof/>
        </w:rPr>
        <w:t>Pritchard JK, Stephens M, Donnelly P. 2000.</w:t>
      </w:r>
      <w:r w:rsidRPr="000827F9">
        <w:rPr>
          <w:noProof/>
        </w:rPr>
        <w:t xml:space="preserve"> Inference of Population Structure Using Multilocus Genotype Data. </w:t>
      </w:r>
      <w:r w:rsidRPr="000827F9">
        <w:rPr>
          <w:i/>
          <w:noProof/>
        </w:rPr>
        <w:t>Genetics</w:t>
      </w:r>
      <w:r w:rsidRPr="000827F9">
        <w:rPr>
          <w:noProof/>
        </w:rPr>
        <w:t xml:space="preserve"> </w:t>
      </w:r>
      <w:r w:rsidRPr="000827F9">
        <w:rPr>
          <w:b/>
          <w:noProof/>
        </w:rPr>
        <w:t>155</w:t>
      </w:r>
      <w:r w:rsidRPr="000827F9">
        <w:rPr>
          <w:noProof/>
        </w:rPr>
        <w:t>(2): 945–959.</w:t>
      </w:r>
    </w:p>
    <w:p w14:paraId="2BC1BB9F" w14:textId="77777777" w:rsidR="000827F9" w:rsidRPr="000827F9" w:rsidRDefault="000827F9" w:rsidP="000827F9">
      <w:pPr>
        <w:pStyle w:val="EndNoteBibliography"/>
        <w:ind w:left="720" w:hanging="720"/>
        <w:rPr>
          <w:noProof/>
        </w:rPr>
      </w:pPr>
      <w:r w:rsidRPr="000827F9">
        <w:rPr>
          <w:b/>
          <w:noProof/>
        </w:rPr>
        <w:t>Rozen S, Skaletsky H. 1999.</w:t>
      </w:r>
      <w:r w:rsidRPr="000827F9">
        <w:rPr>
          <w:noProof/>
        </w:rPr>
        <w:t xml:space="preserve"> Primer3 on the WWW for general users and for biologist programmers. </w:t>
      </w:r>
      <w:r w:rsidRPr="000827F9">
        <w:rPr>
          <w:i/>
          <w:noProof/>
        </w:rPr>
        <w:t>Methods Mol Biol</w:t>
      </w:r>
      <w:r w:rsidRPr="000827F9">
        <w:rPr>
          <w:noProof/>
        </w:rPr>
        <w:t xml:space="preserve"> </w:t>
      </w:r>
      <w:r w:rsidRPr="000827F9">
        <w:rPr>
          <w:b/>
          <w:noProof/>
        </w:rPr>
        <w:t>132</w:t>
      </w:r>
      <w:r w:rsidRPr="000827F9">
        <w:rPr>
          <w:noProof/>
        </w:rPr>
        <w:t>: 365–386.</w:t>
      </w:r>
    </w:p>
    <w:p w14:paraId="04206551" w14:textId="77777777" w:rsidR="000827F9" w:rsidRPr="000827F9" w:rsidRDefault="000827F9" w:rsidP="000827F9">
      <w:pPr>
        <w:pStyle w:val="EndNoteBibliography"/>
        <w:ind w:left="720" w:hanging="720"/>
        <w:rPr>
          <w:noProof/>
        </w:rPr>
      </w:pPr>
      <w:r w:rsidRPr="000827F9">
        <w:rPr>
          <w:b/>
          <w:noProof/>
        </w:rPr>
        <w:t>Sexton JP, Strauss SY, Rice KJ. 2011.</w:t>
      </w:r>
      <w:r w:rsidRPr="000827F9">
        <w:rPr>
          <w:noProof/>
        </w:rPr>
        <w:t xml:space="preserve"> Gene flow increases fitness at the warm edge of a species’ range. </w:t>
      </w:r>
      <w:r w:rsidRPr="000827F9">
        <w:rPr>
          <w:i/>
          <w:noProof/>
        </w:rPr>
        <w:t>Proceedings of the National Academy of Sciences</w:t>
      </w:r>
      <w:r w:rsidRPr="000827F9">
        <w:rPr>
          <w:noProof/>
        </w:rPr>
        <w:t xml:space="preserve"> </w:t>
      </w:r>
      <w:r w:rsidRPr="000827F9">
        <w:rPr>
          <w:b/>
          <w:noProof/>
        </w:rPr>
        <w:t>108</w:t>
      </w:r>
      <w:r w:rsidRPr="000827F9">
        <w:rPr>
          <w:noProof/>
        </w:rPr>
        <w:t>(28): 11704–11709.</w:t>
      </w:r>
    </w:p>
    <w:p w14:paraId="240D8E93" w14:textId="77777777" w:rsidR="000827F9" w:rsidRPr="000827F9" w:rsidRDefault="000827F9" w:rsidP="000827F9">
      <w:pPr>
        <w:pStyle w:val="EndNoteBibliography"/>
        <w:ind w:left="720" w:hanging="720"/>
        <w:rPr>
          <w:noProof/>
        </w:rPr>
      </w:pPr>
      <w:r w:rsidRPr="000827F9">
        <w:rPr>
          <w:b/>
          <w:noProof/>
        </w:rPr>
        <w:lastRenderedPageBreak/>
        <w:t>Shaw RE, Farquharson KA, Bruford MW, Coates DJ, Elliott CP, Mergeay J, Ottewell KM, Segelbacher G, Hoban S, Hvilsom C, et al. 2025.</w:t>
      </w:r>
      <w:r w:rsidRPr="000827F9">
        <w:rPr>
          <w:noProof/>
        </w:rPr>
        <w:t xml:space="preserve"> Global meta-analysis shows action is needed to halt genetic diversity loss. </w:t>
      </w:r>
      <w:r w:rsidRPr="000827F9">
        <w:rPr>
          <w:i/>
          <w:noProof/>
        </w:rPr>
        <w:t>Nature</w:t>
      </w:r>
      <w:r w:rsidRPr="000827F9">
        <w:rPr>
          <w:noProof/>
        </w:rPr>
        <w:t xml:space="preserve"> </w:t>
      </w:r>
      <w:r w:rsidRPr="000827F9">
        <w:rPr>
          <w:b/>
          <w:noProof/>
        </w:rPr>
        <w:t>638</w:t>
      </w:r>
      <w:r w:rsidRPr="000827F9">
        <w:rPr>
          <w:noProof/>
        </w:rPr>
        <w:t>(8051): 704–710.</w:t>
      </w:r>
    </w:p>
    <w:p w14:paraId="64B9AD2E" w14:textId="77777777" w:rsidR="000827F9" w:rsidRPr="000827F9" w:rsidRDefault="000827F9" w:rsidP="000827F9">
      <w:pPr>
        <w:pStyle w:val="EndNoteBibliography"/>
        <w:ind w:left="720" w:hanging="720"/>
        <w:rPr>
          <w:noProof/>
        </w:rPr>
      </w:pPr>
      <w:r w:rsidRPr="000827F9">
        <w:rPr>
          <w:b/>
          <w:noProof/>
        </w:rPr>
        <w:t>Swift JF, Smith SA, Menges ES, Bassuner B, Edwards CE. 2016.</w:t>
      </w:r>
      <w:r w:rsidRPr="000827F9">
        <w:rPr>
          <w:noProof/>
        </w:rPr>
        <w:t xml:space="preserve"> Analysis of mating system and genetic structure in the endangered, amphicarpic plant, Lewton's polygala (Polygala lewtonii). </w:t>
      </w:r>
      <w:r w:rsidRPr="000827F9">
        <w:rPr>
          <w:i/>
          <w:noProof/>
        </w:rPr>
        <w:t>Conserv Genet</w:t>
      </w:r>
      <w:r w:rsidRPr="000827F9">
        <w:rPr>
          <w:noProof/>
        </w:rPr>
        <w:t>: 1–16.</w:t>
      </w:r>
    </w:p>
    <w:p w14:paraId="59339596" w14:textId="77777777" w:rsidR="000827F9" w:rsidRPr="000827F9" w:rsidRDefault="000827F9" w:rsidP="000827F9">
      <w:pPr>
        <w:pStyle w:val="EndNoteBibliography"/>
        <w:ind w:left="720" w:hanging="720"/>
        <w:rPr>
          <w:noProof/>
        </w:rPr>
      </w:pPr>
      <w:r w:rsidRPr="000827F9">
        <w:rPr>
          <w:b/>
          <w:noProof/>
        </w:rPr>
        <w:t>Van Rossum F, Buisson D, Le Péchon T, Daco L, Hermant S, Dahlem R, Colling G, Bardin P. 2025.</w:t>
      </w:r>
      <w:r w:rsidRPr="000827F9">
        <w:rPr>
          <w:noProof/>
        </w:rPr>
        <w:t xml:space="preserve"> Taxonomic and genetic assessment of disjunct populations of the threatened plant Arnica montana (Asteraceae) from central France. </w:t>
      </w:r>
      <w:r w:rsidRPr="000827F9">
        <w:rPr>
          <w:i/>
          <w:noProof/>
        </w:rPr>
        <w:t>Perspectives in Plant Ecology, Evolution and Systematics</w:t>
      </w:r>
      <w:r w:rsidRPr="000827F9">
        <w:rPr>
          <w:noProof/>
        </w:rPr>
        <w:t xml:space="preserve"> </w:t>
      </w:r>
      <w:r w:rsidRPr="000827F9">
        <w:rPr>
          <w:b/>
          <w:noProof/>
        </w:rPr>
        <w:t>67</w:t>
      </w:r>
      <w:r w:rsidRPr="000827F9">
        <w:rPr>
          <w:noProof/>
        </w:rPr>
        <w:t>: 125873.</w:t>
      </w:r>
    </w:p>
    <w:p w14:paraId="7E9A730A" w14:textId="77777777" w:rsidR="000827F9" w:rsidRPr="000827F9" w:rsidRDefault="000827F9" w:rsidP="000827F9">
      <w:pPr>
        <w:pStyle w:val="EndNoteBibliography"/>
        <w:ind w:left="720" w:hanging="720"/>
        <w:rPr>
          <w:noProof/>
        </w:rPr>
      </w:pPr>
      <w:r w:rsidRPr="000827F9">
        <w:rPr>
          <w:b/>
          <w:noProof/>
        </w:rPr>
        <w:t>Van Rossum F, Le Pajolec S. 2021.</w:t>
      </w:r>
      <w:r w:rsidRPr="000827F9">
        <w:rPr>
          <w:noProof/>
        </w:rPr>
        <w:t xml:space="preserve"> Mixing gene pools to prevent inbreeding issues in translocated populations of clonal species. </w:t>
      </w:r>
      <w:r w:rsidRPr="000827F9">
        <w:rPr>
          <w:i/>
          <w:noProof/>
        </w:rPr>
        <w:t>Molecular Ecology</w:t>
      </w:r>
      <w:r w:rsidRPr="000827F9">
        <w:rPr>
          <w:noProof/>
        </w:rPr>
        <w:t xml:space="preserve"> </w:t>
      </w:r>
      <w:r w:rsidRPr="000827F9">
        <w:rPr>
          <w:b/>
          <w:noProof/>
        </w:rPr>
        <w:t>30</w:t>
      </w:r>
      <w:r w:rsidRPr="000827F9">
        <w:rPr>
          <w:noProof/>
        </w:rPr>
        <w:t>(12): 2756–2771.</w:t>
      </w:r>
    </w:p>
    <w:p w14:paraId="35709521" w14:textId="77777777" w:rsidR="000827F9" w:rsidRPr="000827F9" w:rsidRDefault="000827F9" w:rsidP="000827F9">
      <w:pPr>
        <w:pStyle w:val="EndNoteBibliography"/>
        <w:ind w:left="720" w:hanging="720"/>
        <w:rPr>
          <w:noProof/>
        </w:rPr>
      </w:pPr>
      <w:r w:rsidRPr="000827F9">
        <w:rPr>
          <w:b/>
          <w:noProof/>
        </w:rPr>
        <w:t>Waters C, Hurt C, Krosnick S. 2025.</w:t>
      </w:r>
      <w:r w:rsidRPr="000827F9">
        <w:rPr>
          <w:noProof/>
        </w:rPr>
        <w:t xml:space="preserve"> Looking to the past to inform the future: What eDNA from herbarium specimens can tell us about plant–animal interactions. </w:t>
      </w:r>
      <w:r w:rsidRPr="000827F9">
        <w:rPr>
          <w:i/>
          <w:noProof/>
        </w:rPr>
        <w:t>Applications in Plant Sciences</w:t>
      </w:r>
      <w:r w:rsidRPr="000827F9">
        <w:rPr>
          <w:noProof/>
        </w:rPr>
        <w:t xml:space="preserve"> </w:t>
      </w:r>
      <w:r w:rsidRPr="000827F9">
        <w:rPr>
          <w:b/>
          <w:noProof/>
        </w:rPr>
        <w:t>13</w:t>
      </w:r>
      <w:r w:rsidRPr="000827F9">
        <w:rPr>
          <w:noProof/>
        </w:rPr>
        <w:t>(2): e11633.</w:t>
      </w:r>
    </w:p>
    <w:p w14:paraId="43DDCB74" w14:textId="77777777" w:rsidR="000827F9" w:rsidRPr="000827F9" w:rsidRDefault="000827F9" w:rsidP="000827F9">
      <w:pPr>
        <w:pStyle w:val="EndNoteBibliography"/>
        <w:ind w:left="720" w:hanging="720"/>
        <w:rPr>
          <w:noProof/>
        </w:rPr>
      </w:pPr>
      <w:r w:rsidRPr="000827F9">
        <w:rPr>
          <w:b/>
          <w:noProof/>
        </w:rPr>
        <w:t>Xu C, McDowell NG, Fisher RA, Wei L, Sevanto S, Christoffersen BO, Weng E, Middleton RS. 2019.</w:t>
      </w:r>
      <w:r w:rsidRPr="000827F9">
        <w:rPr>
          <w:noProof/>
        </w:rPr>
        <w:t xml:space="preserve"> Increasing impacts of extreme droughts on vegetation productivity under climate change. </w:t>
      </w:r>
      <w:r w:rsidRPr="000827F9">
        <w:rPr>
          <w:i/>
          <w:noProof/>
        </w:rPr>
        <w:t>Nature Climate Change</w:t>
      </w:r>
      <w:r w:rsidRPr="000827F9">
        <w:rPr>
          <w:noProof/>
        </w:rPr>
        <w:t xml:space="preserve"> </w:t>
      </w:r>
      <w:r w:rsidRPr="000827F9">
        <w:rPr>
          <w:b/>
          <w:noProof/>
        </w:rPr>
        <w:t>9</w:t>
      </w:r>
      <w:r w:rsidRPr="000827F9">
        <w:rPr>
          <w:noProof/>
        </w:rPr>
        <w:t>(12): 948–953.</w:t>
      </w:r>
    </w:p>
    <w:p w14:paraId="71408657" w14:textId="77777777" w:rsidR="000827F9" w:rsidRPr="000827F9" w:rsidRDefault="000827F9" w:rsidP="000827F9">
      <w:pPr>
        <w:pStyle w:val="EndNoteBibliography"/>
        <w:ind w:left="720" w:hanging="720"/>
        <w:rPr>
          <w:noProof/>
        </w:rPr>
      </w:pPr>
      <w:r w:rsidRPr="000827F9">
        <w:rPr>
          <w:b/>
          <w:noProof/>
        </w:rPr>
        <w:t>Yu G 2025</w:t>
      </w:r>
      <w:r w:rsidRPr="000827F9">
        <w:rPr>
          <w:noProof/>
        </w:rPr>
        <w:t>. scatterpie: Scatter Pie Plot.</w:t>
      </w:r>
    </w:p>
    <w:p w14:paraId="0A94D81A" w14:textId="2ED30A57" w:rsidR="00061CDF" w:rsidRDefault="00061CDF" w:rsidP="006638F6">
      <w:pPr>
        <w:ind w:firstLine="0"/>
      </w:pPr>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4193"/>
        <w:gridCol w:w="1800"/>
        <w:gridCol w:w="1156"/>
        <w:gridCol w:w="1094"/>
        <w:gridCol w:w="1080"/>
      </w:tblGrid>
      <w:tr w:rsidR="00D65868" w:rsidRPr="00005C04" w14:paraId="6B5B8D51" w14:textId="77777777" w:rsidTr="00744460">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18DA75FD" w:rsidR="00C94B5F" w:rsidRPr="00005C04" w:rsidRDefault="00C94B5F" w:rsidP="00D73CD7">
            <w:pPr>
              <w:pStyle w:val="Style1"/>
            </w:pPr>
            <w:r w:rsidRPr="00005C04">
              <w:t>Collector</w:t>
            </w:r>
            <w:r w:rsidR="00791CA8">
              <w:t>¶</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4193"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80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156"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094"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1080" w:type="dxa"/>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744460">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7890A116" w:rsidR="00C94B5F" w:rsidRPr="00005C04" w:rsidRDefault="00C94B5F" w:rsidP="00D73CD7">
            <w:pPr>
              <w:pStyle w:val="Style1"/>
            </w:pPr>
            <w:hyperlink r:id="rId20" w:history="1">
              <w:r w:rsidRPr="0061546A">
                <w:rPr>
                  <w:rStyle w:val="Hyperlink"/>
                </w:rPr>
                <w:t>Edwards and Linan</w:t>
              </w:r>
              <w:r w:rsidR="00636D58" w:rsidRPr="0061546A">
                <w:rPr>
                  <w:rStyle w:val="Hyperlink"/>
                </w:rPr>
                <w:t xml:space="preserve"> 346 (MO)</w:t>
              </w:r>
            </w:hyperlink>
          </w:p>
        </w:tc>
        <w:tc>
          <w:tcPr>
            <w:tcW w:w="1453" w:type="dxa"/>
            <w:tcBorders>
              <w:top w:val="single" w:sz="4" w:space="0" w:color="auto"/>
            </w:tcBorders>
            <w:vAlign w:val="center"/>
          </w:tcPr>
          <w:p w14:paraId="32928CD0" w14:textId="6FFFAB5A" w:rsidR="00C94B5F" w:rsidRPr="00E261AB" w:rsidRDefault="00C6583B" w:rsidP="00D73CD7">
            <w:pPr>
              <w:pStyle w:val="Style1"/>
              <w:rPr>
                <w:i/>
                <w:iCs/>
              </w:rPr>
            </w:pPr>
            <w:r w:rsidRPr="00E261AB">
              <w:rPr>
                <w:i/>
                <w:iCs/>
              </w:rPr>
              <w:t xml:space="preserve">P. </w:t>
            </w:r>
            <w:r w:rsidR="00C94B5F" w:rsidRPr="00E261AB">
              <w:rPr>
                <w:i/>
                <w:iCs/>
              </w:rPr>
              <w:t xml:space="preserve"> globosa</w:t>
            </w:r>
          </w:p>
        </w:tc>
        <w:tc>
          <w:tcPr>
            <w:tcW w:w="4193"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80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156"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094"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1080" w:type="dxa"/>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744460">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4296450C" w:rsidR="00864BD1" w:rsidRPr="00005C04" w:rsidRDefault="00864BD1" w:rsidP="00D73CD7">
            <w:pPr>
              <w:pStyle w:val="Style1"/>
            </w:pPr>
            <w:hyperlink r:id="rId21" w:history="1">
              <w:r w:rsidRPr="004158DE">
                <w:rPr>
                  <w:rStyle w:val="Hyperlink"/>
                </w:rPr>
                <w:t>Edwards, Linan and Littlefield 349 (MO)</w:t>
              </w:r>
            </w:hyperlink>
            <w:r w:rsidRPr="00005C04">
              <w:t xml:space="preserve"> </w:t>
            </w:r>
          </w:p>
        </w:tc>
        <w:tc>
          <w:tcPr>
            <w:tcW w:w="1453" w:type="dxa"/>
            <w:vAlign w:val="center"/>
          </w:tcPr>
          <w:p w14:paraId="1E260472" w14:textId="5AD90260" w:rsidR="00864BD1" w:rsidRPr="00E261AB" w:rsidRDefault="00864BD1" w:rsidP="00D73CD7">
            <w:pPr>
              <w:pStyle w:val="Style1"/>
              <w:rPr>
                <w:i/>
                <w:iCs/>
              </w:rPr>
            </w:pPr>
            <w:r w:rsidRPr="00E261AB">
              <w:rPr>
                <w:i/>
                <w:iCs/>
              </w:rPr>
              <w:t>P. globosa</w:t>
            </w:r>
          </w:p>
        </w:tc>
        <w:tc>
          <w:tcPr>
            <w:tcW w:w="4193" w:type="dxa"/>
            <w:vAlign w:val="center"/>
          </w:tcPr>
          <w:p w14:paraId="33854AD4" w14:textId="6A747B56" w:rsidR="00864BD1" w:rsidRPr="00005C04" w:rsidRDefault="00864BD1" w:rsidP="00D73CD7">
            <w:pPr>
              <w:pStyle w:val="Style1"/>
            </w:pPr>
            <w:r w:rsidRPr="00005C04">
              <w:t>KY, Franklin</w:t>
            </w:r>
            <w:r w:rsidR="00916C63">
              <w:t>.</w:t>
            </w:r>
            <w:r w:rsidRPr="00005C04">
              <w:t xml:space="preserve"> Near intersection of Camp Pleasant Rd. and Gregory Woods Rd. (EO</w:t>
            </w:r>
            <w:r w:rsidR="00916C63">
              <w:t>-</w:t>
            </w:r>
            <w:r w:rsidRPr="00005C04">
              <w:t>23a)</w:t>
            </w:r>
          </w:p>
        </w:tc>
        <w:tc>
          <w:tcPr>
            <w:tcW w:w="1800" w:type="dxa"/>
            <w:vAlign w:val="center"/>
          </w:tcPr>
          <w:p w14:paraId="1B947073" w14:textId="0883D423" w:rsidR="00864BD1" w:rsidRPr="00005C04" w:rsidRDefault="00864BD1" w:rsidP="00D73CD7">
            <w:pPr>
              <w:pStyle w:val="Style1"/>
            </w:pPr>
            <w:r w:rsidRPr="00005C04">
              <w:t>Bluegrass</w:t>
            </w:r>
          </w:p>
        </w:tc>
        <w:tc>
          <w:tcPr>
            <w:tcW w:w="1156" w:type="dxa"/>
            <w:vAlign w:val="center"/>
          </w:tcPr>
          <w:p w14:paraId="28AA9F8E" w14:textId="446E02C7" w:rsidR="00864BD1" w:rsidRPr="00005C04" w:rsidRDefault="00864BD1" w:rsidP="00D73CD7">
            <w:pPr>
              <w:pStyle w:val="Style1"/>
            </w:pPr>
            <w:r w:rsidRPr="00005C04">
              <w:t>38.31</w:t>
            </w:r>
          </w:p>
        </w:tc>
        <w:tc>
          <w:tcPr>
            <w:tcW w:w="1094" w:type="dxa"/>
            <w:vAlign w:val="center"/>
          </w:tcPr>
          <w:p w14:paraId="34B7D1C5" w14:textId="4B6D71BF" w:rsidR="00864BD1" w:rsidRPr="00005C04" w:rsidRDefault="00864BD1" w:rsidP="00D73CD7">
            <w:pPr>
              <w:pStyle w:val="Style1"/>
            </w:pPr>
            <w:r w:rsidRPr="00005C04">
              <w:t>-84.80</w:t>
            </w:r>
          </w:p>
        </w:tc>
        <w:tc>
          <w:tcPr>
            <w:tcW w:w="1080" w:type="dxa"/>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744460">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75D2E9CE" w:rsidR="00864BD1" w:rsidRPr="00005C04" w:rsidRDefault="00864BD1" w:rsidP="00D73CD7">
            <w:pPr>
              <w:pStyle w:val="Style1"/>
            </w:pPr>
            <w:hyperlink r:id="rId22" w:history="1">
              <w:r w:rsidRPr="004158DE">
                <w:rPr>
                  <w:rStyle w:val="Hyperlink"/>
                </w:rPr>
                <w:t>Edwards, Linan and Littlefield 347 (MO)</w:t>
              </w:r>
            </w:hyperlink>
          </w:p>
        </w:tc>
        <w:tc>
          <w:tcPr>
            <w:tcW w:w="1453" w:type="dxa"/>
            <w:vAlign w:val="center"/>
          </w:tcPr>
          <w:p w14:paraId="1C7A98DA" w14:textId="598738BA" w:rsidR="00864BD1" w:rsidRPr="00E261AB" w:rsidRDefault="00864BD1" w:rsidP="00D73CD7">
            <w:pPr>
              <w:pStyle w:val="Style1"/>
              <w:rPr>
                <w:i/>
                <w:iCs/>
              </w:rPr>
            </w:pPr>
            <w:r w:rsidRPr="00E261AB">
              <w:rPr>
                <w:i/>
                <w:iCs/>
              </w:rPr>
              <w:t>P. globosa</w:t>
            </w:r>
          </w:p>
        </w:tc>
        <w:tc>
          <w:tcPr>
            <w:tcW w:w="4193" w:type="dxa"/>
            <w:vAlign w:val="center"/>
          </w:tcPr>
          <w:p w14:paraId="264693AD" w14:textId="7E3DA6C7" w:rsidR="00864BD1" w:rsidRPr="00005C04" w:rsidRDefault="00864BD1" w:rsidP="00D73CD7">
            <w:pPr>
              <w:pStyle w:val="Style1"/>
            </w:pPr>
            <w:r w:rsidRPr="00005C04">
              <w:t>KY, Franklin, Cove Spring</w:t>
            </w:r>
            <w:r w:rsidR="00916C63">
              <w:t>.</w:t>
            </w:r>
            <w:r w:rsidRPr="00005C04">
              <w:t xml:space="preserve"> Area </w:t>
            </w:r>
            <w:r w:rsidR="00916C63">
              <w:t>n</w:t>
            </w:r>
            <w:r w:rsidRPr="00005C04">
              <w:t>orth of parking lot on 127, just north of its intersection with 421 (EO18)</w:t>
            </w:r>
          </w:p>
        </w:tc>
        <w:tc>
          <w:tcPr>
            <w:tcW w:w="1800" w:type="dxa"/>
            <w:vAlign w:val="center"/>
          </w:tcPr>
          <w:p w14:paraId="7C9C1B53" w14:textId="77777777" w:rsidR="00864BD1" w:rsidRPr="00005C04" w:rsidRDefault="00864BD1" w:rsidP="00D73CD7">
            <w:pPr>
              <w:pStyle w:val="Style1"/>
            </w:pPr>
            <w:r w:rsidRPr="00005C04">
              <w:t>Bluegrass</w:t>
            </w:r>
          </w:p>
        </w:tc>
        <w:tc>
          <w:tcPr>
            <w:tcW w:w="1156" w:type="dxa"/>
            <w:vAlign w:val="center"/>
          </w:tcPr>
          <w:p w14:paraId="0BD14A4C" w14:textId="01C82871" w:rsidR="00864BD1" w:rsidRPr="00005C04" w:rsidRDefault="00864BD1" w:rsidP="00D73CD7">
            <w:pPr>
              <w:pStyle w:val="Style1"/>
            </w:pPr>
            <w:r w:rsidRPr="00005C04">
              <w:t>38.22</w:t>
            </w:r>
          </w:p>
        </w:tc>
        <w:tc>
          <w:tcPr>
            <w:tcW w:w="1094" w:type="dxa"/>
            <w:vAlign w:val="center"/>
          </w:tcPr>
          <w:p w14:paraId="771C04EC" w14:textId="76C437DC" w:rsidR="00864BD1" w:rsidRPr="00005C04" w:rsidRDefault="00864BD1" w:rsidP="00D73CD7">
            <w:pPr>
              <w:pStyle w:val="Style1"/>
            </w:pPr>
            <w:r w:rsidRPr="00005C04">
              <w:t>-84.85</w:t>
            </w:r>
          </w:p>
        </w:tc>
        <w:tc>
          <w:tcPr>
            <w:tcW w:w="1080" w:type="dxa"/>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744460">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53C86397" w:rsidR="00864BD1" w:rsidRPr="00005C04" w:rsidRDefault="00864BD1" w:rsidP="00D73CD7">
            <w:pPr>
              <w:pStyle w:val="Style1"/>
            </w:pPr>
            <w:hyperlink r:id="rId23" w:history="1">
              <w:r w:rsidRPr="00904FB8">
                <w:rPr>
                  <w:rStyle w:val="Hyperlink"/>
                </w:rPr>
                <w:t>Edwards, Linan and Littlefield 350 (MO)</w:t>
              </w:r>
            </w:hyperlink>
          </w:p>
        </w:tc>
        <w:tc>
          <w:tcPr>
            <w:tcW w:w="1453" w:type="dxa"/>
            <w:vAlign w:val="center"/>
          </w:tcPr>
          <w:p w14:paraId="3F3F0197" w14:textId="48B96EF0" w:rsidR="00864BD1" w:rsidRPr="00E261AB" w:rsidRDefault="00864BD1" w:rsidP="00D73CD7">
            <w:pPr>
              <w:pStyle w:val="Style1"/>
              <w:rPr>
                <w:i/>
                <w:iCs/>
              </w:rPr>
            </w:pPr>
            <w:r w:rsidRPr="00E261AB">
              <w:rPr>
                <w:i/>
                <w:iCs/>
              </w:rPr>
              <w:t>P. globosa</w:t>
            </w:r>
          </w:p>
        </w:tc>
        <w:tc>
          <w:tcPr>
            <w:tcW w:w="4193" w:type="dxa"/>
            <w:vAlign w:val="center"/>
          </w:tcPr>
          <w:p w14:paraId="6F2CD3CC" w14:textId="1E34296A" w:rsidR="00864BD1" w:rsidRPr="00005C04" w:rsidRDefault="00864BD1" w:rsidP="00D73CD7">
            <w:pPr>
              <w:pStyle w:val="Style1"/>
            </w:pPr>
            <w:r w:rsidRPr="00005C04">
              <w:t>KY, Franklin</w:t>
            </w:r>
            <w:r w:rsidR="00916C63">
              <w:t>.</w:t>
            </w:r>
            <w:r w:rsidRPr="00005C04">
              <w:t xml:space="preserve"> Bald Knob (EO</w:t>
            </w:r>
            <w:r w:rsidR="00916C63">
              <w:t>-</w:t>
            </w:r>
            <w:r w:rsidRPr="00005C04">
              <w:t>07)</w:t>
            </w:r>
          </w:p>
        </w:tc>
        <w:tc>
          <w:tcPr>
            <w:tcW w:w="1800" w:type="dxa"/>
            <w:vAlign w:val="center"/>
          </w:tcPr>
          <w:p w14:paraId="25C62010" w14:textId="4DE7BA58" w:rsidR="00864BD1" w:rsidRPr="00005C04" w:rsidRDefault="00864BD1" w:rsidP="00D73CD7">
            <w:pPr>
              <w:pStyle w:val="Style1"/>
            </w:pPr>
            <w:r w:rsidRPr="00005C04">
              <w:t>Bluegrass</w:t>
            </w:r>
          </w:p>
        </w:tc>
        <w:tc>
          <w:tcPr>
            <w:tcW w:w="1156" w:type="dxa"/>
            <w:vAlign w:val="center"/>
          </w:tcPr>
          <w:p w14:paraId="3CC8CF78" w14:textId="4DE48DCC" w:rsidR="00864BD1" w:rsidRPr="00005C04" w:rsidRDefault="00864BD1" w:rsidP="00D73CD7">
            <w:pPr>
              <w:pStyle w:val="Style1"/>
            </w:pPr>
            <w:r w:rsidRPr="00005C04">
              <w:t>38.20</w:t>
            </w:r>
          </w:p>
        </w:tc>
        <w:tc>
          <w:tcPr>
            <w:tcW w:w="1094" w:type="dxa"/>
            <w:vAlign w:val="center"/>
          </w:tcPr>
          <w:p w14:paraId="7ECBF745" w14:textId="54209E0E" w:rsidR="00864BD1" w:rsidRPr="00005C04" w:rsidRDefault="00864BD1" w:rsidP="00D73CD7">
            <w:pPr>
              <w:pStyle w:val="Style1"/>
            </w:pPr>
            <w:r w:rsidRPr="00005C04">
              <w:t>-84.88</w:t>
            </w:r>
          </w:p>
        </w:tc>
        <w:tc>
          <w:tcPr>
            <w:tcW w:w="1080" w:type="dxa"/>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744460">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16DEFD9B" w:rsidR="00864BD1" w:rsidRPr="00005C04" w:rsidRDefault="00864BD1" w:rsidP="00D73CD7">
            <w:pPr>
              <w:pStyle w:val="Style1"/>
            </w:pPr>
            <w:hyperlink r:id="rId24" w:history="1">
              <w:r w:rsidRPr="00904FB8">
                <w:rPr>
                  <w:rStyle w:val="Hyperlink"/>
                </w:rPr>
                <w:t>Edwards, Linan and Littlefield 351 (MO)</w:t>
              </w:r>
            </w:hyperlink>
          </w:p>
        </w:tc>
        <w:tc>
          <w:tcPr>
            <w:tcW w:w="1453" w:type="dxa"/>
            <w:vAlign w:val="center"/>
          </w:tcPr>
          <w:p w14:paraId="2EFC2849" w14:textId="32ACCA34" w:rsidR="00864BD1" w:rsidRPr="00E261AB" w:rsidRDefault="00864BD1" w:rsidP="00D73CD7">
            <w:pPr>
              <w:pStyle w:val="Style1"/>
              <w:rPr>
                <w:i/>
                <w:iCs/>
              </w:rPr>
            </w:pPr>
            <w:r w:rsidRPr="00E261AB">
              <w:rPr>
                <w:i/>
                <w:iCs/>
              </w:rPr>
              <w:t>P. globosa</w:t>
            </w:r>
          </w:p>
        </w:tc>
        <w:tc>
          <w:tcPr>
            <w:tcW w:w="4193" w:type="dxa"/>
            <w:vAlign w:val="center"/>
          </w:tcPr>
          <w:p w14:paraId="1AA24F4A" w14:textId="6BBB5E35" w:rsidR="00864BD1" w:rsidRPr="00005C04" w:rsidRDefault="00864BD1" w:rsidP="00D73CD7">
            <w:pPr>
              <w:pStyle w:val="Style1"/>
            </w:pPr>
            <w:r w:rsidRPr="00005C04">
              <w:t>KY, Franklin</w:t>
            </w:r>
            <w:r w:rsidR="00916C63">
              <w:t>.</w:t>
            </w:r>
            <w:r w:rsidRPr="00005C04">
              <w:t xml:space="preserve"> Ninevah Rd</w:t>
            </w:r>
            <w:r w:rsidR="00196CEA">
              <w:t>.</w:t>
            </w:r>
            <w:r w:rsidRPr="00005C04">
              <w:t xml:space="preserve"> (EO</w:t>
            </w:r>
            <w:r w:rsidR="00916C63">
              <w:t>-</w:t>
            </w:r>
            <w:r w:rsidRPr="00005C04">
              <w:t>04)</w:t>
            </w:r>
          </w:p>
        </w:tc>
        <w:tc>
          <w:tcPr>
            <w:tcW w:w="1800" w:type="dxa"/>
            <w:vAlign w:val="center"/>
          </w:tcPr>
          <w:p w14:paraId="5FC88A65" w14:textId="0F99CA77" w:rsidR="00864BD1" w:rsidRPr="00005C04" w:rsidRDefault="00864BD1" w:rsidP="00D73CD7">
            <w:pPr>
              <w:pStyle w:val="Style1"/>
            </w:pPr>
            <w:r w:rsidRPr="00005C04">
              <w:t>Bluegrass</w:t>
            </w:r>
          </w:p>
        </w:tc>
        <w:tc>
          <w:tcPr>
            <w:tcW w:w="1156" w:type="dxa"/>
            <w:vAlign w:val="center"/>
          </w:tcPr>
          <w:p w14:paraId="2B722D98" w14:textId="19F901DD" w:rsidR="00864BD1" w:rsidRPr="00005C04" w:rsidRDefault="00864BD1" w:rsidP="00D73CD7">
            <w:pPr>
              <w:pStyle w:val="Style1"/>
            </w:pPr>
            <w:r w:rsidRPr="00005C04">
              <w:t>38.11</w:t>
            </w:r>
          </w:p>
        </w:tc>
        <w:tc>
          <w:tcPr>
            <w:tcW w:w="1094" w:type="dxa"/>
            <w:vAlign w:val="center"/>
          </w:tcPr>
          <w:p w14:paraId="564BDF15" w14:textId="00C92B78" w:rsidR="00864BD1" w:rsidRPr="00005C04" w:rsidRDefault="00864BD1" w:rsidP="00D73CD7">
            <w:pPr>
              <w:pStyle w:val="Style1"/>
            </w:pPr>
            <w:r w:rsidRPr="00005C04">
              <w:t>-84.87</w:t>
            </w:r>
          </w:p>
        </w:tc>
        <w:tc>
          <w:tcPr>
            <w:tcW w:w="1080" w:type="dxa"/>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744460">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4B199954" w:rsidR="00864BD1" w:rsidRPr="00005C04" w:rsidRDefault="00864BD1" w:rsidP="00D73CD7">
            <w:pPr>
              <w:pStyle w:val="Style1"/>
            </w:pPr>
            <w:hyperlink r:id="rId25" w:history="1">
              <w:r w:rsidRPr="00D13245">
                <w:rPr>
                  <w:rStyle w:val="Hyperlink"/>
                </w:rPr>
                <w:t>Edwards, Linan and Littlefield</w:t>
              </w:r>
              <w:r w:rsidR="00225264" w:rsidRPr="00D13245">
                <w:rPr>
                  <w:rStyle w:val="Hyperlink"/>
                </w:rPr>
                <w:t xml:space="preserve"> 352</w:t>
              </w:r>
              <w:r w:rsidRPr="00D13245">
                <w:rPr>
                  <w:rStyle w:val="Hyperlink"/>
                </w:rPr>
                <w:t xml:space="preserve"> (MO)</w:t>
              </w:r>
            </w:hyperlink>
          </w:p>
        </w:tc>
        <w:tc>
          <w:tcPr>
            <w:tcW w:w="1453" w:type="dxa"/>
            <w:vAlign w:val="center"/>
          </w:tcPr>
          <w:p w14:paraId="32BE0C6E" w14:textId="1656B8E1" w:rsidR="00864BD1" w:rsidRPr="00E261AB" w:rsidRDefault="00864BD1" w:rsidP="00D73CD7">
            <w:pPr>
              <w:pStyle w:val="Style1"/>
              <w:rPr>
                <w:i/>
                <w:iCs/>
              </w:rPr>
            </w:pPr>
            <w:r w:rsidRPr="00E261AB">
              <w:rPr>
                <w:i/>
                <w:iCs/>
              </w:rPr>
              <w:t>P. globosa</w:t>
            </w:r>
          </w:p>
        </w:tc>
        <w:tc>
          <w:tcPr>
            <w:tcW w:w="4193" w:type="dxa"/>
            <w:vAlign w:val="center"/>
          </w:tcPr>
          <w:p w14:paraId="3FEFA8F5" w14:textId="18566873" w:rsidR="00864BD1" w:rsidRPr="00005C04" w:rsidRDefault="00864BD1" w:rsidP="00D73CD7">
            <w:pPr>
              <w:pStyle w:val="Style1"/>
            </w:pPr>
            <w:r w:rsidRPr="00005C04">
              <w:t>KY, Woodford</w:t>
            </w:r>
            <w:r w:rsidR="00916C63">
              <w:t>.</w:t>
            </w:r>
            <w:r w:rsidRPr="00005C04">
              <w:t xml:space="preserve"> </w:t>
            </w:r>
            <w:r w:rsidR="00916C63">
              <w:t>O</w:t>
            </w:r>
            <w:r w:rsidRPr="00005C04">
              <w:t>ff Delaney Ferry Rd</w:t>
            </w:r>
            <w:r w:rsidR="00196CEA">
              <w:t>.</w:t>
            </w:r>
            <w:r w:rsidRPr="00005C04">
              <w:t xml:space="preserve"> (Murphy property, EO</w:t>
            </w:r>
            <w:r w:rsidR="00916C63">
              <w:t>-</w:t>
            </w:r>
            <w:r w:rsidRPr="00005C04">
              <w:t xml:space="preserve">28) </w:t>
            </w:r>
          </w:p>
        </w:tc>
        <w:tc>
          <w:tcPr>
            <w:tcW w:w="1800" w:type="dxa"/>
            <w:vAlign w:val="center"/>
          </w:tcPr>
          <w:p w14:paraId="6831A667" w14:textId="35D0F184" w:rsidR="00864BD1" w:rsidRPr="00005C04" w:rsidRDefault="00864BD1" w:rsidP="00D73CD7">
            <w:pPr>
              <w:pStyle w:val="Style1"/>
            </w:pPr>
            <w:r w:rsidRPr="00005C04">
              <w:t>Bluegrass/ partially cultivated</w:t>
            </w:r>
          </w:p>
        </w:tc>
        <w:tc>
          <w:tcPr>
            <w:tcW w:w="1156" w:type="dxa"/>
            <w:vAlign w:val="center"/>
          </w:tcPr>
          <w:p w14:paraId="53C9B0BB" w14:textId="2BCE2F3E" w:rsidR="00864BD1" w:rsidRPr="00005C04" w:rsidRDefault="00864BD1" w:rsidP="00D73CD7">
            <w:pPr>
              <w:pStyle w:val="Style1"/>
            </w:pPr>
            <w:r w:rsidRPr="00005C04">
              <w:t>37.97</w:t>
            </w:r>
          </w:p>
        </w:tc>
        <w:tc>
          <w:tcPr>
            <w:tcW w:w="1094" w:type="dxa"/>
            <w:vAlign w:val="center"/>
          </w:tcPr>
          <w:p w14:paraId="7B8DE4AD" w14:textId="1FF732A5" w:rsidR="00864BD1" w:rsidRPr="00005C04" w:rsidRDefault="00864BD1" w:rsidP="00D73CD7">
            <w:pPr>
              <w:pStyle w:val="Style1"/>
            </w:pPr>
            <w:r w:rsidRPr="00005C04">
              <w:t>-84.69</w:t>
            </w:r>
          </w:p>
        </w:tc>
        <w:tc>
          <w:tcPr>
            <w:tcW w:w="1080" w:type="dxa"/>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744460">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530AA6F9" w:rsidR="00864BD1" w:rsidRPr="00005C04" w:rsidRDefault="00864BD1" w:rsidP="00D73CD7">
            <w:pPr>
              <w:pStyle w:val="Style1"/>
            </w:pPr>
            <w:hyperlink r:id="rId26" w:history="1">
              <w:r w:rsidRPr="005759B7">
                <w:rPr>
                  <w:rStyle w:val="Hyperlink"/>
                </w:rPr>
                <w:t>Edwards, Linan and Littlefield</w:t>
              </w:r>
              <w:r w:rsidR="005759B7" w:rsidRPr="005759B7">
                <w:rPr>
                  <w:rStyle w:val="Hyperlink"/>
                </w:rPr>
                <w:t xml:space="preserve"> 354</w:t>
              </w:r>
              <w:r w:rsidRPr="005759B7">
                <w:rPr>
                  <w:rStyle w:val="Hyperlink"/>
                </w:rPr>
                <w:t xml:space="preserve"> (MO)</w:t>
              </w:r>
            </w:hyperlink>
          </w:p>
        </w:tc>
        <w:tc>
          <w:tcPr>
            <w:tcW w:w="1453" w:type="dxa"/>
            <w:vAlign w:val="center"/>
          </w:tcPr>
          <w:p w14:paraId="194C14E8" w14:textId="5E035929" w:rsidR="00864BD1" w:rsidRPr="00E261AB" w:rsidRDefault="00864BD1" w:rsidP="00D73CD7">
            <w:pPr>
              <w:pStyle w:val="Style1"/>
              <w:rPr>
                <w:i/>
                <w:iCs/>
              </w:rPr>
            </w:pPr>
            <w:r w:rsidRPr="00E261AB">
              <w:rPr>
                <w:i/>
                <w:iCs/>
              </w:rPr>
              <w:t>P. globosa</w:t>
            </w:r>
          </w:p>
        </w:tc>
        <w:tc>
          <w:tcPr>
            <w:tcW w:w="4193" w:type="dxa"/>
            <w:vAlign w:val="center"/>
          </w:tcPr>
          <w:p w14:paraId="16CADA68" w14:textId="17BEA744" w:rsidR="00864BD1" w:rsidRPr="00005C04" w:rsidRDefault="00864BD1" w:rsidP="00D73CD7">
            <w:pPr>
              <w:pStyle w:val="Style1"/>
            </w:pPr>
            <w:r w:rsidRPr="00005C04">
              <w:t>KY, Madison</w:t>
            </w:r>
            <w:r w:rsidR="00414218">
              <w:t>.</w:t>
            </w:r>
            <w:r w:rsidRPr="00005C04">
              <w:t xml:space="preserve"> </w:t>
            </w:r>
            <w:r w:rsidR="00C6128D" w:rsidRPr="00744460">
              <w:t xml:space="preserve">Valley </w:t>
            </w:r>
            <w:r w:rsidR="00414218">
              <w:t>v</w:t>
            </w:r>
            <w:r w:rsidR="00C6128D" w:rsidRPr="00744460">
              <w:t>iew on bluff over Tate Creek. In thick honeysuckle</w:t>
            </w:r>
            <w:r w:rsidR="006D3A5F">
              <w:t xml:space="preserve"> </w:t>
            </w:r>
            <w:r w:rsidRPr="00005C04">
              <w:t>(EO10a)</w:t>
            </w:r>
          </w:p>
        </w:tc>
        <w:tc>
          <w:tcPr>
            <w:tcW w:w="1800" w:type="dxa"/>
            <w:vAlign w:val="center"/>
          </w:tcPr>
          <w:p w14:paraId="7F297E40" w14:textId="75102E55" w:rsidR="00864BD1" w:rsidRPr="00005C04" w:rsidRDefault="00864BD1" w:rsidP="00D73CD7">
            <w:pPr>
              <w:pStyle w:val="Style1"/>
            </w:pPr>
            <w:r w:rsidRPr="00005C04">
              <w:t>Bluegrass</w:t>
            </w:r>
          </w:p>
        </w:tc>
        <w:tc>
          <w:tcPr>
            <w:tcW w:w="1156" w:type="dxa"/>
            <w:vAlign w:val="center"/>
          </w:tcPr>
          <w:p w14:paraId="75DD5F79" w14:textId="08CE7A5A" w:rsidR="00864BD1" w:rsidRPr="00005C04" w:rsidRDefault="00864BD1" w:rsidP="00D73CD7">
            <w:pPr>
              <w:pStyle w:val="Style1"/>
            </w:pPr>
            <w:r w:rsidRPr="00005C04">
              <w:t>37.84</w:t>
            </w:r>
          </w:p>
        </w:tc>
        <w:tc>
          <w:tcPr>
            <w:tcW w:w="1094" w:type="dxa"/>
            <w:vAlign w:val="center"/>
          </w:tcPr>
          <w:p w14:paraId="48A49952" w14:textId="743891C1" w:rsidR="00864BD1" w:rsidRPr="00005C04" w:rsidRDefault="00864BD1" w:rsidP="00D73CD7">
            <w:pPr>
              <w:pStyle w:val="Style1"/>
            </w:pPr>
            <w:r w:rsidRPr="00005C04">
              <w:t>-84.42</w:t>
            </w:r>
          </w:p>
        </w:tc>
        <w:tc>
          <w:tcPr>
            <w:tcW w:w="1080" w:type="dxa"/>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744460">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4550D27" w:rsidR="00864BD1" w:rsidRPr="00005C04" w:rsidRDefault="00864BD1" w:rsidP="00D73CD7">
            <w:pPr>
              <w:pStyle w:val="Style1"/>
            </w:pPr>
            <w:hyperlink r:id="rId27" w:history="1">
              <w:r w:rsidRPr="004B3D90">
                <w:rPr>
                  <w:rStyle w:val="Hyperlink"/>
                </w:rPr>
                <w:t>Edwards, Linan and Littlefield 348 (MO)</w:t>
              </w:r>
            </w:hyperlink>
          </w:p>
        </w:tc>
        <w:tc>
          <w:tcPr>
            <w:tcW w:w="1453" w:type="dxa"/>
            <w:vAlign w:val="center"/>
          </w:tcPr>
          <w:p w14:paraId="02B96294" w14:textId="5A78FC52" w:rsidR="00864BD1" w:rsidRPr="00E261AB" w:rsidRDefault="00864BD1" w:rsidP="00D73CD7">
            <w:pPr>
              <w:pStyle w:val="Style1"/>
              <w:rPr>
                <w:i/>
                <w:iCs/>
              </w:rPr>
            </w:pPr>
            <w:r w:rsidRPr="00E261AB">
              <w:rPr>
                <w:i/>
                <w:iCs/>
              </w:rPr>
              <w:t>P.  globosa</w:t>
            </w:r>
          </w:p>
        </w:tc>
        <w:tc>
          <w:tcPr>
            <w:tcW w:w="4193" w:type="dxa"/>
            <w:vAlign w:val="center"/>
          </w:tcPr>
          <w:p w14:paraId="05E3C222" w14:textId="74D97D20" w:rsidR="009C6077" w:rsidRDefault="00864BD1" w:rsidP="00D73CD7">
            <w:pPr>
              <w:pStyle w:val="Style1"/>
            </w:pPr>
            <w:r w:rsidRPr="00005C04">
              <w:t>KY, Franklin</w:t>
            </w:r>
            <w:r w:rsidR="00414218">
              <w:t>.</w:t>
            </w:r>
            <w:r w:rsidRPr="00005C04">
              <w:t xml:space="preserve"> Cove Spring (EO30)</w:t>
            </w:r>
            <w:r w:rsidR="00414218">
              <w:t>.</w:t>
            </w:r>
            <w:r w:rsidRPr="00005C04">
              <w:t xml:space="preserve"> </w:t>
            </w:r>
          </w:p>
          <w:p w14:paraId="1D076C1C" w14:textId="2E75AEFF" w:rsidR="00864BD1" w:rsidRPr="00005C04" w:rsidRDefault="009C6077" w:rsidP="00D73CD7">
            <w:pPr>
              <w:pStyle w:val="Style1"/>
            </w:pPr>
            <w:r>
              <w:t>S</w:t>
            </w:r>
            <w:r w:rsidR="00864BD1" w:rsidRPr="00005C04">
              <w:t>ource: KY</w:t>
            </w:r>
            <w:r w:rsidR="00011550">
              <w:t>_02 and KY_05</w:t>
            </w:r>
          </w:p>
        </w:tc>
        <w:tc>
          <w:tcPr>
            <w:tcW w:w="180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156" w:type="dxa"/>
            <w:vAlign w:val="center"/>
          </w:tcPr>
          <w:p w14:paraId="4C639FA4" w14:textId="1E5AF818" w:rsidR="00864BD1" w:rsidRPr="00005C04" w:rsidRDefault="00864BD1" w:rsidP="00D73CD7">
            <w:pPr>
              <w:pStyle w:val="Style1"/>
            </w:pPr>
            <w:r w:rsidRPr="00005C04">
              <w:t>38.22</w:t>
            </w:r>
          </w:p>
        </w:tc>
        <w:tc>
          <w:tcPr>
            <w:tcW w:w="1094" w:type="dxa"/>
            <w:vAlign w:val="center"/>
          </w:tcPr>
          <w:p w14:paraId="24F04327" w14:textId="22EC7C8C" w:rsidR="00864BD1" w:rsidRPr="00005C04" w:rsidRDefault="00864BD1" w:rsidP="00D73CD7">
            <w:pPr>
              <w:pStyle w:val="Style1"/>
            </w:pPr>
            <w:r w:rsidRPr="00005C04">
              <w:t>-84.84</w:t>
            </w:r>
          </w:p>
        </w:tc>
        <w:tc>
          <w:tcPr>
            <w:tcW w:w="1080" w:type="dxa"/>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744460">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6D1748FE" w:rsidR="00864BD1" w:rsidRPr="00005C04" w:rsidRDefault="00864BD1" w:rsidP="00D73CD7">
            <w:pPr>
              <w:pStyle w:val="Style1"/>
            </w:pPr>
            <w:hyperlink r:id="rId28" w:history="1">
              <w:r w:rsidRPr="0069209B">
                <w:rPr>
                  <w:rStyle w:val="Hyperlink"/>
                </w:rPr>
                <w:t xml:space="preserve">Edwards, Linan and Littlefield </w:t>
              </w:r>
              <w:r w:rsidR="00B5649F" w:rsidRPr="0069209B">
                <w:rPr>
                  <w:rStyle w:val="Hyperlink"/>
                </w:rPr>
                <w:t xml:space="preserve">353 </w:t>
              </w:r>
              <w:r w:rsidRPr="0069209B">
                <w:rPr>
                  <w:rStyle w:val="Hyperlink"/>
                </w:rPr>
                <w:t>(MO)</w:t>
              </w:r>
            </w:hyperlink>
          </w:p>
        </w:tc>
        <w:tc>
          <w:tcPr>
            <w:tcW w:w="1453" w:type="dxa"/>
            <w:vAlign w:val="center"/>
          </w:tcPr>
          <w:p w14:paraId="3ADEB2AD" w14:textId="180D12E7" w:rsidR="00864BD1" w:rsidRPr="00E261AB" w:rsidRDefault="00864BD1" w:rsidP="00D73CD7">
            <w:pPr>
              <w:pStyle w:val="Style1"/>
              <w:rPr>
                <w:i/>
                <w:iCs/>
              </w:rPr>
            </w:pPr>
            <w:r w:rsidRPr="00E261AB">
              <w:rPr>
                <w:i/>
                <w:iCs/>
              </w:rPr>
              <w:t>P.  globosa</w:t>
            </w:r>
          </w:p>
        </w:tc>
        <w:tc>
          <w:tcPr>
            <w:tcW w:w="4193" w:type="dxa"/>
            <w:vAlign w:val="center"/>
          </w:tcPr>
          <w:p w14:paraId="0C795950" w14:textId="3F0446B3" w:rsidR="00864BD1" w:rsidRPr="00005C04" w:rsidRDefault="00864BD1" w:rsidP="00D73CD7">
            <w:pPr>
              <w:pStyle w:val="Style1"/>
            </w:pPr>
            <w:r w:rsidRPr="00005C04">
              <w:t>KY, Jessamine</w:t>
            </w:r>
            <w:r w:rsidR="009C6077">
              <w:t>.</w:t>
            </w:r>
            <w:r w:rsidR="00B5649F" w:rsidRPr="00B5649F">
              <w:t xml:space="preserve"> Jessamine Creek Gorge Preserve, at the entrance to the parking area</w:t>
            </w:r>
          </w:p>
        </w:tc>
        <w:tc>
          <w:tcPr>
            <w:tcW w:w="1800" w:type="dxa"/>
            <w:vAlign w:val="center"/>
          </w:tcPr>
          <w:p w14:paraId="266409F6" w14:textId="61292C14" w:rsidR="00864BD1" w:rsidRPr="00326069" w:rsidRDefault="0099671E" w:rsidP="00D73CD7">
            <w:pPr>
              <w:pStyle w:val="Style1"/>
            </w:pPr>
            <w:r>
              <w:t>Translocation</w:t>
            </w:r>
          </w:p>
        </w:tc>
        <w:tc>
          <w:tcPr>
            <w:tcW w:w="1156" w:type="dxa"/>
            <w:vAlign w:val="center"/>
          </w:tcPr>
          <w:p w14:paraId="66DEE92C" w14:textId="36E1C30B" w:rsidR="00864BD1" w:rsidRPr="00005C04" w:rsidRDefault="00864BD1" w:rsidP="00D73CD7">
            <w:pPr>
              <w:pStyle w:val="Style1"/>
            </w:pPr>
            <w:r w:rsidRPr="00005C04">
              <w:t>37.83</w:t>
            </w:r>
          </w:p>
        </w:tc>
        <w:tc>
          <w:tcPr>
            <w:tcW w:w="1094" w:type="dxa"/>
            <w:vAlign w:val="center"/>
          </w:tcPr>
          <w:p w14:paraId="10A42FC7" w14:textId="0E04400F" w:rsidR="00864BD1" w:rsidRPr="00005C04" w:rsidRDefault="00864BD1" w:rsidP="00D73CD7">
            <w:pPr>
              <w:pStyle w:val="Style1"/>
            </w:pPr>
            <w:r w:rsidRPr="00005C04">
              <w:t>-84.64</w:t>
            </w:r>
          </w:p>
        </w:tc>
        <w:tc>
          <w:tcPr>
            <w:tcW w:w="1080" w:type="dxa"/>
            <w:vAlign w:val="center"/>
          </w:tcPr>
          <w:p w14:paraId="05C9A343" w14:textId="541A48BA" w:rsidR="00864BD1" w:rsidRPr="00005C04" w:rsidRDefault="00864BD1" w:rsidP="00D73CD7">
            <w:pPr>
              <w:pStyle w:val="Style1"/>
            </w:pPr>
            <w:r w:rsidRPr="00005C04">
              <w:t>24</w:t>
            </w:r>
          </w:p>
        </w:tc>
      </w:tr>
      <w:tr w:rsidR="00864BD1" w:rsidRPr="00005C04" w14:paraId="3543B4D0" w14:textId="77777777" w:rsidTr="00744460">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70726571" w:rsidR="00864BD1" w:rsidRPr="00005C04" w:rsidRDefault="00864BD1" w:rsidP="00D73CD7">
            <w:pPr>
              <w:pStyle w:val="Style1"/>
            </w:pPr>
            <w:hyperlink r:id="rId29" w:history="1">
              <w:r w:rsidRPr="008F2782">
                <w:rPr>
                  <w:rStyle w:val="Hyperlink"/>
                </w:rPr>
                <w:t xml:space="preserve">Edwards, Albrecht, and Elam </w:t>
              </w:r>
              <w:r w:rsidR="008F2782" w:rsidRPr="008F2782">
                <w:rPr>
                  <w:rStyle w:val="Hyperlink"/>
                </w:rPr>
                <w:t xml:space="preserve">357 </w:t>
              </w:r>
              <w:r w:rsidRPr="008F2782">
                <w:rPr>
                  <w:rStyle w:val="Hyperlink"/>
                </w:rPr>
                <w:t>(MO)</w:t>
              </w:r>
            </w:hyperlink>
          </w:p>
        </w:tc>
        <w:tc>
          <w:tcPr>
            <w:tcW w:w="1453" w:type="dxa"/>
            <w:vAlign w:val="center"/>
          </w:tcPr>
          <w:p w14:paraId="1CA4F297" w14:textId="003607E0" w:rsidR="00864BD1" w:rsidRPr="00E261AB" w:rsidRDefault="00864BD1" w:rsidP="00D73CD7">
            <w:pPr>
              <w:pStyle w:val="Style1"/>
              <w:rPr>
                <w:i/>
                <w:iCs/>
              </w:rPr>
            </w:pPr>
            <w:r w:rsidRPr="00E261AB">
              <w:rPr>
                <w:i/>
                <w:iCs/>
              </w:rPr>
              <w:t>P. globosa</w:t>
            </w:r>
          </w:p>
        </w:tc>
        <w:tc>
          <w:tcPr>
            <w:tcW w:w="4193" w:type="dxa"/>
            <w:vAlign w:val="center"/>
          </w:tcPr>
          <w:p w14:paraId="7EFB5EFF" w14:textId="11E857FE" w:rsidR="00864BD1" w:rsidRPr="00005C04" w:rsidRDefault="00864BD1" w:rsidP="00D73CD7">
            <w:pPr>
              <w:pStyle w:val="Style1"/>
            </w:pPr>
            <w:r w:rsidRPr="00005C04">
              <w:t xml:space="preserve">TN, </w:t>
            </w:r>
            <w:r w:rsidR="00A91193" w:rsidRPr="00005C04">
              <w:t>Trousdale</w:t>
            </w:r>
            <w:r w:rsidR="009C6077">
              <w:t>.</w:t>
            </w:r>
            <w:r w:rsidRPr="00005C04">
              <w:t xml:space="preserve"> East of Hartsville Boat Ramp</w:t>
            </w:r>
            <w:r w:rsidR="006D3A5F">
              <w:t xml:space="preserve"> </w:t>
            </w:r>
            <w:r w:rsidRPr="00005C04">
              <w:t>(EO03)</w:t>
            </w:r>
          </w:p>
        </w:tc>
        <w:tc>
          <w:tcPr>
            <w:tcW w:w="1800" w:type="dxa"/>
            <w:vAlign w:val="center"/>
          </w:tcPr>
          <w:p w14:paraId="0C785C2B" w14:textId="1F5D135D" w:rsidR="00864BD1" w:rsidRPr="00005C04" w:rsidRDefault="00864BD1" w:rsidP="00D73CD7">
            <w:pPr>
              <w:pStyle w:val="Style1"/>
            </w:pPr>
            <w:r w:rsidRPr="00005C04">
              <w:t>Nashville Basin</w:t>
            </w:r>
          </w:p>
        </w:tc>
        <w:tc>
          <w:tcPr>
            <w:tcW w:w="1156" w:type="dxa"/>
            <w:vAlign w:val="center"/>
          </w:tcPr>
          <w:p w14:paraId="00749718" w14:textId="19846904" w:rsidR="00864BD1" w:rsidRPr="00005C04" w:rsidRDefault="00864BD1" w:rsidP="00D73CD7">
            <w:pPr>
              <w:pStyle w:val="Style1"/>
            </w:pPr>
            <w:r w:rsidRPr="00005C04">
              <w:t>36.3</w:t>
            </w:r>
            <w:r w:rsidR="00A061EC">
              <w:t>8</w:t>
            </w:r>
          </w:p>
        </w:tc>
        <w:tc>
          <w:tcPr>
            <w:tcW w:w="1094" w:type="dxa"/>
            <w:vAlign w:val="center"/>
          </w:tcPr>
          <w:p w14:paraId="13D53369" w14:textId="07BD8BB5" w:rsidR="00864BD1" w:rsidRPr="00005C04" w:rsidRDefault="00864BD1" w:rsidP="00D73CD7">
            <w:pPr>
              <w:pStyle w:val="Style1"/>
            </w:pPr>
            <w:r w:rsidRPr="00005C04">
              <w:t>-86.17</w:t>
            </w:r>
          </w:p>
        </w:tc>
        <w:tc>
          <w:tcPr>
            <w:tcW w:w="1080" w:type="dxa"/>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744460">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67FD45FC" w:rsidR="00864BD1" w:rsidRPr="00005C04" w:rsidRDefault="00864BD1" w:rsidP="00D73CD7">
            <w:pPr>
              <w:pStyle w:val="Style1"/>
            </w:pPr>
            <w:hyperlink r:id="rId30" w:history="1">
              <w:r w:rsidRPr="00596CF1">
                <w:rPr>
                  <w:rStyle w:val="Hyperlink"/>
                </w:rPr>
                <w:t>Edwards, Albrecht, and Elam</w:t>
              </w:r>
              <w:r w:rsidR="0085612F" w:rsidRPr="00596CF1">
                <w:rPr>
                  <w:rStyle w:val="Hyperlink"/>
                </w:rPr>
                <w:t xml:space="preserve"> 356 (MO)</w:t>
              </w:r>
            </w:hyperlink>
          </w:p>
        </w:tc>
        <w:tc>
          <w:tcPr>
            <w:tcW w:w="1453" w:type="dxa"/>
            <w:vAlign w:val="center"/>
          </w:tcPr>
          <w:p w14:paraId="22F7DC1E" w14:textId="62801D0E" w:rsidR="00864BD1" w:rsidRPr="00E261AB" w:rsidRDefault="00864BD1" w:rsidP="00D73CD7">
            <w:pPr>
              <w:pStyle w:val="Style1"/>
              <w:rPr>
                <w:i/>
                <w:iCs/>
              </w:rPr>
            </w:pPr>
            <w:r w:rsidRPr="00E261AB">
              <w:rPr>
                <w:i/>
                <w:iCs/>
              </w:rPr>
              <w:t>P. globosa</w:t>
            </w:r>
          </w:p>
        </w:tc>
        <w:tc>
          <w:tcPr>
            <w:tcW w:w="4193" w:type="dxa"/>
            <w:vAlign w:val="center"/>
          </w:tcPr>
          <w:p w14:paraId="19C42C0D" w14:textId="1BE00122" w:rsidR="00864BD1" w:rsidRPr="00005C04" w:rsidRDefault="00864BD1" w:rsidP="00D73CD7">
            <w:pPr>
              <w:pStyle w:val="Style1"/>
            </w:pPr>
            <w:r w:rsidRPr="00005C04">
              <w:t>TN, Smith</w:t>
            </w:r>
            <w:r w:rsidR="003A1ED7">
              <w:t>.</w:t>
            </w:r>
            <w:r w:rsidRPr="00005C04">
              <w:t xml:space="preserve"> North of Cordell Hull Dam, </w:t>
            </w:r>
            <w:r w:rsidR="003A1ED7">
              <w:t>b</w:t>
            </w:r>
            <w:r w:rsidRPr="00005C04">
              <w:t>luffs over Cumberland River (EO24)</w:t>
            </w:r>
          </w:p>
        </w:tc>
        <w:tc>
          <w:tcPr>
            <w:tcW w:w="1800" w:type="dxa"/>
            <w:vAlign w:val="center"/>
          </w:tcPr>
          <w:p w14:paraId="15DAB2F3" w14:textId="37EB94DD" w:rsidR="00864BD1" w:rsidRPr="00005C04" w:rsidRDefault="00864BD1" w:rsidP="00D73CD7">
            <w:pPr>
              <w:pStyle w:val="Style1"/>
            </w:pPr>
            <w:r w:rsidRPr="00005C04">
              <w:t>Nashville Basin</w:t>
            </w:r>
          </w:p>
        </w:tc>
        <w:tc>
          <w:tcPr>
            <w:tcW w:w="1156" w:type="dxa"/>
            <w:vAlign w:val="center"/>
          </w:tcPr>
          <w:p w14:paraId="020FC34D" w14:textId="7B982AFF" w:rsidR="00864BD1" w:rsidRPr="00005C04" w:rsidRDefault="00864BD1" w:rsidP="00D73CD7">
            <w:pPr>
              <w:pStyle w:val="Style1"/>
            </w:pPr>
            <w:r w:rsidRPr="00005C04">
              <w:t>36.</w:t>
            </w:r>
            <w:r w:rsidR="00A061EC">
              <w:t>31</w:t>
            </w:r>
          </w:p>
        </w:tc>
        <w:tc>
          <w:tcPr>
            <w:tcW w:w="1094" w:type="dxa"/>
            <w:vAlign w:val="center"/>
          </w:tcPr>
          <w:p w14:paraId="31C4007B" w14:textId="17B67AF1" w:rsidR="00864BD1" w:rsidRPr="00005C04" w:rsidRDefault="00864BD1" w:rsidP="00D73CD7">
            <w:pPr>
              <w:pStyle w:val="Style1"/>
            </w:pPr>
            <w:r w:rsidRPr="00005C04">
              <w:t>-85.94</w:t>
            </w:r>
          </w:p>
        </w:tc>
        <w:tc>
          <w:tcPr>
            <w:tcW w:w="1080" w:type="dxa"/>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744460">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13B0ABC4" w:rsidR="00864BD1" w:rsidRPr="00005C04" w:rsidRDefault="00864BD1" w:rsidP="00D73CD7">
            <w:pPr>
              <w:pStyle w:val="Style1"/>
            </w:pPr>
            <w:hyperlink r:id="rId31" w:history="1">
              <w:r w:rsidRPr="006E0ECB">
                <w:rPr>
                  <w:rStyle w:val="Hyperlink"/>
                </w:rPr>
                <w:t>Edwards, Linan and Dell</w:t>
              </w:r>
              <w:r w:rsidR="003907F8" w:rsidRPr="006E0ECB">
                <w:rPr>
                  <w:rStyle w:val="Hyperlink"/>
                </w:rPr>
                <w:t xml:space="preserve"> 362 (MO)</w:t>
              </w:r>
            </w:hyperlink>
          </w:p>
        </w:tc>
        <w:tc>
          <w:tcPr>
            <w:tcW w:w="1453" w:type="dxa"/>
            <w:vAlign w:val="center"/>
          </w:tcPr>
          <w:p w14:paraId="66FDAA34" w14:textId="4460977C" w:rsidR="00864BD1" w:rsidRPr="00E261AB" w:rsidRDefault="00864BD1" w:rsidP="00D73CD7">
            <w:pPr>
              <w:pStyle w:val="Style1"/>
              <w:rPr>
                <w:i/>
                <w:iCs/>
              </w:rPr>
            </w:pPr>
            <w:r w:rsidRPr="00E261AB">
              <w:rPr>
                <w:i/>
                <w:iCs/>
              </w:rPr>
              <w:t>P.  globosa</w:t>
            </w:r>
          </w:p>
        </w:tc>
        <w:tc>
          <w:tcPr>
            <w:tcW w:w="4193" w:type="dxa"/>
            <w:vAlign w:val="center"/>
          </w:tcPr>
          <w:p w14:paraId="2C778C7F" w14:textId="4E971E3B" w:rsidR="00864BD1" w:rsidRPr="00005C04" w:rsidRDefault="00864BD1" w:rsidP="00D73CD7">
            <w:pPr>
              <w:pStyle w:val="Style1"/>
            </w:pPr>
            <w:r w:rsidRPr="00005C04">
              <w:t>TN, Montgomery</w:t>
            </w:r>
            <w:r w:rsidR="003A1ED7">
              <w:t>.</w:t>
            </w:r>
            <w:r w:rsidRPr="00005C04">
              <w:t xml:space="preserve"> King and Queen's Bluff (EO 12)</w:t>
            </w:r>
          </w:p>
        </w:tc>
        <w:tc>
          <w:tcPr>
            <w:tcW w:w="1800" w:type="dxa"/>
            <w:vAlign w:val="center"/>
          </w:tcPr>
          <w:p w14:paraId="0155A46E" w14:textId="474B0621" w:rsidR="00864BD1" w:rsidRPr="00005C04" w:rsidRDefault="00864BD1" w:rsidP="00D73CD7">
            <w:pPr>
              <w:pStyle w:val="Style1"/>
            </w:pPr>
            <w:r w:rsidRPr="00005C04">
              <w:t>Highland Rim</w:t>
            </w:r>
          </w:p>
        </w:tc>
        <w:tc>
          <w:tcPr>
            <w:tcW w:w="1156" w:type="dxa"/>
            <w:vAlign w:val="center"/>
          </w:tcPr>
          <w:p w14:paraId="4D91BD97" w14:textId="52F9BF5E" w:rsidR="00864BD1" w:rsidRPr="00005C04" w:rsidRDefault="00864BD1" w:rsidP="00D73CD7">
            <w:pPr>
              <w:pStyle w:val="Style1"/>
            </w:pPr>
            <w:r w:rsidRPr="00005C04">
              <w:t>36.50</w:t>
            </w:r>
          </w:p>
        </w:tc>
        <w:tc>
          <w:tcPr>
            <w:tcW w:w="1094" w:type="dxa"/>
            <w:vAlign w:val="center"/>
          </w:tcPr>
          <w:p w14:paraId="6B233B72" w14:textId="522F55C2" w:rsidR="00864BD1" w:rsidRPr="00005C04" w:rsidRDefault="00864BD1" w:rsidP="00D73CD7">
            <w:pPr>
              <w:pStyle w:val="Style1"/>
            </w:pPr>
            <w:r w:rsidRPr="00005C04">
              <w:t>-87.3</w:t>
            </w:r>
            <w:r w:rsidR="00A061EC">
              <w:t>2</w:t>
            </w:r>
          </w:p>
        </w:tc>
        <w:tc>
          <w:tcPr>
            <w:tcW w:w="1080" w:type="dxa"/>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744460">
        <w:trPr>
          <w:trHeight w:val="576"/>
        </w:trPr>
        <w:tc>
          <w:tcPr>
            <w:tcW w:w="0" w:type="auto"/>
            <w:vAlign w:val="center"/>
          </w:tcPr>
          <w:p w14:paraId="230A97A1" w14:textId="21FB925C" w:rsidR="00864BD1" w:rsidRPr="00005C04" w:rsidRDefault="00864BD1" w:rsidP="00D73CD7">
            <w:pPr>
              <w:pStyle w:val="Style1"/>
            </w:pPr>
            <w:r w:rsidRPr="00005C04">
              <w:t>TNW_02</w:t>
            </w:r>
          </w:p>
        </w:tc>
        <w:tc>
          <w:tcPr>
            <w:tcW w:w="1831" w:type="dxa"/>
            <w:vAlign w:val="center"/>
          </w:tcPr>
          <w:p w14:paraId="6867B003" w14:textId="75EEB3D0" w:rsidR="00864BD1" w:rsidRPr="00005C04" w:rsidRDefault="00864BD1" w:rsidP="00D73CD7">
            <w:pPr>
              <w:pStyle w:val="Style1"/>
            </w:pPr>
            <w:hyperlink r:id="rId32" w:history="1">
              <w:r w:rsidRPr="00827CC5">
                <w:rPr>
                  <w:rStyle w:val="Hyperlink"/>
                </w:rPr>
                <w:t>Edwards, Linan and Dell</w:t>
              </w:r>
              <w:r w:rsidR="00067C01" w:rsidRPr="00827CC5">
                <w:rPr>
                  <w:rStyle w:val="Hyperlink"/>
                </w:rPr>
                <w:t xml:space="preserve"> 36</w:t>
              </w:r>
              <w:r w:rsidR="00827CC5" w:rsidRPr="00827CC5">
                <w:rPr>
                  <w:rStyle w:val="Hyperlink"/>
                </w:rPr>
                <w:t>8</w:t>
              </w:r>
              <w:r w:rsidR="00067C01" w:rsidRPr="00827CC5">
                <w:rPr>
                  <w:rStyle w:val="Hyperlink"/>
                </w:rPr>
                <w:t xml:space="preserve"> (MO)</w:t>
              </w:r>
            </w:hyperlink>
          </w:p>
        </w:tc>
        <w:tc>
          <w:tcPr>
            <w:tcW w:w="1453" w:type="dxa"/>
            <w:vAlign w:val="center"/>
          </w:tcPr>
          <w:p w14:paraId="6CD84997" w14:textId="3C0F9A00" w:rsidR="00864BD1" w:rsidRPr="00E261AB" w:rsidRDefault="00864BD1" w:rsidP="00D73CD7">
            <w:pPr>
              <w:pStyle w:val="Style1"/>
              <w:rPr>
                <w:i/>
                <w:iCs/>
              </w:rPr>
            </w:pPr>
            <w:r w:rsidRPr="00E261AB">
              <w:rPr>
                <w:i/>
                <w:iCs/>
              </w:rPr>
              <w:t>P.  globosa</w:t>
            </w:r>
          </w:p>
        </w:tc>
        <w:tc>
          <w:tcPr>
            <w:tcW w:w="4193" w:type="dxa"/>
            <w:vAlign w:val="center"/>
          </w:tcPr>
          <w:p w14:paraId="408C1247" w14:textId="7CF9E0CB" w:rsidR="00864BD1" w:rsidRPr="00005C04" w:rsidRDefault="00864BD1" w:rsidP="00D73CD7">
            <w:pPr>
              <w:pStyle w:val="Style1"/>
            </w:pPr>
            <w:r w:rsidRPr="00005C04">
              <w:t>TN, Montgomery</w:t>
            </w:r>
            <w:r w:rsidR="003A1ED7">
              <w:t>.</w:t>
            </w:r>
            <w:r w:rsidRPr="00005C04">
              <w:t xml:space="preserve"> Jarrell Ridge Road (EO28)</w:t>
            </w:r>
          </w:p>
        </w:tc>
        <w:tc>
          <w:tcPr>
            <w:tcW w:w="1800" w:type="dxa"/>
            <w:vAlign w:val="center"/>
          </w:tcPr>
          <w:p w14:paraId="58A60156" w14:textId="68565BEA" w:rsidR="00864BD1" w:rsidRPr="00005C04" w:rsidRDefault="00864BD1" w:rsidP="00D73CD7">
            <w:pPr>
              <w:pStyle w:val="Style1"/>
            </w:pPr>
            <w:r w:rsidRPr="00005C04">
              <w:t>Highland Rim</w:t>
            </w:r>
          </w:p>
        </w:tc>
        <w:tc>
          <w:tcPr>
            <w:tcW w:w="1156" w:type="dxa"/>
            <w:vAlign w:val="center"/>
          </w:tcPr>
          <w:p w14:paraId="738E2E62" w14:textId="1931CC7A" w:rsidR="00864BD1" w:rsidRPr="00005C04" w:rsidRDefault="00864BD1" w:rsidP="00D73CD7">
            <w:pPr>
              <w:pStyle w:val="Style1"/>
            </w:pPr>
            <w:r w:rsidRPr="00005C04">
              <w:t>36.39</w:t>
            </w:r>
          </w:p>
        </w:tc>
        <w:tc>
          <w:tcPr>
            <w:tcW w:w="1094" w:type="dxa"/>
            <w:vAlign w:val="center"/>
          </w:tcPr>
          <w:p w14:paraId="30966641" w14:textId="267E1A0C" w:rsidR="00864BD1" w:rsidRPr="00005C04" w:rsidRDefault="00864BD1" w:rsidP="00D73CD7">
            <w:pPr>
              <w:pStyle w:val="Style1"/>
            </w:pPr>
            <w:r w:rsidRPr="00005C04">
              <w:t>-87.26</w:t>
            </w:r>
          </w:p>
        </w:tc>
        <w:tc>
          <w:tcPr>
            <w:tcW w:w="1080" w:type="dxa"/>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744460">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49537B87" w:rsidR="00864BD1" w:rsidRPr="00005C04" w:rsidRDefault="00864BD1" w:rsidP="00D73CD7">
            <w:pPr>
              <w:pStyle w:val="Style1"/>
            </w:pPr>
            <w:hyperlink r:id="rId33" w:history="1">
              <w:r w:rsidRPr="00B857DB">
                <w:rPr>
                  <w:rStyle w:val="Hyperlink"/>
                </w:rPr>
                <w:t xml:space="preserve">Edwards, Linan and Dell </w:t>
              </w:r>
              <w:r w:rsidR="00E30802" w:rsidRPr="00B857DB">
                <w:rPr>
                  <w:rStyle w:val="Hyperlink"/>
                </w:rPr>
                <w:t>36</w:t>
              </w:r>
              <w:r w:rsidR="00B857DB" w:rsidRPr="00B857DB">
                <w:rPr>
                  <w:rStyle w:val="Hyperlink"/>
                </w:rPr>
                <w:t>7</w:t>
              </w:r>
              <w:r w:rsidR="00E30802" w:rsidRPr="00B857DB">
                <w:rPr>
                  <w:rStyle w:val="Hyperlink"/>
                </w:rPr>
                <w:t xml:space="preserve"> </w:t>
              </w:r>
              <w:r w:rsidRPr="00B857DB">
                <w:rPr>
                  <w:rStyle w:val="Hyperlink"/>
                </w:rPr>
                <w:t>(MO)</w:t>
              </w:r>
            </w:hyperlink>
          </w:p>
        </w:tc>
        <w:tc>
          <w:tcPr>
            <w:tcW w:w="1453" w:type="dxa"/>
            <w:vAlign w:val="center"/>
          </w:tcPr>
          <w:p w14:paraId="0465E587" w14:textId="4B72D7A4" w:rsidR="00864BD1" w:rsidRPr="00E261AB" w:rsidRDefault="00864BD1" w:rsidP="00D73CD7">
            <w:pPr>
              <w:pStyle w:val="Style1"/>
              <w:rPr>
                <w:i/>
                <w:iCs/>
              </w:rPr>
            </w:pPr>
            <w:r w:rsidRPr="00E261AB">
              <w:rPr>
                <w:i/>
                <w:iCs/>
              </w:rPr>
              <w:t>P. globosa</w:t>
            </w:r>
          </w:p>
        </w:tc>
        <w:tc>
          <w:tcPr>
            <w:tcW w:w="4193" w:type="dxa"/>
            <w:vAlign w:val="center"/>
          </w:tcPr>
          <w:p w14:paraId="54231D32" w14:textId="295078AB" w:rsidR="00864BD1" w:rsidRPr="00005C04" w:rsidRDefault="00864BD1" w:rsidP="00D73CD7">
            <w:pPr>
              <w:pStyle w:val="Style1"/>
            </w:pPr>
            <w:r w:rsidRPr="00005C04">
              <w:t>TN, Cheatham</w:t>
            </w:r>
            <w:r w:rsidR="003A1ED7">
              <w:t xml:space="preserve">. </w:t>
            </w:r>
            <w:r w:rsidRPr="00005C04">
              <w:t>Lock B Rd.</w:t>
            </w:r>
            <w:r w:rsidR="003A1ED7">
              <w:t>,</w:t>
            </w:r>
            <w:r w:rsidRPr="00005C04">
              <w:t xml:space="preserve"> near </w:t>
            </w:r>
            <w:r w:rsidR="003A1ED7">
              <w:t>a r</w:t>
            </w:r>
            <w:r w:rsidRPr="00005C04">
              <w:t xml:space="preserve">ecycle </w:t>
            </w:r>
            <w:r w:rsidR="003A1ED7">
              <w:t>c</w:t>
            </w:r>
            <w:r w:rsidRPr="00005C04">
              <w:t>enter/train tracks (EO01)</w:t>
            </w:r>
          </w:p>
        </w:tc>
        <w:tc>
          <w:tcPr>
            <w:tcW w:w="1800" w:type="dxa"/>
            <w:vAlign w:val="center"/>
          </w:tcPr>
          <w:p w14:paraId="6223E6FF" w14:textId="75C63729" w:rsidR="00864BD1" w:rsidRPr="00005C04" w:rsidRDefault="00864BD1" w:rsidP="00D73CD7">
            <w:pPr>
              <w:pStyle w:val="Style1"/>
            </w:pPr>
            <w:r w:rsidRPr="00005C04">
              <w:t>Highland Rim</w:t>
            </w:r>
          </w:p>
        </w:tc>
        <w:tc>
          <w:tcPr>
            <w:tcW w:w="1156" w:type="dxa"/>
            <w:vAlign w:val="center"/>
          </w:tcPr>
          <w:p w14:paraId="1661AAB1" w14:textId="0F320D51" w:rsidR="00864BD1" w:rsidRPr="00005C04" w:rsidRDefault="00864BD1" w:rsidP="00D73CD7">
            <w:pPr>
              <w:pStyle w:val="Style1"/>
            </w:pPr>
            <w:r w:rsidRPr="00005C04">
              <w:t xml:space="preserve"> 36.24 </w:t>
            </w:r>
          </w:p>
        </w:tc>
        <w:tc>
          <w:tcPr>
            <w:tcW w:w="1094" w:type="dxa"/>
            <w:vAlign w:val="center"/>
          </w:tcPr>
          <w:p w14:paraId="3BDE0AEA" w14:textId="0E35A410" w:rsidR="00864BD1" w:rsidRPr="00005C04" w:rsidRDefault="00864BD1" w:rsidP="00D73CD7">
            <w:pPr>
              <w:pStyle w:val="Style1"/>
            </w:pPr>
            <w:r w:rsidRPr="00005C04">
              <w:t>-87.04</w:t>
            </w:r>
          </w:p>
        </w:tc>
        <w:tc>
          <w:tcPr>
            <w:tcW w:w="1080" w:type="dxa"/>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744460">
        <w:trPr>
          <w:trHeight w:val="576"/>
        </w:trPr>
        <w:tc>
          <w:tcPr>
            <w:tcW w:w="0" w:type="auto"/>
            <w:vAlign w:val="center"/>
          </w:tcPr>
          <w:p w14:paraId="6172E772" w14:textId="5819D2C4" w:rsidR="00864BD1" w:rsidRPr="00005C04" w:rsidRDefault="00864BD1" w:rsidP="00D73CD7">
            <w:pPr>
              <w:pStyle w:val="Style1"/>
            </w:pPr>
            <w:r w:rsidRPr="00005C04">
              <w:lastRenderedPageBreak/>
              <w:t>TNW_04</w:t>
            </w:r>
          </w:p>
        </w:tc>
        <w:tc>
          <w:tcPr>
            <w:tcW w:w="1831" w:type="dxa"/>
            <w:vAlign w:val="center"/>
          </w:tcPr>
          <w:p w14:paraId="1025DDDA" w14:textId="1F2D33F1" w:rsidR="00864BD1" w:rsidRPr="00005C04" w:rsidRDefault="00864BD1" w:rsidP="00D73CD7">
            <w:pPr>
              <w:pStyle w:val="Style1"/>
            </w:pPr>
            <w:hyperlink r:id="rId34" w:history="1">
              <w:r w:rsidRPr="00767547">
                <w:rPr>
                  <w:rStyle w:val="Hyperlink"/>
                </w:rPr>
                <w:t xml:space="preserve">Edwards, Linan and Dell </w:t>
              </w:r>
              <w:r w:rsidR="009B7CE3" w:rsidRPr="00767547">
                <w:rPr>
                  <w:rStyle w:val="Hyperlink"/>
                </w:rPr>
                <w:t>365</w:t>
              </w:r>
              <w:r w:rsidR="00862599" w:rsidRPr="00767547">
                <w:rPr>
                  <w:rStyle w:val="Hyperlink"/>
                </w:rPr>
                <w:t xml:space="preserve"> </w:t>
              </w:r>
              <w:r w:rsidRPr="00767547">
                <w:rPr>
                  <w:rStyle w:val="Hyperlink"/>
                </w:rPr>
                <w:t>(MO)</w:t>
              </w:r>
            </w:hyperlink>
          </w:p>
        </w:tc>
        <w:tc>
          <w:tcPr>
            <w:tcW w:w="1453" w:type="dxa"/>
            <w:vAlign w:val="center"/>
          </w:tcPr>
          <w:p w14:paraId="17BCBB15" w14:textId="7E6E5688" w:rsidR="00864BD1" w:rsidRPr="00E261AB" w:rsidRDefault="00864BD1" w:rsidP="00D73CD7">
            <w:pPr>
              <w:pStyle w:val="Style1"/>
              <w:rPr>
                <w:i/>
                <w:iCs/>
              </w:rPr>
            </w:pPr>
            <w:r w:rsidRPr="00E261AB">
              <w:rPr>
                <w:i/>
                <w:iCs/>
              </w:rPr>
              <w:t>P. globosa</w:t>
            </w:r>
          </w:p>
        </w:tc>
        <w:tc>
          <w:tcPr>
            <w:tcW w:w="4193" w:type="dxa"/>
            <w:vAlign w:val="center"/>
          </w:tcPr>
          <w:p w14:paraId="3E61C1A9" w14:textId="497658D5" w:rsidR="00864BD1" w:rsidRPr="00005C04" w:rsidRDefault="00864BD1" w:rsidP="00D73CD7">
            <w:pPr>
              <w:pStyle w:val="Style1"/>
            </w:pPr>
            <w:r w:rsidRPr="00005C04">
              <w:t>TN, Davidson</w:t>
            </w:r>
            <w:r w:rsidR="003A1ED7">
              <w:t>.</w:t>
            </w:r>
            <w:r w:rsidRPr="00005C04">
              <w:t xml:space="preserve"> McMinn’s bluff  (EO04) </w:t>
            </w:r>
          </w:p>
        </w:tc>
        <w:tc>
          <w:tcPr>
            <w:tcW w:w="1800" w:type="dxa"/>
            <w:vAlign w:val="center"/>
          </w:tcPr>
          <w:p w14:paraId="474F509A" w14:textId="77777777" w:rsidR="00864BD1" w:rsidRPr="00005C04" w:rsidRDefault="00864BD1" w:rsidP="00D73CD7">
            <w:pPr>
              <w:pStyle w:val="Style1"/>
            </w:pPr>
            <w:r w:rsidRPr="00005C04">
              <w:t>Highland Rim</w:t>
            </w:r>
          </w:p>
        </w:tc>
        <w:tc>
          <w:tcPr>
            <w:tcW w:w="1156" w:type="dxa"/>
            <w:vAlign w:val="center"/>
          </w:tcPr>
          <w:p w14:paraId="09094AB1" w14:textId="5C3AC9A8" w:rsidR="00864BD1" w:rsidRPr="00005C04" w:rsidRDefault="00864BD1" w:rsidP="00D73CD7">
            <w:pPr>
              <w:pStyle w:val="Style1"/>
            </w:pPr>
            <w:r w:rsidRPr="00005C04">
              <w:t>36.2</w:t>
            </w:r>
            <w:r w:rsidR="00A061EC">
              <w:t>1</w:t>
            </w:r>
            <w:r w:rsidRPr="00005C04">
              <w:t xml:space="preserve"> </w:t>
            </w:r>
          </w:p>
        </w:tc>
        <w:tc>
          <w:tcPr>
            <w:tcW w:w="1094" w:type="dxa"/>
            <w:vAlign w:val="center"/>
          </w:tcPr>
          <w:p w14:paraId="44833002" w14:textId="5657098C" w:rsidR="00864BD1" w:rsidRPr="00005C04" w:rsidRDefault="00864BD1" w:rsidP="00D73CD7">
            <w:pPr>
              <w:pStyle w:val="Style1"/>
            </w:pPr>
            <w:r w:rsidRPr="00005C04">
              <w:t xml:space="preserve">-86.98  </w:t>
            </w:r>
          </w:p>
        </w:tc>
        <w:tc>
          <w:tcPr>
            <w:tcW w:w="1080" w:type="dxa"/>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744460">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499CC9CD" w:rsidR="00864BD1" w:rsidRPr="00005C04" w:rsidRDefault="00864BD1" w:rsidP="00D73CD7">
            <w:pPr>
              <w:pStyle w:val="Style1"/>
            </w:pPr>
            <w:hyperlink r:id="rId35" w:history="1">
              <w:r w:rsidRPr="00BE759E">
                <w:rPr>
                  <w:rStyle w:val="Hyperlink"/>
                </w:rPr>
                <w:t xml:space="preserve">Edwards, Linan and Dell </w:t>
              </w:r>
              <w:r w:rsidR="00753150" w:rsidRPr="00BE759E">
                <w:rPr>
                  <w:rStyle w:val="Hyperlink"/>
                </w:rPr>
                <w:t>3</w:t>
              </w:r>
              <w:r w:rsidR="00BE759E" w:rsidRPr="00BE759E">
                <w:rPr>
                  <w:rStyle w:val="Hyperlink"/>
                </w:rPr>
                <w:t>66</w:t>
              </w:r>
              <w:r w:rsidR="00753150" w:rsidRPr="00BE759E">
                <w:rPr>
                  <w:rStyle w:val="Hyperlink"/>
                </w:rPr>
                <w:t xml:space="preserve"> </w:t>
              </w:r>
              <w:r w:rsidRPr="00BE759E">
                <w:rPr>
                  <w:rStyle w:val="Hyperlink"/>
                </w:rPr>
                <w:t>(MO)</w:t>
              </w:r>
            </w:hyperlink>
          </w:p>
        </w:tc>
        <w:tc>
          <w:tcPr>
            <w:tcW w:w="1453" w:type="dxa"/>
            <w:vAlign w:val="center"/>
          </w:tcPr>
          <w:p w14:paraId="4585CADD" w14:textId="2D96EBA1" w:rsidR="00864BD1" w:rsidRPr="00E261AB" w:rsidRDefault="00864BD1" w:rsidP="00D73CD7">
            <w:pPr>
              <w:pStyle w:val="Style1"/>
              <w:rPr>
                <w:i/>
                <w:iCs/>
              </w:rPr>
            </w:pPr>
            <w:r w:rsidRPr="00E261AB">
              <w:rPr>
                <w:i/>
                <w:iCs/>
              </w:rPr>
              <w:t>P. globosa</w:t>
            </w:r>
          </w:p>
        </w:tc>
        <w:tc>
          <w:tcPr>
            <w:tcW w:w="4193" w:type="dxa"/>
            <w:vAlign w:val="center"/>
          </w:tcPr>
          <w:p w14:paraId="38C46896" w14:textId="3FCAAF5A" w:rsidR="00864BD1" w:rsidRPr="00005C04" w:rsidRDefault="00864BD1" w:rsidP="00D73CD7">
            <w:pPr>
              <w:pStyle w:val="Style1"/>
            </w:pPr>
            <w:r w:rsidRPr="00005C04">
              <w:t>TN, Davidson/Cheatham</w:t>
            </w:r>
            <w:r w:rsidR="003A1ED7">
              <w:t>.</w:t>
            </w:r>
            <w:r w:rsidRPr="00005C04">
              <w:t xml:space="preserve"> McMinn’s bluff (EO10)</w:t>
            </w:r>
          </w:p>
        </w:tc>
        <w:tc>
          <w:tcPr>
            <w:tcW w:w="1800" w:type="dxa"/>
            <w:vAlign w:val="center"/>
          </w:tcPr>
          <w:p w14:paraId="61ED1656" w14:textId="77777777" w:rsidR="00864BD1" w:rsidRPr="00005C04" w:rsidRDefault="00864BD1" w:rsidP="00D73CD7">
            <w:pPr>
              <w:pStyle w:val="Style1"/>
            </w:pPr>
            <w:r w:rsidRPr="00005C04">
              <w:t>Highland Rim</w:t>
            </w:r>
          </w:p>
        </w:tc>
        <w:tc>
          <w:tcPr>
            <w:tcW w:w="1156" w:type="dxa"/>
            <w:vAlign w:val="center"/>
          </w:tcPr>
          <w:p w14:paraId="5F7EC4E5" w14:textId="5DB5F8AB" w:rsidR="00864BD1" w:rsidRPr="00005C04" w:rsidRDefault="00864BD1" w:rsidP="00D73CD7">
            <w:pPr>
              <w:pStyle w:val="Style1"/>
            </w:pPr>
            <w:r w:rsidRPr="00005C04">
              <w:t>36.21 </w:t>
            </w:r>
          </w:p>
        </w:tc>
        <w:tc>
          <w:tcPr>
            <w:tcW w:w="1094" w:type="dxa"/>
            <w:vAlign w:val="center"/>
          </w:tcPr>
          <w:p w14:paraId="1D54755D" w14:textId="2911A452" w:rsidR="00864BD1" w:rsidRPr="00005C04" w:rsidRDefault="00864BD1" w:rsidP="00D73CD7">
            <w:pPr>
              <w:pStyle w:val="Style1"/>
            </w:pPr>
            <w:r w:rsidRPr="00005C04">
              <w:t>-86.96</w:t>
            </w:r>
          </w:p>
        </w:tc>
        <w:tc>
          <w:tcPr>
            <w:tcW w:w="1080" w:type="dxa"/>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744460">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7BAC2473" w:rsidR="00864BD1" w:rsidRPr="00005C04" w:rsidRDefault="00864BD1" w:rsidP="00D73CD7">
            <w:pPr>
              <w:pStyle w:val="Style1"/>
            </w:pPr>
            <w:hyperlink r:id="rId36" w:history="1">
              <w:r w:rsidRPr="00076842">
                <w:rPr>
                  <w:rStyle w:val="Hyperlink"/>
                </w:rPr>
                <w:t>Yatskievych 15-003 (MO)</w:t>
              </w:r>
            </w:hyperlink>
            <w:r w:rsidRPr="00005C04">
              <w:t xml:space="preserve"> </w:t>
            </w:r>
          </w:p>
        </w:tc>
        <w:tc>
          <w:tcPr>
            <w:tcW w:w="1453" w:type="dxa"/>
            <w:vAlign w:val="center"/>
          </w:tcPr>
          <w:p w14:paraId="062F31B3" w14:textId="6E910434" w:rsidR="00864BD1" w:rsidRPr="00E261AB" w:rsidRDefault="00864BD1" w:rsidP="00D73CD7">
            <w:pPr>
              <w:pStyle w:val="Style1"/>
              <w:rPr>
                <w:i/>
                <w:iCs/>
              </w:rPr>
            </w:pPr>
            <w:r w:rsidRPr="00E261AB">
              <w:rPr>
                <w:i/>
                <w:iCs/>
              </w:rPr>
              <w:t xml:space="preserve">P. ouachitensis </w:t>
            </w:r>
          </w:p>
        </w:tc>
        <w:tc>
          <w:tcPr>
            <w:tcW w:w="4193" w:type="dxa"/>
            <w:vAlign w:val="center"/>
          </w:tcPr>
          <w:p w14:paraId="5B9240EB" w14:textId="5B580715" w:rsidR="00864BD1" w:rsidRPr="00005C04" w:rsidRDefault="00864BD1" w:rsidP="00D73CD7">
            <w:pPr>
              <w:pStyle w:val="Style1"/>
            </w:pPr>
            <w:r w:rsidRPr="00005C04">
              <w:t>AR</w:t>
            </w:r>
            <w:r w:rsidR="003A1ED7">
              <w:t xml:space="preserve">, </w:t>
            </w:r>
            <w:r w:rsidR="003A1ED7" w:rsidRPr="00005C04">
              <w:t>Garland</w:t>
            </w:r>
            <w:r w:rsidR="003A1ED7">
              <w:t>.</w:t>
            </w:r>
            <w:r w:rsidRPr="00005C04">
              <w:t xml:space="preserve"> Cedar Fourche Recreation Area</w:t>
            </w:r>
          </w:p>
        </w:tc>
        <w:tc>
          <w:tcPr>
            <w:tcW w:w="1800" w:type="dxa"/>
            <w:vAlign w:val="center"/>
          </w:tcPr>
          <w:p w14:paraId="14D16D9C" w14:textId="7B34FCE9" w:rsidR="00864BD1" w:rsidRPr="00005C04" w:rsidRDefault="00864BD1" w:rsidP="00D73CD7">
            <w:pPr>
              <w:pStyle w:val="Style1"/>
            </w:pPr>
            <w:r w:rsidRPr="00005C04">
              <w:t>Ouachita mountains</w:t>
            </w:r>
          </w:p>
        </w:tc>
        <w:tc>
          <w:tcPr>
            <w:tcW w:w="1156" w:type="dxa"/>
            <w:vAlign w:val="center"/>
          </w:tcPr>
          <w:p w14:paraId="4166C546" w14:textId="5B148FF0" w:rsidR="00864BD1" w:rsidRPr="00005C04" w:rsidRDefault="00864BD1" w:rsidP="00D73CD7">
            <w:pPr>
              <w:pStyle w:val="Style1"/>
            </w:pPr>
            <w:r w:rsidRPr="00005C04">
              <w:t>34.6</w:t>
            </w:r>
            <w:r w:rsidR="00860FBC">
              <w:t>7</w:t>
            </w:r>
          </w:p>
        </w:tc>
        <w:tc>
          <w:tcPr>
            <w:tcW w:w="1094" w:type="dxa"/>
            <w:vAlign w:val="center"/>
          </w:tcPr>
          <w:p w14:paraId="1EAAF2D6" w14:textId="3EE2C5D3" w:rsidR="00864BD1" w:rsidRPr="00005C04" w:rsidRDefault="00864BD1" w:rsidP="00D73CD7">
            <w:pPr>
              <w:pStyle w:val="Style1"/>
            </w:pPr>
            <w:r w:rsidRPr="00005C04">
              <w:t>-93.28</w:t>
            </w:r>
          </w:p>
        </w:tc>
        <w:tc>
          <w:tcPr>
            <w:tcW w:w="1080" w:type="dxa"/>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744460">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E261AB" w:rsidRDefault="00864BD1" w:rsidP="00D73CD7">
            <w:pPr>
              <w:pStyle w:val="Style1"/>
              <w:rPr>
                <w:i/>
                <w:iCs/>
              </w:rPr>
            </w:pPr>
            <w:r w:rsidRPr="00E261AB">
              <w:rPr>
                <w:i/>
                <w:iCs/>
              </w:rPr>
              <w:t>P. ouachitensis</w:t>
            </w:r>
          </w:p>
        </w:tc>
        <w:tc>
          <w:tcPr>
            <w:tcW w:w="4193" w:type="dxa"/>
            <w:vAlign w:val="center"/>
          </w:tcPr>
          <w:p w14:paraId="24237CD7" w14:textId="1CCC0F1D" w:rsidR="00864BD1" w:rsidRPr="00005C04" w:rsidRDefault="003A1ED7" w:rsidP="00D73CD7">
            <w:pPr>
              <w:pStyle w:val="Style1"/>
            </w:pPr>
            <w:r w:rsidRPr="00005C04">
              <w:t>AR</w:t>
            </w:r>
            <w:r>
              <w:t xml:space="preserve">, </w:t>
            </w:r>
            <w:r w:rsidRPr="00005C04">
              <w:t>Garland</w:t>
            </w:r>
            <w:r>
              <w:t>.</w:t>
            </w:r>
            <w:r w:rsidRPr="00005C04">
              <w:t xml:space="preserve"> </w:t>
            </w:r>
            <w:r w:rsidR="00864BD1" w:rsidRPr="00005C04">
              <w:t>North side of Lake Ouachita</w:t>
            </w:r>
          </w:p>
        </w:tc>
        <w:tc>
          <w:tcPr>
            <w:tcW w:w="1800" w:type="dxa"/>
            <w:vAlign w:val="center"/>
          </w:tcPr>
          <w:p w14:paraId="00791A34" w14:textId="7CA792DA" w:rsidR="00864BD1" w:rsidRPr="00005C04" w:rsidRDefault="00864BD1" w:rsidP="00D73CD7">
            <w:pPr>
              <w:pStyle w:val="Style1"/>
            </w:pPr>
            <w:r w:rsidRPr="00005C04">
              <w:t>Ouachita mountains</w:t>
            </w:r>
          </w:p>
        </w:tc>
        <w:tc>
          <w:tcPr>
            <w:tcW w:w="1156" w:type="dxa"/>
            <w:vAlign w:val="center"/>
          </w:tcPr>
          <w:p w14:paraId="40EEE50D" w14:textId="5B6C8EBF" w:rsidR="00864BD1" w:rsidRPr="00005C04" w:rsidRDefault="00864BD1" w:rsidP="00D73CD7">
            <w:pPr>
              <w:pStyle w:val="Style1"/>
            </w:pPr>
            <w:r w:rsidRPr="00005C04">
              <w:t>34.66</w:t>
            </w:r>
          </w:p>
        </w:tc>
        <w:tc>
          <w:tcPr>
            <w:tcW w:w="1094" w:type="dxa"/>
            <w:vAlign w:val="center"/>
          </w:tcPr>
          <w:p w14:paraId="27D60B5A" w14:textId="6EAD0C9A" w:rsidR="00864BD1" w:rsidRPr="00005C04" w:rsidRDefault="00864BD1" w:rsidP="00D73CD7">
            <w:pPr>
              <w:pStyle w:val="Style1"/>
            </w:pPr>
            <w:r w:rsidRPr="00005C04">
              <w:t>-93.2</w:t>
            </w:r>
            <w:r w:rsidR="00860FBC">
              <w:t>7</w:t>
            </w:r>
          </w:p>
        </w:tc>
        <w:tc>
          <w:tcPr>
            <w:tcW w:w="1080" w:type="dxa"/>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744460">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0D0AE8C" w:rsidR="00864BD1" w:rsidRPr="00005C04" w:rsidRDefault="00864BD1" w:rsidP="00D73CD7">
            <w:pPr>
              <w:pStyle w:val="Style1"/>
            </w:pPr>
            <w:hyperlink r:id="rId37" w:history="1">
              <w:r w:rsidRPr="0089147F">
                <w:rPr>
                  <w:rStyle w:val="Hyperlink"/>
                </w:rPr>
                <w:t>Yatskievych 15-012 (MO)</w:t>
              </w:r>
            </w:hyperlink>
            <w:r w:rsidRPr="00005C04">
              <w:t xml:space="preserve"> </w:t>
            </w:r>
          </w:p>
        </w:tc>
        <w:tc>
          <w:tcPr>
            <w:tcW w:w="1453" w:type="dxa"/>
            <w:vAlign w:val="center"/>
          </w:tcPr>
          <w:p w14:paraId="08405367" w14:textId="53E3C8E4" w:rsidR="00864BD1" w:rsidRPr="00E261AB" w:rsidRDefault="00864BD1" w:rsidP="00D73CD7">
            <w:pPr>
              <w:pStyle w:val="Style1"/>
              <w:rPr>
                <w:i/>
                <w:iCs/>
              </w:rPr>
            </w:pPr>
            <w:r w:rsidRPr="00E261AB">
              <w:rPr>
                <w:i/>
                <w:iCs/>
              </w:rPr>
              <w:t>P. ouachitensis</w:t>
            </w:r>
          </w:p>
        </w:tc>
        <w:tc>
          <w:tcPr>
            <w:tcW w:w="4193" w:type="dxa"/>
            <w:vAlign w:val="center"/>
          </w:tcPr>
          <w:p w14:paraId="26CC4C12" w14:textId="1749EAE6" w:rsidR="00864BD1" w:rsidRPr="00005C04" w:rsidRDefault="00864BD1" w:rsidP="00D73CD7">
            <w:pPr>
              <w:pStyle w:val="Style1"/>
            </w:pPr>
            <w:r w:rsidRPr="00005C04">
              <w:t>AR</w:t>
            </w:r>
            <w:r w:rsidR="003A1ED7">
              <w:t xml:space="preserve">, </w:t>
            </w:r>
            <w:r w:rsidR="003A1ED7" w:rsidRPr="00005C04">
              <w:t>Hos Spring</w:t>
            </w:r>
            <w:r w:rsidR="003A1ED7">
              <w:t>.</w:t>
            </w:r>
            <w:r w:rsidRPr="00005C04">
              <w:t xml:space="preserve"> Ross Foundation </w:t>
            </w:r>
            <w:r w:rsidR="00C45B7C">
              <w:t>p</w:t>
            </w:r>
            <w:r w:rsidRPr="00005C04">
              <w:t>roperty</w:t>
            </w:r>
          </w:p>
        </w:tc>
        <w:tc>
          <w:tcPr>
            <w:tcW w:w="1800" w:type="dxa"/>
            <w:vAlign w:val="center"/>
          </w:tcPr>
          <w:p w14:paraId="068F041E" w14:textId="43B9B58C" w:rsidR="00864BD1" w:rsidRPr="00005C04" w:rsidRDefault="00864BD1" w:rsidP="00D73CD7">
            <w:pPr>
              <w:pStyle w:val="Style1"/>
            </w:pPr>
            <w:r w:rsidRPr="00005C04">
              <w:t>Ouachita mountains</w:t>
            </w:r>
          </w:p>
        </w:tc>
        <w:tc>
          <w:tcPr>
            <w:tcW w:w="1156" w:type="dxa"/>
            <w:vAlign w:val="center"/>
          </w:tcPr>
          <w:p w14:paraId="379DA181" w14:textId="09C53A12" w:rsidR="00864BD1" w:rsidRPr="00005C04" w:rsidRDefault="00864BD1" w:rsidP="00D73CD7">
            <w:pPr>
              <w:pStyle w:val="Style1"/>
            </w:pPr>
            <w:r w:rsidRPr="00005C04">
              <w:t>34.35</w:t>
            </w:r>
          </w:p>
        </w:tc>
        <w:tc>
          <w:tcPr>
            <w:tcW w:w="1094" w:type="dxa"/>
            <w:vAlign w:val="center"/>
          </w:tcPr>
          <w:p w14:paraId="3549AAF4" w14:textId="6E518713" w:rsidR="00864BD1" w:rsidRPr="00005C04" w:rsidRDefault="00864BD1" w:rsidP="00D73CD7">
            <w:pPr>
              <w:pStyle w:val="Style1"/>
            </w:pPr>
            <w:r w:rsidRPr="00005C04">
              <w:t>-93.0</w:t>
            </w:r>
            <w:r w:rsidR="00860FBC">
              <w:t>7</w:t>
            </w:r>
          </w:p>
        </w:tc>
        <w:tc>
          <w:tcPr>
            <w:tcW w:w="1080" w:type="dxa"/>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744460">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48623E24" w:rsidR="00864BD1" w:rsidRPr="00005C04" w:rsidRDefault="00864BD1" w:rsidP="00D73CD7">
            <w:pPr>
              <w:pStyle w:val="Style1"/>
            </w:pPr>
            <w:hyperlink r:id="rId38" w:history="1">
              <w:r w:rsidRPr="00C747BF">
                <w:rPr>
                  <w:rStyle w:val="Hyperlink"/>
                </w:rPr>
                <w:t>Rimer s.n. (MO)</w:t>
              </w:r>
            </w:hyperlink>
          </w:p>
        </w:tc>
        <w:tc>
          <w:tcPr>
            <w:tcW w:w="1453" w:type="dxa"/>
            <w:vAlign w:val="center"/>
          </w:tcPr>
          <w:p w14:paraId="61017D94" w14:textId="6D173AC6" w:rsidR="00864BD1" w:rsidRPr="00E261AB" w:rsidRDefault="00864BD1" w:rsidP="00D73CD7">
            <w:pPr>
              <w:pStyle w:val="Style1"/>
              <w:rPr>
                <w:i/>
                <w:iCs/>
              </w:rPr>
            </w:pPr>
            <w:r w:rsidRPr="00E261AB">
              <w:rPr>
                <w:i/>
                <w:iCs/>
              </w:rPr>
              <w:t>P. filiformis</w:t>
            </w:r>
          </w:p>
        </w:tc>
        <w:tc>
          <w:tcPr>
            <w:tcW w:w="4193" w:type="dxa"/>
            <w:vAlign w:val="center"/>
          </w:tcPr>
          <w:p w14:paraId="113B8B48" w14:textId="55C18C4E" w:rsidR="00864BD1" w:rsidRPr="00005C04" w:rsidRDefault="00864BD1" w:rsidP="00D73CD7">
            <w:pPr>
              <w:pStyle w:val="Style1"/>
            </w:pPr>
            <w:r w:rsidRPr="00005C04">
              <w:t>MO</w:t>
            </w:r>
            <w:r w:rsidR="00C45B7C">
              <w:t>,</w:t>
            </w:r>
            <w:r w:rsidR="00C45B7C" w:rsidRPr="00005C04">
              <w:t xml:space="preserve"> Greene</w:t>
            </w:r>
            <w:r w:rsidR="00C45B7C">
              <w:t>.</w:t>
            </w:r>
            <w:r w:rsidRPr="00005C04">
              <w:t xml:space="preserve"> Seepside Glade</w:t>
            </w:r>
          </w:p>
        </w:tc>
        <w:tc>
          <w:tcPr>
            <w:tcW w:w="1800" w:type="dxa"/>
            <w:vAlign w:val="center"/>
          </w:tcPr>
          <w:p w14:paraId="345B0DF1" w14:textId="2119BE38" w:rsidR="00864BD1" w:rsidRPr="00005C04" w:rsidRDefault="00864BD1" w:rsidP="00D73CD7">
            <w:pPr>
              <w:pStyle w:val="Style1"/>
            </w:pPr>
            <w:r w:rsidRPr="00005C04">
              <w:t>Ozark Plateau</w:t>
            </w:r>
          </w:p>
        </w:tc>
        <w:tc>
          <w:tcPr>
            <w:tcW w:w="1156" w:type="dxa"/>
            <w:vAlign w:val="center"/>
          </w:tcPr>
          <w:p w14:paraId="2432A6A7" w14:textId="7D306905" w:rsidR="00864BD1" w:rsidRPr="00005C04" w:rsidRDefault="00864BD1" w:rsidP="00D73CD7">
            <w:pPr>
              <w:pStyle w:val="Style1"/>
            </w:pPr>
            <w:r w:rsidRPr="00005C04">
              <w:t>37.</w:t>
            </w:r>
            <w:r w:rsidR="00860FBC">
              <w:t>30</w:t>
            </w:r>
          </w:p>
        </w:tc>
        <w:tc>
          <w:tcPr>
            <w:tcW w:w="1094" w:type="dxa"/>
            <w:vAlign w:val="center"/>
          </w:tcPr>
          <w:p w14:paraId="46300ED0" w14:textId="4539D91B" w:rsidR="00864BD1" w:rsidRPr="00005C04" w:rsidRDefault="00864BD1" w:rsidP="00D73CD7">
            <w:pPr>
              <w:pStyle w:val="Style1"/>
            </w:pPr>
            <w:r w:rsidRPr="00005C04">
              <w:t>-93.4</w:t>
            </w:r>
            <w:r w:rsidR="00860FBC">
              <w:t>1</w:t>
            </w:r>
          </w:p>
        </w:tc>
        <w:tc>
          <w:tcPr>
            <w:tcW w:w="1080" w:type="dxa"/>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744460">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E261AB" w:rsidRDefault="00864BD1" w:rsidP="00D73CD7">
            <w:pPr>
              <w:pStyle w:val="Style1"/>
              <w:rPr>
                <w:i/>
                <w:iCs/>
              </w:rPr>
            </w:pPr>
            <w:r w:rsidRPr="00E261AB">
              <w:rPr>
                <w:i/>
                <w:iCs/>
              </w:rPr>
              <w:t>P. filiformis</w:t>
            </w:r>
          </w:p>
        </w:tc>
        <w:tc>
          <w:tcPr>
            <w:tcW w:w="4193" w:type="dxa"/>
            <w:vAlign w:val="center"/>
          </w:tcPr>
          <w:p w14:paraId="11259490" w14:textId="685D4A2F" w:rsidR="00864BD1" w:rsidRPr="00005C04" w:rsidRDefault="00C45B7C" w:rsidP="00D73CD7">
            <w:pPr>
              <w:pStyle w:val="Style1"/>
            </w:pPr>
            <w:r w:rsidRPr="00005C04">
              <w:t>MO</w:t>
            </w:r>
            <w:r>
              <w:t>,</w:t>
            </w:r>
            <w:r w:rsidRPr="00005C04">
              <w:t xml:space="preserve"> Greene</w:t>
            </w:r>
            <w:r>
              <w:t>.</w:t>
            </w:r>
            <w:r w:rsidRPr="00005C04">
              <w:t xml:space="preserve"> </w:t>
            </w:r>
            <w:r w:rsidR="00864BD1" w:rsidRPr="00005C04">
              <w:t>Wilsons Creek</w:t>
            </w:r>
            <w:r>
              <w:t>,</w:t>
            </w:r>
            <w:r w:rsidR="00864BD1" w:rsidRPr="00005C04">
              <w:t xml:space="preserve"> Wire Road</w:t>
            </w:r>
          </w:p>
        </w:tc>
        <w:tc>
          <w:tcPr>
            <w:tcW w:w="1800" w:type="dxa"/>
            <w:vAlign w:val="center"/>
          </w:tcPr>
          <w:p w14:paraId="69C124BD" w14:textId="6F21C8B6" w:rsidR="00864BD1" w:rsidRPr="00005C04" w:rsidRDefault="00864BD1" w:rsidP="00D73CD7">
            <w:pPr>
              <w:pStyle w:val="Style1"/>
            </w:pPr>
            <w:r w:rsidRPr="00005C04">
              <w:t>Ozark Plateau</w:t>
            </w:r>
          </w:p>
        </w:tc>
        <w:tc>
          <w:tcPr>
            <w:tcW w:w="1156" w:type="dxa"/>
            <w:vAlign w:val="center"/>
          </w:tcPr>
          <w:p w14:paraId="31AB4AFE" w14:textId="5DF3CC75" w:rsidR="00864BD1" w:rsidRPr="00005C04" w:rsidRDefault="00864BD1" w:rsidP="00D73CD7">
            <w:pPr>
              <w:pStyle w:val="Style1"/>
            </w:pPr>
            <w:r w:rsidRPr="00005C04">
              <w:t>37.09</w:t>
            </w:r>
          </w:p>
        </w:tc>
        <w:tc>
          <w:tcPr>
            <w:tcW w:w="1094" w:type="dxa"/>
            <w:vAlign w:val="center"/>
          </w:tcPr>
          <w:p w14:paraId="1368AE12" w14:textId="6CF7871B" w:rsidR="00864BD1" w:rsidRPr="00005C04" w:rsidRDefault="00864BD1" w:rsidP="00D73CD7">
            <w:pPr>
              <w:pStyle w:val="Style1"/>
            </w:pPr>
            <w:r w:rsidRPr="00005C04">
              <w:t>-93.4</w:t>
            </w:r>
            <w:r w:rsidR="00860FBC">
              <w:t>2</w:t>
            </w:r>
          </w:p>
        </w:tc>
        <w:tc>
          <w:tcPr>
            <w:tcW w:w="1080" w:type="dxa"/>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744460">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E261AB" w:rsidRDefault="00864BD1" w:rsidP="00D73CD7">
            <w:pPr>
              <w:pStyle w:val="Style1"/>
              <w:rPr>
                <w:i/>
                <w:iCs/>
              </w:rPr>
            </w:pPr>
            <w:r w:rsidRPr="00E261AB">
              <w:rPr>
                <w:i/>
                <w:iCs/>
              </w:rPr>
              <w:t>P. filiformis</w:t>
            </w:r>
          </w:p>
        </w:tc>
        <w:tc>
          <w:tcPr>
            <w:tcW w:w="4193" w:type="dxa"/>
            <w:vAlign w:val="center"/>
          </w:tcPr>
          <w:p w14:paraId="7F3071B3" w14:textId="7E441D3F" w:rsidR="00864BD1" w:rsidRPr="00005C04" w:rsidRDefault="00C45B7C" w:rsidP="00D73CD7">
            <w:pPr>
              <w:pStyle w:val="Style1"/>
            </w:pPr>
            <w:r w:rsidRPr="00005C04">
              <w:t>MO</w:t>
            </w:r>
            <w:r>
              <w:t>,</w:t>
            </w:r>
            <w:r w:rsidRPr="00005C04">
              <w:t xml:space="preserve"> Greene</w:t>
            </w:r>
            <w:r>
              <w:t>.</w:t>
            </w:r>
            <w:r w:rsidRPr="00005C04">
              <w:t xml:space="preserve"> </w:t>
            </w:r>
            <w:r w:rsidR="00864BD1" w:rsidRPr="00005C04">
              <w:t>Wilsons Creek</w:t>
            </w:r>
            <w:r>
              <w:t>,</w:t>
            </w:r>
            <w:r w:rsidR="00864BD1" w:rsidRPr="00005C04">
              <w:t xml:space="preserve"> Bloody Hill</w:t>
            </w:r>
          </w:p>
        </w:tc>
        <w:tc>
          <w:tcPr>
            <w:tcW w:w="1800" w:type="dxa"/>
            <w:vAlign w:val="center"/>
          </w:tcPr>
          <w:p w14:paraId="0086E900" w14:textId="7E1DF057" w:rsidR="00864BD1" w:rsidRPr="00005C04" w:rsidRDefault="00864BD1" w:rsidP="00D73CD7">
            <w:pPr>
              <w:pStyle w:val="Style1"/>
            </w:pPr>
            <w:r w:rsidRPr="00005C04">
              <w:t>Ozark Plateau</w:t>
            </w:r>
          </w:p>
        </w:tc>
        <w:tc>
          <w:tcPr>
            <w:tcW w:w="1156" w:type="dxa"/>
            <w:vAlign w:val="center"/>
          </w:tcPr>
          <w:p w14:paraId="52A559F9" w14:textId="1622FAFE" w:rsidR="00864BD1" w:rsidRPr="00005C04" w:rsidRDefault="00864BD1" w:rsidP="00D73CD7">
            <w:pPr>
              <w:pStyle w:val="Style1"/>
            </w:pPr>
            <w:r w:rsidRPr="00005C04">
              <w:t>37.10</w:t>
            </w:r>
          </w:p>
        </w:tc>
        <w:tc>
          <w:tcPr>
            <w:tcW w:w="1094" w:type="dxa"/>
            <w:vAlign w:val="center"/>
          </w:tcPr>
          <w:p w14:paraId="2C798F69" w14:textId="5703948D" w:rsidR="00864BD1" w:rsidRPr="00005C04" w:rsidRDefault="00864BD1" w:rsidP="00D73CD7">
            <w:pPr>
              <w:pStyle w:val="Style1"/>
            </w:pPr>
            <w:r w:rsidRPr="00005C04">
              <w:t>-93.41</w:t>
            </w:r>
          </w:p>
        </w:tc>
        <w:tc>
          <w:tcPr>
            <w:tcW w:w="1080" w:type="dxa"/>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744460">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24AECDC0" w:rsidR="00864BD1" w:rsidRPr="00005C04" w:rsidRDefault="00864BD1" w:rsidP="00D73CD7">
            <w:pPr>
              <w:pStyle w:val="Style1"/>
            </w:pPr>
            <w:hyperlink r:id="rId39" w:history="1">
              <w:r w:rsidRPr="006B1FFD">
                <w:rPr>
                  <w:rStyle w:val="Hyperlink"/>
                </w:rPr>
                <w:t>Yatskievych 16-110 (TEX)</w:t>
              </w:r>
            </w:hyperlink>
          </w:p>
        </w:tc>
        <w:tc>
          <w:tcPr>
            <w:tcW w:w="1453" w:type="dxa"/>
            <w:vAlign w:val="center"/>
          </w:tcPr>
          <w:p w14:paraId="55807C4A" w14:textId="20EFA623" w:rsidR="00864BD1" w:rsidRPr="00E261AB" w:rsidRDefault="00864BD1" w:rsidP="00D73CD7">
            <w:pPr>
              <w:pStyle w:val="Style1"/>
              <w:rPr>
                <w:i/>
                <w:iCs/>
              </w:rPr>
            </w:pPr>
            <w:r w:rsidRPr="00E261AB">
              <w:rPr>
                <w:i/>
                <w:iCs/>
              </w:rPr>
              <w:t>P. gracilis</w:t>
            </w:r>
          </w:p>
        </w:tc>
        <w:tc>
          <w:tcPr>
            <w:tcW w:w="4193" w:type="dxa"/>
            <w:vAlign w:val="center"/>
          </w:tcPr>
          <w:p w14:paraId="3D2D075D" w14:textId="49745A8B" w:rsidR="00864BD1" w:rsidRPr="00005C04" w:rsidRDefault="00F67650" w:rsidP="00D73CD7">
            <w:pPr>
              <w:pStyle w:val="Style1"/>
            </w:pPr>
            <w:r w:rsidRPr="00005C04">
              <w:t>TX</w:t>
            </w:r>
            <w:r>
              <w:t xml:space="preserve">, </w:t>
            </w:r>
            <w:r w:rsidR="00864BD1" w:rsidRPr="00005C04">
              <w:t>Williamson</w:t>
            </w:r>
            <w:r>
              <w:t>.</w:t>
            </w:r>
            <w:r w:rsidR="00864BD1" w:rsidRPr="00005C04">
              <w:t xml:space="preserve"> </w:t>
            </w:r>
            <w:r>
              <w:t>N</w:t>
            </w:r>
            <w:r w:rsidR="00864BD1" w:rsidRPr="00005C04">
              <w:t>ear San Gabriel River</w:t>
            </w:r>
          </w:p>
        </w:tc>
        <w:tc>
          <w:tcPr>
            <w:tcW w:w="1800" w:type="dxa"/>
            <w:vAlign w:val="center"/>
          </w:tcPr>
          <w:p w14:paraId="03804485" w14:textId="702FBB58" w:rsidR="00864BD1" w:rsidRPr="00005C04" w:rsidRDefault="00864BD1" w:rsidP="00D73CD7">
            <w:pPr>
              <w:pStyle w:val="Style1"/>
            </w:pPr>
            <w:r w:rsidRPr="00005C04">
              <w:t>Coastal Plains</w:t>
            </w:r>
          </w:p>
        </w:tc>
        <w:tc>
          <w:tcPr>
            <w:tcW w:w="1156" w:type="dxa"/>
            <w:vAlign w:val="center"/>
          </w:tcPr>
          <w:p w14:paraId="6AD14B9A" w14:textId="0FC26941" w:rsidR="00864BD1" w:rsidRPr="00005C04" w:rsidRDefault="00864BD1" w:rsidP="00D73CD7">
            <w:pPr>
              <w:pStyle w:val="Style1"/>
            </w:pPr>
            <w:r w:rsidRPr="00005C04">
              <w:t>30.6</w:t>
            </w:r>
            <w:r w:rsidR="00860FBC">
              <w:t>6</w:t>
            </w:r>
          </w:p>
        </w:tc>
        <w:tc>
          <w:tcPr>
            <w:tcW w:w="1094" w:type="dxa"/>
            <w:vAlign w:val="center"/>
          </w:tcPr>
          <w:p w14:paraId="7A4E3001" w14:textId="304CA587" w:rsidR="00864BD1" w:rsidRPr="00005C04" w:rsidRDefault="00864BD1" w:rsidP="00D73CD7">
            <w:pPr>
              <w:pStyle w:val="Style1"/>
            </w:pPr>
            <w:r w:rsidRPr="00005C04">
              <w:t>-97.4</w:t>
            </w:r>
            <w:r w:rsidR="00860FBC">
              <w:t>6</w:t>
            </w:r>
          </w:p>
        </w:tc>
        <w:tc>
          <w:tcPr>
            <w:tcW w:w="1080" w:type="dxa"/>
            <w:vAlign w:val="center"/>
          </w:tcPr>
          <w:p w14:paraId="24948748" w14:textId="3E837953" w:rsidR="00864BD1" w:rsidRPr="00005C04" w:rsidRDefault="00864BD1" w:rsidP="00D73CD7">
            <w:pPr>
              <w:pStyle w:val="Style1"/>
            </w:pPr>
            <w:r w:rsidRPr="00005C04">
              <w:t>11</w:t>
            </w:r>
          </w:p>
        </w:tc>
      </w:tr>
    </w:tbl>
    <w:p w14:paraId="710F27F7" w14:textId="40D52F41" w:rsidR="00C94B5F" w:rsidRDefault="00756D78" w:rsidP="00D73CD7">
      <w:pPr>
        <w:pStyle w:val="Style1"/>
      </w:pPr>
      <w:r w:rsidRPr="00E938E0">
        <w:t>*</w:t>
      </w:r>
      <w:r w:rsidR="00791CA8">
        <w:t xml:space="preserve"> </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00186736" w14:textId="5C23369E" w:rsidR="00791CA8" w:rsidRPr="00E938E0" w:rsidRDefault="00791CA8" w:rsidP="00D73CD7">
      <w:pPr>
        <w:pStyle w:val="Style1"/>
      </w:pPr>
      <w:r>
        <w:t xml:space="preserve">¶ </w:t>
      </w:r>
      <w:r w:rsidR="009825F0">
        <w:t>Links to Tropicos system if  available</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D73CD7"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7220D1">
        <w:trPr>
          <w:trHeight w:val="288"/>
        </w:trPr>
        <w:tc>
          <w:tcPr>
            <w:tcW w:w="564"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6DBD7269" w14:textId="77777777" w:rsidTr="007220D1">
        <w:trPr>
          <w:trHeight w:val="288"/>
        </w:trPr>
        <w:tc>
          <w:tcPr>
            <w:tcW w:w="564"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7220D1">
        <w:trPr>
          <w:trHeight w:val="288"/>
        </w:trPr>
        <w:tc>
          <w:tcPr>
            <w:tcW w:w="564"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7220D1">
        <w:trPr>
          <w:trHeight w:val="288"/>
        </w:trPr>
        <w:tc>
          <w:tcPr>
            <w:tcW w:w="564"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7220D1">
        <w:trPr>
          <w:trHeight w:val="288"/>
        </w:trPr>
        <w:tc>
          <w:tcPr>
            <w:tcW w:w="564"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7220D1">
        <w:trPr>
          <w:trHeight w:val="288"/>
        </w:trPr>
        <w:tc>
          <w:tcPr>
            <w:tcW w:w="564"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7220D1">
        <w:trPr>
          <w:trHeight w:val="288"/>
        </w:trPr>
        <w:tc>
          <w:tcPr>
            <w:tcW w:w="564"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7220D1">
        <w:trPr>
          <w:trHeight w:val="288"/>
        </w:trPr>
        <w:tc>
          <w:tcPr>
            <w:tcW w:w="564"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7220D1">
        <w:trPr>
          <w:trHeight w:val="288"/>
        </w:trPr>
        <w:tc>
          <w:tcPr>
            <w:tcW w:w="564"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7220D1">
        <w:trPr>
          <w:trHeight w:val="288"/>
        </w:trPr>
        <w:tc>
          <w:tcPr>
            <w:tcW w:w="564"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7220D1">
        <w:trPr>
          <w:trHeight w:val="288"/>
        </w:trPr>
        <w:tc>
          <w:tcPr>
            <w:tcW w:w="564"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7220D1">
        <w:trPr>
          <w:trHeight w:val="288"/>
        </w:trPr>
        <w:tc>
          <w:tcPr>
            <w:tcW w:w="564"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7220D1">
        <w:trPr>
          <w:trHeight w:val="288"/>
        </w:trPr>
        <w:tc>
          <w:tcPr>
            <w:tcW w:w="564"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7220D1">
        <w:trPr>
          <w:trHeight w:val="288"/>
        </w:trPr>
        <w:tc>
          <w:tcPr>
            <w:tcW w:w="564"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7220D1">
        <w:trPr>
          <w:trHeight w:val="288"/>
        </w:trPr>
        <w:tc>
          <w:tcPr>
            <w:tcW w:w="564"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7220D1">
        <w:trPr>
          <w:trHeight w:val="288"/>
        </w:trPr>
        <w:tc>
          <w:tcPr>
            <w:tcW w:w="564"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7220D1">
        <w:trPr>
          <w:trHeight w:val="288"/>
        </w:trPr>
        <w:tc>
          <w:tcPr>
            <w:tcW w:w="564"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7220D1">
        <w:trPr>
          <w:trHeight w:val="288"/>
        </w:trPr>
        <w:tc>
          <w:tcPr>
            <w:tcW w:w="564"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7220D1">
        <w:trPr>
          <w:trHeight w:val="288"/>
        </w:trPr>
        <w:tc>
          <w:tcPr>
            <w:tcW w:w="564"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2F7357" w14:paraId="50408894" w14:textId="77777777" w:rsidTr="002F7357">
        <w:tc>
          <w:tcPr>
            <w:tcW w:w="2958" w:type="dxa"/>
            <w:tcMar>
              <w:left w:w="0" w:type="dxa"/>
              <w:right w:w="0" w:type="dxa"/>
            </w:tcMar>
          </w:tcPr>
          <w:p w14:paraId="483480F6" w14:textId="77777777" w:rsidR="002F7357" w:rsidRDefault="002F7357" w:rsidP="003F16C8">
            <w:pPr>
              <w:spacing w:line="240" w:lineRule="auto"/>
              <w:ind w:firstLine="0"/>
            </w:pPr>
            <w:r>
              <w:lastRenderedPageBreak/>
              <w:t>A</w:t>
            </w:r>
          </w:p>
          <w:p w14:paraId="21443ACE" w14:textId="77777777" w:rsidR="002F7357" w:rsidRDefault="002F735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4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Default="002F7357" w:rsidP="003F16C8">
            <w:pPr>
              <w:spacing w:line="240" w:lineRule="auto"/>
              <w:ind w:firstLine="0"/>
            </w:pPr>
            <w:r>
              <w:t>B</w:t>
            </w:r>
          </w:p>
          <w:p w14:paraId="728415AD" w14:textId="1F568627" w:rsidR="002F7357" w:rsidRDefault="00F50207" w:rsidP="003F16C8">
            <w:pPr>
              <w:spacing w:line="240" w:lineRule="auto"/>
              <w:ind w:firstLine="0"/>
            </w:pPr>
            <w:r>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41"/>
                          <a:stretch>
                            <a:fillRect/>
                          </a:stretch>
                        </pic:blipFill>
                        <pic:spPr>
                          <a:xfrm rot="16200000">
                            <a:off x="0" y="0"/>
                            <a:ext cx="2633472" cy="4608397"/>
                          </a:xfrm>
                          <a:prstGeom prst="rect">
                            <a:avLst/>
                          </a:prstGeom>
                        </pic:spPr>
                      </pic:pic>
                    </a:graphicData>
                  </a:graphic>
                </wp:inline>
              </w:drawing>
            </w:r>
          </w:p>
        </w:tc>
      </w:tr>
    </w:tbl>
    <w:p w14:paraId="56C483D6" w14:textId="316B453D" w:rsidR="00BD54B7" w:rsidRDefault="00BD54B7" w:rsidP="00FA74E8">
      <w:pPr>
        <w:pStyle w:val="Heading3"/>
        <w:spacing w:after="240"/>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6CF87B4A" w:rsidR="00BD54B7" w:rsidRDefault="00BD54B7" w:rsidP="00FA74E8">
      <w:pPr>
        <w:spacing w:line="240" w:lineRule="auto"/>
        <w:ind w:firstLine="0"/>
      </w:pPr>
      <w:r>
        <w:t>(</w:t>
      </w:r>
      <w:r w:rsidRPr="00AF760E">
        <w:rPr>
          <w:b/>
          <w:bCs/>
          <w:color w:val="4472C4" w:themeColor="accent1"/>
        </w:rPr>
        <w:t>A</w:t>
      </w:r>
      <w:r>
        <w:t>), Native habitat. (</w:t>
      </w:r>
      <w:r w:rsidR="002F7357">
        <w:rPr>
          <w:b/>
          <w:bCs/>
          <w:color w:val="4472C4" w:themeColor="accent1"/>
        </w:rPr>
        <w:t>B</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42"/>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5E4249F5" w:rsidR="003C5668" w:rsidRDefault="001516C3" w:rsidP="00B4720B">
            <w:pPr>
              <w:pStyle w:val="Style1"/>
            </w:pPr>
            <w:r>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43"/>
                          <a:stretch>
                            <a:fillRect/>
                          </a:stretch>
                        </pic:blipFill>
                        <pic:spPr>
                          <a:xfrm>
                            <a:off x="0" y="0"/>
                            <a:ext cx="5869045" cy="3238093"/>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44"/>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45"/>
                          <a:stretch>
                            <a:fillRect/>
                          </a:stretch>
                        </pic:blipFill>
                        <pic:spPr>
                          <a:xfrm>
                            <a:off x="0" y="0"/>
                            <a:ext cx="2998953" cy="2841113"/>
                          </a:xfrm>
                          <a:prstGeom prst="rect">
                            <a:avLst/>
                          </a:prstGeom>
                        </pic:spPr>
                      </pic:pic>
                    </a:graphicData>
                  </a:graphic>
                </wp:inline>
              </w:drawing>
            </w:r>
          </w:p>
        </w:tc>
      </w:tr>
    </w:tbl>
    <w:p w14:paraId="689BEDEF" w14:textId="6D7DEDAF" w:rsidR="00BB42F2" w:rsidRDefault="00BB42F2" w:rsidP="000349BE">
      <w:pPr>
        <w:pStyle w:val="Heading3"/>
        <w:spacing w:after="240"/>
      </w:pPr>
      <w:r w:rsidRPr="00970ADE">
        <w:t xml:space="preserve">Figure 3. PCA of all </w:t>
      </w:r>
      <w:del w:id="218" w:author="Wen Kuo" w:date="2026-09-02T17:02:00Z" w16du:dateUtc="2026-09-02T22:02:00Z">
        <w:r w:rsidRPr="00970ADE" w:rsidDel="00B25EB9">
          <w:delText>wild</w:delText>
        </w:r>
      </w:del>
      <w:ins w:id="219" w:author="Wen Kuo" w:date="2026-09-02T17:02:00Z" w16du:dateUtc="2026-09-02T22:02:00Z">
        <w:r w:rsidR="00B25EB9">
          <w:t>natural</w:t>
        </w:r>
      </w:ins>
      <w:r w:rsidRPr="00970ADE">
        <w:t xml:space="preserve">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46"/>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5A0552E8">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47"/>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Matthew Albrecht" w:date="2026-09-01T15:22:00Z" w:initials="MA">
    <w:p w14:paraId="4C919B84" w14:textId="77777777" w:rsidR="00C939FC" w:rsidRDefault="00C43485" w:rsidP="00C939FC">
      <w:pPr>
        <w:pStyle w:val="CommentText"/>
        <w:ind w:firstLine="0"/>
      </w:pPr>
      <w:r>
        <w:rPr>
          <w:rStyle w:val="CommentReference"/>
        </w:rPr>
        <w:annotationRef/>
      </w:r>
      <w:r w:rsidR="00C939FC">
        <w:t>Not exactly sure what this means</w:t>
      </w:r>
    </w:p>
  </w:comment>
  <w:comment w:id="13" w:author="Wen Kuo" w:date="2026-09-02T16:06:00Z" w:initials="WK">
    <w:p w14:paraId="2D2C6573" w14:textId="77777777" w:rsidR="00DF0F7D" w:rsidRDefault="00DF0F7D" w:rsidP="00DF0F7D">
      <w:r>
        <w:rPr>
          <w:rStyle w:val="CommentReference"/>
        </w:rPr>
        <w:annotationRef/>
      </w:r>
      <w:r>
        <w:rPr>
          <w:sz w:val="20"/>
          <w:szCs w:val="20"/>
        </w:rPr>
        <w:t>how about like this?</w:t>
      </w:r>
    </w:p>
  </w:comment>
  <w:comment w:id="35" w:author="Matthew Albrecht" w:date="2026-09-01T15:30:00Z" w:initials="MA">
    <w:p w14:paraId="59458393" w14:textId="77777777" w:rsidR="00974A30" w:rsidRDefault="00E90923" w:rsidP="00974A30">
      <w:pPr>
        <w:pStyle w:val="CommentText"/>
        <w:ind w:firstLine="0"/>
        <w:rPr>
          <w:rFonts w:hint="eastAsia"/>
        </w:rPr>
      </w:pPr>
      <w:r>
        <w:rPr>
          <w:rStyle w:val="CommentReference"/>
        </w:rPr>
        <w:annotationRef/>
      </w:r>
      <w:r w:rsidR="00974A30">
        <w:t xml:space="preserve">Above you use reintroduction and here translocation. They can both be used broadly to mean the same thing. For consistency, I would pick one term and then use it consistently throughout the paper. </w:t>
      </w:r>
    </w:p>
  </w:comment>
  <w:comment w:id="36" w:author="Wen Kuo" w:date="2026-09-02T16:40:00Z" w:initials="WK">
    <w:p w14:paraId="4367E923" w14:textId="77777777" w:rsidR="00736083" w:rsidRDefault="00736083" w:rsidP="00736083">
      <w:r>
        <w:rPr>
          <w:rStyle w:val="CommentReference"/>
        </w:rPr>
        <w:annotationRef/>
      </w:r>
      <w:r>
        <w:rPr>
          <w:sz w:val="20"/>
          <w:szCs w:val="20"/>
        </w:rPr>
        <w:t>Translocation is now used throughout the manuscript</w:t>
      </w:r>
    </w:p>
  </w:comment>
  <w:comment w:id="63" w:author="Matthew Albrecht" w:date="2026-09-01T16:15:00Z" w:initials="MA">
    <w:p w14:paraId="23EC1799" w14:textId="09C915CC" w:rsidR="00941EC5" w:rsidRDefault="00941EC5" w:rsidP="00941EC5">
      <w:pPr>
        <w:pStyle w:val="CommentText"/>
        <w:ind w:firstLine="0"/>
      </w:pPr>
      <w:r>
        <w:rPr>
          <w:rStyle w:val="CommentReference"/>
        </w:rPr>
        <w:annotationRef/>
      </w:r>
      <w:r>
        <w:t>“Wild” population is used here whereas “natural”population is used in the Results section. I would pick one and be consistent throughout the paper. I prefer natural population.</w:t>
      </w:r>
    </w:p>
  </w:comment>
  <w:comment w:id="64" w:author="Wen Kuo" w:date="2026-09-02T17:03:00Z" w:initials="WK">
    <w:p w14:paraId="5DD195F8" w14:textId="77777777" w:rsidR="00A47DB8" w:rsidRDefault="00A47DB8" w:rsidP="00A47DB8">
      <w:r>
        <w:rPr>
          <w:rStyle w:val="CommentReference"/>
        </w:rPr>
        <w:annotationRef/>
      </w:r>
      <w:r>
        <w:rPr>
          <w:sz w:val="20"/>
          <w:szCs w:val="20"/>
        </w:rPr>
        <w:t>Natural population is now used consistently.</w:t>
      </w:r>
    </w:p>
  </w:comment>
  <w:comment w:id="73" w:author="Wen Kuo" w:date="2026-07-10T13:21:00Z" w:initials="WK">
    <w:p w14:paraId="15E7BB45" w14:textId="77777777" w:rsidR="00A96AAA" w:rsidRDefault="00A96AAA" w:rsidP="00A96AAA">
      <w:r>
        <w:rPr>
          <w:rStyle w:val="CommentReference"/>
        </w:rPr>
        <w:annotationRef/>
      </w:r>
      <w:r>
        <w:rPr>
          <w:sz w:val="20"/>
          <w:szCs w:val="20"/>
        </w:rPr>
        <w:t>Please check.</w:t>
      </w:r>
    </w:p>
  </w:comment>
  <w:comment w:id="74" w:author="Matthew Albrecht" w:date="2026-09-02T12:32:00Z" w:initials="MA">
    <w:p w14:paraId="6005DDB0" w14:textId="77777777" w:rsidR="00AD2C64" w:rsidRDefault="00AD2C64" w:rsidP="00AD2C64">
      <w:pPr>
        <w:pStyle w:val="CommentText"/>
        <w:ind w:firstLine="0"/>
      </w:pPr>
      <w:r>
        <w:rPr>
          <w:rStyle w:val="CommentReference"/>
        </w:rPr>
        <w:annotationRef/>
      </w:r>
      <w:r>
        <w:t>I think its Office of Kentucky Nature Preserves</w:t>
      </w:r>
    </w:p>
  </w:comment>
  <w:comment w:id="77" w:author="Matthew Albrecht" w:date="2026-09-01T15:50:00Z" w:initials="MA">
    <w:p w14:paraId="7F1E8345" w14:textId="77777777" w:rsidR="00DF2E57" w:rsidRDefault="00DF2E57" w:rsidP="00DF2E57">
      <w:pPr>
        <w:pStyle w:val="CommentText"/>
        <w:ind w:firstLine="0"/>
      </w:pPr>
      <w:r>
        <w:rPr>
          <w:rStyle w:val="CommentReference"/>
        </w:rPr>
        <w:annotationRef/>
      </w:r>
      <w:r>
        <w:t>Do you mean inside the 5 x 5 m area where seeds were sown?</w:t>
      </w:r>
    </w:p>
  </w:comment>
  <w:comment w:id="78" w:author="Wen Kuo" w:date="2026-09-02T17:20:00Z" w:initials="WK">
    <w:p w14:paraId="4406F4B7" w14:textId="77777777" w:rsidR="00A11A67" w:rsidRDefault="00A11A67" w:rsidP="00A11A67">
      <w:r>
        <w:rPr>
          <w:rStyle w:val="CommentReference"/>
        </w:rPr>
        <w:annotationRef/>
      </w:r>
      <w:r>
        <w:rPr>
          <w:sz w:val="20"/>
          <w:szCs w:val="20"/>
        </w:rPr>
        <w:t>I realize that the translocation was done by seeds. I think you are right. We can let Tara confirm it.</w:t>
      </w:r>
    </w:p>
  </w:comment>
  <w:comment w:id="84" w:author="Matthew Albrecht" w:date="2026-09-01T15:52:00Z" w:initials="MA">
    <w:p w14:paraId="5C8457EB" w14:textId="77777777" w:rsidR="008E5456" w:rsidRDefault="008E5456" w:rsidP="008E5456">
      <w:pPr>
        <w:pStyle w:val="CommentText"/>
        <w:ind w:firstLine="0"/>
      </w:pPr>
      <w:r>
        <w:rPr>
          <w:rStyle w:val="CommentReference"/>
        </w:rPr>
        <w:annotationRef/>
      </w:r>
      <w:r>
        <w:t>Disseminated? Sown? Introduced?</w:t>
      </w:r>
    </w:p>
  </w:comment>
  <w:comment w:id="85" w:author="Wen Kuo" w:date="2026-09-02T17:22:00Z" w:initials="WK">
    <w:p w14:paraId="4939BB29" w14:textId="77777777" w:rsidR="00DC335E" w:rsidRDefault="00DC335E" w:rsidP="00DC335E">
      <w:r>
        <w:rPr>
          <w:rStyle w:val="CommentReference"/>
        </w:rPr>
        <w:annotationRef/>
      </w:r>
      <w:r>
        <w:rPr>
          <w:sz w:val="20"/>
          <w:szCs w:val="20"/>
        </w:rPr>
        <w:t>how about like this?</w:t>
      </w:r>
    </w:p>
  </w:comment>
  <w:comment w:id="92" w:author="Matthew Albrecht" w:date="2026-09-01T19:36:00Z" w:initials="MA">
    <w:p w14:paraId="4EAB0C59" w14:textId="77777777" w:rsidR="00AA5A4D" w:rsidRDefault="007A40E2" w:rsidP="00AA5A4D">
      <w:pPr>
        <w:pStyle w:val="CommentText"/>
        <w:ind w:firstLine="0"/>
      </w:pPr>
      <w:r>
        <w:rPr>
          <w:rStyle w:val="CommentReference"/>
        </w:rPr>
        <w:annotationRef/>
      </w:r>
      <w:r w:rsidR="00AA5A4D">
        <w:t xml:space="preserve">Could we add a third strategy here and that’s to conserve remaining genetic variation in ex situ collections? Thus, protection, ex situ conservation, and mixed-source translocations. </w:t>
      </w:r>
    </w:p>
  </w:comment>
  <w:comment w:id="93" w:author="Wen Kuo" w:date="2026-09-02T20:47:00Z" w:initials="WK">
    <w:p w14:paraId="5A12461A" w14:textId="77777777" w:rsidR="00DE2241" w:rsidRDefault="00DE2241" w:rsidP="00DE2241">
      <w:r>
        <w:rPr>
          <w:rStyle w:val="CommentReference"/>
        </w:rPr>
        <w:annotationRef/>
      </w:r>
      <w:r>
        <w:rPr>
          <w:sz w:val="20"/>
          <w:szCs w:val="20"/>
        </w:rPr>
        <w:t>added</w:t>
      </w:r>
    </w:p>
  </w:comment>
  <w:comment w:id="95" w:author="Matthew Albrecht" w:date="2026-09-01T19:59:00Z" w:initials="MA">
    <w:p w14:paraId="75B1EB4A" w14:textId="77777777" w:rsidR="00AF5577" w:rsidRDefault="00944565" w:rsidP="00AF5577">
      <w:pPr>
        <w:pStyle w:val="CommentText"/>
        <w:ind w:firstLine="0"/>
        <w:rPr>
          <w:rFonts w:hint="eastAsia"/>
        </w:rPr>
      </w:pPr>
      <w:r>
        <w:rPr>
          <w:rStyle w:val="CommentReference"/>
        </w:rPr>
        <w:annotationRef/>
      </w:r>
      <w:r w:rsidR="00AF5577">
        <w:t>I replaced assisted migration because I’m not sure this is the right term to use here since the translocations were conducted within the historic geographic range of the species and therefore not considered assisted migrations. Seed was not moved beyond the known geographic range of the species, it was just moved between populations and regions.</w:t>
      </w:r>
    </w:p>
  </w:comment>
  <w:comment w:id="106" w:author="Matthew Albrecht" w:date="2026-09-01T20:02:00Z" w:initials="MA">
    <w:p w14:paraId="539CC1A6" w14:textId="33C28F51" w:rsidR="001903F0" w:rsidRDefault="001903F0" w:rsidP="001903F0">
      <w:pPr>
        <w:pStyle w:val="CommentText"/>
        <w:ind w:firstLine="0"/>
      </w:pPr>
      <w:r>
        <w:rPr>
          <w:rStyle w:val="CommentReference"/>
        </w:rPr>
        <w:annotationRef/>
      </w:r>
      <w:r>
        <w:t>I am not sure what this means. Are we referring to gene flow between populations as a natural process? Defining what augmentation and natural process is being referred to would help clarify this statement.</w:t>
      </w:r>
    </w:p>
  </w:comment>
  <w:comment w:id="107" w:author="Wen Kuo" w:date="2026-09-02T17:50:00Z" w:initials="WK">
    <w:p w14:paraId="0BA7DA4B" w14:textId="77777777" w:rsidR="0086248B" w:rsidRDefault="0086248B" w:rsidP="0086248B">
      <w:r>
        <w:rPr>
          <w:rStyle w:val="CommentReference"/>
        </w:rPr>
        <w:annotationRef/>
      </w:r>
      <w:r>
        <w:rPr>
          <w:sz w:val="20"/>
          <w:szCs w:val="20"/>
        </w:rPr>
        <w:t>Yes. I have revised the sentence accordingly.</w:t>
      </w:r>
    </w:p>
  </w:comment>
  <w:comment w:id="125" w:author="Matthew Albrecht" w:date="2026-09-01T19:52:00Z" w:initials="MA">
    <w:p w14:paraId="543F21AA" w14:textId="77777777" w:rsidR="007C78B2" w:rsidRDefault="007108D6" w:rsidP="007C78B2">
      <w:pPr>
        <w:pStyle w:val="CommentText"/>
        <w:ind w:firstLine="0"/>
      </w:pPr>
      <w:r>
        <w:rPr>
          <w:rStyle w:val="CommentReference"/>
        </w:rPr>
        <w:annotationRef/>
      </w:r>
      <w:r w:rsidR="007C78B2">
        <w:t>Its important to consider the number of individuals (or genotypes) represented in those 100-200 seeds in the founder population. If it was just a few individuals that’s not ideal but if the 100-200 seeds represents seed many individuals than it would be more acceptable and more likely to increase the probability of a successful translocation and provide more opportunities for genetic mixing.</w:t>
      </w:r>
    </w:p>
  </w:comment>
  <w:comment w:id="126" w:author="Wen Kuo" w:date="2026-09-02T17:51:00Z" w:initials="WK">
    <w:p w14:paraId="13CA4070" w14:textId="77777777" w:rsidR="00E54BFE" w:rsidRDefault="00E54BFE" w:rsidP="00E54BFE">
      <w:r>
        <w:rPr>
          <w:rStyle w:val="CommentReference"/>
        </w:rPr>
        <w:annotationRef/>
      </w:r>
      <w:r>
        <w:rPr>
          <w:sz w:val="20"/>
          <w:szCs w:val="20"/>
        </w:rPr>
        <w:t>We would need Tara's input here.</w:t>
      </w:r>
    </w:p>
  </w:comment>
  <w:comment w:id="139" w:author="Matthew Albrecht" w:date="2026-09-01T19:55:00Z" w:initials="MA">
    <w:p w14:paraId="20F218B2" w14:textId="4F98BF00" w:rsidR="00D20926" w:rsidRDefault="00D20926" w:rsidP="00D20926">
      <w:pPr>
        <w:pStyle w:val="CommentText"/>
        <w:ind w:firstLine="0"/>
        <w:rPr>
          <w:rFonts w:hint="eastAsia"/>
        </w:rPr>
      </w:pPr>
      <w:r>
        <w:rPr>
          <w:rStyle w:val="CommentReference"/>
        </w:rPr>
        <w:annotationRef/>
      </w:r>
      <w:r>
        <w:t>Do we know if this actually happened?</w:t>
      </w:r>
    </w:p>
  </w:comment>
  <w:comment w:id="140" w:author="Wen Kuo" w:date="2026-09-02T20:55:00Z" w:initials="WK">
    <w:p w14:paraId="292CF7D9" w14:textId="77777777" w:rsidR="009C3903" w:rsidRDefault="009C3903" w:rsidP="009C3903">
      <w:r>
        <w:rPr>
          <w:rStyle w:val="CommentReference"/>
        </w:rPr>
        <w:annotationRef/>
      </w:r>
      <w:r>
        <w:rPr>
          <w:sz w:val="20"/>
          <w:szCs w:val="20"/>
        </w:rPr>
        <w:t>Context provided.</w:t>
      </w:r>
    </w:p>
  </w:comment>
  <w:comment w:id="163" w:author="Matthew Albrecht" w:date="2026-09-01T20:03:00Z" w:initials="MA">
    <w:p w14:paraId="00530D14" w14:textId="77777777" w:rsidR="00E21986" w:rsidRDefault="00A55D19" w:rsidP="00E21986">
      <w:pPr>
        <w:pStyle w:val="CommentText"/>
        <w:ind w:firstLine="0"/>
      </w:pPr>
      <w:r>
        <w:rPr>
          <w:rStyle w:val="CommentReference"/>
        </w:rPr>
        <w:annotationRef/>
      </w:r>
      <w:r w:rsidR="00E21986">
        <w:t>I think it would be more appropriate to replace with “translocation”. Again, I am not sure assisted migration is the right term to use in this context and may end up confusing reviewers.</w:t>
      </w:r>
    </w:p>
  </w:comment>
  <w:comment w:id="164" w:author="Wen Kuo" w:date="2026-09-02T17:57:00Z" w:initials="WK">
    <w:p w14:paraId="01AD7B1D" w14:textId="77777777" w:rsidR="00CC28B1" w:rsidRDefault="00CC28B1" w:rsidP="00CC28B1">
      <w:r>
        <w:rPr>
          <w:rStyle w:val="CommentReference"/>
        </w:rPr>
        <w:annotationRef/>
      </w:r>
      <w:r>
        <w:rPr>
          <w:sz w:val="20"/>
          <w:szCs w:val="20"/>
        </w:rPr>
        <w:t>agree</w:t>
      </w:r>
    </w:p>
  </w:comment>
  <w:comment w:id="176" w:author="Matthew Albrecht" w:date="2026-09-01T20:47:00Z" w:initials="MA">
    <w:p w14:paraId="7E157451" w14:textId="15B6CD06" w:rsidR="00874B3E" w:rsidRDefault="008235BB" w:rsidP="00874B3E">
      <w:pPr>
        <w:pStyle w:val="CommentText"/>
        <w:ind w:firstLine="0"/>
      </w:pPr>
      <w:r>
        <w:rPr>
          <w:rStyle w:val="CommentReference"/>
        </w:rPr>
        <w:annotationRef/>
      </w:r>
      <w:r w:rsidR="00874B3E">
        <w:t xml:space="preserve">You could change the highlighted wording to: mixing source populations from different regions without first evaluating offspring performance and genetic compatibility in a controlled setting. </w:t>
      </w:r>
    </w:p>
  </w:comment>
  <w:comment w:id="177" w:author="Wen Kuo" w:date="2026-09-02T20:44:00Z" w:initials="WK">
    <w:p w14:paraId="518030FD" w14:textId="77777777" w:rsidR="00BC2686" w:rsidRDefault="00BC2686" w:rsidP="00BC2686">
      <w:r>
        <w:rPr>
          <w:rStyle w:val="CommentReference"/>
        </w:rPr>
        <w:annotationRef/>
      </w:r>
      <w:r>
        <w:rPr>
          <w:sz w:val="20"/>
          <w:szCs w:val="20"/>
        </w:rPr>
        <w:t>changed</w:t>
      </w:r>
    </w:p>
  </w:comment>
  <w:comment w:id="190" w:author="Matthew Albrecht" w:date="2026-09-02T02:52:00Z" w:initials="MA">
    <w:p w14:paraId="76274CFB" w14:textId="77777777" w:rsidR="002C38E2" w:rsidRDefault="00274DAF" w:rsidP="002C38E2">
      <w:pPr>
        <w:pStyle w:val="CommentText"/>
        <w:ind w:firstLine="0"/>
      </w:pPr>
      <w:r>
        <w:rPr>
          <w:rStyle w:val="CommentReference"/>
        </w:rPr>
        <w:annotationRef/>
      </w:r>
      <w:r w:rsidR="002C38E2">
        <w:t>Maybe instead say “genetic management”?</w:t>
      </w:r>
    </w:p>
  </w:comment>
  <w:comment w:id="191" w:author="Wen Kuo" w:date="2026-09-02T17:57:00Z" w:initials="WK">
    <w:p w14:paraId="1A03781E" w14:textId="77777777" w:rsidR="00CC28B1" w:rsidRDefault="00CC28B1" w:rsidP="00CC28B1">
      <w:r>
        <w:rPr>
          <w:rStyle w:val="CommentReference"/>
        </w:rPr>
        <w:annotationRef/>
      </w:r>
      <w:r>
        <w:rPr>
          <w:sz w:val="20"/>
          <w:szCs w:val="20"/>
        </w:rPr>
        <w:t>agree</w:t>
      </w:r>
    </w:p>
  </w:comment>
  <w:comment w:id="205" w:author="Matthew Albrecht" w:date="2026-09-02T03:00:00Z" w:initials="MA">
    <w:p w14:paraId="06E341BD" w14:textId="77777777" w:rsidR="001A7E0E" w:rsidRDefault="001A7E0E" w:rsidP="001A7E0E">
      <w:pPr>
        <w:pStyle w:val="CommentText"/>
        <w:ind w:firstLine="0"/>
      </w:pPr>
      <w:r>
        <w:rPr>
          <w:rStyle w:val="CommentReference"/>
        </w:rPr>
        <w:annotationRef/>
      </w:r>
      <w:r>
        <w:t>Would this scenario also cover a scenario within a region where a population is isolated and showing signs of a bottleneck and we would want to genetically augment that population with individuals from other populations within the region?</w:t>
      </w:r>
    </w:p>
  </w:comment>
  <w:comment w:id="206" w:author="Wen Kuo" w:date="2026-09-02T20:42:00Z" w:initials="WK">
    <w:p w14:paraId="3964FB33" w14:textId="77777777" w:rsidR="00190099" w:rsidRDefault="00190099" w:rsidP="00190099">
      <w:r>
        <w:rPr>
          <w:rStyle w:val="CommentReference"/>
        </w:rPr>
        <w:annotationRef/>
      </w:r>
      <w:r>
        <w:rPr>
          <w:sz w:val="20"/>
          <w:szCs w:val="20"/>
        </w:rPr>
        <w:t>Yes. I added an example below. I would like to emphasize more evidence is needed to justify this kind of intervention.</w:t>
      </w:r>
    </w:p>
  </w:comment>
  <w:comment w:id="212" w:author="Matthew Albrecht" w:date="2026-09-02T03:02:00Z" w:initials="MA">
    <w:p w14:paraId="003EAA4A" w14:textId="77777777" w:rsidR="00F13855" w:rsidRDefault="00F13855" w:rsidP="00F13855">
      <w:pPr>
        <w:pStyle w:val="CommentText"/>
        <w:ind w:firstLine="0"/>
      </w:pPr>
      <w:r>
        <w:rPr>
          <w:rStyle w:val="CommentReference"/>
        </w:rPr>
        <w:annotationRef/>
      </w:r>
      <w:r>
        <w:t xml:space="preserve">Translocation is not ex situ conservation.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C919B84" w15:done="0"/>
  <w15:commentEx w15:paraId="2D2C6573" w15:paraIdParent="4C919B84" w15:done="0"/>
  <w15:commentEx w15:paraId="59458393" w15:done="1"/>
  <w15:commentEx w15:paraId="4367E923" w15:paraIdParent="59458393" w15:done="1"/>
  <w15:commentEx w15:paraId="23EC1799" w15:done="1"/>
  <w15:commentEx w15:paraId="5DD195F8" w15:paraIdParent="23EC1799" w15:done="1"/>
  <w15:commentEx w15:paraId="15E7BB45" w15:done="1"/>
  <w15:commentEx w15:paraId="6005DDB0" w15:paraIdParent="15E7BB45" w15:done="1"/>
  <w15:commentEx w15:paraId="7F1E8345" w15:done="0"/>
  <w15:commentEx w15:paraId="4406F4B7" w15:paraIdParent="7F1E8345" w15:done="0"/>
  <w15:commentEx w15:paraId="5C8457EB" w15:done="0"/>
  <w15:commentEx w15:paraId="4939BB29" w15:paraIdParent="5C8457EB" w15:done="0"/>
  <w15:commentEx w15:paraId="4EAB0C59" w15:done="1"/>
  <w15:commentEx w15:paraId="5A12461A" w15:paraIdParent="4EAB0C59" w15:done="1"/>
  <w15:commentEx w15:paraId="75B1EB4A" w15:done="1"/>
  <w15:commentEx w15:paraId="539CC1A6" w15:done="1"/>
  <w15:commentEx w15:paraId="0BA7DA4B" w15:paraIdParent="539CC1A6" w15:done="1"/>
  <w15:commentEx w15:paraId="543F21AA" w15:done="0"/>
  <w15:commentEx w15:paraId="13CA4070" w15:paraIdParent="543F21AA" w15:done="0"/>
  <w15:commentEx w15:paraId="20F218B2" w15:done="0"/>
  <w15:commentEx w15:paraId="292CF7D9" w15:paraIdParent="20F218B2" w15:done="0"/>
  <w15:commentEx w15:paraId="00530D14" w15:done="1"/>
  <w15:commentEx w15:paraId="01AD7B1D" w15:paraIdParent="00530D14" w15:done="1"/>
  <w15:commentEx w15:paraId="7E157451" w15:done="0"/>
  <w15:commentEx w15:paraId="518030FD" w15:paraIdParent="7E157451" w15:done="0"/>
  <w15:commentEx w15:paraId="76274CFB" w15:done="1"/>
  <w15:commentEx w15:paraId="1A03781E" w15:paraIdParent="76274CFB" w15:done="1"/>
  <w15:commentEx w15:paraId="06E341BD" w15:done="0"/>
  <w15:commentEx w15:paraId="3964FB33" w15:paraIdParent="06E341BD" w15:done="0"/>
  <w15:commentEx w15:paraId="003EAA4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1B8FFE2" w16cex:dateUtc="2026-09-01T20:22:00Z"/>
  <w16cex:commentExtensible w16cex:durableId="0F8642EB" w16cex:dateUtc="2026-09-02T21:06:00Z"/>
  <w16cex:commentExtensible w16cex:durableId="54970ED1" w16cex:dateUtc="2026-09-01T20:30:00Z"/>
  <w16cex:commentExtensible w16cex:durableId="1F065EDB" w16cex:dateUtc="2026-09-02T21:40:00Z"/>
  <w16cex:commentExtensible w16cex:durableId="5DA5505D" w16cex:dateUtc="2026-09-01T21:15:00Z"/>
  <w16cex:commentExtensible w16cex:durableId="353049AC" w16cex:dateUtc="2026-09-02T22:03:00Z"/>
  <w16cex:commentExtensible w16cex:durableId="37D1B06A" w16cex:dateUtc="2026-07-10T18:21:00Z"/>
  <w16cex:commentExtensible w16cex:durableId="35D385E1" w16cex:dateUtc="2026-09-02T17:32:00Z">
    <w16cex:extLst>
      <w16:ext w16:uri="{CE6994B0-6A32-4C9F-8C6B-6E91EDA988CE}">
        <cr:reactions xmlns:cr="http://schemas.microsoft.com/office/comments/2020/reactions">
          <cr:reaction reactionType="1">
            <cr:reactionInfo dateUtc="2026-09-02T22:04:45Z">
              <cr:user userId="S::wkuo@mobot.org::f76af5c1-a750-461e-9fa0-4a027885c8ea" userProvider="AD" userName="Wen Kuo"/>
            </cr:reactionInfo>
          </cr:reaction>
        </cr:reactions>
      </w16:ext>
    </w16cex:extLst>
  </w16cex:commentExtensible>
  <w16cex:commentExtensible w16cex:durableId="401534D9" w16cex:dateUtc="2026-09-01T20:50:00Z"/>
  <w16cex:commentExtensible w16cex:durableId="4B20A009" w16cex:dateUtc="2026-09-02T22:20:00Z"/>
  <w16cex:commentExtensible w16cex:durableId="109AD739" w16cex:dateUtc="2026-09-01T20:52:00Z"/>
  <w16cex:commentExtensible w16cex:durableId="398FEBD5" w16cex:dateUtc="2026-09-02T22:22:00Z"/>
  <w16cex:commentExtensible w16cex:durableId="3BDBA938" w16cex:dateUtc="2026-09-02T00:36:00Z"/>
  <w16cex:commentExtensible w16cex:durableId="744B2E9E" w16cex:dateUtc="2026-09-03T01:47:00Z"/>
  <w16cex:commentExtensible w16cex:durableId="54D4914F" w16cex:dateUtc="2026-09-02T00:59:00Z">
    <w16cex:extLst>
      <w16:ext w16:uri="{CE6994B0-6A32-4C9F-8C6B-6E91EDA988CE}">
        <cr:reactions xmlns:cr="http://schemas.microsoft.com/office/comments/2020/reactions">
          <cr:reaction reactionType="1">
            <cr:reactionInfo dateUtc="2026-09-02T22:46:50Z">
              <cr:user userId="S::wkuo@mobot.org::f76af5c1-a750-461e-9fa0-4a027885c8ea" userProvider="AD" userName="Wen Kuo"/>
            </cr:reactionInfo>
          </cr:reaction>
        </cr:reactions>
      </w16:ext>
    </w16cex:extLst>
  </w16cex:commentExtensible>
  <w16cex:commentExtensible w16cex:durableId="7441F5D2" w16cex:dateUtc="2026-09-02T01:02:00Z">
    <w16cex:extLst>
      <w16:ext w16:uri="{CE6994B0-6A32-4C9F-8C6B-6E91EDA988CE}">
        <cr:reactions xmlns:cr="http://schemas.microsoft.com/office/comments/2020/reactions">
          <cr:reaction reactionType="1">
            <cr:reactionInfo dateUtc="2026-09-02T22:51:08Z">
              <cr:user userId="S::wkuo@mobot.org::f76af5c1-a750-461e-9fa0-4a027885c8ea" userProvider="AD" userName="Wen Kuo"/>
            </cr:reactionInfo>
          </cr:reaction>
        </cr:reactions>
      </w16:ext>
    </w16cex:extLst>
  </w16cex:commentExtensible>
  <w16cex:commentExtensible w16cex:durableId="174F3013" w16cex:dateUtc="2026-09-02T22:50:00Z"/>
  <w16cex:commentExtensible w16cex:durableId="3BC44CAA" w16cex:dateUtc="2026-09-02T00:52:00Z"/>
  <w16cex:commentExtensible w16cex:durableId="1AB8600F" w16cex:dateUtc="2026-09-02T22:51:00Z"/>
  <w16cex:commentExtensible w16cex:durableId="1661A809" w16cex:dateUtc="2026-09-02T00:55:00Z"/>
  <w16cex:commentExtensible w16cex:durableId="5370051E" w16cex:dateUtc="2026-09-03T01:55:00Z"/>
  <w16cex:commentExtensible w16cex:durableId="20185DF0" w16cex:dateUtc="2026-09-02T01:03:00Z"/>
  <w16cex:commentExtensible w16cex:durableId="30A550FD" w16cex:dateUtc="2026-09-02T22:57:00Z"/>
  <w16cex:commentExtensible w16cex:durableId="06645422" w16cex:dateUtc="2026-09-02T01:47:00Z"/>
  <w16cex:commentExtensible w16cex:durableId="7C45E7B9" w16cex:dateUtc="2026-09-03T01:44:00Z"/>
  <w16cex:commentExtensible w16cex:durableId="5A28C77A" w16cex:dateUtc="2026-09-02T07:52:00Z"/>
  <w16cex:commentExtensible w16cex:durableId="560A1BF7" w16cex:dateUtc="2026-09-02T22:57:00Z"/>
  <w16cex:commentExtensible w16cex:durableId="393D1DF2" w16cex:dateUtc="2026-09-02T08:00:00Z"/>
  <w16cex:commentExtensible w16cex:durableId="21425F16" w16cex:dateUtc="2026-09-03T01:42:00Z"/>
  <w16cex:commentExtensible w16cex:durableId="71D0B087" w16cex:dateUtc="2026-09-02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C919B84" w16cid:durableId="21B8FFE2"/>
  <w16cid:commentId w16cid:paraId="2D2C6573" w16cid:durableId="0F8642EB"/>
  <w16cid:commentId w16cid:paraId="59458393" w16cid:durableId="54970ED1"/>
  <w16cid:commentId w16cid:paraId="4367E923" w16cid:durableId="1F065EDB"/>
  <w16cid:commentId w16cid:paraId="23EC1799" w16cid:durableId="5DA5505D"/>
  <w16cid:commentId w16cid:paraId="5DD195F8" w16cid:durableId="353049AC"/>
  <w16cid:commentId w16cid:paraId="15E7BB45" w16cid:durableId="37D1B06A"/>
  <w16cid:commentId w16cid:paraId="6005DDB0" w16cid:durableId="35D385E1"/>
  <w16cid:commentId w16cid:paraId="7F1E8345" w16cid:durableId="401534D9"/>
  <w16cid:commentId w16cid:paraId="4406F4B7" w16cid:durableId="4B20A009"/>
  <w16cid:commentId w16cid:paraId="5C8457EB" w16cid:durableId="109AD739"/>
  <w16cid:commentId w16cid:paraId="4939BB29" w16cid:durableId="398FEBD5"/>
  <w16cid:commentId w16cid:paraId="4EAB0C59" w16cid:durableId="3BDBA938"/>
  <w16cid:commentId w16cid:paraId="5A12461A" w16cid:durableId="744B2E9E"/>
  <w16cid:commentId w16cid:paraId="75B1EB4A" w16cid:durableId="54D4914F"/>
  <w16cid:commentId w16cid:paraId="539CC1A6" w16cid:durableId="7441F5D2"/>
  <w16cid:commentId w16cid:paraId="0BA7DA4B" w16cid:durableId="174F3013"/>
  <w16cid:commentId w16cid:paraId="543F21AA" w16cid:durableId="3BC44CAA"/>
  <w16cid:commentId w16cid:paraId="13CA4070" w16cid:durableId="1AB8600F"/>
  <w16cid:commentId w16cid:paraId="20F218B2" w16cid:durableId="1661A809"/>
  <w16cid:commentId w16cid:paraId="292CF7D9" w16cid:durableId="5370051E"/>
  <w16cid:commentId w16cid:paraId="00530D14" w16cid:durableId="20185DF0"/>
  <w16cid:commentId w16cid:paraId="01AD7B1D" w16cid:durableId="30A550FD"/>
  <w16cid:commentId w16cid:paraId="7E157451" w16cid:durableId="06645422"/>
  <w16cid:commentId w16cid:paraId="518030FD" w16cid:durableId="7C45E7B9"/>
  <w16cid:commentId w16cid:paraId="76274CFB" w16cid:durableId="5A28C77A"/>
  <w16cid:commentId w16cid:paraId="1A03781E" w16cid:durableId="560A1BF7"/>
  <w16cid:commentId w16cid:paraId="06E341BD" w16cid:durableId="393D1DF2"/>
  <w16cid:commentId w16cid:paraId="3964FB33" w16cid:durableId="21425F16"/>
  <w16cid:commentId w16cid:paraId="003EAA4A" w16cid:durableId="71D0B0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A620AF" w14:textId="77777777" w:rsidR="00E738E8" w:rsidRDefault="00E738E8" w:rsidP="0082036B">
      <w:r>
        <w:separator/>
      </w:r>
    </w:p>
  </w:endnote>
  <w:endnote w:type="continuationSeparator" w:id="0">
    <w:p w14:paraId="56DB8561" w14:textId="77777777" w:rsidR="00E738E8" w:rsidRDefault="00E738E8"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PingFang TC">
    <w:panose1 w:val="020B0400000000000000"/>
    <w:charset w:val="88"/>
    <w:family w:val="swiss"/>
    <w:pitch w:val="variable"/>
    <w:sig w:usb0="A00002FF" w:usb1="7ACFFDFB" w:usb2="00000017"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BE520A" w14:textId="77777777" w:rsidR="00E738E8" w:rsidRDefault="00E738E8" w:rsidP="0082036B">
      <w:r>
        <w:separator/>
      </w:r>
    </w:p>
  </w:footnote>
  <w:footnote w:type="continuationSeparator" w:id="0">
    <w:p w14:paraId="38643790" w14:textId="77777777" w:rsidR="00E738E8" w:rsidRDefault="00E738E8"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en Kuo">
    <w15:presenceInfo w15:providerId="AD" w15:userId="S::wkuo@mobot.org::f76af5c1-a750-461e-9fa0-4a027885c8ea"/>
  </w15:person>
  <w15:person w15:author="Matthew Albrecht">
    <w15:presenceInfo w15:providerId="AD" w15:userId="S::malbrecht@mobot.org::a099f150-b909-49e5-9ae9-467088b2d79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item&gt;1797&lt;/item&gt;&lt;item&gt;1798&lt;/item&gt;&lt;item&gt;1799&lt;/item&gt;&lt;item&gt;1800&lt;/item&gt;&lt;/record-ids&gt;&lt;/item&gt;&lt;/Libraries&gt;"/>
    <w:docVar w:name="EN.UseJSCitationFormat" w:val="False"/>
  </w:docVars>
  <w:rsids>
    <w:rsidRoot w:val="005A64F9"/>
    <w:rsid w:val="00000438"/>
    <w:rsid w:val="00000DD9"/>
    <w:rsid w:val="000011AB"/>
    <w:rsid w:val="000042BA"/>
    <w:rsid w:val="00004C4D"/>
    <w:rsid w:val="00005C04"/>
    <w:rsid w:val="000070D6"/>
    <w:rsid w:val="00007F83"/>
    <w:rsid w:val="00011025"/>
    <w:rsid w:val="00011550"/>
    <w:rsid w:val="0001196E"/>
    <w:rsid w:val="00012CA2"/>
    <w:rsid w:val="000130AB"/>
    <w:rsid w:val="000132DF"/>
    <w:rsid w:val="00014373"/>
    <w:rsid w:val="00014ED3"/>
    <w:rsid w:val="00014FAB"/>
    <w:rsid w:val="00015008"/>
    <w:rsid w:val="00015269"/>
    <w:rsid w:val="00015272"/>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91C"/>
    <w:rsid w:val="00040632"/>
    <w:rsid w:val="00040E4D"/>
    <w:rsid w:val="0004292B"/>
    <w:rsid w:val="00042DB7"/>
    <w:rsid w:val="00043524"/>
    <w:rsid w:val="00046977"/>
    <w:rsid w:val="00046C70"/>
    <w:rsid w:val="000508ED"/>
    <w:rsid w:val="00051CD2"/>
    <w:rsid w:val="00053BA2"/>
    <w:rsid w:val="00054C51"/>
    <w:rsid w:val="00055213"/>
    <w:rsid w:val="000568C7"/>
    <w:rsid w:val="00056961"/>
    <w:rsid w:val="00061958"/>
    <w:rsid w:val="00061CDF"/>
    <w:rsid w:val="00061CE0"/>
    <w:rsid w:val="00063EE2"/>
    <w:rsid w:val="000652B6"/>
    <w:rsid w:val="00065C51"/>
    <w:rsid w:val="00066517"/>
    <w:rsid w:val="00067313"/>
    <w:rsid w:val="0006748E"/>
    <w:rsid w:val="00067840"/>
    <w:rsid w:val="00067C01"/>
    <w:rsid w:val="00071801"/>
    <w:rsid w:val="00071ACD"/>
    <w:rsid w:val="000722E3"/>
    <w:rsid w:val="00073138"/>
    <w:rsid w:val="0007395D"/>
    <w:rsid w:val="00074032"/>
    <w:rsid w:val="000747BE"/>
    <w:rsid w:val="000755C2"/>
    <w:rsid w:val="00075780"/>
    <w:rsid w:val="00075EDA"/>
    <w:rsid w:val="00076842"/>
    <w:rsid w:val="000772AE"/>
    <w:rsid w:val="00077998"/>
    <w:rsid w:val="000813A4"/>
    <w:rsid w:val="0008163B"/>
    <w:rsid w:val="00081ED7"/>
    <w:rsid w:val="000827F9"/>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6BA"/>
    <w:rsid w:val="00095AEA"/>
    <w:rsid w:val="00096255"/>
    <w:rsid w:val="00097446"/>
    <w:rsid w:val="00097B44"/>
    <w:rsid w:val="000A05C5"/>
    <w:rsid w:val="000A1BF2"/>
    <w:rsid w:val="000A200E"/>
    <w:rsid w:val="000A282B"/>
    <w:rsid w:val="000A40E5"/>
    <w:rsid w:val="000A540C"/>
    <w:rsid w:val="000A5639"/>
    <w:rsid w:val="000A63C1"/>
    <w:rsid w:val="000A6B4E"/>
    <w:rsid w:val="000A73D3"/>
    <w:rsid w:val="000B0658"/>
    <w:rsid w:val="000B1C11"/>
    <w:rsid w:val="000B1D65"/>
    <w:rsid w:val="000B1E1F"/>
    <w:rsid w:val="000B3FE7"/>
    <w:rsid w:val="000B49C7"/>
    <w:rsid w:val="000B5A78"/>
    <w:rsid w:val="000B5F40"/>
    <w:rsid w:val="000B612B"/>
    <w:rsid w:val="000B646E"/>
    <w:rsid w:val="000B7338"/>
    <w:rsid w:val="000B7D63"/>
    <w:rsid w:val="000C0195"/>
    <w:rsid w:val="000C1233"/>
    <w:rsid w:val="000C1349"/>
    <w:rsid w:val="000C1C34"/>
    <w:rsid w:val="000C1FBB"/>
    <w:rsid w:val="000C2188"/>
    <w:rsid w:val="000C2DBD"/>
    <w:rsid w:val="000C33D5"/>
    <w:rsid w:val="000C3872"/>
    <w:rsid w:val="000C395E"/>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6A74"/>
    <w:rsid w:val="000D711C"/>
    <w:rsid w:val="000D78E9"/>
    <w:rsid w:val="000E00D2"/>
    <w:rsid w:val="000E045F"/>
    <w:rsid w:val="000E0BF4"/>
    <w:rsid w:val="000E0EBF"/>
    <w:rsid w:val="000E1496"/>
    <w:rsid w:val="000E2D7F"/>
    <w:rsid w:val="000E2F08"/>
    <w:rsid w:val="000E33D6"/>
    <w:rsid w:val="000E3730"/>
    <w:rsid w:val="000E5095"/>
    <w:rsid w:val="000E524D"/>
    <w:rsid w:val="000E5713"/>
    <w:rsid w:val="000E6C3C"/>
    <w:rsid w:val="000E7033"/>
    <w:rsid w:val="000E717D"/>
    <w:rsid w:val="000E7DCF"/>
    <w:rsid w:val="000E7E51"/>
    <w:rsid w:val="000F0413"/>
    <w:rsid w:val="000F0E6C"/>
    <w:rsid w:val="000F16C9"/>
    <w:rsid w:val="000F2751"/>
    <w:rsid w:val="000F35D8"/>
    <w:rsid w:val="000F3AE7"/>
    <w:rsid w:val="000F53E4"/>
    <w:rsid w:val="000F74F0"/>
    <w:rsid w:val="00101244"/>
    <w:rsid w:val="00102103"/>
    <w:rsid w:val="00102E7A"/>
    <w:rsid w:val="0010358A"/>
    <w:rsid w:val="0010371F"/>
    <w:rsid w:val="00103AB4"/>
    <w:rsid w:val="00103F38"/>
    <w:rsid w:val="00104270"/>
    <w:rsid w:val="001060C1"/>
    <w:rsid w:val="00106C49"/>
    <w:rsid w:val="001074F8"/>
    <w:rsid w:val="00113145"/>
    <w:rsid w:val="001139B4"/>
    <w:rsid w:val="00114A5E"/>
    <w:rsid w:val="00114C23"/>
    <w:rsid w:val="00114D7F"/>
    <w:rsid w:val="00115C12"/>
    <w:rsid w:val="00116B3C"/>
    <w:rsid w:val="001179A2"/>
    <w:rsid w:val="00117D16"/>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1D63"/>
    <w:rsid w:val="00142321"/>
    <w:rsid w:val="0014287A"/>
    <w:rsid w:val="00142892"/>
    <w:rsid w:val="00142947"/>
    <w:rsid w:val="00142977"/>
    <w:rsid w:val="001439A9"/>
    <w:rsid w:val="00145906"/>
    <w:rsid w:val="00147124"/>
    <w:rsid w:val="00147606"/>
    <w:rsid w:val="00150863"/>
    <w:rsid w:val="00150FDC"/>
    <w:rsid w:val="001512DE"/>
    <w:rsid w:val="00151509"/>
    <w:rsid w:val="001516C3"/>
    <w:rsid w:val="00151D2C"/>
    <w:rsid w:val="001526F7"/>
    <w:rsid w:val="001530B7"/>
    <w:rsid w:val="00153904"/>
    <w:rsid w:val="001544F6"/>
    <w:rsid w:val="00154EAF"/>
    <w:rsid w:val="001559DA"/>
    <w:rsid w:val="001560F1"/>
    <w:rsid w:val="00156BB3"/>
    <w:rsid w:val="001607B4"/>
    <w:rsid w:val="00160C53"/>
    <w:rsid w:val="00160D8C"/>
    <w:rsid w:val="00160F87"/>
    <w:rsid w:val="001632C9"/>
    <w:rsid w:val="00163BA7"/>
    <w:rsid w:val="001640E8"/>
    <w:rsid w:val="00164C87"/>
    <w:rsid w:val="00165E2B"/>
    <w:rsid w:val="00165F12"/>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9A7"/>
    <w:rsid w:val="00186F29"/>
    <w:rsid w:val="001877C1"/>
    <w:rsid w:val="00190099"/>
    <w:rsid w:val="00190247"/>
    <w:rsid w:val="001902F9"/>
    <w:rsid w:val="001903F0"/>
    <w:rsid w:val="001906AF"/>
    <w:rsid w:val="00190C90"/>
    <w:rsid w:val="00191A9C"/>
    <w:rsid w:val="00191F32"/>
    <w:rsid w:val="001922D4"/>
    <w:rsid w:val="00192779"/>
    <w:rsid w:val="00192DC0"/>
    <w:rsid w:val="001936EC"/>
    <w:rsid w:val="00194357"/>
    <w:rsid w:val="001948AF"/>
    <w:rsid w:val="00194C22"/>
    <w:rsid w:val="001952A0"/>
    <w:rsid w:val="001952B6"/>
    <w:rsid w:val="00195A29"/>
    <w:rsid w:val="001960E4"/>
    <w:rsid w:val="0019656D"/>
    <w:rsid w:val="00196924"/>
    <w:rsid w:val="00196CEA"/>
    <w:rsid w:val="001A1495"/>
    <w:rsid w:val="001A229A"/>
    <w:rsid w:val="001A35E4"/>
    <w:rsid w:val="001A461E"/>
    <w:rsid w:val="001A4AF5"/>
    <w:rsid w:val="001A4FEC"/>
    <w:rsid w:val="001A51CD"/>
    <w:rsid w:val="001A5991"/>
    <w:rsid w:val="001A5A83"/>
    <w:rsid w:val="001A7E0E"/>
    <w:rsid w:val="001A7F5E"/>
    <w:rsid w:val="001B1038"/>
    <w:rsid w:val="001B13F6"/>
    <w:rsid w:val="001B2AB4"/>
    <w:rsid w:val="001B30D1"/>
    <w:rsid w:val="001B3391"/>
    <w:rsid w:val="001B3EC1"/>
    <w:rsid w:val="001B6C90"/>
    <w:rsid w:val="001C095D"/>
    <w:rsid w:val="001C09DF"/>
    <w:rsid w:val="001C1E0D"/>
    <w:rsid w:val="001C294D"/>
    <w:rsid w:val="001C32A5"/>
    <w:rsid w:val="001C3E49"/>
    <w:rsid w:val="001C4B7F"/>
    <w:rsid w:val="001C4C41"/>
    <w:rsid w:val="001C4E33"/>
    <w:rsid w:val="001C5DDE"/>
    <w:rsid w:val="001C5F75"/>
    <w:rsid w:val="001C7D43"/>
    <w:rsid w:val="001D09E9"/>
    <w:rsid w:val="001D11C2"/>
    <w:rsid w:val="001D1778"/>
    <w:rsid w:val="001D2199"/>
    <w:rsid w:val="001D7215"/>
    <w:rsid w:val="001D7508"/>
    <w:rsid w:val="001E0673"/>
    <w:rsid w:val="001E1725"/>
    <w:rsid w:val="001E221E"/>
    <w:rsid w:val="001E2E67"/>
    <w:rsid w:val="001E303C"/>
    <w:rsid w:val="001E43F2"/>
    <w:rsid w:val="001E48CD"/>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6553"/>
    <w:rsid w:val="001F71BF"/>
    <w:rsid w:val="00200049"/>
    <w:rsid w:val="00200439"/>
    <w:rsid w:val="00201636"/>
    <w:rsid w:val="00201CF8"/>
    <w:rsid w:val="00203367"/>
    <w:rsid w:val="0020340A"/>
    <w:rsid w:val="002036BD"/>
    <w:rsid w:val="0020610E"/>
    <w:rsid w:val="00206919"/>
    <w:rsid w:val="002074CD"/>
    <w:rsid w:val="00207989"/>
    <w:rsid w:val="00207B0D"/>
    <w:rsid w:val="00210964"/>
    <w:rsid w:val="00210F8E"/>
    <w:rsid w:val="002126A5"/>
    <w:rsid w:val="00215D02"/>
    <w:rsid w:val="00217E5D"/>
    <w:rsid w:val="00220107"/>
    <w:rsid w:val="00220527"/>
    <w:rsid w:val="00221952"/>
    <w:rsid w:val="00221E1F"/>
    <w:rsid w:val="00222F4C"/>
    <w:rsid w:val="00222F57"/>
    <w:rsid w:val="00223F6D"/>
    <w:rsid w:val="00224494"/>
    <w:rsid w:val="00224C20"/>
    <w:rsid w:val="00225264"/>
    <w:rsid w:val="0022550F"/>
    <w:rsid w:val="00226980"/>
    <w:rsid w:val="0022748B"/>
    <w:rsid w:val="002300A3"/>
    <w:rsid w:val="00230EB4"/>
    <w:rsid w:val="00232B8E"/>
    <w:rsid w:val="00233C4B"/>
    <w:rsid w:val="00234823"/>
    <w:rsid w:val="002353FB"/>
    <w:rsid w:val="0023634A"/>
    <w:rsid w:val="00236782"/>
    <w:rsid w:val="00236852"/>
    <w:rsid w:val="00236C4E"/>
    <w:rsid w:val="00237AE2"/>
    <w:rsid w:val="00240E02"/>
    <w:rsid w:val="00242036"/>
    <w:rsid w:val="0024247C"/>
    <w:rsid w:val="00242FF6"/>
    <w:rsid w:val="002431BD"/>
    <w:rsid w:val="0024722F"/>
    <w:rsid w:val="00250A1E"/>
    <w:rsid w:val="00251306"/>
    <w:rsid w:val="0025208B"/>
    <w:rsid w:val="002522A9"/>
    <w:rsid w:val="00252307"/>
    <w:rsid w:val="00253014"/>
    <w:rsid w:val="002534EC"/>
    <w:rsid w:val="00254B54"/>
    <w:rsid w:val="00254DA9"/>
    <w:rsid w:val="00254DF2"/>
    <w:rsid w:val="002565F5"/>
    <w:rsid w:val="0025724E"/>
    <w:rsid w:val="00260AC1"/>
    <w:rsid w:val="00261F21"/>
    <w:rsid w:val="002622B3"/>
    <w:rsid w:val="00264179"/>
    <w:rsid w:val="00264464"/>
    <w:rsid w:val="002645B6"/>
    <w:rsid w:val="00264660"/>
    <w:rsid w:val="0026532A"/>
    <w:rsid w:val="00265E0A"/>
    <w:rsid w:val="00266B99"/>
    <w:rsid w:val="0026776E"/>
    <w:rsid w:val="002678BE"/>
    <w:rsid w:val="00267D79"/>
    <w:rsid w:val="00271095"/>
    <w:rsid w:val="002734CB"/>
    <w:rsid w:val="00273612"/>
    <w:rsid w:val="00273A20"/>
    <w:rsid w:val="00273ABC"/>
    <w:rsid w:val="00273F0E"/>
    <w:rsid w:val="00274622"/>
    <w:rsid w:val="002746ED"/>
    <w:rsid w:val="00274DAF"/>
    <w:rsid w:val="00275C8A"/>
    <w:rsid w:val="00276B85"/>
    <w:rsid w:val="00277198"/>
    <w:rsid w:val="00277270"/>
    <w:rsid w:val="0027752D"/>
    <w:rsid w:val="002818CB"/>
    <w:rsid w:val="00281940"/>
    <w:rsid w:val="00281E74"/>
    <w:rsid w:val="00283883"/>
    <w:rsid w:val="00284A5A"/>
    <w:rsid w:val="00285070"/>
    <w:rsid w:val="00286B81"/>
    <w:rsid w:val="00290354"/>
    <w:rsid w:val="00291261"/>
    <w:rsid w:val="00291E6C"/>
    <w:rsid w:val="00292703"/>
    <w:rsid w:val="00292BF8"/>
    <w:rsid w:val="00292CE9"/>
    <w:rsid w:val="0029414C"/>
    <w:rsid w:val="00295D0A"/>
    <w:rsid w:val="00295E37"/>
    <w:rsid w:val="00297982"/>
    <w:rsid w:val="00297C21"/>
    <w:rsid w:val="002A0CA3"/>
    <w:rsid w:val="002A336D"/>
    <w:rsid w:val="002A33F2"/>
    <w:rsid w:val="002A4785"/>
    <w:rsid w:val="002A4C8C"/>
    <w:rsid w:val="002A5122"/>
    <w:rsid w:val="002A5311"/>
    <w:rsid w:val="002A6EC7"/>
    <w:rsid w:val="002A73D6"/>
    <w:rsid w:val="002A7F65"/>
    <w:rsid w:val="002B10CE"/>
    <w:rsid w:val="002B1515"/>
    <w:rsid w:val="002B3753"/>
    <w:rsid w:val="002B3AFA"/>
    <w:rsid w:val="002B4AAF"/>
    <w:rsid w:val="002B4B4B"/>
    <w:rsid w:val="002B5355"/>
    <w:rsid w:val="002B562D"/>
    <w:rsid w:val="002B6760"/>
    <w:rsid w:val="002B6DD4"/>
    <w:rsid w:val="002C0C7E"/>
    <w:rsid w:val="002C174B"/>
    <w:rsid w:val="002C1C16"/>
    <w:rsid w:val="002C3230"/>
    <w:rsid w:val="002C38E2"/>
    <w:rsid w:val="002C3978"/>
    <w:rsid w:val="002C3B60"/>
    <w:rsid w:val="002C463D"/>
    <w:rsid w:val="002C4B42"/>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9D6"/>
    <w:rsid w:val="002D7D36"/>
    <w:rsid w:val="002E0F29"/>
    <w:rsid w:val="002E151E"/>
    <w:rsid w:val="002E29B9"/>
    <w:rsid w:val="002E2A11"/>
    <w:rsid w:val="002E2B58"/>
    <w:rsid w:val="002E4327"/>
    <w:rsid w:val="002E57CF"/>
    <w:rsid w:val="002E64B1"/>
    <w:rsid w:val="002E66BE"/>
    <w:rsid w:val="002F1E0F"/>
    <w:rsid w:val="002F3C49"/>
    <w:rsid w:val="002F65BF"/>
    <w:rsid w:val="002F7169"/>
    <w:rsid w:val="002F7357"/>
    <w:rsid w:val="00300FAB"/>
    <w:rsid w:val="00301A07"/>
    <w:rsid w:val="003028E3"/>
    <w:rsid w:val="00303EE4"/>
    <w:rsid w:val="00303FF1"/>
    <w:rsid w:val="00304CDF"/>
    <w:rsid w:val="0030644A"/>
    <w:rsid w:val="00306507"/>
    <w:rsid w:val="003067AB"/>
    <w:rsid w:val="003067C9"/>
    <w:rsid w:val="00306B43"/>
    <w:rsid w:val="0030723A"/>
    <w:rsid w:val="0030724B"/>
    <w:rsid w:val="00310631"/>
    <w:rsid w:val="00310759"/>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426"/>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4967"/>
    <w:rsid w:val="0036598A"/>
    <w:rsid w:val="0036771E"/>
    <w:rsid w:val="00370450"/>
    <w:rsid w:val="00371F98"/>
    <w:rsid w:val="00372A57"/>
    <w:rsid w:val="00372B06"/>
    <w:rsid w:val="00373B5E"/>
    <w:rsid w:val="00374A9F"/>
    <w:rsid w:val="00376D42"/>
    <w:rsid w:val="00376F7C"/>
    <w:rsid w:val="00377943"/>
    <w:rsid w:val="00377A15"/>
    <w:rsid w:val="0038027F"/>
    <w:rsid w:val="0038031C"/>
    <w:rsid w:val="00380513"/>
    <w:rsid w:val="00380F9F"/>
    <w:rsid w:val="0038118A"/>
    <w:rsid w:val="00382C18"/>
    <w:rsid w:val="00383139"/>
    <w:rsid w:val="0038490F"/>
    <w:rsid w:val="00384E37"/>
    <w:rsid w:val="00385590"/>
    <w:rsid w:val="0038559E"/>
    <w:rsid w:val="00387718"/>
    <w:rsid w:val="003904A8"/>
    <w:rsid w:val="003907F8"/>
    <w:rsid w:val="00390B59"/>
    <w:rsid w:val="00391011"/>
    <w:rsid w:val="00391594"/>
    <w:rsid w:val="003917F1"/>
    <w:rsid w:val="003934F6"/>
    <w:rsid w:val="00393E95"/>
    <w:rsid w:val="0039444C"/>
    <w:rsid w:val="00394C11"/>
    <w:rsid w:val="00394E88"/>
    <w:rsid w:val="00395036"/>
    <w:rsid w:val="003950AA"/>
    <w:rsid w:val="003962E6"/>
    <w:rsid w:val="00396CE7"/>
    <w:rsid w:val="003973CA"/>
    <w:rsid w:val="00397BB7"/>
    <w:rsid w:val="003A017A"/>
    <w:rsid w:val="003A0FDC"/>
    <w:rsid w:val="003A10EF"/>
    <w:rsid w:val="003A1ED7"/>
    <w:rsid w:val="003A2CF6"/>
    <w:rsid w:val="003A3443"/>
    <w:rsid w:val="003A355B"/>
    <w:rsid w:val="003A3DFD"/>
    <w:rsid w:val="003A567A"/>
    <w:rsid w:val="003A656B"/>
    <w:rsid w:val="003A690F"/>
    <w:rsid w:val="003B0B7E"/>
    <w:rsid w:val="003B0CDF"/>
    <w:rsid w:val="003B0DB9"/>
    <w:rsid w:val="003B0F12"/>
    <w:rsid w:val="003B1181"/>
    <w:rsid w:val="003B1692"/>
    <w:rsid w:val="003B1959"/>
    <w:rsid w:val="003B2449"/>
    <w:rsid w:val="003B2C38"/>
    <w:rsid w:val="003B2CFA"/>
    <w:rsid w:val="003B3FD7"/>
    <w:rsid w:val="003B4498"/>
    <w:rsid w:val="003B62A8"/>
    <w:rsid w:val="003C2647"/>
    <w:rsid w:val="003C2EEC"/>
    <w:rsid w:val="003C3206"/>
    <w:rsid w:val="003C4624"/>
    <w:rsid w:val="003C4DF6"/>
    <w:rsid w:val="003C5668"/>
    <w:rsid w:val="003D01BF"/>
    <w:rsid w:val="003D04D6"/>
    <w:rsid w:val="003D0982"/>
    <w:rsid w:val="003D0DA3"/>
    <w:rsid w:val="003D3E80"/>
    <w:rsid w:val="003D3F35"/>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9BB"/>
    <w:rsid w:val="003E6CF5"/>
    <w:rsid w:val="003E6F44"/>
    <w:rsid w:val="003E6F45"/>
    <w:rsid w:val="003F16A2"/>
    <w:rsid w:val="003F16C8"/>
    <w:rsid w:val="003F1C92"/>
    <w:rsid w:val="003F2B44"/>
    <w:rsid w:val="003F2DEC"/>
    <w:rsid w:val="003F39C3"/>
    <w:rsid w:val="003F3CCE"/>
    <w:rsid w:val="003F435A"/>
    <w:rsid w:val="003F51DB"/>
    <w:rsid w:val="003F5C80"/>
    <w:rsid w:val="003F5FE2"/>
    <w:rsid w:val="003F6135"/>
    <w:rsid w:val="003F6219"/>
    <w:rsid w:val="003F741F"/>
    <w:rsid w:val="003F77E0"/>
    <w:rsid w:val="003F7EDB"/>
    <w:rsid w:val="00400126"/>
    <w:rsid w:val="00404C14"/>
    <w:rsid w:val="00405EFE"/>
    <w:rsid w:val="00406121"/>
    <w:rsid w:val="0040712C"/>
    <w:rsid w:val="004073B2"/>
    <w:rsid w:val="00410966"/>
    <w:rsid w:val="0041169C"/>
    <w:rsid w:val="0041176E"/>
    <w:rsid w:val="00411EB2"/>
    <w:rsid w:val="0041208B"/>
    <w:rsid w:val="00412283"/>
    <w:rsid w:val="00413BD4"/>
    <w:rsid w:val="0041403C"/>
    <w:rsid w:val="00414218"/>
    <w:rsid w:val="004158DE"/>
    <w:rsid w:val="00415A13"/>
    <w:rsid w:val="00416BE9"/>
    <w:rsid w:val="0041738A"/>
    <w:rsid w:val="00417492"/>
    <w:rsid w:val="0042091C"/>
    <w:rsid w:val="0042100C"/>
    <w:rsid w:val="0042106A"/>
    <w:rsid w:val="00421E9B"/>
    <w:rsid w:val="00422BEE"/>
    <w:rsid w:val="00424AAB"/>
    <w:rsid w:val="004254FF"/>
    <w:rsid w:val="00425D88"/>
    <w:rsid w:val="0042612C"/>
    <w:rsid w:val="00426AC1"/>
    <w:rsid w:val="0042720B"/>
    <w:rsid w:val="00430563"/>
    <w:rsid w:val="004321BD"/>
    <w:rsid w:val="00432987"/>
    <w:rsid w:val="00432A0B"/>
    <w:rsid w:val="00432A28"/>
    <w:rsid w:val="00433153"/>
    <w:rsid w:val="0043437C"/>
    <w:rsid w:val="0043719A"/>
    <w:rsid w:val="00437303"/>
    <w:rsid w:val="004376A4"/>
    <w:rsid w:val="00437E4A"/>
    <w:rsid w:val="00440DA8"/>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55A"/>
    <w:rsid w:val="00460DEB"/>
    <w:rsid w:val="0046123F"/>
    <w:rsid w:val="00461510"/>
    <w:rsid w:val="00461868"/>
    <w:rsid w:val="0046197C"/>
    <w:rsid w:val="00463349"/>
    <w:rsid w:val="0046334A"/>
    <w:rsid w:val="0046FEDD"/>
    <w:rsid w:val="00470033"/>
    <w:rsid w:val="0047071C"/>
    <w:rsid w:val="00470739"/>
    <w:rsid w:val="004714F9"/>
    <w:rsid w:val="004715E4"/>
    <w:rsid w:val="0047267F"/>
    <w:rsid w:val="00473281"/>
    <w:rsid w:val="00474EFA"/>
    <w:rsid w:val="00475720"/>
    <w:rsid w:val="00475D7E"/>
    <w:rsid w:val="00476065"/>
    <w:rsid w:val="00477707"/>
    <w:rsid w:val="004817A3"/>
    <w:rsid w:val="00481E7C"/>
    <w:rsid w:val="004827E6"/>
    <w:rsid w:val="00482FE4"/>
    <w:rsid w:val="00483512"/>
    <w:rsid w:val="0048431D"/>
    <w:rsid w:val="00484481"/>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028"/>
    <w:rsid w:val="004A7570"/>
    <w:rsid w:val="004B0003"/>
    <w:rsid w:val="004B058B"/>
    <w:rsid w:val="004B156F"/>
    <w:rsid w:val="004B17C8"/>
    <w:rsid w:val="004B2C84"/>
    <w:rsid w:val="004B3D90"/>
    <w:rsid w:val="004B743A"/>
    <w:rsid w:val="004B76DB"/>
    <w:rsid w:val="004B77BB"/>
    <w:rsid w:val="004C0626"/>
    <w:rsid w:val="004C0CD3"/>
    <w:rsid w:val="004C30EC"/>
    <w:rsid w:val="004C34D2"/>
    <w:rsid w:val="004C3956"/>
    <w:rsid w:val="004C4DFE"/>
    <w:rsid w:val="004C544A"/>
    <w:rsid w:val="004C5583"/>
    <w:rsid w:val="004D0771"/>
    <w:rsid w:val="004D1015"/>
    <w:rsid w:val="004D106A"/>
    <w:rsid w:val="004D1BAF"/>
    <w:rsid w:val="004D20F0"/>
    <w:rsid w:val="004D4499"/>
    <w:rsid w:val="004D4675"/>
    <w:rsid w:val="004D4754"/>
    <w:rsid w:val="004D600F"/>
    <w:rsid w:val="004D62EC"/>
    <w:rsid w:val="004D68F1"/>
    <w:rsid w:val="004D7A86"/>
    <w:rsid w:val="004E0BAF"/>
    <w:rsid w:val="004E1E44"/>
    <w:rsid w:val="004E228F"/>
    <w:rsid w:val="004E41BA"/>
    <w:rsid w:val="004E4825"/>
    <w:rsid w:val="004E6084"/>
    <w:rsid w:val="004E7006"/>
    <w:rsid w:val="004E706E"/>
    <w:rsid w:val="004F31F3"/>
    <w:rsid w:val="004F3A0F"/>
    <w:rsid w:val="004F441A"/>
    <w:rsid w:val="004F44DB"/>
    <w:rsid w:val="004F4E85"/>
    <w:rsid w:val="004F4EDA"/>
    <w:rsid w:val="004F7453"/>
    <w:rsid w:val="005011AD"/>
    <w:rsid w:val="00501BA2"/>
    <w:rsid w:val="00502C6E"/>
    <w:rsid w:val="00502CAB"/>
    <w:rsid w:val="00503093"/>
    <w:rsid w:val="00503E9E"/>
    <w:rsid w:val="005049D5"/>
    <w:rsid w:val="00504A0A"/>
    <w:rsid w:val="00505A38"/>
    <w:rsid w:val="00507A5A"/>
    <w:rsid w:val="0051170A"/>
    <w:rsid w:val="00511ACB"/>
    <w:rsid w:val="00512259"/>
    <w:rsid w:val="005130E9"/>
    <w:rsid w:val="00513ED0"/>
    <w:rsid w:val="00514167"/>
    <w:rsid w:val="00514BCE"/>
    <w:rsid w:val="005158F4"/>
    <w:rsid w:val="00515B73"/>
    <w:rsid w:val="00516643"/>
    <w:rsid w:val="00516CC4"/>
    <w:rsid w:val="005203A3"/>
    <w:rsid w:val="00522405"/>
    <w:rsid w:val="005228C4"/>
    <w:rsid w:val="00523E01"/>
    <w:rsid w:val="00523FF5"/>
    <w:rsid w:val="005248EF"/>
    <w:rsid w:val="005249B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47FA7"/>
    <w:rsid w:val="005506DE"/>
    <w:rsid w:val="005514B8"/>
    <w:rsid w:val="005521C2"/>
    <w:rsid w:val="00553CED"/>
    <w:rsid w:val="00554732"/>
    <w:rsid w:val="00554783"/>
    <w:rsid w:val="005549FF"/>
    <w:rsid w:val="00555A07"/>
    <w:rsid w:val="0055682B"/>
    <w:rsid w:val="005568B5"/>
    <w:rsid w:val="00557B9A"/>
    <w:rsid w:val="0056118A"/>
    <w:rsid w:val="005614C1"/>
    <w:rsid w:val="0056243A"/>
    <w:rsid w:val="00563738"/>
    <w:rsid w:val="00563D07"/>
    <w:rsid w:val="00563D23"/>
    <w:rsid w:val="00565E2B"/>
    <w:rsid w:val="005670DE"/>
    <w:rsid w:val="00570AD0"/>
    <w:rsid w:val="005727A3"/>
    <w:rsid w:val="0057299A"/>
    <w:rsid w:val="00573A4E"/>
    <w:rsid w:val="00573BA1"/>
    <w:rsid w:val="0057484E"/>
    <w:rsid w:val="00574CA2"/>
    <w:rsid w:val="00574DE9"/>
    <w:rsid w:val="005759B7"/>
    <w:rsid w:val="00575EC9"/>
    <w:rsid w:val="00575FE4"/>
    <w:rsid w:val="00576C1B"/>
    <w:rsid w:val="00577863"/>
    <w:rsid w:val="00577DF8"/>
    <w:rsid w:val="005825B5"/>
    <w:rsid w:val="00582B21"/>
    <w:rsid w:val="00586A7E"/>
    <w:rsid w:val="00586C27"/>
    <w:rsid w:val="005875DC"/>
    <w:rsid w:val="00587EB5"/>
    <w:rsid w:val="00590ED5"/>
    <w:rsid w:val="00590EF6"/>
    <w:rsid w:val="005910C6"/>
    <w:rsid w:val="005942EA"/>
    <w:rsid w:val="00594A31"/>
    <w:rsid w:val="00594CC1"/>
    <w:rsid w:val="00596CD1"/>
    <w:rsid w:val="00596CF1"/>
    <w:rsid w:val="00597553"/>
    <w:rsid w:val="00597EF6"/>
    <w:rsid w:val="005A0323"/>
    <w:rsid w:val="005A0E56"/>
    <w:rsid w:val="005A1D81"/>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5AB6"/>
    <w:rsid w:val="005B691F"/>
    <w:rsid w:val="005B7020"/>
    <w:rsid w:val="005B78F3"/>
    <w:rsid w:val="005C1780"/>
    <w:rsid w:val="005C2758"/>
    <w:rsid w:val="005C307F"/>
    <w:rsid w:val="005C3417"/>
    <w:rsid w:val="005C46B4"/>
    <w:rsid w:val="005C4E98"/>
    <w:rsid w:val="005C5041"/>
    <w:rsid w:val="005C50B5"/>
    <w:rsid w:val="005C53FA"/>
    <w:rsid w:val="005C5A68"/>
    <w:rsid w:val="005C5ACA"/>
    <w:rsid w:val="005C5F57"/>
    <w:rsid w:val="005C608B"/>
    <w:rsid w:val="005C695C"/>
    <w:rsid w:val="005C6F89"/>
    <w:rsid w:val="005C7076"/>
    <w:rsid w:val="005C7636"/>
    <w:rsid w:val="005C7B17"/>
    <w:rsid w:val="005D0FD2"/>
    <w:rsid w:val="005D15A0"/>
    <w:rsid w:val="005D1759"/>
    <w:rsid w:val="005D2B9F"/>
    <w:rsid w:val="005D57AA"/>
    <w:rsid w:val="005D6228"/>
    <w:rsid w:val="005D667D"/>
    <w:rsid w:val="005D76E2"/>
    <w:rsid w:val="005E0042"/>
    <w:rsid w:val="005E02DF"/>
    <w:rsid w:val="005E1C75"/>
    <w:rsid w:val="005E261B"/>
    <w:rsid w:val="005E322C"/>
    <w:rsid w:val="005E3331"/>
    <w:rsid w:val="005E456C"/>
    <w:rsid w:val="005E46FD"/>
    <w:rsid w:val="005E4838"/>
    <w:rsid w:val="005E5A25"/>
    <w:rsid w:val="005E6C46"/>
    <w:rsid w:val="005E6FE4"/>
    <w:rsid w:val="005E797D"/>
    <w:rsid w:val="005F08B3"/>
    <w:rsid w:val="005F1FF7"/>
    <w:rsid w:val="005F4BCF"/>
    <w:rsid w:val="005F51C3"/>
    <w:rsid w:val="00600311"/>
    <w:rsid w:val="00602095"/>
    <w:rsid w:val="00602888"/>
    <w:rsid w:val="00602917"/>
    <w:rsid w:val="00602EDF"/>
    <w:rsid w:val="00602F8E"/>
    <w:rsid w:val="0060423C"/>
    <w:rsid w:val="006047C8"/>
    <w:rsid w:val="00604DFB"/>
    <w:rsid w:val="00605C00"/>
    <w:rsid w:val="006118BF"/>
    <w:rsid w:val="00611920"/>
    <w:rsid w:val="006121D6"/>
    <w:rsid w:val="00612AB8"/>
    <w:rsid w:val="00614359"/>
    <w:rsid w:val="0061466B"/>
    <w:rsid w:val="0061546A"/>
    <w:rsid w:val="0061697C"/>
    <w:rsid w:val="00616E32"/>
    <w:rsid w:val="006170DD"/>
    <w:rsid w:val="006206C3"/>
    <w:rsid w:val="00620802"/>
    <w:rsid w:val="00621AA2"/>
    <w:rsid w:val="00621ECE"/>
    <w:rsid w:val="00622D31"/>
    <w:rsid w:val="00623856"/>
    <w:rsid w:val="00623898"/>
    <w:rsid w:val="006243D9"/>
    <w:rsid w:val="00626CA6"/>
    <w:rsid w:val="006275A7"/>
    <w:rsid w:val="006309C3"/>
    <w:rsid w:val="006318DC"/>
    <w:rsid w:val="006327A5"/>
    <w:rsid w:val="00633404"/>
    <w:rsid w:val="00635F38"/>
    <w:rsid w:val="0063624E"/>
    <w:rsid w:val="00636D58"/>
    <w:rsid w:val="00637729"/>
    <w:rsid w:val="006377BC"/>
    <w:rsid w:val="006403AA"/>
    <w:rsid w:val="0064056B"/>
    <w:rsid w:val="00642741"/>
    <w:rsid w:val="00644761"/>
    <w:rsid w:val="00646104"/>
    <w:rsid w:val="006462DF"/>
    <w:rsid w:val="006475FE"/>
    <w:rsid w:val="0065029F"/>
    <w:rsid w:val="006515BD"/>
    <w:rsid w:val="00651FC7"/>
    <w:rsid w:val="0065305F"/>
    <w:rsid w:val="00653C4F"/>
    <w:rsid w:val="006550CE"/>
    <w:rsid w:val="006573C3"/>
    <w:rsid w:val="006579A0"/>
    <w:rsid w:val="00660194"/>
    <w:rsid w:val="00660536"/>
    <w:rsid w:val="006608DE"/>
    <w:rsid w:val="00662609"/>
    <w:rsid w:val="00662970"/>
    <w:rsid w:val="00663499"/>
    <w:rsid w:val="006638F6"/>
    <w:rsid w:val="00666EC8"/>
    <w:rsid w:val="0067036B"/>
    <w:rsid w:val="006705A1"/>
    <w:rsid w:val="00671E0E"/>
    <w:rsid w:val="006729EA"/>
    <w:rsid w:val="00673445"/>
    <w:rsid w:val="0067391D"/>
    <w:rsid w:val="0067587B"/>
    <w:rsid w:val="0067590E"/>
    <w:rsid w:val="00675992"/>
    <w:rsid w:val="00675B88"/>
    <w:rsid w:val="0067656E"/>
    <w:rsid w:val="00676964"/>
    <w:rsid w:val="00680C8D"/>
    <w:rsid w:val="00685D84"/>
    <w:rsid w:val="00691C58"/>
    <w:rsid w:val="0069209B"/>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1FFD"/>
    <w:rsid w:val="006B2509"/>
    <w:rsid w:val="006B2551"/>
    <w:rsid w:val="006B3034"/>
    <w:rsid w:val="006B4042"/>
    <w:rsid w:val="006B541F"/>
    <w:rsid w:val="006B6362"/>
    <w:rsid w:val="006C346F"/>
    <w:rsid w:val="006C44F3"/>
    <w:rsid w:val="006C4525"/>
    <w:rsid w:val="006C5460"/>
    <w:rsid w:val="006C555E"/>
    <w:rsid w:val="006C5997"/>
    <w:rsid w:val="006C7FB0"/>
    <w:rsid w:val="006D1123"/>
    <w:rsid w:val="006D1828"/>
    <w:rsid w:val="006D1C00"/>
    <w:rsid w:val="006D2541"/>
    <w:rsid w:val="006D3A5F"/>
    <w:rsid w:val="006D4489"/>
    <w:rsid w:val="006D4B86"/>
    <w:rsid w:val="006D5048"/>
    <w:rsid w:val="006D5F01"/>
    <w:rsid w:val="006D6FA7"/>
    <w:rsid w:val="006E0117"/>
    <w:rsid w:val="006E0BC2"/>
    <w:rsid w:val="006E0D5C"/>
    <w:rsid w:val="006E0ECB"/>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39C"/>
    <w:rsid w:val="00701B2D"/>
    <w:rsid w:val="00702373"/>
    <w:rsid w:val="00703107"/>
    <w:rsid w:val="007037DD"/>
    <w:rsid w:val="007065F8"/>
    <w:rsid w:val="00707346"/>
    <w:rsid w:val="0071054F"/>
    <w:rsid w:val="007108D6"/>
    <w:rsid w:val="00710A1A"/>
    <w:rsid w:val="00710AA1"/>
    <w:rsid w:val="007113E2"/>
    <w:rsid w:val="007123E5"/>
    <w:rsid w:val="00712CFD"/>
    <w:rsid w:val="00714241"/>
    <w:rsid w:val="00714422"/>
    <w:rsid w:val="0071462A"/>
    <w:rsid w:val="00714E6C"/>
    <w:rsid w:val="007150F1"/>
    <w:rsid w:val="007155F0"/>
    <w:rsid w:val="007156E5"/>
    <w:rsid w:val="007169F4"/>
    <w:rsid w:val="00720D9D"/>
    <w:rsid w:val="00720E8C"/>
    <w:rsid w:val="00720ECD"/>
    <w:rsid w:val="007220D1"/>
    <w:rsid w:val="00722B2D"/>
    <w:rsid w:val="00723ECB"/>
    <w:rsid w:val="007240C2"/>
    <w:rsid w:val="007253E9"/>
    <w:rsid w:val="00730061"/>
    <w:rsid w:val="007300A3"/>
    <w:rsid w:val="007304D3"/>
    <w:rsid w:val="0073080B"/>
    <w:rsid w:val="00730986"/>
    <w:rsid w:val="007340A7"/>
    <w:rsid w:val="00734E53"/>
    <w:rsid w:val="00735106"/>
    <w:rsid w:val="00735FAC"/>
    <w:rsid w:val="00736083"/>
    <w:rsid w:val="0073729B"/>
    <w:rsid w:val="007372BF"/>
    <w:rsid w:val="00740934"/>
    <w:rsid w:val="00740FA0"/>
    <w:rsid w:val="00743586"/>
    <w:rsid w:val="00743984"/>
    <w:rsid w:val="007442D8"/>
    <w:rsid w:val="00744339"/>
    <w:rsid w:val="00744460"/>
    <w:rsid w:val="007460D7"/>
    <w:rsid w:val="00746132"/>
    <w:rsid w:val="00746A6E"/>
    <w:rsid w:val="00746B32"/>
    <w:rsid w:val="007515BC"/>
    <w:rsid w:val="00751D78"/>
    <w:rsid w:val="00753150"/>
    <w:rsid w:val="007540AD"/>
    <w:rsid w:val="00754726"/>
    <w:rsid w:val="00754C3A"/>
    <w:rsid w:val="007555D1"/>
    <w:rsid w:val="007563F2"/>
    <w:rsid w:val="00756BAF"/>
    <w:rsid w:val="00756D78"/>
    <w:rsid w:val="007602FD"/>
    <w:rsid w:val="00761133"/>
    <w:rsid w:val="00763E1E"/>
    <w:rsid w:val="007646B4"/>
    <w:rsid w:val="007669D3"/>
    <w:rsid w:val="00767547"/>
    <w:rsid w:val="00767DD8"/>
    <w:rsid w:val="00770790"/>
    <w:rsid w:val="00770831"/>
    <w:rsid w:val="007711AA"/>
    <w:rsid w:val="00775303"/>
    <w:rsid w:val="007756D7"/>
    <w:rsid w:val="00777D06"/>
    <w:rsid w:val="00780077"/>
    <w:rsid w:val="00782F23"/>
    <w:rsid w:val="00784003"/>
    <w:rsid w:val="007843C5"/>
    <w:rsid w:val="0078467A"/>
    <w:rsid w:val="00784EA5"/>
    <w:rsid w:val="0078746B"/>
    <w:rsid w:val="00790976"/>
    <w:rsid w:val="00791CA8"/>
    <w:rsid w:val="007920D4"/>
    <w:rsid w:val="00792303"/>
    <w:rsid w:val="0079420E"/>
    <w:rsid w:val="00795286"/>
    <w:rsid w:val="0079541B"/>
    <w:rsid w:val="00795914"/>
    <w:rsid w:val="00796202"/>
    <w:rsid w:val="00797039"/>
    <w:rsid w:val="00797189"/>
    <w:rsid w:val="00797247"/>
    <w:rsid w:val="007A1CF3"/>
    <w:rsid w:val="007A1DAE"/>
    <w:rsid w:val="007A2479"/>
    <w:rsid w:val="007A40E2"/>
    <w:rsid w:val="007A6BF7"/>
    <w:rsid w:val="007A6EB2"/>
    <w:rsid w:val="007A6FB7"/>
    <w:rsid w:val="007A739A"/>
    <w:rsid w:val="007A7F9E"/>
    <w:rsid w:val="007B04CE"/>
    <w:rsid w:val="007B0EBE"/>
    <w:rsid w:val="007B103B"/>
    <w:rsid w:val="007B1CB3"/>
    <w:rsid w:val="007B2ACC"/>
    <w:rsid w:val="007B56CE"/>
    <w:rsid w:val="007B5D61"/>
    <w:rsid w:val="007B6360"/>
    <w:rsid w:val="007B63AC"/>
    <w:rsid w:val="007B6468"/>
    <w:rsid w:val="007C23D9"/>
    <w:rsid w:val="007C23E6"/>
    <w:rsid w:val="007C34A0"/>
    <w:rsid w:val="007C400B"/>
    <w:rsid w:val="007C5BBE"/>
    <w:rsid w:val="007C78B2"/>
    <w:rsid w:val="007D488F"/>
    <w:rsid w:val="007D5047"/>
    <w:rsid w:val="007D7057"/>
    <w:rsid w:val="007D7780"/>
    <w:rsid w:val="007D7C8E"/>
    <w:rsid w:val="007E13A9"/>
    <w:rsid w:val="007E2EB6"/>
    <w:rsid w:val="007E3E5E"/>
    <w:rsid w:val="007E401E"/>
    <w:rsid w:val="007E6078"/>
    <w:rsid w:val="007E7A6B"/>
    <w:rsid w:val="007E7C4D"/>
    <w:rsid w:val="007F08D5"/>
    <w:rsid w:val="007F1945"/>
    <w:rsid w:val="007F2630"/>
    <w:rsid w:val="007F263E"/>
    <w:rsid w:val="007F322B"/>
    <w:rsid w:val="007F4522"/>
    <w:rsid w:val="007F4982"/>
    <w:rsid w:val="007F4BD0"/>
    <w:rsid w:val="007F568E"/>
    <w:rsid w:val="007F72D0"/>
    <w:rsid w:val="007F73A8"/>
    <w:rsid w:val="00800C66"/>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35BB"/>
    <w:rsid w:val="00823C3E"/>
    <w:rsid w:val="00825E2B"/>
    <w:rsid w:val="00826305"/>
    <w:rsid w:val="00826BE5"/>
    <w:rsid w:val="00827CC5"/>
    <w:rsid w:val="00830AB3"/>
    <w:rsid w:val="00830ABE"/>
    <w:rsid w:val="00834153"/>
    <w:rsid w:val="00834536"/>
    <w:rsid w:val="00835380"/>
    <w:rsid w:val="00836458"/>
    <w:rsid w:val="0083720E"/>
    <w:rsid w:val="0083730A"/>
    <w:rsid w:val="00837CDF"/>
    <w:rsid w:val="00840B62"/>
    <w:rsid w:val="00841D5A"/>
    <w:rsid w:val="0084248E"/>
    <w:rsid w:val="0084257A"/>
    <w:rsid w:val="00843810"/>
    <w:rsid w:val="008447E4"/>
    <w:rsid w:val="00845618"/>
    <w:rsid w:val="008465D7"/>
    <w:rsid w:val="00847ED5"/>
    <w:rsid w:val="008510C5"/>
    <w:rsid w:val="008523FD"/>
    <w:rsid w:val="00852503"/>
    <w:rsid w:val="008526B1"/>
    <w:rsid w:val="00852C01"/>
    <w:rsid w:val="008541C4"/>
    <w:rsid w:val="008550E2"/>
    <w:rsid w:val="0085612F"/>
    <w:rsid w:val="0085636E"/>
    <w:rsid w:val="00856A9F"/>
    <w:rsid w:val="00860FBC"/>
    <w:rsid w:val="0086248B"/>
    <w:rsid w:val="00862599"/>
    <w:rsid w:val="008627F5"/>
    <w:rsid w:val="00863B8C"/>
    <w:rsid w:val="00864720"/>
    <w:rsid w:val="00864BD1"/>
    <w:rsid w:val="00864D0D"/>
    <w:rsid w:val="00864D62"/>
    <w:rsid w:val="008669C8"/>
    <w:rsid w:val="008677D2"/>
    <w:rsid w:val="0087042A"/>
    <w:rsid w:val="0087145A"/>
    <w:rsid w:val="008717EA"/>
    <w:rsid w:val="0087192B"/>
    <w:rsid w:val="00873906"/>
    <w:rsid w:val="00874B3E"/>
    <w:rsid w:val="008765AC"/>
    <w:rsid w:val="008769AA"/>
    <w:rsid w:val="00876F25"/>
    <w:rsid w:val="008808DF"/>
    <w:rsid w:val="00881CEF"/>
    <w:rsid w:val="00882629"/>
    <w:rsid w:val="008835FB"/>
    <w:rsid w:val="00883624"/>
    <w:rsid w:val="00883FC7"/>
    <w:rsid w:val="008841E7"/>
    <w:rsid w:val="0088548A"/>
    <w:rsid w:val="008858E3"/>
    <w:rsid w:val="00887406"/>
    <w:rsid w:val="00887A31"/>
    <w:rsid w:val="008900C3"/>
    <w:rsid w:val="0089033C"/>
    <w:rsid w:val="0089147F"/>
    <w:rsid w:val="00891ABE"/>
    <w:rsid w:val="00891BF2"/>
    <w:rsid w:val="00891D31"/>
    <w:rsid w:val="00892522"/>
    <w:rsid w:val="00892B9F"/>
    <w:rsid w:val="00892C5B"/>
    <w:rsid w:val="0089363A"/>
    <w:rsid w:val="00893666"/>
    <w:rsid w:val="00893A29"/>
    <w:rsid w:val="00894227"/>
    <w:rsid w:val="00894552"/>
    <w:rsid w:val="00894A0A"/>
    <w:rsid w:val="00894A4F"/>
    <w:rsid w:val="0089542C"/>
    <w:rsid w:val="00895B2F"/>
    <w:rsid w:val="00895C49"/>
    <w:rsid w:val="008A09C8"/>
    <w:rsid w:val="008A0C8D"/>
    <w:rsid w:val="008A1578"/>
    <w:rsid w:val="008A1633"/>
    <w:rsid w:val="008A36D9"/>
    <w:rsid w:val="008A3719"/>
    <w:rsid w:val="008A39E3"/>
    <w:rsid w:val="008A47A0"/>
    <w:rsid w:val="008A4C24"/>
    <w:rsid w:val="008A505A"/>
    <w:rsid w:val="008A57E6"/>
    <w:rsid w:val="008A6DD4"/>
    <w:rsid w:val="008A7504"/>
    <w:rsid w:val="008A7807"/>
    <w:rsid w:val="008A7873"/>
    <w:rsid w:val="008B0E73"/>
    <w:rsid w:val="008B193A"/>
    <w:rsid w:val="008B222A"/>
    <w:rsid w:val="008B3D65"/>
    <w:rsid w:val="008B5765"/>
    <w:rsid w:val="008B673E"/>
    <w:rsid w:val="008C027D"/>
    <w:rsid w:val="008C2314"/>
    <w:rsid w:val="008C259A"/>
    <w:rsid w:val="008C2E6A"/>
    <w:rsid w:val="008C4230"/>
    <w:rsid w:val="008C58F1"/>
    <w:rsid w:val="008C7195"/>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456"/>
    <w:rsid w:val="008E5909"/>
    <w:rsid w:val="008E73D1"/>
    <w:rsid w:val="008E79D8"/>
    <w:rsid w:val="008F0A72"/>
    <w:rsid w:val="008F1019"/>
    <w:rsid w:val="008F103E"/>
    <w:rsid w:val="008F1235"/>
    <w:rsid w:val="008F1B58"/>
    <w:rsid w:val="008F1F62"/>
    <w:rsid w:val="008F2782"/>
    <w:rsid w:val="008F27B2"/>
    <w:rsid w:val="008F34A3"/>
    <w:rsid w:val="008F46DB"/>
    <w:rsid w:val="008F56B8"/>
    <w:rsid w:val="008F6C98"/>
    <w:rsid w:val="008F791B"/>
    <w:rsid w:val="008F7BE9"/>
    <w:rsid w:val="008F7E39"/>
    <w:rsid w:val="00900333"/>
    <w:rsid w:val="0090080D"/>
    <w:rsid w:val="009022E2"/>
    <w:rsid w:val="00902BF4"/>
    <w:rsid w:val="00903B0D"/>
    <w:rsid w:val="00904FB8"/>
    <w:rsid w:val="00906EAE"/>
    <w:rsid w:val="00907959"/>
    <w:rsid w:val="00907E8E"/>
    <w:rsid w:val="00910488"/>
    <w:rsid w:val="00910997"/>
    <w:rsid w:val="0091152D"/>
    <w:rsid w:val="009143E3"/>
    <w:rsid w:val="009144B0"/>
    <w:rsid w:val="00914A19"/>
    <w:rsid w:val="00916255"/>
    <w:rsid w:val="00916707"/>
    <w:rsid w:val="00916C63"/>
    <w:rsid w:val="00917758"/>
    <w:rsid w:val="009201DC"/>
    <w:rsid w:val="0092062A"/>
    <w:rsid w:val="00920BAA"/>
    <w:rsid w:val="009228D2"/>
    <w:rsid w:val="00922EFF"/>
    <w:rsid w:val="00924312"/>
    <w:rsid w:val="00924C71"/>
    <w:rsid w:val="00924E01"/>
    <w:rsid w:val="00925149"/>
    <w:rsid w:val="00926877"/>
    <w:rsid w:val="00926E2C"/>
    <w:rsid w:val="00927359"/>
    <w:rsid w:val="00927364"/>
    <w:rsid w:val="009278F3"/>
    <w:rsid w:val="00927A02"/>
    <w:rsid w:val="009307CF"/>
    <w:rsid w:val="0093143F"/>
    <w:rsid w:val="00932218"/>
    <w:rsid w:val="00932827"/>
    <w:rsid w:val="009330B4"/>
    <w:rsid w:val="00933332"/>
    <w:rsid w:val="009333C9"/>
    <w:rsid w:val="009349A7"/>
    <w:rsid w:val="00934F11"/>
    <w:rsid w:val="009353AE"/>
    <w:rsid w:val="0093587F"/>
    <w:rsid w:val="00935978"/>
    <w:rsid w:val="00936A42"/>
    <w:rsid w:val="0093772F"/>
    <w:rsid w:val="00940549"/>
    <w:rsid w:val="00941EC5"/>
    <w:rsid w:val="00942950"/>
    <w:rsid w:val="00944565"/>
    <w:rsid w:val="00944969"/>
    <w:rsid w:val="00944C83"/>
    <w:rsid w:val="009451AF"/>
    <w:rsid w:val="00946211"/>
    <w:rsid w:val="00947CDE"/>
    <w:rsid w:val="00950D3C"/>
    <w:rsid w:val="00951F74"/>
    <w:rsid w:val="0095355E"/>
    <w:rsid w:val="00953C46"/>
    <w:rsid w:val="00953DE7"/>
    <w:rsid w:val="009544EE"/>
    <w:rsid w:val="009546C7"/>
    <w:rsid w:val="0095499F"/>
    <w:rsid w:val="00954BAC"/>
    <w:rsid w:val="00955925"/>
    <w:rsid w:val="00955A41"/>
    <w:rsid w:val="00957866"/>
    <w:rsid w:val="00960676"/>
    <w:rsid w:val="00961FF8"/>
    <w:rsid w:val="009622FB"/>
    <w:rsid w:val="0096236F"/>
    <w:rsid w:val="009633A1"/>
    <w:rsid w:val="00965314"/>
    <w:rsid w:val="009664F6"/>
    <w:rsid w:val="00967470"/>
    <w:rsid w:val="009676EE"/>
    <w:rsid w:val="00970ADE"/>
    <w:rsid w:val="00971601"/>
    <w:rsid w:val="00971A4C"/>
    <w:rsid w:val="00972E29"/>
    <w:rsid w:val="009735C0"/>
    <w:rsid w:val="0097410A"/>
    <w:rsid w:val="00974A30"/>
    <w:rsid w:val="00975097"/>
    <w:rsid w:val="00975242"/>
    <w:rsid w:val="00975B31"/>
    <w:rsid w:val="00975C46"/>
    <w:rsid w:val="00976E29"/>
    <w:rsid w:val="00977CF8"/>
    <w:rsid w:val="009807C4"/>
    <w:rsid w:val="0098182A"/>
    <w:rsid w:val="009825F0"/>
    <w:rsid w:val="009836F4"/>
    <w:rsid w:val="00983B39"/>
    <w:rsid w:val="00983FC4"/>
    <w:rsid w:val="00984624"/>
    <w:rsid w:val="00984D41"/>
    <w:rsid w:val="00984D8B"/>
    <w:rsid w:val="00984DC2"/>
    <w:rsid w:val="00986614"/>
    <w:rsid w:val="009904AC"/>
    <w:rsid w:val="0099131C"/>
    <w:rsid w:val="0099158A"/>
    <w:rsid w:val="0099194A"/>
    <w:rsid w:val="0099217A"/>
    <w:rsid w:val="00992B78"/>
    <w:rsid w:val="0099309E"/>
    <w:rsid w:val="00994CF4"/>
    <w:rsid w:val="009957FD"/>
    <w:rsid w:val="00995A38"/>
    <w:rsid w:val="00995B95"/>
    <w:rsid w:val="0099671E"/>
    <w:rsid w:val="00996E50"/>
    <w:rsid w:val="00997F5B"/>
    <w:rsid w:val="009A23D1"/>
    <w:rsid w:val="009A2B0E"/>
    <w:rsid w:val="009A5320"/>
    <w:rsid w:val="009A62C4"/>
    <w:rsid w:val="009A7ECA"/>
    <w:rsid w:val="009AADE3"/>
    <w:rsid w:val="009B1DF5"/>
    <w:rsid w:val="009B2ACF"/>
    <w:rsid w:val="009B2E59"/>
    <w:rsid w:val="009B56F3"/>
    <w:rsid w:val="009B59D8"/>
    <w:rsid w:val="009B5F20"/>
    <w:rsid w:val="009B7823"/>
    <w:rsid w:val="009B7CE3"/>
    <w:rsid w:val="009C05E8"/>
    <w:rsid w:val="009C07AE"/>
    <w:rsid w:val="009C137F"/>
    <w:rsid w:val="009C1921"/>
    <w:rsid w:val="009C2637"/>
    <w:rsid w:val="009C3903"/>
    <w:rsid w:val="009C3BC9"/>
    <w:rsid w:val="009C536B"/>
    <w:rsid w:val="009C552E"/>
    <w:rsid w:val="009C5850"/>
    <w:rsid w:val="009C6077"/>
    <w:rsid w:val="009D0720"/>
    <w:rsid w:val="009D0D99"/>
    <w:rsid w:val="009D0D9F"/>
    <w:rsid w:val="009D0DAC"/>
    <w:rsid w:val="009D13CA"/>
    <w:rsid w:val="009D1954"/>
    <w:rsid w:val="009D1F8B"/>
    <w:rsid w:val="009D2C21"/>
    <w:rsid w:val="009D4611"/>
    <w:rsid w:val="009D4ABD"/>
    <w:rsid w:val="009D5817"/>
    <w:rsid w:val="009D60F5"/>
    <w:rsid w:val="009D7B54"/>
    <w:rsid w:val="009E0584"/>
    <w:rsid w:val="009E1627"/>
    <w:rsid w:val="009E26F6"/>
    <w:rsid w:val="009E2EA9"/>
    <w:rsid w:val="009E30B7"/>
    <w:rsid w:val="009E3BE9"/>
    <w:rsid w:val="009E462D"/>
    <w:rsid w:val="009E57FE"/>
    <w:rsid w:val="009E61A3"/>
    <w:rsid w:val="009E6D0D"/>
    <w:rsid w:val="009E6F5B"/>
    <w:rsid w:val="009E7039"/>
    <w:rsid w:val="009F0D27"/>
    <w:rsid w:val="009F1DF8"/>
    <w:rsid w:val="009F2D63"/>
    <w:rsid w:val="009F3C0A"/>
    <w:rsid w:val="009F4D16"/>
    <w:rsid w:val="009F4EE1"/>
    <w:rsid w:val="009F4F2A"/>
    <w:rsid w:val="009F788F"/>
    <w:rsid w:val="00A006EF"/>
    <w:rsid w:val="00A01A86"/>
    <w:rsid w:val="00A020CA"/>
    <w:rsid w:val="00A022DB"/>
    <w:rsid w:val="00A02303"/>
    <w:rsid w:val="00A023F1"/>
    <w:rsid w:val="00A0314A"/>
    <w:rsid w:val="00A03624"/>
    <w:rsid w:val="00A0376A"/>
    <w:rsid w:val="00A0462F"/>
    <w:rsid w:val="00A0478B"/>
    <w:rsid w:val="00A061EC"/>
    <w:rsid w:val="00A06292"/>
    <w:rsid w:val="00A067F8"/>
    <w:rsid w:val="00A10B35"/>
    <w:rsid w:val="00A10F73"/>
    <w:rsid w:val="00A11A67"/>
    <w:rsid w:val="00A14E0C"/>
    <w:rsid w:val="00A1590E"/>
    <w:rsid w:val="00A161EA"/>
    <w:rsid w:val="00A16B1D"/>
    <w:rsid w:val="00A21AE7"/>
    <w:rsid w:val="00A22D95"/>
    <w:rsid w:val="00A2460F"/>
    <w:rsid w:val="00A252E0"/>
    <w:rsid w:val="00A26C99"/>
    <w:rsid w:val="00A26F2A"/>
    <w:rsid w:val="00A27C7D"/>
    <w:rsid w:val="00A30FB5"/>
    <w:rsid w:val="00A324C2"/>
    <w:rsid w:val="00A32FA4"/>
    <w:rsid w:val="00A3317B"/>
    <w:rsid w:val="00A35942"/>
    <w:rsid w:val="00A35CD6"/>
    <w:rsid w:val="00A36292"/>
    <w:rsid w:val="00A3CCC7"/>
    <w:rsid w:val="00A40754"/>
    <w:rsid w:val="00A40A57"/>
    <w:rsid w:val="00A412B6"/>
    <w:rsid w:val="00A42278"/>
    <w:rsid w:val="00A4287B"/>
    <w:rsid w:val="00A4309E"/>
    <w:rsid w:val="00A435DA"/>
    <w:rsid w:val="00A43CD3"/>
    <w:rsid w:val="00A45B8E"/>
    <w:rsid w:val="00A46CEC"/>
    <w:rsid w:val="00A476C6"/>
    <w:rsid w:val="00A47DB8"/>
    <w:rsid w:val="00A506D9"/>
    <w:rsid w:val="00A50D1D"/>
    <w:rsid w:val="00A52E63"/>
    <w:rsid w:val="00A55D19"/>
    <w:rsid w:val="00A5621A"/>
    <w:rsid w:val="00A57A5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0A7E"/>
    <w:rsid w:val="00A8149E"/>
    <w:rsid w:val="00A824D3"/>
    <w:rsid w:val="00A8276D"/>
    <w:rsid w:val="00A82A4B"/>
    <w:rsid w:val="00A84E22"/>
    <w:rsid w:val="00A84F02"/>
    <w:rsid w:val="00A855AB"/>
    <w:rsid w:val="00A864BF"/>
    <w:rsid w:val="00A86E4A"/>
    <w:rsid w:val="00A91193"/>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5322"/>
    <w:rsid w:val="00AA5A4D"/>
    <w:rsid w:val="00AA6137"/>
    <w:rsid w:val="00AA6DEC"/>
    <w:rsid w:val="00AB1A94"/>
    <w:rsid w:val="00AB23F8"/>
    <w:rsid w:val="00AB32B4"/>
    <w:rsid w:val="00AB3623"/>
    <w:rsid w:val="00AB42E8"/>
    <w:rsid w:val="00AB5762"/>
    <w:rsid w:val="00AB797E"/>
    <w:rsid w:val="00AC104F"/>
    <w:rsid w:val="00AC1D75"/>
    <w:rsid w:val="00AC2094"/>
    <w:rsid w:val="00AC3C0F"/>
    <w:rsid w:val="00AC3D9A"/>
    <w:rsid w:val="00AC552A"/>
    <w:rsid w:val="00AC6183"/>
    <w:rsid w:val="00AC6A1B"/>
    <w:rsid w:val="00AC6DF0"/>
    <w:rsid w:val="00AC73E7"/>
    <w:rsid w:val="00AD0A68"/>
    <w:rsid w:val="00AD2392"/>
    <w:rsid w:val="00AD2944"/>
    <w:rsid w:val="00AD2C64"/>
    <w:rsid w:val="00AD3A3D"/>
    <w:rsid w:val="00AD3B9D"/>
    <w:rsid w:val="00AD3EB0"/>
    <w:rsid w:val="00AD5451"/>
    <w:rsid w:val="00AD6614"/>
    <w:rsid w:val="00AD68F0"/>
    <w:rsid w:val="00AD6F43"/>
    <w:rsid w:val="00AE5315"/>
    <w:rsid w:val="00AE53FA"/>
    <w:rsid w:val="00AE5F9A"/>
    <w:rsid w:val="00AE7002"/>
    <w:rsid w:val="00AE7040"/>
    <w:rsid w:val="00AE76DD"/>
    <w:rsid w:val="00AF06FF"/>
    <w:rsid w:val="00AF1C7B"/>
    <w:rsid w:val="00AF1F0B"/>
    <w:rsid w:val="00AF50A2"/>
    <w:rsid w:val="00AF5577"/>
    <w:rsid w:val="00AF59A6"/>
    <w:rsid w:val="00AF59FE"/>
    <w:rsid w:val="00AF664B"/>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9B3"/>
    <w:rsid w:val="00B21DEE"/>
    <w:rsid w:val="00B22086"/>
    <w:rsid w:val="00B22567"/>
    <w:rsid w:val="00B22E71"/>
    <w:rsid w:val="00B25563"/>
    <w:rsid w:val="00B257E7"/>
    <w:rsid w:val="00B25EB9"/>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3D9C"/>
    <w:rsid w:val="00B5524A"/>
    <w:rsid w:val="00B552D5"/>
    <w:rsid w:val="00B55BEC"/>
    <w:rsid w:val="00B55F45"/>
    <w:rsid w:val="00B5649F"/>
    <w:rsid w:val="00B60418"/>
    <w:rsid w:val="00B61268"/>
    <w:rsid w:val="00B61422"/>
    <w:rsid w:val="00B61FA5"/>
    <w:rsid w:val="00B622C8"/>
    <w:rsid w:val="00B62D6E"/>
    <w:rsid w:val="00B63146"/>
    <w:rsid w:val="00B63646"/>
    <w:rsid w:val="00B642C5"/>
    <w:rsid w:val="00B64B2E"/>
    <w:rsid w:val="00B650C6"/>
    <w:rsid w:val="00B653C4"/>
    <w:rsid w:val="00B65D80"/>
    <w:rsid w:val="00B66700"/>
    <w:rsid w:val="00B668B6"/>
    <w:rsid w:val="00B66CB9"/>
    <w:rsid w:val="00B70333"/>
    <w:rsid w:val="00B7040D"/>
    <w:rsid w:val="00B705FC"/>
    <w:rsid w:val="00B70F93"/>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543"/>
    <w:rsid w:val="00B857DB"/>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4A44"/>
    <w:rsid w:val="00BA4FD1"/>
    <w:rsid w:val="00BA6B44"/>
    <w:rsid w:val="00BA7774"/>
    <w:rsid w:val="00BA784A"/>
    <w:rsid w:val="00BB1959"/>
    <w:rsid w:val="00BB19B5"/>
    <w:rsid w:val="00BB1F65"/>
    <w:rsid w:val="00BB2115"/>
    <w:rsid w:val="00BB3412"/>
    <w:rsid w:val="00BB42F2"/>
    <w:rsid w:val="00BB60C1"/>
    <w:rsid w:val="00BC01CE"/>
    <w:rsid w:val="00BC06C3"/>
    <w:rsid w:val="00BC1592"/>
    <w:rsid w:val="00BC1687"/>
    <w:rsid w:val="00BC1BC6"/>
    <w:rsid w:val="00BC2686"/>
    <w:rsid w:val="00BC579A"/>
    <w:rsid w:val="00BC5971"/>
    <w:rsid w:val="00BC77F9"/>
    <w:rsid w:val="00BD075A"/>
    <w:rsid w:val="00BD10A0"/>
    <w:rsid w:val="00BD1475"/>
    <w:rsid w:val="00BD276E"/>
    <w:rsid w:val="00BD545B"/>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E759E"/>
    <w:rsid w:val="00BF0F17"/>
    <w:rsid w:val="00BF1499"/>
    <w:rsid w:val="00BF151C"/>
    <w:rsid w:val="00BF1B2D"/>
    <w:rsid w:val="00BF1E05"/>
    <w:rsid w:val="00BF2173"/>
    <w:rsid w:val="00BF2B38"/>
    <w:rsid w:val="00BF43A1"/>
    <w:rsid w:val="00BF59D0"/>
    <w:rsid w:val="00BF5B20"/>
    <w:rsid w:val="00BF62E1"/>
    <w:rsid w:val="00BF67C1"/>
    <w:rsid w:val="00BF758C"/>
    <w:rsid w:val="00BF7B19"/>
    <w:rsid w:val="00BF7E8C"/>
    <w:rsid w:val="00C0118D"/>
    <w:rsid w:val="00C01A6A"/>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5AFF"/>
    <w:rsid w:val="00C36320"/>
    <w:rsid w:val="00C369E5"/>
    <w:rsid w:val="00C36E76"/>
    <w:rsid w:val="00C3709C"/>
    <w:rsid w:val="00C42340"/>
    <w:rsid w:val="00C43485"/>
    <w:rsid w:val="00C4408F"/>
    <w:rsid w:val="00C45B7C"/>
    <w:rsid w:val="00C45E3B"/>
    <w:rsid w:val="00C469C2"/>
    <w:rsid w:val="00C47545"/>
    <w:rsid w:val="00C47EDB"/>
    <w:rsid w:val="00C50895"/>
    <w:rsid w:val="00C51545"/>
    <w:rsid w:val="00C52A70"/>
    <w:rsid w:val="00C543A3"/>
    <w:rsid w:val="00C5566D"/>
    <w:rsid w:val="00C5689D"/>
    <w:rsid w:val="00C56BE7"/>
    <w:rsid w:val="00C57397"/>
    <w:rsid w:val="00C5742F"/>
    <w:rsid w:val="00C6128D"/>
    <w:rsid w:val="00C63019"/>
    <w:rsid w:val="00C6362D"/>
    <w:rsid w:val="00C637D3"/>
    <w:rsid w:val="00C63D38"/>
    <w:rsid w:val="00C63FDD"/>
    <w:rsid w:val="00C648BF"/>
    <w:rsid w:val="00C6583B"/>
    <w:rsid w:val="00C65C02"/>
    <w:rsid w:val="00C65E6F"/>
    <w:rsid w:val="00C711CC"/>
    <w:rsid w:val="00C72372"/>
    <w:rsid w:val="00C72F43"/>
    <w:rsid w:val="00C738C0"/>
    <w:rsid w:val="00C747BF"/>
    <w:rsid w:val="00C750E3"/>
    <w:rsid w:val="00C75358"/>
    <w:rsid w:val="00C75811"/>
    <w:rsid w:val="00C75E3B"/>
    <w:rsid w:val="00C7603B"/>
    <w:rsid w:val="00C777A5"/>
    <w:rsid w:val="00C80F2F"/>
    <w:rsid w:val="00C80F79"/>
    <w:rsid w:val="00C82776"/>
    <w:rsid w:val="00C82D23"/>
    <w:rsid w:val="00C84680"/>
    <w:rsid w:val="00C846BC"/>
    <w:rsid w:val="00C8526A"/>
    <w:rsid w:val="00C861DA"/>
    <w:rsid w:val="00C86AFB"/>
    <w:rsid w:val="00C86B55"/>
    <w:rsid w:val="00C87D66"/>
    <w:rsid w:val="00C9072C"/>
    <w:rsid w:val="00C939FC"/>
    <w:rsid w:val="00C94B5F"/>
    <w:rsid w:val="00C979E3"/>
    <w:rsid w:val="00C97BF3"/>
    <w:rsid w:val="00CA0980"/>
    <w:rsid w:val="00CA255D"/>
    <w:rsid w:val="00CA2801"/>
    <w:rsid w:val="00CA2A1B"/>
    <w:rsid w:val="00CA3071"/>
    <w:rsid w:val="00CA43E2"/>
    <w:rsid w:val="00CA687E"/>
    <w:rsid w:val="00CA6BD9"/>
    <w:rsid w:val="00CB1428"/>
    <w:rsid w:val="00CB1576"/>
    <w:rsid w:val="00CB2020"/>
    <w:rsid w:val="00CB2CBA"/>
    <w:rsid w:val="00CB3EA2"/>
    <w:rsid w:val="00CB4597"/>
    <w:rsid w:val="00CB4E22"/>
    <w:rsid w:val="00CB5076"/>
    <w:rsid w:val="00CB5BB7"/>
    <w:rsid w:val="00CB7271"/>
    <w:rsid w:val="00CC0474"/>
    <w:rsid w:val="00CC215D"/>
    <w:rsid w:val="00CC28B1"/>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1C44"/>
    <w:rsid w:val="00CF2613"/>
    <w:rsid w:val="00CF2835"/>
    <w:rsid w:val="00CF3C45"/>
    <w:rsid w:val="00CF3F24"/>
    <w:rsid w:val="00CF50EB"/>
    <w:rsid w:val="00CF63D3"/>
    <w:rsid w:val="00CF7E49"/>
    <w:rsid w:val="00D000C1"/>
    <w:rsid w:val="00D01363"/>
    <w:rsid w:val="00D01E79"/>
    <w:rsid w:val="00D02E6F"/>
    <w:rsid w:val="00D02FEC"/>
    <w:rsid w:val="00D045A9"/>
    <w:rsid w:val="00D06733"/>
    <w:rsid w:val="00D0691C"/>
    <w:rsid w:val="00D06C8A"/>
    <w:rsid w:val="00D07293"/>
    <w:rsid w:val="00D072D1"/>
    <w:rsid w:val="00D07363"/>
    <w:rsid w:val="00D0739A"/>
    <w:rsid w:val="00D07578"/>
    <w:rsid w:val="00D106F0"/>
    <w:rsid w:val="00D10B6F"/>
    <w:rsid w:val="00D10B84"/>
    <w:rsid w:val="00D11949"/>
    <w:rsid w:val="00D124C1"/>
    <w:rsid w:val="00D12F25"/>
    <w:rsid w:val="00D13245"/>
    <w:rsid w:val="00D137D3"/>
    <w:rsid w:val="00D147F8"/>
    <w:rsid w:val="00D169AF"/>
    <w:rsid w:val="00D16AA7"/>
    <w:rsid w:val="00D16FD9"/>
    <w:rsid w:val="00D17C71"/>
    <w:rsid w:val="00D20926"/>
    <w:rsid w:val="00D240AB"/>
    <w:rsid w:val="00D240C6"/>
    <w:rsid w:val="00D2430F"/>
    <w:rsid w:val="00D2533C"/>
    <w:rsid w:val="00D25598"/>
    <w:rsid w:val="00D25F34"/>
    <w:rsid w:val="00D26CF0"/>
    <w:rsid w:val="00D26E46"/>
    <w:rsid w:val="00D300C8"/>
    <w:rsid w:val="00D31A26"/>
    <w:rsid w:val="00D33783"/>
    <w:rsid w:val="00D34661"/>
    <w:rsid w:val="00D35B5B"/>
    <w:rsid w:val="00D35C9D"/>
    <w:rsid w:val="00D36A3C"/>
    <w:rsid w:val="00D36E18"/>
    <w:rsid w:val="00D371AC"/>
    <w:rsid w:val="00D376ED"/>
    <w:rsid w:val="00D37EEA"/>
    <w:rsid w:val="00D40DA6"/>
    <w:rsid w:val="00D422ED"/>
    <w:rsid w:val="00D43528"/>
    <w:rsid w:val="00D447BC"/>
    <w:rsid w:val="00D449C9"/>
    <w:rsid w:val="00D4593A"/>
    <w:rsid w:val="00D45B2F"/>
    <w:rsid w:val="00D45DF9"/>
    <w:rsid w:val="00D462C8"/>
    <w:rsid w:val="00D473E6"/>
    <w:rsid w:val="00D50BE5"/>
    <w:rsid w:val="00D51411"/>
    <w:rsid w:val="00D514E1"/>
    <w:rsid w:val="00D519B8"/>
    <w:rsid w:val="00D523BA"/>
    <w:rsid w:val="00D529E6"/>
    <w:rsid w:val="00D52FFE"/>
    <w:rsid w:val="00D531A9"/>
    <w:rsid w:val="00D53972"/>
    <w:rsid w:val="00D5470F"/>
    <w:rsid w:val="00D568B3"/>
    <w:rsid w:val="00D56A17"/>
    <w:rsid w:val="00D56E1A"/>
    <w:rsid w:val="00D61C66"/>
    <w:rsid w:val="00D61E30"/>
    <w:rsid w:val="00D62186"/>
    <w:rsid w:val="00D62323"/>
    <w:rsid w:val="00D62BA4"/>
    <w:rsid w:val="00D65868"/>
    <w:rsid w:val="00D65A48"/>
    <w:rsid w:val="00D66EFE"/>
    <w:rsid w:val="00D71DA6"/>
    <w:rsid w:val="00D71DF0"/>
    <w:rsid w:val="00D72474"/>
    <w:rsid w:val="00D7290C"/>
    <w:rsid w:val="00D73CD7"/>
    <w:rsid w:val="00D74890"/>
    <w:rsid w:val="00D74920"/>
    <w:rsid w:val="00D74A7C"/>
    <w:rsid w:val="00D753C1"/>
    <w:rsid w:val="00D76ACC"/>
    <w:rsid w:val="00D777FF"/>
    <w:rsid w:val="00D8180C"/>
    <w:rsid w:val="00D83059"/>
    <w:rsid w:val="00D84088"/>
    <w:rsid w:val="00D84525"/>
    <w:rsid w:val="00D84DA0"/>
    <w:rsid w:val="00D85508"/>
    <w:rsid w:val="00D8632F"/>
    <w:rsid w:val="00D86763"/>
    <w:rsid w:val="00D876BB"/>
    <w:rsid w:val="00D877CC"/>
    <w:rsid w:val="00D87CED"/>
    <w:rsid w:val="00D945E5"/>
    <w:rsid w:val="00D94AAD"/>
    <w:rsid w:val="00D95867"/>
    <w:rsid w:val="00D97115"/>
    <w:rsid w:val="00DA0124"/>
    <w:rsid w:val="00DA01F1"/>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3D4"/>
    <w:rsid w:val="00DB6464"/>
    <w:rsid w:val="00DB6650"/>
    <w:rsid w:val="00DC335E"/>
    <w:rsid w:val="00DC6189"/>
    <w:rsid w:val="00DC6510"/>
    <w:rsid w:val="00DC7110"/>
    <w:rsid w:val="00DC7280"/>
    <w:rsid w:val="00DC7315"/>
    <w:rsid w:val="00DD0B2E"/>
    <w:rsid w:val="00DD181F"/>
    <w:rsid w:val="00DD2532"/>
    <w:rsid w:val="00DD4484"/>
    <w:rsid w:val="00DD476F"/>
    <w:rsid w:val="00DD559C"/>
    <w:rsid w:val="00DD7031"/>
    <w:rsid w:val="00DE0B6E"/>
    <w:rsid w:val="00DE2241"/>
    <w:rsid w:val="00DE2953"/>
    <w:rsid w:val="00DE35E4"/>
    <w:rsid w:val="00DE6487"/>
    <w:rsid w:val="00DE798C"/>
    <w:rsid w:val="00DF0D57"/>
    <w:rsid w:val="00DF0F7D"/>
    <w:rsid w:val="00DF10D6"/>
    <w:rsid w:val="00DF1163"/>
    <w:rsid w:val="00DF18BB"/>
    <w:rsid w:val="00DF2E57"/>
    <w:rsid w:val="00DF487A"/>
    <w:rsid w:val="00DF59C5"/>
    <w:rsid w:val="00DF5A51"/>
    <w:rsid w:val="00DF73C0"/>
    <w:rsid w:val="00DF7845"/>
    <w:rsid w:val="00DF7B69"/>
    <w:rsid w:val="00E01D1F"/>
    <w:rsid w:val="00E01D73"/>
    <w:rsid w:val="00E02376"/>
    <w:rsid w:val="00E03687"/>
    <w:rsid w:val="00E04120"/>
    <w:rsid w:val="00E047A9"/>
    <w:rsid w:val="00E04876"/>
    <w:rsid w:val="00E053A9"/>
    <w:rsid w:val="00E06965"/>
    <w:rsid w:val="00E06FE0"/>
    <w:rsid w:val="00E075D6"/>
    <w:rsid w:val="00E07E2C"/>
    <w:rsid w:val="00E1072A"/>
    <w:rsid w:val="00E10BB7"/>
    <w:rsid w:val="00E136B6"/>
    <w:rsid w:val="00E13B77"/>
    <w:rsid w:val="00E15B8C"/>
    <w:rsid w:val="00E17DEB"/>
    <w:rsid w:val="00E2031B"/>
    <w:rsid w:val="00E21121"/>
    <w:rsid w:val="00E21509"/>
    <w:rsid w:val="00E21705"/>
    <w:rsid w:val="00E21986"/>
    <w:rsid w:val="00E23470"/>
    <w:rsid w:val="00E234A0"/>
    <w:rsid w:val="00E244C3"/>
    <w:rsid w:val="00E24894"/>
    <w:rsid w:val="00E24BD9"/>
    <w:rsid w:val="00E24EB6"/>
    <w:rsid w:val="00E261AB"/>
    <w:rsid w:val="00E2728D"/>
    <w:rsid w:val="00E27CF3"/>
    <w:rsid w:val="00E30802"/>
    <w:rsid w:val="00E30B2A"/>
    <w:rsid w:val="00E311CF"/>
    <w:rsid w:val="00E31F63"/>
    <w:rsid w:val="00E32D32"/>
    <w:rsid w:val="00E3316C"/>
    <w:rsid w:val="00E3321C"/>
    <w:rsid w:val="00E3421D"/>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BFE"/>
    <w:rsid w:val="00E54C5E"/>
    <w:rsid w:val="00E554C5"/>
    <w:rsid w:val="00E57858"/>
    <w:rsid w:val="00E57998"/>
    <w:rsid w:val="00E57D9D"/>
    <w:rsid w:val="00E600C5"/>
    <w:rsid w:val="00E604B3"/>
    <w:rsid w:val="00E60E3A"/>
    <w:rsid w:val="00E61E8A"/>
    <w:rsid w:val="00E620E3"/>
    <w:rsid w:val="00E63426"/>
    <w:rsid w:val="00E63C3C"/>
    <w:rsid w:val="00E64237"/>
    <w:rsid w:val="00E64624"/>
    <w:rsid w:val="00E649B3"/>
    <w:rsid w:val="00E64BB4"/>
    <w:rsid w:val="00E65C48"/>
    <w:rsid w:val="00E66AA6"/>
    <w:rsid w:val="00E70125"/>
    <w:rsid w:val="00E709E6"/>
    <w:rsid w:val="00E7387E"/>
    <w:rsid w:val="00E738E8"/>
    <w:rsid w:val="00E73C8C"/>
    <w:rsid w:val="00E73E5E"/>
    <w:rsid w:val="00E73E6D"/>
    <w:rsid w:val="00E74455"/>
    <w:rsid w:val="00E745D9"/>
    <w:rsid w:val="00E7595D"/>
    <w:rsid w:val="00E763F3"/>
    <w:rsid w:val="00E775C4"/>
    <w:rsid w:val="00E77984"/>
    <w:rsid w:val="00E77C1D"/>
    <w:rsid w:val="00E80157"/>
    <w:rsid w:val="00E81299"/>
    <w:rsid w:val="00E8183E"/>
    <w:rsid w:val="00E82283"/>
    <w:rsid w:val="00E834A4"/>
    <w:rsid w:val="00E83919"/>
    <w:rsid w:val="00E840F1"/>
    <w:rsid w:val="00E841E9"/>
    <w:rsid w:val="00E8437A"/>
    <w:rsid w:val="00E84D84"/>
    <w:rsid w:val="00E86674"/>
    <w:rsid w:val="00E866C8"/>
    <w:rsid w:val="00E86860"/>
    <w:rsid w:val="00E87403"/>
    <w:rsid w:val="00E876CD"/>
    <w:rsid w:val="00E90882"/>
    <w:rsid w:val="00E90923"/>
    <w:rsid w:val="00E91FBD"/>
    <w:rsid w:val="00E9238C"/>
    <w:rsid w:val="00E9241E"/>
    <w:rsid w:val="00E92DC6"/>
    <w:rsid w:val="00E93740"/>
    <w:rsid w:val="00E938E0"/>
    <w:rsid w:val="00E94159"/>
    <w:rsid w:val="00E947DA"/>
    <w:rsid w:val="00E94F3F"/>
    <w:rsid w:val="00EA626C"/>
    <w:rsid w:val="00EA6EE1"/>
    <w:rsid w:val="00EB0125"/>
    <w:rsid w:val="00EB2F0C"/>
    <w:rsid w:val="00EB37B3"/>
    <w:rsid w:val="00EB4DA7"/>
    <w:rsid w:val="00EB54E1"/>
    <w:rsid w:val="00EB596E"/>
    <w:rsid w:val="00EB637A"/>
    <w:rsid w:val="00EC00D3"/>
    <w:rsid w:val="00EC0D5A"/>
    <w:rsid w:val="00EC0DB4"/>
    <w:rsid w:val="00EC113F"/>
    <w:rsid w:val="00EC2BAB"/>
    <w:rsid w:val="00EC2C9F"/>
    <w:rsid w:val="00EC300B"/>
    <w:rsid w:val="00EC3FB4"/>
    <w:rsid w:val="00EC464F"/>
    <w:rsid w:val="00EC4A23"/>
    <w:rsid w:val="00EC5545"/>
    <w:rsid w:val="00EC5F4D"/>
    <w:rsid w:val="00EC5F83"/>
    <w:rsid w:val="00EC63AB"/>
    <w:rsid w:val="00EC6F59"/>
    <w:rsid w:val="00EC7A8E"/>
    <w:rsid w:val="00ED19B6"/>
    <w:rsid w:val="00ED268E"/>
    <w:rsid w:val="00ED30A3"/>
    <w:rsid w:val="00ED32CE"/>
    <w:rsid w:val="00ED444A"/>
    <w:rsid w:val="00ED696D"/>
    <w:rsid w:val="00ED6F9B"/>
    <w:rsid w:val="00ED702E"/>
    <w:rsid w:val="00ED7FA2"/>
    <w:rsid w:val="00EE06E4"/>
    <w:rsid w:val="00EE0FE6"/>
    <w:rsid w:val="00EE1103"/>
    <w:rsid w:val="00EE2B5D"/>
    <w:rsid w:val="00EE4398"/>
    <w:rsid w:val="00EE5E85"/>
    <w:rsid w:val="00EE67AB"/>
    <w:rsid w:val="00EF07C7"/>
    <w:rsid w:val="00EF1012"/>
    <w:rsid w:val="00EF1C7B"/>
    <w:rsid w:val="00EF2DD2"/>
    <w:rsid w:val="00EF3B3D"/>
    <w:rsid w:val="00EF3CE0"/>
    <w:rsid w:val="00EF3DF1"/>
    <w:rsid w:val="00EF5156"/>
    <w:rsid w:val="00EF7CFA"/>
    <w:rsid w:val="00EF7F66"/>
    <w:rsid w:val="00F00AAD"/>
    <w:rsid w:val="00F01D9D"/>
    <w:rsid w:val="00F01DB5"/>
    <w:rsid w:val="00F035A2"/>
    <w:rsid w:val="00F04A42"/>
    <w:rsid w:val="00F055D7"/>
    <w:rsid w:val="00F056AC"/>
    <w:rsid w:val="00F058BB"/>
    <w:rsid w:val="00F06780"/>
    <w:rsid w:val="00F108EA"/>
    <w:rsid w:val="00F10A8B"/>
    <w:rsid w:val="00F11406"/>
    <w:rsid w:val="00F11CB4"/>
    <w:rsid w:val="00F125A0"/>
    <w:rsid w:val="00F13855"/>
    <w:rsid w:val="00F13B87"/>
    <w:rsid w:val="00F141CE"/>
    <w:rsid w:val="00F149CC"/>
    <w:rsid w:val="00F14AC0"/>
    <w:rsid w:val="00F16917"/>
    <w:rsid w:val="00F16EAB"/>
    <w:rsid w:val="00F21B86"/>
    <w:rsid w:val="00F226EA"/>
    <w:rsid w:val="00F22CC1"/>
    <w:rsid w:val="00F22E04"/>
    <w:rsid w:val="00F238C7"/>
    <w:rsid w:val="00F23C67"/>
    <w:rsid w:val="00F251ED"/>
    <w:rsid w:val="00F272FD"/>
    <w:rsid w:val="00F277FB"/>
    <w:rsid w:val="00F312C5"/>
    <w:rsid w:val="00F316BD"/>
    <w:rsid w:val="00F32E37"/>
    <w:rsid w:val="00F33B6A"/>
    <w:rsid w:val="00F350FB"/>
    <w:rsid w:val="00F35136"/>
    <w:rsid w:val="00F37810"/>
    <w:rsid w:val="00F37BC9"/>
    <w:rsid w:val="00F37F0A"/>
    <w:rsid w:val="00F42E12"/>
    <w:rsid w:val="00F43902"/>
    <w:rsid w:val="00F44ECA"/>
    <w:rsid w:val="00F46192"/>
    <w:rsid w:val="00F46D95"/>
    <w:rsid w:val="00F46F18"/>
    <w:rsid w:val="00F47796"/>
    <w:rsid w:val="00F50207"/>
    <w:rsid w:val="00F503BC"/>
    <w:rsid w:val="00F5136D"/>
    <w:rsid w:val="00F5150C"/>
    <w:rsid w:val="00F51656"/>
    <w:rsid w:val="00F5395B"/>
    <w:rsid w:val="00F53A1A"/>
    <w:rsid w:val="00F5509E"/>
    <w:rsid w:val="00F562E5"/>
    <w:rsid w:val="00F56D52"/>
    <w:rsid w:val="00F57E0C"/>
    <w:rsid w:val="00F6009D"/>
    <w:rsid w:val="00F6025E"/>
    <w:rsid w:val="00F61AF2"/>
    <w:rsid w:val="00F6218A"/>
    <w:rsid w:val="00F62B6F"/>
    <w:rsid w:val="00F62D5F"/>
    <w:rsid w:val="00F63BBD"/>
    <w:rsid w:val="00F64FB0"/>
    <w:rsid w:val="00F65F78"/>
    <w:rsid w:val="00F66A64"/>
    <w:rsid w:val="00F67650"/>
    <w:rsid w:val="00F67D59"/>
    <w:rsid w:val="00F70E4F"/>
    <w:rsid w:val="00F7392F"/>
    <w:rsid w:val="00F739AC"/>
    <w:rsid w:val="00F73DD7"/>
    <w:rsid w:val="00F75560"/>
    <w:rsid w:val="00F7606A"/>
    <w:rsid w:val="00F76AC2"/>
    <w:rsid w:val="00F76C53"/>
    <w:rsid w:val="00F8001F"/>
    <w:rsid w:val="00F804C8"/>
    <w:rsid w:val="00F8059D"/>
    <w:rsid w:val="00F816BF"/>
    <w:rsid w:val="00F82019"/>
    <w:rsid w:val="00F82262"/>
    <w:rsid w:val="00F82991"/>
    <w:rsid w:val="00F84945"/>
    <w:rsid w:val="00F856DE"/>
    <w:rsid w:val="00F86091"/>
    <w:rsid w:val="00F8646A"/>
    <w:rsid w:val="00F86C25"/>
    <w:rsid w:val="00F87B67"/>
    <w:rsid w:val="00F91477"/>
    <w:rsid w:val="00F9178B"/>
    <w:rsid w:val="00F92621"/>
    <w:rsid w:val="00F93069"/>
    <w:rsid w:val="00F93637"/>
    <w:rsid w:val="00F936BA"/>
    <w:rsid w:val="00F9449E"/>
    <w:rsid w:val="00F949BD"/>
    <w:rsid w:val="00F95989"/>
    <w:rsid w:val="00F96897"/>
    <w:rsid w:val="00F97FD1"/>
    <w:rsid w:val="00FA104F"/>
    <w:rsid w:val="00FA1245"/>
    <w:rsid w:val="00FA1846"/>
    <w:rsid w:val="00FA19CD"/>
    <w:rsid w:val="00FA2065"/>
    <w:rsid w:val="00FA29A5"/>
    <w:rsid w:val="00FA3E24"/>
    <w:rsid w:val="00FA4B52"/>
    <w:rsid w:val="00FA53DF"/>
    <w:rsid w:val="00FA636D"/>
    <w:rsid w:val="00FA6B5C"/>
    <w:rsid w:val="00FA740F"/>
    <w:rsid w:val="00FA74E8"/>
    <w:rsid w:val="00FA7744"/>
    <w:rsid w:val="00FB1460"/>
    <w:rsid w:val="00FB2278"/>
    <w:rsid w:val="00FB2F6B"/>
    <w:rsid w:val="00FB4576"/>
    <w:rsid w:val="00FB46F5"/>
    <w:rsid w:val="00FB53E0"/>
    <w:rsid w:val="00FB5514"/>
    <w:rsid w:val="00FB636D"/>
    <w:rsid w:val="00FB6DE8"/>
    <w:rsid w:val="00FB7415"/>
    <w:rsid w:val="00FC0080"/>
    <w:rsid w:val="00FC06B1"/>
    <w:rsid w:val="00FC1C6C"/>
    <w:rsid w:val="00FC2DF6"/>
    <w:rsid w:val="00FC31C1"/>
    <w:rsid w:val="00FC3CD0"/>
    <w:rsid w:val="00FC47BF"/>
    <w:rsid w:val="00FC7599"/>
    <w:rsid w:val="00FC79FC"/>
    <w:rsid w:val="00FD0887"/>
    <w:rsid w:val="00FD0A3B"/>
    <w:rsid w:val="00FD1EFD"/>
    <w:rsid w:val="00FD500E"/>
    <w:rsid w:val="00FD50A3"/>
    <w:rsid w:val="00FD5B13"/>
    <w:rsid w:val="00FE04E4"/>
    <w:rsid w:val="00FE208D"/>
    <w:rsid w:val="00FE5424"/>
    <w:rsid w:val="00FE558E"/>
    <w:rsid w:val="00FE59D7"/>
    <w:rsid w:val="00FE6BA0"/>
    <w:rsid w:val="00FE765C"/>
    <w:rsid w:val="00FF1191"/>
    <w:rsid w:val="00FF12EE"/>
    <w:rsid w:val="00FF16F9"/>
    <w:rsid w:val="00FF1F0D"/>
    <w:rsid w:val="00FF5CBE"/>
    <w:rsid w:val="00FF732A"/>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hyperlink" Target="https://www.tropicos.org/collection/5529173" TargetMode="External"/><Relationship Id="rId39" Type="http://schemas.openxmlformats.org/officeDocument/2006/relationships/hyperlink" Target="https://www.tropicos.org/collection/4278582" TargetMode="External"/><Relationship Id="rId21" Type="http://schemas.openxmlformats.org/officeDocument/2006/relationships/hyperlink" Target="https://www.tropicos.org/collection/5529051" TargetMode="External"/><Relationship Id="rId34" Type="http://schemas.openxmlformats.org/officeDocument/2006/relationships/hyperlink" Target="https://www.tropicos.org/collection/5529425" TargetMode="External"/><Relationship Id="rId42" Type="http://schemas.openxmlformats.org/officeDocument/2006/relationships/image" Target="media/image3.png"/><Relationship Id="rId47" Type="http://schemas.openxmlformats.org/officeDocument/2006/relationships/image" Target="media/image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www.tropicos.org/collection/5529417" TargetMode="External"/><Relationship Id="rId11" Type="http://schemas.openxmlformats.org/officeDocument/2006/relationships/hyperlink" Target="mailto:Christine.Edwards@mobot.org" TargetMode="External"/><Relationship Id="rId24" Type="http://schemas.openxmlformats.org/officeDocument/2006/relationships/hyperlink" Target="https://www.tropicos.org/collection/5529158" TargetMode="External"/><Relationship Id="rId32" Type="http://schemas.openxmlformats.org/officeDocument/2006/relationships/hyperlink" Target="https://www.tropicos.org/collection/5529429" TargetMode="External"/><Relationship Id="rId37" Type="http://schemas.openxmlformats.org/officeDocument/2006/relationships/hyperlink" Target="https://www.tropicos.org/collection/4170650" TargetMode="External"/><Relationship Id="rId40" Type="http://schemas.openxmlformats.org/officeDocument/2006/relationships/image" Target="media/image1.jpg"/><Relationship Id="rId45" Type="http://schemas.openxmlformats.org/officeDocument/2006/relationships/image" Target="media/image6.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ww.tropicos.org/collection/5529152" TargetMode="External"/><Relationship Id="rId28" Type="http://schemas.openxmlformats.org/officeDocument/2006/relationships/hyperlink" Target="https://www.tropicos.org/collection/5529170" TargetMode="External"/><Relationship Id="rId36" Type="http://schemas.openxmlformats.org/officeDocument/2006/relationships/hyperlink" Target="https://www.tropicos.org/collection/4259155" TargetMode="External"/><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tropicos.org/collection/5529430" TargetMode="External"/><Relationship Id="rId44"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www.tropicos.org/collection/5529413" TargetMode="External"/><Relationship Id="rId27" Type="http://schemas.openxmlformats.org/officeDocument/2006/relationships/hyperlink" Target="https://www.tropicos.org/collection/5529050" TargetMode="External"/><Relationship Id="rId30" Type="http://schemas.openxmlformats.org/officeDocument/2006/relationships/hyperlink" Target="https://www.tropicos.org/collection/5529414" TargetMode="External"/><Relationship Id="rId35" Type="http://schemas.openxmlformats.org/officeDocument/2006/relationships/hyperlink" Target="https://www.tropicos.org/collection/5529426" TargetMode="External"/><Relationship Id="rId43" Type="http://schemas.openxmlformats.org/officeDocument/2006/relationships/image" Target="media/image4.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hyperlink" Target="https://www.tropicos.org/collection/5529162" TargetMode="External"/><Relationship Id="rId33" Type="http://schemas.openxmlformats.org/officeDocument/2006/relationships/hyperlink" Target="https://www.tropicos.org/collection/5529427" TargetMode="External"/><Relationship Id="rId38" Type="http://schemas.openxmlformats.org/officeDocument/2006/relationships/hyperlink" Target="https://www.tropicos.org/collection/4399092" TargetMode="External"/><Relationship Id="rId46" Type="http://schemas.openxmlformats.org/officeDocument/2006/relationships/image" Target="media/image7.png"/><Relationship Id="rId20" Type="http://schemas.openxmlformats.org/officeDocument/2006/relationships/hyperlink" Target="https://www.tropicos.org/collection/5529049" TargetMode="External"/><Relationship Id="rId41"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508</TotalTime>
  <Pages>35</Pages>
  <Words>14628</Words>
  <Characters>83386</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97819</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194</cp:revision>
  <cp:lastPrinted>2026-05-13T19:46:00Z</cp:lastPrinted>
  <dcterms:created xsi:type="dcterms:W3CDTF">2026-09-01T16:21:00Z</dcterms:created>
  <dcterms:modified xsi:type="dcterms:W3CDTF">2026-09-03T01:55:00Z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