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C349" w14:textId="2D74DAD1" w:rsidR="000B7D63" w:rsidRPr="00171B47" w:rsidRDefault="003C2EEC" w:rsidP="14B34B7C">
      <w:pPr>
        <w:pStyle w:val="Heading1"/>
        <w:rPr>
          <w:del w:id="0" w:author="Christy Edwards" w:date="2026-06-03T18:47:00Z" w16du:dateUtc="2026-06-03T18:47:36Z"/>
          <w:rStyle w:val="Emphasis"/>
          <w:i w:val="0"/>
          <w:iCs w:val="0"/>
        </w:rPr>
      </w:pPr>
      <w:ins w:id="1" w:author="Wen Kuo" w:date="2026-06-04T10:45:00Z" w16du:dateUtc="2026-06-04T15:45:00Z">
        <w:r>
          <w:t>R</w:t>
        </w:r>
      </w:ins>
      <w:commentRangeStart w:id="2"/>
      <w:del w:id="3" w:author="Christy Edwards" w:date="2026-06-03T18:47:00Z" w16du:dateUtc="2026-06-03T18:47:35Z">
        <w:r w:rsidR="004F4EDA" w:rsidDel="7BA88704">
          <w:delText>R</w:delText>
        </w:r>
      </w:del>
      <w:r w:rsidR="5D263BEA">
        <w:t>ange</w:t>
      </w:r>
      <w:commentRangeEnd w:id="2"/>
      <w:r w:rsidR="004F4EDA">
        <w:rPr>
          <w:rStyle w:val="CommentReference"/>
          <w:sz w:val="36"/>
          <w:szCs w:val="48"/>
        </w:rPr>
        <w:commentReference w:id="2"/>
      </w:r>
      <w:r w:rsidR="5D263BEA">
        <w:t xml:space="preserve"> disjunctions</w:t>
      </w:r>
      <w:r w:rsidR="6F709D8C">
        <w:t>,</w:t>
      </w:r>
      <w:r w:rsidR="5FEA9DCD">
        <w:t xml:space="preserve"> managed hybridization</w:t>
      </w:r>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2A067186" w14:textId="77777777" w:rsidR="00B859B2" w:rsidRDefault="00B859B2" w:rsidP="0082036B"/>
    <w:p w14:paraId="70202810" w14:textId="63B6942C" w:rsidR="0046123F" w:rsidRPr="00C25034" w:rsidRDefault="008C4230" w:rsidP="00B859B2">
      <w:pPr>
        <w:ind w:firstLine="0"/>
      </w:pPr>
      <w:r>
        <w:t>Wen-Hsi Kuo</w:t>
      </w:r>
      <w:r w:rsidRPr="39A4A352">
        <w:rPr>
          <w:vertAlign w:val="superscript"/>
        </w:rPr>
        <w:t>1</w:t>
      </w:r>
      <w:r w:rsidR="005A64F9">
        <w:t xml:space="preserve">, </w:t>
      </w:r>
      <w:r w:rsidR="0046123F">
        <w:t>Clara Landon</w:t>
      </w:r>
      <w:r w:rsidR="00636D58">
        <w:t xml:space="preserve"> </w:t>
      </w:r>
      <w:r w:rsidR="00636D58" w:rsidRPr="39A4A352">
        <w:rPr>
          <w:vertAlign w:val="superscript"/>
        </w:rPr>
        <w:t>1,2, 3</w:t>
      </w:r>
      <w:r w:rsidR="0046123F">
        <w:t>,</w:t>
      </w:r>
      <w:r w:rsidR="00636D58">
        <w:t xml:space="preserve"> Burgund Bassüner</w:t>
      </w:r>
      <w:r w:rsidR="00636D58" w:rsidRPr="39A4A352">
        <w:rPr>
          <w:vertAlign w:val="superscript"/>
        </w:rPr>
        <w:t>1</w:t>
      </w:r>
      <w:r w:rsidR="00636D58">
        <w:t xml:space="preserve">, </w:t>
      </w:r>
      <w:r w:rsidR="000309B2">
        <w:t>Alex</w:t>
      </w:r>
      <w:r w:rsidR="0046FEDD">
        <w:t>ander</w:t>
      </w:r>
      <w:r w:rsidR="000309B2">
        <w:t xml:space="preserve"> G. Linan</w:t>
      </w:r>
      <w:r w:rsidR="000309B2" w:rsidRPr="39A4A352">
        <w:rPr>
          <w:vertAlign w:val="superscript"/>
        </w:rPr>
        <w:t>1</w:t>
      </w:r>
      <w:r w:rsidR="000309B2">
        <w:t xml:space="preserve">, </w:t>
      </w:r>
      <w:r w:rsidR="00012CA2">
        <w:t xml:space="preserve">Tara </w:t>
      </w:r>
      <w:r w:rsidR="00096255">
        <w:t>R. Littlefield</w:t>
      </w:r>
      <w:r w:rsidR="00150863">
        <w:t xml:space="preserve">, </w:t>
      </w:r>
      <w:r w:rsidR="0046123F">
        <w:t>Matthew A. Albrecht</w:t>
      </w:r>
      <w:r w:rsidR="00636D58" w:rsidRPr="39A4A352">
        <w:rPr>
          <w:vertAlign w:val="superscript"/>
        </w:rPr>
        <w:t>1</w:t>
      </w:r>
      <w:r w:rsidR="00C25034" w:rsidRPr="39A4A352">
        <w:rPr>
          <w:rFonts w:ascii="PingFang TC" w:eastAsia="PingFang TC" w:hAnsi="PingFang TC" w:cs="PingFang TC"/>
        </w:rPr>
        <w:t xml:space="preserve">, </w:t>
      </w:r>
      <w:r w:rsidR="00C25034">
        <w:t>Christine E. Edwards</w:t>
      </w:r>
      <w:r w:rsidR="00C25034" w:rsidRPr="39A4A352">
        <w:rPr>
          <w:vertAlign w:val="superscript"/>
        </w:rPr>
        <w:t>1</w:t>
      </w:r>
      <w:r>
        <w:t>*</w:t>
      </w:r>
    </w:p>
    <w:p w14:paraId="1CADD837" w14:textId="77777777" w:rsidR="0046123F" w:rsidRPr="00E938E0" w:rsidRDefault="0046123F" w:rsidP="0082036B"/>
    <w:p w14:paraId="544C66C2" w14:textId="3708EE77" w:rsidR="005A64F9" w:rsidRPr="00E938E0" w:rsidRDefault="00636D58" w:rsidP="00C27DEF">
      <w:pPr>
        <w:ind w:firstLine="0"/>
      </w:pPr>
      <w:r w:rsidRPr="00E938E0">
        <w:rPr>
          <w:vertAlign w:val="superscript"/>
        </w:rPr>
        <w:t>1</w:t>
      </w:r>
      <w:r w:rsidR="005A64F9" w:rsidRPr="00E938E0">
        <w:t>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77FAF92" w:rsidR="00B2646C" w:rsidRPr="00E938E0" w:rsidRDefault="000D58CF" w:rsidP="00F312C5">
      <w:pPr>
        <w:pStyle w:val="Heading1"/>
      </w:pPr>
      <w:r w:rsidRPr="00E938E0">
        <w:br w:type="page"/>
      </w:r>
      <w:r w:rsidR="00916707">
        <w:lastRenderedPageBreak/>
        <w:t>Abstract</w:t>
      </w:r>
      <w:r w:rsidR="00B2646C" w:rsidRPr="00E938E0">
        <w:t xml:space="preserve"> </w:t>
      </w:r>
      <w:r w:rsidR="00AD2944">
        <w:t>(2</w:t>
      </w:r>
      <w:r w:rsidR="00240E02">
        <w:t>4</w:t>
      </w:r>
      <w:r w:rsidR="00150FDC">
        <w:t>5</w:t>
      </w:r>
      <w:r w:rsidR="00AD2944">
        <w:t xml:space="preserve"> words)</w:t>
      </w:r>
    </w:p>
    <w:p w14:paraId="2D205098" w14:textId="6FDCBC6F" w:rsidR="008F7BE9" w:rsidRDefault="4F6ABE31" w:rsidP="14B34B7C">
      <w:r>
        <w:t xml:space="preserve">Population genetic analyses of species of conservation concern can directly inform management strategies </w:t>
      </w:r>
      <w:del w:id="4" w:author="Christy Edwards" w:date="2026-06-03T18:48:00Z" w16du:dateUtc="2026-06-03T18:48:25Z">
        <w:r w:rsidR="008F7BE9" w:rsidDel="4F6ABE31">
          <w:delText>aimed at maintaining</w:delText>
        </w:r>
      </w:del>
      <w:ins w:id="5" w:author="Christy Edwards" w:date="2026-06-03T18:48:00Z" w16du:dateUtc="2026-06-03T18:48:30Z">
        <w:r w:rsidR="5EB5B273">
          <w:t>to help conserve</w:t>
        </w:r>
      </w:ins>
      <w:r>
        <w:t xml:space="preserve"> genetic diversity </w:t>
      </w:r>
      <w:del w:id="6" w:author="Christy Edwards" w:date="2026-06-03T18:48:00Z" w16du:dateUtc="2026-06-03T18:48:48Z">
        <w:r w:rsidR="008F7BE9" w:rsidDel="4F6ABE31">
          <w:delText xml:space="preserve">across </w:delText>
        </w:r>
      </w:del>
      <w:ins w:id="7" w:author="Christy Edwards" w:date="2026-06-03T18:48:00Z" w16du:dateUtc="2026-06-03T18:48:49Z">
        <w:r w:rsidR="7379F097">
          <w:t xml:space="preserve">in </w:t>
        </w:r>
      </w:ins>
      <w:del w:id="8" w:author="Christy Edwards" w:date="2026-06-04T13:47:00Z" w16du:dateUtc="2026-06-04T13:47:29Z">
        <w:r w:rsidR="008F7BE9" w:rsidDel="4F6ABE31">
          <w:delText>natural</w:delText>
        </w:r>
      </w:del>
      <w:ins w:id="9" w:author="Christy Edwards" w:date="2026-06-04T13:47:00Z" w16du:dateUtc="2026-06-04T13:47:30Z">
        <w:r w:rsidR="277B45A2">
          <w:t>wild</w:t>
        </w:r>
      </w:ins>
      <w:r w:rsidR="521B7710">
        <w:t>, translocated,</w:t>
      </w:r>
      <w:r>
        <w:t xml:space="preserve"> and </w:t>
      </w:r>
      <w:r w:rsidRPr="14B34B7C">
        <w:rPr>
          <w:i/>
          <w:iCs/>
        </w:rPr>
        <w:t>ex situ</w:t>
      </w:r>
      <w:r>
        <w:t xml:space="preserve"> populations. </w:t>
      </w:r>
      <w:r w:rsidRPr="14B34B7C">
        <w:rPr>
          <w:rStyle w:val="Emphasis"/>
        </w:rPr>
        <w:t>Physaria globosa</w:t>
      </w:r>
      <w:r>
        <w:t>, a federally endangered mustard, has a geographically restricted and disjunct distribution across river systems in Indiana, Kentucky, and Tennessee</w:t>
      </w:r>
      <w:ins w:id="10" w:author="Matthew Albrecht" w:date="2026-05-26T00:41:00Z" w16du:dateUtc="2026-05-26T00:41:20Z">
        <w:r w:rsidR="391EF3E8">
          <w:t>, USA</w:t>
        </w:r>
      </w:ins>
      <w:del w:id="11" w:author="Matthew Albrecht" w:date="2026-05-26T00:41:00Z" w16du:dateUtc="2026-05-26T00:41:19Z">
        <w:r w:rsidR="008F7BE9" w:rsidDel="4F6ABE31">
          <w:delText xml:space="preserve"> in the United States</w:delText>
        </w:r>
      </w:del>
      <w:r>
        <w:t xml:space="preserve">. </w:t>
      </w:r>
      <w:r w:rsidR="688F4220">
        <w:t>W</w:t>
      </w:r>
      <w:r>
        <w:t xml:space="preserve">e sampled populations across the species’ range, including </w:t>
      </w:r>
      <w:r w:rsidR="00A3CCC7">
        <w:t xml:space="preserve">14 </w:t>
      </w:r>
      <w:del w:id="12" w:author="Christy Edwards" w:date="2026-06-03T19:13:00Z" w16du:dateUtc="2026-06-03T19:13:58Z">
        <w:r w:rsidR="008F7BE9" w:rsidDel="4F6ABE31">
          <w:delText>natural</w:delText>
        </w:r>
      </w:del>
      <w:ins w:id="13" w:author="Christy Edwards" w:date="2026-06-03T19:13:00Z" w16du:dateUtc="2026-06-03T19:13:59Z">
        <w:r w:rsidR="04B2881D">
          <w:t>wild</w:t>
        </w:r>
      </w:ins>
      <w:r w:rsidR="4EBF2553">
        <w:t>, 2 translocated,</w:t>
      </w:r>
      <w:r w:rsidR="2967775A">
        <w:t xml:space="preserve"> and</w:t>
      </w:r>
      <w:r>
        <w:t xml:space="preserve"> </w:t>
      </w:r>
      <w:r w:rsidR="4EBF2553">
        <w:t>1</w:t>
      </w:r>
      <w:r w:rsidR="2967775A">
        <w:t xml:space="preserve"> </w:t>
      </w:r>
      <w:r w:rsidRPr="14B34B7C">
        <w:rPr>
          <w:i/>
          <w:iCs/>
        </w:rPr>
        <w:t>ex situ</w:t>
      </w:r>
      <w:r w:rsidR="00A3CCC7">
        <w:t xml:space="preserve"> </w:t>
      </w:r>
      <w:r>
        <w:t xml:space="preserve">populations, </w:t>
      </w:r>
      <w:del w:id="14" w:author="Christy Edwards" w:date="2026-06-03T19:14:00Z" w16du:dateUtc="2026-06-03T19:14:17Z">
        <w:r w:rsidR="008F7BE9" w:rsidDel="4F6ABE31">
          <w:delText>and</w:delText>
        </w:r>
      </w:del>
      <w:r>
        <w:t xml:space="preserve"> genotyped </w:t>
      </w:r>
      <w:r w:rsidR="7B055F01">
        <w:t xml:space="preserve">358 </w:t>
      </w:r>
      <w:r>
        <w:t>individuals at 20 microsatellite loci</w:t>
      </w:r>
      <w:ins w:id="15" w:author="Christy Edwards" w:date="2026-06-03T19:14:00Z" w16du:dateUtc="2026-06-03T19:14:23Z">
        <w:r w:rsidR="519DA13A">
          <w:t>,</w:t>
        </w:r>
      </w:ins>
      <w:ins w:id="16" w:author="Christy Edwards" w:date="2026-06-03T19:13:00Z" w16du:dateUtc="2026-06-03T19:13:47Z">
        <w:r w:rsidR="009B7823">
          <w:t xml:space="preserve"> and assessed genetic diversity and structure in wild, ex situ and translocated populations</w:t>
        </w:r>
      </w:ins>
      <w:r>
        <w:t xml:space="preserve">. Genetic variation </w:t>
      </w:r>
      <w:r w:rsidR="12F97552">
        <w:t xml:space="preserve">in the natural populations </w:t>
      </w:r>
      <w:r>
        <w:t xml:space="preserve">was strongly structured into </w:t>
      </w:r>
      <w:r w:rsidR="12F97552">
        <w:t>2</w:t>
      </w:r>
      <w:r>
        <w:t xml:space="preserve"> major geographic groups, a northern group in Indiana and Kentucky and a southern group in Tennessee, with significant isolation</w:t>
      </w:r>
      <w:r w:rsidR="57FE42D7">
        <w:t>-</w:t>
      </w:r>
      <w:r>
        <w:t>by</w:t>
      </w:r>
      <w:r w:rsidR="57FE42D7">
        <w:t>-</w:t>
      </w:r>
      <w:r>
        <w:t>distance</w:t>
      </w:r>
      <w:r w:rsidR="088AE15A">
        <w:t xml:space="preserve"> (IBD)</w:t>
      </w:r>
      <w:r>
        <w:t xml:space="preserve"> across the range. Several </w:t>
      </w:r>
      <w:del w:id="17" w:author="Christy Edwards" w:date="2026-06-03T19:14:00Z" w16du:dateUtc="2026-06-03T19:14:38Z">
        <w:r w:rsidR="008F7BE9" w:rsidDel="4F6ABE31">
          <w:delText>natural</w:delText>
        </w:r>
      </w:del>
      <w:ins w:id="18" w:author="Christy Edwards" w:date="2026-06-03T19:14:00Z" w16du:dateUtc="2026-06-03T19:14:39Z">
        <w:r w:rsidR="4F3A549E">
          <w:t>wild</w:t>
        </w:r>
      </w:ins>
      <w:r>
        <w:t xml:space="preserve"> populations showed evidence of reduced genetic diversity, inbreeding, or </w:t>
      </w:r>
      <w:r w:rsidR="00503093">
        <w:t>recent</w:t>
      </w:r>
      <w:r>
        <w:t xml:space="preserve"> bottlenecks, consistent with demographic decline and ongoing pressures</w:t>
      </w:r>
      <w:ins w:id="19" w:author="Christy Edwards" w:date="2026-06-03T18:49:00Z" w16du:dateUtc="2026-06-03T18:49:28Z">
        <w:r w:rsidR="60AC1216">
          <w:t>,</w:t>
        </w:r>
      </w:ins>
      <w:r>
        <w:t xml:space="preserve"> </w:t>
      </w:r>
      <w:del w:id="20" w:author="Christy Edwards" w:date="2026-06-03T19:14:00Z" w16du:dateUtc="2026-06-03T19:14:59Z">
        <w:r w:rsidR="008F7BE9" w:rsidDel="4F6ABE31">
          <w:delText>such a</w:delText>
        </w:r>
      </w:del>
      <w:del w:id="21" w:author="Christy Edwards" w:date="2026-06-03T19:15:00Z" w16du:dateUtc="2026-06-03T19:15:01Z">
        <w:r w:rsidR="008F7BE9" w:rsidDel="4F6ABE31">
          <w:delText>s</w:delText>
        </w:r>
      </w:del>
      <w:ins w:id="22" w:author="Christy Edwards" w:date="2026-06-03T19:15:00Z" w16du:dateUtc="2026-06-03T19:15:09Z">
        <w:r w:rsidR="658C1196">
          <w:t xml:space="preserve">from </w:t>
        </w:r>
      </w:ins>
      <w:r>
        <w:t xml:space="preserve"> habitat degradation and competition from invasive </w:t>
      </w:r>
      <w:r w:rsidR="481BC13F">
        <w:t>plants</w:t>
      </w:r>
      <w:r>
        <w:t xml:space="preserve">. In contrast, </w:t>
      </w:r>
      <w:commentRangeStart w:id="23"/>
      <w:r w:rsidR="6FC6F784">
        <w:t>a translocated</w:t>
      </w:r>
      <w:r w:rsidR="0D665875">
        <w:t xml:space="preserve"> population</w:t>
      </w:r>
      <w:r w:rsidR="1C1D83AA">
        <w:t xml:space="preserve"> </w:t>
      </w:r>
      <w:del w:id="24" w:author="Christy Edwards" w:date="2026-06-03T18:49:00Z" w16du:dateUtc="2026-06-03T18:49:47Z">
        <w:r w:rsidR="008F7BE9" w:rsidDel="4F6ABE31">
          <w:delText>of</w:delText>
        </w:r>
      </w:del>
      <w:ins w:id="25" w:author="Christy Edwards" w:date="2026-06-03T18:49:00Z" w16du:dateUtc="2026-06-03T18:49:48Z">
        <w:r w:rsidR="163AABF7">
          <w:t>that</w:t>
        </w:r>
      </w:ins>
      <w:r w:rsidR="0D665875">
        <w:t xml:space="preserve"> mix</w:t>
      </w:r>
      <w:ins w:id="26" w:author="Christy Edwards" w:date="2026-06-03T18:49:00Z" w16du:dateUtc="2026-06-03T18:49:59Z">
        <w:r w:rsidR="4F95B1D3">
          <w:t>ed sour</w:t>
        </w:r>
      </w:ins>
      <w:ins w:id="27" w:author="Christy Edwards" w:date="2026-06-03T18:50:00Z" w16du:dateUtc="2026-06-03T18:50:04Z">
        <w:r w:rsidR="4F95B1D3">
          <w:t>ce material from</w:t>
        </w:r>
      </w:ins>
      <w:del w:id="28" w:author="Christy Edwards" w:date="2026-06-03T18:49:00Z" w16du:dateUtc="2026-06-03T18:49:52Z">
        <w:r w:rsidR="008F7BE9" w:rsidDel="4F6ABE31">
          <w:delText>ing</w:delText>
        </w:r>
      </w:del>
      <w:r w:rsidR="1C1D83AA">
        <w:t xml:space="preserve"> two nearby </w:t>
      </w:r>
      <w:del w:id="29" w:author="Christy Edwards" w:date="2026-06-04T13:48:00Z" w16du:dateUtc="2026-06-04T13:48:48Z">
        <w:r w:rsidR="008F7BE9" w:rsidDel="1C1D83AA">
          <w:delText>natural</w:delText>
        </w:r>
      </w:del>
      <w:ins w:id="30" w:author="Christy Edwards" w:date="2026-06-04T13:48:00Z" w16du:dateUtc="2026-06-04T13:48:49Z">
        <w:r w:rsidR="3DC4D8DF">
          <w:t>wild</w:t>
        </w:r>
      </w:ins>
      <w:r w:rsidR="0D665875">
        <w:t xml:space="preserve"> </w:t>
      </w:r>
      <w:r w:rsidR="3799622B">
        <w:t>populations</w:t>
      </w:r>
      <w:r w:rsidR="3D28FE2E">
        <w:t xml:space="preserve">, </w:t>
      </w:r>
      <w:commentRangeEnd w:id="23"/>
      <w:r w:rsidR="008F7BE9">
        <w:rPr>
          <w:rStyle w:val="CommentReference"/>
          <w:sz w:val="24"/>
          <w:szCs w:val="24"/>
        </w:rPr>
        <w:commentReference w:id="23"/>
      </w:r>
      <w:r>
        <w:t>a</w:t>
      </w:r>
      <w:r w:rsidR="5E923153">
        <w:t xml:space="preserve">n </w:t>
      </w:r>
      <w:r w:rsidR="5E923153" w:rsidRPr="14B34B7C">
        <w:rPr>
          <w:i/>
          <w:iCs/>
        </w:rPr>
        <w:t>ex situ</w:t>
      </w:r>
      <w:r>
        <w:t xml:space="preserve"> </w:t>
      </w:r>
      <w:r w:rsidR="207599BA">
        <w:t xml:space="preserve">population </w:t>
      </w:r>
      <w:del w:id="31" w:author="Christy Edwards" w:date="2026-06-03T18:50:00Z" w16du:dateUtc="2026-06-03T18:50:15Z">
        <w:r w:rsidR="008F7BE9" w:rsidDel="4F6ABE31">
          <w:delText xml:space="preserve">of </w:delText>
        </w:r>
      </w:del>
      <w:ins w:id="32" w:author="Christy Edwards" w:date="2026-06-03T18:50:00Z" w16du:dateUtc="2026-06-03T18:50:17Z">
        <w:r w:rsidR="6E92500B">
          <w:t xml:space="preserve">that </w:t>
        </w:r>
      </w:ins>
      <w:r w:rsidR="6244292F">
        <w:t>mix</w:t>
      </w:r>
      <w:ins w:id="33" w:author="Christy Edwards" w:date="2026-06-03T18:50:00Z" w16du:dateUtc="2026-06-03T18:50:34Z">
        <w:r w:rsidR="06E31A27">
          <w:t>ed material from</w:t>
        </w:r>
      </w:ins>
      <w:del w:id="34" w:author="Christy Edwards" w:date="2026-06-03T18:50:00Z" w16du:dateUtc="2026-06-03T18:50:26Z">
        <w:r w:rsidR="008F7BE9" w:rsidDel="4F6ABE31">
          <w:delText>ing</w:delText>
        </w:r>
      </w:del>
      <w:r>
        <w:t xml:space="preserve"> </w:t>
      </w:r>
      <w:r w:rsidR="3D28FE2E">
        <w:t>geographically distant</w:t>
      </w:r>
      <w:r w:rsidR="468B8A29">
        <w:t xml:space="preserve"> </w:t>
      </w:r>
      <w:r w:rsidR="2428BE45">
        <w:t>populations</w:t>
      </w:r>
      <w:r>
        <w:t xml:space="preserve">, and a </w:t>
      </w:r>
      <w:r w:rsidR="5E923153">
        <w:t>translocated</w:t>
      </w:r>
      <w:r>
        <w:t xml:space="preserve"> population derived from this</w:t>
      </w:r>
      <w:r w:rsidR="0A7790A7">
        <w:t xml:space="preserve"> </w:t>
      </w:r>
      <w:r w:rsidR="5D6E5949" w:rsidRPr="14B34B7C">
        <w:rPr>
          <w:i/>
          <w:iCs/>
        </w:rPr>
        <w:t>ex situ</w:t>
      </w:r>
      <w:r w:rsidR="5D6E5949">
        <w:t xml:space="preserve"> population</w:t>
      </w:r>
      <w:ins w:id="35" w:author="Christy Edwards" w:date="2026-06-03T19:15:00Z" w16du:dateUtc="2026-06-03T19:15:57Z">
        <w:r w:rsidR="462498B8">
          <w:t xml:space="preserve"> showed the greatest genetic var</w:t>
        </w:r>
      </w:ins>
      <w:del w:id="36" w:author="Christy Edwards" w:date="2026-06-03T18:50:00Z" w16du:dateUtc="2026-06-03T18:50:43Z">
        <w:r w:rsidR="008F7BE9" w:rsidDel="4F6ABE31">
          <w:delText>,</w:delText>
        </w:r>
      </w:del>
      <w:r>
        <w:t xml:space="preserve"> demonstrate </w:t>
      </w:r>
      <w:ins w:id="37" w:author="Christy Edwards" w:date="2026-06-03T18:50:00Z" w16du:dateUtc="2026-06-03T18:50:52Z">
        <w:r w:rsidR="0AE6B038">
          <w:t xml:space="preserve">how </w:t>
        </w:r>
      </w:ins>
      <w:ins w:id="38" w:author="Christy Edwards" w:date="2026-06-03T18:51:00Z" w16du:dateUtc="2026-06-03T18:51:13Z">
        <w:r w:rsidR="0AE6B038">
          <w:t>using multple source poulations</w:t>
        </w:r>
        <w:r w:rsidR="66BFE229">
          <w:t xml:space="preserve"> can</w:t>
        </w:r>
        <w:r w:rsidR="0AE6B038">
          <w:t xml:space="preserve"> </w:t>
        </w:r>
      </w:ins>
      <w:r>
        <w:t>t</w:t>
      </w:r>
      <w:del w:id="39" w:author="Christy Edwards" w:date="2026-06-03T18:51:00Z" w16du:dateUtc="2026-06-03T18:51:19Z">
        <w:r w:rsidR="008F7BE9" w:rsidDel="4F6ABE31">
          <w:delText>he use of genetic mixing in</w:delText>
        </w:r>
      </w:del>
      <w:r w:rsidR="2B390624">
        <w:t xml:space="preserve"> maintain</w:t>
      </w:r>
      <w:del w:id="40" w:author="Christy Edwards" w:date="2026-06-03T18:51:00Z" w16du:dateUtc="2026-06-03T18:51:31Z">
        <w:r w:rsidR="008F7BE9" w:rsidDel="4F6ABE31">
          <w:delText>ing</w:delText>
        </w:r>
      </w:del>
      <w:r w:rsidR="2B390624">
        <w:t xml:space="preserve"> or </w:t>
      </w:r>
      <w:ins w:id="41" w:author="Christy Edwards" w:date="2026-06-03T18:51:00Z" w16du:dateUtc="2026-06-03T18:51:38Z">
        <w:r w:rsidR="5F33889C">
          <w:t xml:space="preserve">even </w:t>
        </w:r>
      </w:ins>
      <w:r w:rsidR="2B390624">
        <w:t>enhanc</w:t>
      </w:r>
      <w:ins w:id="42" w:author="Christy Edwards" w:date="2026-06-03T18:51:00Z" w16du:dateUtc="2026-06-03T18:51:42Z">
        <w:r w:rsidR="6F40897D">
          <w:t>e</w:t>
        </w:r>
      </w:ins>
      <w:del w:id="43" w:author="Christy Edwards" w:date="2026-06-03T18:51:00Z" w16du:dateUtc="2026-06-03T18:51:41Z">
        <w:r w:rsidR="008F7BE9" w:rsidDel="4F6ABE31">
          <w:delText>ing</w:delText>
        </w:r>
      </w:del>
      <w:r w:rsidR="2B390624">
        <w:t xml:space="preserve"> genetic diversity</w:t>
      </w:r>
      <w:r>
        <w:t xml:space="preserve">. Our results indicate that conservation of </w:t>
      </w:r>
      <w:r w:rsidRPr="14B34B7C">
        <w:rPr>
          <w:rStyle w:val="Emphasis"/>
        </w:rPr>
        <w:t>P. globosa</w:t>
      </w:r>
      <w:r>
        <w:t xml:space="preserve"> should prioritize the protection of multiple populations within each major geographic region while also using </w:t>
      </w:r>
      <w:r w:rsidRPr="14B34B7C">
        <w:rPr>
          <w:i/>
          <w:iCs/>
        </w:rPr>
        <w:t>ex situ</w:t>
      </w:r>
      <w:r>
        <w:t xml:space="preserve"> </w:t>
      </w:r>
      <w:r w:rsidR="7E7DC955">
        <w:t xml:space="preserve">and </w:t>
      </w:r>
      <w:r w:rsidR="01928F49">
        <w:t xml:space="preserve">translocation </w:t>
      </w:r>
      <w:r>
        <w:t xml:space="preserve">management to capture and maintain diversity from vulnerable or inaccessible sites. More broadly, this study shows that </w:t>
      </w:r>
      <w:del w:id="44" w:author="Christy Edwards" w:date="2026-06-03T18:52:00Z" w16du:dateUtc="2026-06-03T18:52:33Z">
        <w:r w:rsidR="008F7BE9" w:rsidDel="4F6ABE31">
          <w:lastRenderedPageBreak/>
          <w:delText xml:space="preserve">genetic mixing </w:delText>
        </w:r>
      </w:del>
      <w:ins w:id="45" w:author="Christy Edwards" w:date="2026-06-03T18:52:00Z" w16du:dateUtc="2026-06-03T18:52:33Z">
        <w:r w:rsidR="2344B370">
          <w:t>ex situ conservation efforts and translocations that mix material from multiple source populations</w:t>
        </w:r>
      </w:ins>
      <w:del w:id="46" w:author="Christy Edwards" w:date="2026-06-03T18:53:00Z" w16du:dateUtc="2026-06-03T18:53:04Z">
        <w:r w:rsidR="008F7BE9" w:rsidDel="4F6ABE31">
          <w:delText>and translocation</w:delText>
        </w:r>
      </w:del>
      <w:r>
        <w:t xml:space="preserve"> can be effective </w:t>
      </w:r>
      <w:del w:id="47" w:author="Christy Edwards" w:date="2026-06-03T18:53:00Z" w16du:dateUtc="2026-06-03T18:53:15Z">
        <w:r w:rsidR="008F7BE9" w:rsidDel="4F6ABE31">
          <w:delText xml:space="preserve">tools </w:delText>
        </w:r>
      </w:del>
      <w:r>
        <w:t>for conserving genetic variation in endangered plants with disjunct distributions</w:t>
      </w:r>
      <w:r w:rsidR="6C612C57">
        <w:t xml:space="preserve"> and degrading habitats</w:t>
      </w:r>
      <w:r>
        <w:t>.</w:t>
      </w:r>
    </w:p>
    <w:p w14:paraId="7A9B05B7" w14:textId="1F10CA46"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xml:space="preserve">; translocation; </w:t>
      </w:r>
      <w:r w:rsidR="00BA1CF3" w:rsidRPr="00740FA0">
        <w:rPr>
          <w:i/>
          <w:iCs/>
        </w:rPr>
        <w:t>ex situ</w:t>
      </w:r>
      <w:r w:rsidR="00BA1CF3">
        <w:t xml:space="preserve"> conservation</w:t>
      </w:r>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096255DB"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ins w:id="48" w:author="Christy Edwards" w:date="2026-06-03T18:53:00Z" w16du:dateUtc="2026-06-03T18:53:55Z">
        <w:r w:rsidR="7352AE02">
          <w:t xml:space="preserve"> </w:t>
        </w:r>
      </w:ins>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49"/>
      <w:commentRangeStart w:id="50"/>
      <w:r w:rsidR="7A7178A4">
        <w:fldChar w:fldCharType="end"/>
      </w:r>
      <w:commentRangeEnd w:id="49"/>
      <w:r w:rsidR="7A7178A4">
        <w:rPr>
          <w:rStyle w:val="CommentReference"/>
          <w:sz w:val="24"/>
          <w:szCs w:val="24"/>
        </w:rPr>
        <w:commentReference w:id="49"/>
      </w:r>
      <w:commentRangeEnd w:id="50"/>
      <w:r>
        <w:rPr>
          <w:rStyle w:val="CommentReference"/>
          <w:sz w:val="24"/>
          <w:szCs w:val="24"/>
        </w:rPr>
        <w:commentReference w:id="50"/>
      </w:r>
      <w:r>
        <w:t xml:space="preserve">. For narrowly distributed species of conservation concern,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IGV0IGFsLjwvc3R5bGU+LCAyMDI1KTwvRGlzcGxheVRleHQ+PHJlY29yZD48cmVjLW51bWJlcj4x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</w:fldData>
        </w:fldChar>
      </w:r>
      <w:r w:rsidR="006C555E">
        <w:instrText xml:space="preserve"> ADDIN EN.CITE </w:instrText>
      </w:r>
      <w:r w:rsidR="006C555E">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IGV0IGFsLjwvc3R5bGU+LCAyMDI1KTwvRGlzcGxheVRleHQ+PHJlY29yZD48cmVjLW51bWJlcj4x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</w:fldData>
        </w:fldChar>
      </w:r>
      <w:r w:rsidR="006C555E">
        <w:instrText xml:space="preserve"> ADDIN EN.CITE.DATA </w:instrText>
      </w:r>
      <w:r w:rsidR="006C555E">
        <w:fldChar w:fldCharType="end"/>
      </w:r>
      <w:r w:rsidR="7A7178A4">
        <w:fldChar w:fldCharType="separate"/>
      </w:r>
      <w:r w:rsidR="006C555E">
        <w:rPr>
          <w:noProof/>
        </w:rPr>
        <w:t>(Mashburn</w:t>
      </w:r>
      <w:r w:rsidR="006C555E" w:rsidRPr="006C555E">
        <w:rPr>
          <w:i/>
          <w:noProof/>
        </w:rPr>
        <w:t xml:space="preserve"> et al.</w:t>
      </w:r>
      <w:r w:rsidR="006C555E">
        <w:rPr>
          <w:noProof/>
        </w:rPr>
        <w:t>, 2023; Linan</w:t>
      </w:r>
      <w:r w:rsidR="006C555E" w:rsidRPr="006C555E">
        <w:rPr>
          <w:i/>
          <w:noProof/>
        </w:rPr>
        <w:t xml:space="preserve"> et al.</w:t>
      </w:r>
      <w:r w:rsidR="006C555E">
        <w:rPr>
          <w:noProof/>
        </w:rPr>
        <w:t>, 2024; Aguilar-Gómez</w:t>
      </w:r>
      <w:r w:rsidR="006C555E" w:rsidRPr="006C555E">
        <w:rPr>
          <w:i/>
          <w:noProof/>
        </w:rPr>
        <w:t xml:space="preserve"> et al.</w:t>
      </w:r>
      <w:r w:rsidR="006C555E">
        <w:rPr>
          <w:noProof/>
        </w:rPr>
        <w:t>, 2025; Edwards</w:t>
      </w:r>
      <w:r w:rsidR="006C555E" w:rsidRPr="006C555E">
        <w:rPr>
          <w:i/>
          <w:noProof/>
        </w:rPr>
        <w:t xml:space="preserve"> et al.</w:t>
      </w:r>
      <w:r w:rsidR="006C555E">
        <w:rPr>
          <w:noProof/>
        </w:rPr>
        <w:t>, 2025)</w:t>
      </w:r>
      <w:commentRangeStart w:id="51"/>
      <w:r w:rsidR="7A7178A4">
        <w:fldChar w:fldCharType="end"/>
      </w:r>
      <w:commentRangeEnd w:id="51"/>
      <w:r w:rsidR="7A7178A4">
        <w:rPr>
          <w:rStyle w:val="CommentReference"/>
          <w:sz w:val="24"/>
          <w:szCs w:val="24"/>
        </w:rPr>
        <w:commentReference w:id="51"/>
      </w:r>
      <w:r>
        <w:t>.</w:t>
      </w:r>
    </w:p>
    <w:p w14:paraId="5D319DAA" w14:textId="4755CDB8" w:rsidR="00516643" w:rsidRDefault="5D5A46A3" w:rsidP="14B34B7C">
      <w:r>
        <w:t xml:space="preserve">Conservation strategies for </w:t>
      </w:r>
      <w:del w:id="52" w:author="Matthew Albrecht" w:date="2026-05-26T00:48:00Z" w16du:dateUtc="2026-05-26T00:48:08Z">
        <w:r w:rsidR="005521C2" w:rsidDel="5D5A46A3">
          <w:delText xml:space="preserve">genetically depauperate </w:delText>
        </w:r>
      </w:del>
      <w:ins w:id="53" w:author="Matthew Albrecht" w:date="2026-05-26T00:48:00Z" w16du:dateUtc="2026-05-26T00:48:10Z">
        <w:r w:rsidR="6019FADB">
          <w:t xml:space="preserve">rare plant </w:t>
        </w:r>
      </w:ins>
      <w:r>
        <w:t xml:space="preserve">species generally span a continuum from </w:t>
      </w:r>
      <w:del w:id="54" w:author="Christy Edwards" w:date="2026-06-04T13:59:00Z" w16du:dateUtc="2026-06-04T13:59:57Z">
        <w:r w:rsidR="005521C2" w:rsidDel="5D5A46A3">
          <w:delText xml:space="preserve">protecting </w:delText>
        </w:r>
      </w:del>
      <w:ins w:id="55" w:author="Christy Edwards" w:date="2026-06-04T13:59:00Z" w16du:dateUtc="2026-06-04T13:59:59Z">
        <w:r w:rsidR="051E43E0">
          <w:t>conservi</w:t>
        </w:r>
      </w:ins>
      <w:ins w:id="56" w:author="Christy Edwards" w:date="2026-06-04T14:00:00Z" w16du:dateUtc="2026-06-04T14:00:00Z">
        <w:r w:rsidR="051E43E0">
          <w:t>ng</w:t>
        </w:r>
      </w:ins>
      <w:del w:id="57" w:author="Christy Edwards" w:date="2026-06-04T13:58:00Z" w16du:dateUtc="2026-06-04T13:58:54Z">
        <w:r w:rsidR="005521C2" w:rsidDel="5D5A46A3">
          <w:delText>and reconnecting</w:delText>
        </w:r>
      </w:del>
      <w:r>
        <w:t xml:space="preserve"> extant populations to more interventionist approaches involving </w:t>
      </w:r>
      <w:ins w:id="58" w:author="Christy Edwards" w:date="2026-06-04T14:00:00Z" w16du:dateUtc="2026-06-04T14:00:52Z">
        <w:r w:rsidR="5D4A448D">
          <w:t>the establishment of ex situ populations</w:t>
        </w:r>
      </w:ins>
      <w:ins w:id="59" w:author="Christy Edwards" w:date="2026-06-04T17:44:00Z" w16du:dateUtc="2026-06-04T17:44:49Z">
        <w:r w:rsidR="6EF3508B">
          <w:t xml:space="preserve"> and conservation</w:t>
        </w:r>
      </w:ins>
      <w:ins w:id="60" w:author="Christy Edwards" w:date="2026-06-04T14:01:00Z" w16du:dateUtc="2026-06-04T14:01:39Z">
        <w:r w:rsidR="1BD04DBB">
          <w:t xml:space="preserve"> </w:t>
        </w:r>
      </w:ins>
      <w:ins w:id="61" w:author="Christy Edwards" w:date="2026-06-04T17:44:00Z" w16du:dateUtc="2026-06-04T17:44:49Z">
        <w:r>
          <w:t>translocation</w:t>
        </w:r>
      </w:ins>
      <w:ins w:id="62" w:author="Christy Edwards" w:date="2026-06-04T14:03:00Z" w16du:dateUtc="2026-06-04T14:03:02Z">
        <w:r w:rsidR="3FF4B943">
          <w:t>s</w:t>
        </w:r>
      </w:ins>
      <w:ins w:id="63" w:author="Christy Edwards" w:date="2026-06-04T17:46:00Z" w16du:dateUtc="2026-06-04T17:46:03Z">
        <w:r>
          <w:t xml:space="preserve"> </w:t>
        </w:r>
      </w:ins>
      <w:del w:id="64" w:author="Christy Edwards" w:date="2026-06-04T17:46:00Z" w16du:dateUtc="2026-06-04T17:46:00Z">
        <w:r w:rsidDel="5D5A46A3">
          <w:delText>translo</w:delText>
        </w:r>
      </w:del>
      <w:del w:id="65" w:author="Christy Edwards" w:date="2026-06-04T17:45:00Z" w16du:dateUtc="2026-06-04T17:45:16Z">
        <w:r w:rsidDel="5D5A46A3">
          <w:delText xml:space="preserve">cation </w:delText>
        </w:r>
        <w:r>
          <w:delText xml:space="preserve">and </w:delText>
        </w:r>
        <w:r w:rsidR="27B7508F">
          <w:delText>g</w:delText>
        </w:r>
      </w:del>
      <w:del w:id="66" w:author="Christy Edwards" w:date="2026-06-04T14:01:00Z" w16du:dateUtc="2026-06-04T14:01:50Z">
        <w:r w:rsidR="27B7508F">
          <w:delText xml:space="preserve">enetic </w:delText>
        </w:r>
        <w:r w:rsidR="005521C2" w:rsidDel="5D5A46A3">
          <w:delText>mixing</w:delText>
        </w:r>
      </w:del>
      <w:r>
        <w:t xml:space="preserve"> </w:t>
      </w:r>
      <w:r w:rsidR="005521C2">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521C2">
        <w:instrText xml:space="preserve"> ADDIN EN.CITE </w:instrText>
      </w:r>
      <w:r w:rsidR="005521C2">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5521C2">
        <w:instrText xml:space="preserve"> ADDIN EN.CITE.DATA </w:instrText>
      </w:r>
      <w:r w:rsidR="005521C2">
        <w:fldChar w:fldCharType="end"/>
      </w:r>
      <w:r w:rsidR="005521C2">
        <w:fldChar w:fldCharType="separate"/>
      </w:r>
      <w:r w:rsidR="4BFBE41E" w:rsidRPr="14B34B7C">
        <w:rPr>
          <w:noProof/>
        </w:rPr>
        <w:t>(</w:t>
      </w:r>
      <w:r w:rsidR="46783F62">
        <w:t>Bucharova, 2017</w:t>
      </w:r>
      <w:r w:rsidR="4BFBE41E" w:rsidRPr="14B34B7C">
        <w:rPr>
          <w:noProof/>
        </w:rPr>
        <w:t xml:space="preserve">; </w:t>
      </w:r>
      <w:r w:rsidR="46783F62">
        <w:t>Gaitán-Espitia &amp; Hobday, 2021</w:t>
      </w:r>
      <w:r w:rsidR="4BFBE41E" w:rsidRPr="14B34B7C">
        <w:rPr>
          <w:noProof/>
        </w:rPr>
        <w:t>)</w:t>
      </w:r>
      <w:r w:rsidR="005521C2">
        <w:fldChar w:fldCharType="end"/>
      </w:r>
      <w:r w:rsidR="3D73127B">
        <w:t xml:space="preserve">. </w:t>
      </w:r>
      <w:r w:rsidR="077D4227">
        <w:t xml:space="preserve">In plants, these interventions can include </w:t>
      </w:r>
      <w:del w:id="67" w:author="Christy Edwards" w:date="2026-06-04T14:29:00Z" w16du:dateUtc="2026-06-04T14:29:12Z">
        <w:r w:rsidR="005521C2" w:rsidDel="077D4227">
          <w:delText xml:space="preserve">assisted gene flow </w:delText>
        </w:r>
      </w:del>
      <w:ins w:id="68" w:author="Christy Edwards" w:date="2026-06-04T13:54:00Z" w16du:dateUtc="2026-06-04T13:54:59Z">
        <w:r w:rsidR="54484F69">
          <w:t xml:space="preserve"> </w:t>
        </w:r>
      </w:ins>
      <w:ins w:id="69" w:author="Christy Edwards" w:date="2026-06-04T13:55:00Z" w16du:dateUtc="2026-06-04T13:55:05Z">
        <w:r w:rsidR="54484F69">
          <w:t xml:space="preserve">controlled crosses </w:t>
        </w:r>
      </w:ins>
      <w:r w:rsidR="077D4227">
        <w:t xml:space="preserve">among </w:t>
      </w:r>
      <w:del w:id="70" w:author="Christy Edwards" w:date="2026-06-04T13:54:00Z" w16du:dateUtc="2026-06-04T13:54:26Z">
        <w:r w:rsidR="005521C2" w:rsidDel="077D4227">
          <w:delText>natural</w:delText>
        </w:r>
      </w:del>
      <w:ins w:id="71" w:author="Christy Edwards" w:date="2026-06-04T13:54:00Z" w16du:dateUtc="2026-06-04T13:54:26Z">
        <w:r w:rsidR="28671863">
          <w:t>wild</w:t>
        </w:r>
      </w:ins>
      <w:r w:rsidR="077D4227">
        <w:t xml:space="preserve"> populations, </w:t>
      </w:r>
      <w:del w:id="72" w:author="Christy Edwards" w:date="2026-06-04T13:55:00Z" w16du:dateUtc="2026-06-04T13:55:16Z">
        <w:r w:rsidR="005521C2" w:rsidDel="077D4227">
          <w:delText xml:space="preserve">managed </w:delText>
        </w:r>
        <w:r w:rsidR="005521C2" w:rsidDel="1E14DDC6">
          <w:delText>interbreeding</w:delText>
        </w:r>
        <w:r w:rsidR="005521C2" w:rsidDel="077D4227">
          <w:delText xml:space="preserve"> among </w:delText>
        </w:r>
        <w:r w:rsidR="005521C2" w:rsidDel="1FC3EFB3">
          <w:delText>geogr</w:delText>
        </w:r>
        <w:r w:rsidR="005521C2" w:rsidDel="5A9B6C23">
          <w:delText>aphically</w:delText>
        </w:r>
        <w:r w:rsidR="005521C2" w:rsidDel="077D4227">
          <w:delText xml:space="preserve"> isolated populations,</w:delText>
        </w:r>
      </w:del>
      <w:del w:id="73" w:author="Christy Edwards" w:date="2026-06-04T14:29:00Z" w16du:dateUtc="2026-06-04T14:29:39Z">
        <w:r w:rsidR="005521C2" w:rsidDel="474C9C81">
          <w:delText xml:space="preserve"> and reintroduction or</w:delText>
        </w:r>
      </w:del>
      <w:del w:id="74" w:author="Christy Edwards" w:date="2026-06-04T17:46:00Z" w16du:dateUtc="2026-06-04T17:46:32Z">
        <w:r w:rsidR="474C9C81">
          <w:delText xml:space="preserve"> population reinforcement </w:delText>
        </w:r>
      </w:del>
      <w:del w:id="75" w:author="Christy Edwards" w:date="2026-06-04T14:29:00Z" w16du:dateUtc="2026-06-04T14:29:59Z">
        <w:r w:rsidR="005521C2" w:rsidDel="474C9C81">
          <w:delText xml:space="preserve">using </w:delText>
        </w:r>
        <w:r w:rsidR="005521C2" w:rsidRPr="14B34B7C" w:rsidDel="474C9C81">
          <w:rPr>
            <w:i/>
            <w:iCs/>
          </w:rPr>
          <w:delText>ex situ</w:delText>
        </w:r>
        <w:r w:rsidR="005521C2" w:rsidDel="474C9C81">
          <w:delText xml:space="preserve">-derived </w:delText>
        </w:r>
        <w:r w:rsidR="005521C2" w:rsidDel="5A9B6C23">
          <w:delText>genotypes</w:delText>
        </w:r>
      </w:del>
      <w:r w:rsidR="474C9C81">
        <w:t xml:space="preserve"> </w:t>
      </w:r>
      <w:ins w:id="76" w:author="Christy Edwards" w:date="2026-06-04T17:45:00Z" w16du:dateUtc="2026-06-04T17:45:53Z">
        <w:r w:rsidR="331D1A2B">
          <w:t xml:space="preserve">augmentations </w:t>
        </w:r>
      </w:ins>
      <w:r w:rsidR="474C9C81">
        <w:lastRenderedPageBreak/>
        <w:t>to promote interbreeding and restore genetic variation</w:t>
      </w:r>
      <w:ins w:id="77" w:author="Christy Edwards" w:date="2026-06-04T14:30:00Z" w16du:dateUtc="2026-06-04T14:30:20Z">
        <w:r w:rsidR="3E92E1F6">
          <w:t>, or introductions</w:t>
        </w:r>
      </w:ins>
      <w:r w:rsidR="474C9C81">
        <w:t xml:space="preserve"> </w:t>
      </w:r>
      <w:r w:rsidR="005521C2">
        <w:fldChar w:fldCharType="begin"/>
      </w:r>
      <w:r w:rsidR="005521C2">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521C2">
        <w:fldChar w:fldCharType="separate"/>
      </w:r>
      <w:r w:rsidR="1BEA1B78" w:rsidRPr="14B34B7C">
        <w:rPr>
          <w:noProof/>
        </w:rPr>
        <w:t>(</w:t>
      </w:r>
      <w:r w:rsidR="46783F62">
        <w:t>Edwards</w:t>
      </w:r>
      <w:r w:rsidR="46783F62" w:rsidRPr="14B34B7C">
        <w:rPr>
          <w:i/>
          <w:iCs/>
        </w:rPr>
        <w:t xml:space="preserve"> et al.</w:t>
      </w:r>
      <w:r w:rsidR="46783F62">
        <w:t>, 2025</w:t>
      </w:r>
      <w:r w:rsidR="1BEA1B78" w:rsidRPr="14B34B7C">
        <w:rPr>
          <w:noProof/>
        </w:rPr>
        <w:t>)</w:t>
      </w:r>
      <w:r w:rsidR="005521C2">
        <w:fldChar w:fldCharType="end"/>
      </w:r>
      <w:r w:rsidR="3D73127B">
        <w:t xml:space="preserve">. Such actions can be valuable when fragmentation, demographic decline, or habitat </w:t>
      </w:r>
      <w:del w:id="78" w:author="Christy Edwards" w:date="2026-06-04T14:30:00Z" w16du:dateUtc="2026-06-04T14:30:39Z">
        <w:r w:rsidR="005521C2" w:rsidDel="3D73127B">
          <w:delText xml:space="preserve">change </w:delText>
        </w:r>
      </w:del>
      <w:ins w:id="79" w:author="Christy Edwards" w:date="2026-06-04T14:30:00Z" w16du:dateUtc="2026-06-04T14:30:46Z">
        <w:r w:rsidR="2F5F7AF6">
          <w:t xml:space="preserve">degradation or loss </w:t>
        </w:r>
      </w:ins>
      <w:r w:rsidR="3D73127B">
        <w:t>have reduced effective population size</w:t>
      </w:r>
      <w:ins w:id="80" w:author="Christy Edwards" w:date="2026-06-04T14:31:00Z" w16du:dateUtc="2026-06-04T14:31:03Z">
        <w:r w:rsidR="65AF10DF">
          <w:t>s</w:t>
        </w:r>
      </w:ins>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ins w:id="81" w:author="Christy Edwards" w:date="2026-06-04T14:31:00Z" w16du:dateUtc="2026-06-04T14:31:24Z">
        <w:r w:rsidR="43E07C0C">
          <w:t xml:space="preserve">often </w:t>
        </w:r>
      </w:ins>
      <w:r w:rsidR="541D353A">
        <w:t>context</w:t>
      </w:r>
      <w:ins w:id="82" w:author="Christy Edwards" w:date="2026-06-04T14:11:00Z" w16du:dateUtc="2026-06-04T14:11:03Z">
        <w:r w:rsidR="3A14B107">
          <w:t>-</w:t>
        </w:r>
      </w:ins>
      <w:del w:id="83" w:author="Christy Edwards" w:date="2026-06-04T14:11:00Z" w16du:dateUtc="2026-06-04T14:11:02Z">
        <w:r w:rsidR="005521C2" w:rsidDel="541D353A">
          <w:delText xml:space="preserve"> </w:delText>
        </w:r>
      </w:del>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rsidR="005521C2">
        <w:fldChar w:fldCharType="begin"/>
      </w:r>
      <w:r w:rsidR="005521C2">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5521C2">
        <w:fldChar w:fldCharType="separate"/>
      </w:r>
      <w:r w:rsidR="133AD33B" w:rsidRPr="14B34B7C">
        <w:rPr>
          <w:noProof/>
        </w:rPr>
        <w:t>(</w:t>
      </w:r>
      <w:r w:rsidR="46783F62">
        <w:t>MacDonald</w:t>
      </w:r>
      <w:r w:rsidR="46783F62" w:rsidRPr="14B34B7C">
        <w:rPr>
          <w:i/>
          <w:iCs/>
        </w:rPr>
        <w:t xml:space="preserve"> et al.</w:t>
      </w:r>
      <w:r w:rsidR="46783F62">
        <w:t>, 2025</w:t>
      </w:r>
      <w:r w:rsidR="133AD33B" w:rsidRPr="14B34B7C">
        <w:rPr>
          <w:noProof/>
        </w:rPr>
        <w:t>)</w:t>
      </w:r>
      <w:r w:rsidR="005521C2">
        <w:fldChar w:fldCharType="end"/>
      </w:r>
      <w:r w:rsidR="3D73127B">
        <w:t>.</w:t>
      </w:r>
    </w:p>
    <w:p w14:paraId="38E79481" w14:textId="367D3D75" w:rsidR="00136949" w:rsidRDefault="6BBB7342" w:rsidP="14B34B7C">
      <w:ins w:id="84" w:author="Christy Edwards" w:date="2026-06-04T17:53:00Z" w16du:dateUtc="2026-06-04T17:53:59Z">
        <w:r>
          <w:t>Us</w:t>
        </w:r>
      </w:ins>
      <w:ins w:id="85" w:author="Christy Edwards" w:date="2026-06-04T17:54:00Z" w16du:dateUtc="2026-06-04T17:54:13Z">
        <w:r>
          <w:t xml:space="preserve">ing mixed source material for </w:t>
        </w:r>
      </w:ins>
      <w:del w:id="86" w:author="Christy Edwards" w:date="2026-06-04T17:54:00Z" w16du:dateUtc="2026-06-04T17:54:51Z">
        <w:r w:rsidR="47AAD487">
          <w:delText xml:space="preserve">Genetic </w:delText>
        </w:r>
      </w:del>
      <w:del w:id="87" w:author="Christy Edwards" w:date="2026-06-04T14:11:00Z" w16du:dateUtc="2026-06-04T14:11:27Z">
        <w:r w:rsidR="001C3E49" w:rsidDel="47AAD487">
          <w:delText>mixing</w:delText>
        </w:r>
      </w:del>
      <w:del w:id="88" w:author="Christy Edwards" w:date="2026-06-04T17:54:00Z" w16du:dateUtc="2026-06-04T17:54:51Z">
        <w:r w:rsidR="2DB58E0D">
          <w:delText xml:space="preserve">, managed </w:delText>
        </w:r>
        <w:r w:rsidR="5068D574">
          <w:delText>interbreeding</w:delText>
        </w:r>
        <w:r w:rsidR="2DB58E0D">
          <w:delText>,</w:delText>
        </w:r>
      </w:del>
      <w:ins w:id="89" w:author="Christy Edwards" w:date="2026-06-04T17:54:00Z" w16du:dateUtc="2026-06-04T17:54:59Z">
        <w:r w:rsidR="50D16D5F">
          <w:t>controlled crosses, populatio</w:t>
        </w:r>
      </w:ins>
      <w:ins w:id="90" w:author="Christy Edwards" w:date="2026-06-04T17:55:00Z" w16du:dateUtc="2026-06-04T17:55:10Z">
        <w:r w:rsidR="50D16D5F">
          <w:t>n augmentations or introductions</w:t>
        </w:r>
      </w:ins>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del w:id="91" w:author="Christy Edwards" w:date="2026-06-04T14:18:00Z" w16du:dateUtc="2026-06-04T14:18:58Z">
        <w:r w:rsidR="001C3E49" w:rsidDel="7015286D">
          <w:delText>inaction</w:delText>
        </w:r>
      </w:del>
      <w:ins w:id="92" w:author="Christy Edwards" w:date="2026-06-04T14:18:00Z" w16du:dateUtc="2026-06-04T14:18:59Z">
        <w:r w:rsidR="4B78E189">
          <w:t xml:space="preserve">loss </w:t>
        </w:r>
      </w:ins>
      <w:ins w:id="93" w:author="Christy Edwards" w:date="2026-06-04T14:19:00Z" w16du:dateUtc="2026-06-04T14:19:19Z">
        <w:r w:rsidR="4B78E189">
          <w:t>of genetic diversity due to inbreeding or genetic drift</w:t>
        </w:r>
      </w:ins>
      <w:r w:rsidR="7015286D">
        <w:t xml:space="preserve"> </w:t>
      </w:r>
      <w:ins w:id="94" w:author="Christy Edwards" w:date="2026-06-04T17:55:00Z" w16du:dateUtc="2026-06-04T17:55:50Z">
        <w:r w:rsidR="05E6564B">
          <w:t xml:space="preserve">in an isolated population </w:t>
        </w:r>
      </w:ins>
      <w:r w:rsidR="62A4C1CD">
        <w:t>exceed</w:t>
      </w:r>
      <w:r w:rsidR="7015286D">
        <w:t xml:space="preserve"> the risk </w:t>
      </w:r>
      <w:r w:rsidR="6916018E">
        <w:t>associated with</w:t>
      </w:r>
      <w:r w:rsidR="7015286D">
        <w:t xml:space="preserve"> admixture? Can </w:t>
      </w:r>
      <w:r w:rsidR="052C7085">
        <w:t xml:space="preserve">managed </w:t>
      </w:r>
      <w:r w:rsidR="7015286D" w:rsidRPr="14B34B7C">
        <w:rPr>
          <w:i/>
          <w:iCs/>
        </w:rPr>
        <w:t>ex situ</w:t>
      </w:r>
      <w:r w:rsidR="7015286D">
        <w:t xml:space="preserve"> populations capture </w:t>
      </w:r>
      <w:r w:rsidR="3E5E2095">
        <w:t xml:space="preserve">sufficient genetic </w:t>
      </w:r>
      <w:r w:rsidR="7015286D">
        <w:t>diversity to justify their use in reintroduction</w:t>
      </w:r>
      <w:ins w:id="95" w:author="Alexander Linan" w:date="2026-06-02T21:22:00Z" w16du:dateUtc="2026-06-02T21:22:45Z">
        <w:r w:rsidR="391A16EC">
          <w:t>s,</w:t>
        </w:r>
      </w:ins>
      <w:r w:rsidR="7015286D">
        <w:t xml:space="preserve"> </w:t>
      </w:r>
      <w:r w:rsidR="25317F50">
        <w:t>a</w:t>
      </w:r>
      <w:r w:rsidR="7015286D">
        <w:t xml:space="preserve">nd how much divergence among source populations is </w:t>
      </w:r>
      <w:r w:rsidR="2A6DA60B">
        <w:t>acceptable</w:t>
      </w:r>
      <w:r w:rsidR="7015286D">
        <w:t>?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96"/>
      <w:r w:rsidR="47AAD487">
        <w:fldChar w:fldCharType="end"/>
      </w:r>
      <w:commentRangeEnd w:id="96"/>
      <w:r w:rsidR="47AAD487">
        <w:rPr>
          <w:rStyle w:val="CommentReference"/>
          <w:sz w:val="24"/>
          <w:szCs w:val="24"/>
        </w:rPr>
        <w:commentReference w:id="96"/>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 xml:space="preserve">underscore </w:t>
      </w:r>
      <w:r w:rsidR="78F34E8E">
        <w:lastRenderedPageBreak/>
        <w:t>the need in</w:t>
      </w:r>
      <w:r w:rsidR="3E1DCDF4">
        <w:t xml:space="preserve"> identifying </w:t>
      </w:r>
      <w:r w:rsidR="083021BD">
        <w:t>a clear</w:t>
      </w:r>
      <w:r w:rsidR="3E1DCDF4">
        <w:t xml:space="preserve"> biological and demographic rationale, </w:t>
      </w:r>
      <w:r w:rsidR="53C613EB">
        <w:t>careful</w:t>
      </w:r>
      <w:ins w:id="97" w:author="Christy Edwards" w:date="2026-06-04T17:58:00Z" w16du:dateUtc="2026-06-04T17:58:09Z">
        <w:r w:rsidR="1C2E6423">
          <w:t>ly</w:t>
        </w:r>
      </w:ins>
      <w:r w:rsidR="53C613EB">
        <w:t xml:space="preserve"> </w:t>
      </w:r>
      <w:r w:rsidR="3E1DCDF4">
        <w:t>evaluat</w:t>
      </w:r>
      <w:ins w:id="98" w:author="Christy Edwards" w:date="2026-06-04T17:58:00Z" w16du:dateUtc="2026-06-04T17:58:14Z">
        <w:r w:rsidR="6F62A5DD">
          <w:t>e</w:t>
        </w:r>
      </w:ins>
      <w:del w:id="99" w:author="Christy Edwards" w:date="2026-06-04T17:58:00Z" w16du:dateUtc="2026-06-04T17:58:19Z">
        <w:r w:rsidR="47AAD487" w:rsidDel="3E1DCDF4">
          <w:delText>i</w:delText>
        </w:r>
        <w:r w:rsidR="47AAD487" w:rsidDel="27EED020">
          <w:delText>o</w:delText>
        </w:r>
        <w:r w:rsidR="47AAD487" w:rsidDel="3E1DCDF4">
          <w:delText>n</w:delText>
        </w:r>
        <w:r w:rsidR="3E1DCDF4">
          <w:delText xml:space="preserve"> </w:delText>
        </w:r>
        <w:r w:rsidR="24A647ED">
          <w:delText>o</w:delText>
        </w:r>
      </w:del>
      <w:r w:rsidR="24A647ED">
        <w:t xml:space="preserve">f </w:t>
      </w:r>
      <w:r w:rsidR="3E1DCDF4">
        <w:t xml:space="preserve">risks to both source and recipient populations, and </w:t>
      </w:r>
      <w:ins w:id="100" w:author="Christy Edwards" w:date="2026-06-04T17:58:00Z" w16du:dateUtc="2026-06-04T17:58:46Z">
        <w:r w:rsidR="4DB7D54D">
          <w:t xml:space="preserve">conduct </w:t>
        </w:r>
      </w:ins>
      <w:del w:id="101" w:author="Christy Edwards" w:date="2026-06-04T17:58:00Z" w16du:dateUtc="2026-06-04T17:58:42Z">
        <w:r w:rsidR="3E1DCDF4">
          <w:delText>integratin</w:delText>
        </w:r>
      </w:del>
      <w:del w:id="102" w:author="Christy Edwards" w:date="2026-06-04T17:57:00Z" w16du:dateUtc="2026-06-04T17:57:39Z">
        <w:r w:rsidR="3E1DCDF4">
          <w:delText>g</w:delText>
        </w:r>
      </w:del>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09D642C5" w:rsidR="002D7D36" w:rsidRDefault="636CD98D">
      <w:r>
        <w:t xml:space="preserve">Short’s bladderpod, </w:t>
      </w:r>
      <w:r w:rsidRPr="243CF49D">
        <w:rPr>
          <w:rStyle w:val="Emphasis"/>
        </w:rPr>
        <w:t>Physaria globosa</w:t>
      </w:r>
      <w:r>
        <w:t xml:space="preserve"> (Desv.) O’Kane &amp; Al-Shehbaz, is a federally endangered biennial to short-lived </w:t>
      </w:r>
      <w:r w:rsidR="303EFAB8">
        <w:t xml:space="preserve">herbaceous </w:t>
      </w:r>
      <w:r>
        <w:t xml:space="preserve">perennial species in the Brassicaceae with a geographically restricted and discontinuous distribution in the </w:t>
      </w:r>
      <w:r w:rsidR="15848463">
        <w:t>southeastern</w:t>
      </w:r>
      <w:r>
        <w:t xml:space="preserve"> United States</w:t>
      </w:r>
      <w:r w:rsidR="30CA248E">
        <w:t xml:space="preserve"> </w:t>
      </w:r>
      <w:r>
        <w:fldChar w:fldCharType="begin"/>
      </w:r>
      <w:r>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fldChar w:fldCharType="separate"/>
      </w:r>
      <w:r w:rsidR="30CA248E" w:rsidRPr="243CF49D">
        <w:rPr>
          <w:noProof/>
        </w:rPr>
        <w:t>(</w:t>
      </w:r>
      <w:r w:rsidR="46783F62">
        <w:t>Fuentes-Soriano &amp; Kellogg, 2021</w:t>
      </w:r>
      <w:r w:rsidR="30CA248E" w:rsidRPr="243CF49D">
        <w:rPr>
          <w:noProof/>
        </w:rPr>
        <w:t>)</w:t>
      </w:r>
      <w:r>
        <w:fldChar w:fldCharType="end"/>
      </w:r>
      <w:r>
        <w:t>. It occurs on steep, rocky bluff and talus</w:t>
      </w:r>
      <w:r w:rsidR="739CA571">
        <w:t xml:space="preserve"> </w:t>
      </w:r>
      <w:r w:rsidR="57581B64">
        <w:t>slopes</w:t>
      </w:r>
      <w:r>
        <w:t>, usually on calcareous</w:t>
      </w:r>
      <w:r w:rsidR="51EBFEC9">
        <w:t xml:space="preserve"> substrates with</w:t>
      </w:r>
      <w:r>
        <w:t xml:space="preserve"> south- to west-facing slopes near rivers or streams. The species is distributed across </w:t>
      </w:r>
      <w:del w:id="103" w:author="Christy Edwards" w:date="2026-06-04T14:34:00Z" w16du:dateUtc="2026-06-04T14:34:56Z">
        <w:r w:rsidDel="636CD98D">
          <w:delText xml:space="preserve">three </w:delText>
        </w:r>
      </w:del>
      <w:ins w:id="104" w:author="Christy Edwards" w:date="2026-06-04T14:34:00Z" w16du:dateUtc="2026-06-04T14:34:58Z">
        <w:r w:rsidR="22062009">
          <w:t xml:space="preserve">four </w:t>
        </w:r>
      </w:ins>
      <w:r>
        <w:t>disjunct regions: the confluence of the Wabash and Ohio Rivers</w:t>
      </w:r>
      <w:ins w:id="105" w:author="Christy Edwards" w:date="2026-06-04T14:33:00Z" w16du:dateUtc="2026-06-04T14:33:22Z">
        <w:r w:rsidR="0F63C888">
          <w:t xml:space="preserve"> in Indiana</w:t>
        </w:r>
      </w:ins>
      <w:r>
        <w:t>, the Kentucky River watershed</w:t>
      </w:r>
      <w:ins w:id="106" w:author="Christy Edwards" w:date="2026-06-04T14:34:00Z" w16du:dateUtc="2026-06-04T14:34:16Z">
        <w:r w:rsidR="0EBDA073">
          <w:t xml:space="preserve"> in Kentucky</w:t>
        </w:r>
      </w:ins>
      <w:r>
        <w:t>, and the Cumberland River watershed</w:t>
      </w:r>
      <w:ins w:id="107" w:author="Christy Edwards" w:date="2026-06-04T14:34:00Z" w16du:dateUtc="2026-06-04T14:34:20Z">
        <w:r w:rsidR="3481A41B">
          <w:t xml:space="preserve"> in </w:t>
        </w:r>
      </w:ins>
      <w:ins w:id="108" w:author="Christy Edwards" w:date="2026-06-04T14:35:00Z" w16du:dateUtc="2026-06-04T14:35:59Z">
        <w:r w:rsidR="1CC9A95E">
          <w:t>Ten</w:t>
        </w:r>
      </w:ins>
      <w:ins w:id="109" w:author="Christy Edwards" w:date="2026-06-04T17:59:00Z" w16du:dateUtc="2026-06-04T17:59:09Z">
        <w:r w:rsidR="578661B4">
          <w:t>nessee</w:t>
        </w:r>
      </w:ins>
      <w:ins w:id="110" w:author="Christy Edwards" w:date="2026-06-04T14:35:00Z" w16du:dateUtc="2026-06-04T14:35:59Z">
        <w:r w:rsidR="1CC9A95E">
          <w:t xml:space="preserve"> which is separated</w:t>
        </w:r>
      </w:ins>
      <w:ins w:id="111" w:author="Christy Edwards" w:date="2026-06-04T14:36:00Z" w16du:dateUtc="2026-06-04T14:36:39Z">
        <w:r w:rsidR="1CC9A95E">
          <w:t xml:space="preserve"> i</w:t>
        </w:r>
        <w:r w:rsidR="6C8813FA">
          <w:t xml:space="preserve">nto eastern and western groups, </w:t>
        </w:r>
      </w:ins>
      <w:ins w:id="112" w:author="Christy Edwards" w:date="2026-06-04T17:35:00Z" w16du:dateUtc="2026-06-04T17:35:05Z">
        <w:r w:rsidR="794B7B4D">
          <w:t>divi</w:t>
        </w:r>
      </w:ins>
      <w:ins w:id="113" w:author="Christy Edwards" w:date="2026-06-04T18:00:00Z" w16du:dateUtc="2026-06-04T18:00:04Z">
        <w:r w:rsidR="3DCEFBD9">
          <w:t>d</w:t>
        </w:r>
      </w:ins>
      <w:ins w:id="114" w:author="Christy Edwards" w:date="2026-06-04T14:36:00Z" w16du:dateUtc="2026-06-04T14:36:39Z">
        <w:r w:rsidR="6C8813FA">
          <w:t xml:space="preserve">ed by the Nashville </w:t>
        </w:r>
      </w:ins>
      <w:ins w:id="115" w:author="Christy Edwards" w:date="2026-06-04T17:59:00Z" w16du:dateUtc="2026-06-04T17:59:49Z">
        <w:r w:rsidR="2776CFEF">
          <w:t>metropolitan</w:t>
        </w:r>
      </w:ins>
      <w:ins w:id="116" w:author="Christy Edwards" w:date="2026-06-04T14:36:00Z" w16du:dateUtc="2026-06-04T14:36:39Z">
        <w:r w:rsidR="6C8813FA">
          <w:t xml:space="preserve"> area</w:t>
        </w:r>
      </w:ins>
      <w:ins w:id="117" w:author="Christy Edwards" w:date="2026-06-04T14:26:00Z" w16du:dateUtc="2026-06-04T14:26:42Z">
        <w:r w:rsidR="5B470B1E">
          <w:t xml:space="preserve">. </w:t>
        </w:r>
      </w:ins>
      <w:del w:id="118" w:author="Christy Edwards" w:date="2026-06-04T14:26:00Z" w16du:dateUtc="2026-06-04T14:26:38Z">
        <w:r w:rsidDel="636CD98D">
          <w:delText xml:space="preserve">. Because these regions </w:delText>
        </w:r>
      </w:del>
      <w:del w:id="119" w:author="Christy Edwards" w:date="2026-06-04T14:25:00Z" w16du:dateUtc="2026-06-04T14:25:40Z">
        <w:r w:rsidDel="636CD98D">
          <w:delText>are separated by up to hundreds of kilometers and dispersal is likely limited, substantial</w:delText>
        </w:r>
      </w:del>
      <w:del w:id="120" w:author="Christy Edwards" w:date="2026-06-04T14:26:00Z" w16du:dateUtc="2026-06-04T14:26:07Z">
        <w:r w:rsidDel="636CD98D">
          <w:delText xml:space="preserve"> genetic structure is expected across the range. </w:delText>
        </w:r>
      </w:del>
      <w:r w:rsidRPr="243CF49D">
        <w:rPr>
          <w:rStyle w:val="Emphasis"/>
        </w:rPr>
        <w:t>P</w:t>
      </w:r>
      <w:commentRangeStart w:id="121"/>
      <w:r w:rsidRPr="243CF49D">
        <w:rPr>
          <w:rStyle w:val="Emphasis"/>
        </w:rPr>
        <w:t>hysaria globosa</w:t>
      </w:r>
      <w:r>
        <w:t xml:space="preserve"> is threatened by habitat </w:t>
      </w:r>
      <w:r w:rsidR="29F32F07">
        <w:t>loss and degradation</w:t>
      </w:r>
      <w:r>
        <w:t>, soil erosion,</w:t>
      </w:r>
      <w:r w:rsidR="2933717A">
        <w:t xml:space="preserve"> and woody encroachment, particularl</w:t>
      </w:r>
      <w:r w:rsidR="0A046F2C">
        <w:t>y</w:t>
      </w:r>
      <w:r w:rsidR="2933717A">
        <w:t xml:space="preserve"> from</w:t>
      </w:r>
      <w:r>
        <w:t xml:space="preserve"> invasive </w:t>
      </w:r>
      <w:r w:rsidR="5CA7D58F">
        <w:t xml:space="preserve">nonnative </w:t>
      </w:r>
      <w:commentRangeStart w:id="122"/>
      <w:commentRangeStart w:id="123"/>
      <w:r w:rsidR="153026FB">
        <w:t>shrubs</w:t>
      </w:r>
      <w:r w:rsidR="513A4A1F">
        <w:t xml:space="preserve"> </w:t>
      </w:r>
      <w:r>
        <w:fldChar w:fldCharType="begin"/>
      </w:r>
      <w:r>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fldChar w:fldCharType="separate"/>
      </w:r>
      <w:r w:rsidR="6513E992" w:rsidRPr="243CF49D">
        <w:rPr>
          <w:noProof/>
        </w:rPr>
        <w:t>(Long</w:t>
      </w:r>
      <w:r w:rsidR="6513E992" w:rsidRPr="243CF49D">
        <w:rPr>
          <w:i/>
          <w:iCs/>
          <w:noProof/>
        </w:rPr>
        <w:t xml:space="preserve"> et al.</w:t>
      </w:r>
      <w:r w:rsidR="6513E992" w:rsidRPr="243CF49D">
        <w:rPr>
          <w:noProof/>
        </w:rPr>
        <w:t>, 2021)</w:t>
      </w:r>
      <w:r>
        <w:fldChar w:fldCharType="end"/>
      </w:r>
      <w:r w:rsidR="18092E7F">
        <w:t>.</w:t>
      </w:r>
      <w:r w:rsidR="513A4A1F">
        <w:t xml:space="preserve"> </w:t>
      </w:r>
      <w:commentRangeEnd w:id="122"/>
      <w:r>
        <w:rPr>
          <w:rStyle w:val="CommentReference"/>
          <w:sz w:val="24"/>
          <w:szCs w:val="24"/>
        </w:rPr>
        <w:commentReference w:id="122"/>
      </w:r>
      <w:commentRangeEnd w:id="123"/>
      <w:r>
        <w:rPr>
          <w:rStyle w:val="CommentReference"/>
          <w:sz w:val="24"/>
          <w:szCs w:val="24"/>
        </w:rPr>
        <w:commentReference w:id="123"/>
      </w:r>
      <w:r w:rsidR="737AAF6B">
        <w:t xml:space="preserve">However, it remains unclear how genetic variation is distributed across these disjunct regions and whether individual populations are experiencing genetic risks such as </w:t>
      </w:r>
      <w:del w:id="124" w:author="Christy Edwards" w:date="2026-06-04T17:36:00Z" w16du:dateUtc="2026-06-04T17:36:01Z">
        <w:r w:rsidDel="737AAF6B">
          <w:delText>reduced diversity</w:delText>
        </w:r>
      </w:del>
      <w:ins w:id="125" w:author="Christy Edwards" w:date="2026-06-04T17:36:00Z" w16du:dateUtc="2026-06-04T17:36:05Z">
        <w:r w:rsidR="203C3A7E">
          <w:t>bottlenecks</w:t>
        </w:r>
      </w:ins>
      <w:r w:rsidR="737AAF6B">
        <w:t xml:space="preserve">, inbreeding, or genetic </w:t>
      </w:r>
      <w:r w:rsidR="73359225">
        <w:t>erosion</w:t>
      </w:r>
      <w:r w:rsidR="737AAF6B">
        <w:t>.</w:t>
      </w:r>
      <w:commentRangeEnd w:id="121"/>
      <w:r>
        <w:rPr>
          <w:rStyle w:val="CommentReference"/>
          <w:sz w:val="24"/>
          <w:szCs w:val="24"/>
        </w:rPr>
        <w:commentReference w:id="121"/>
      </w:r>
    </w:p>
    <w:p w14:paraId="3C16DF49" w14:textId="17BDA815"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ins w:id="126" w:author="Christy Edwards" w:date="2026-06-04T17:36:00Z" w16du:dateUtc="2026-06-04T17:36:45Z">
        <w:r w:rsidR="096DCF49">
          <w:t xml:space="preserve"> </w:t>
        </w:r>
        <w:r w:rsidR="096DCF49">
          <w:lastRenderedPageBreak/>
          <w:t>efforts</w:t>
        </w:r>
      </w:ins>
      <w:r>
        <w:t xml:space="preserve"> should prioritize preserving existing population structure or restoring genetic diversity through ex situ conservation</w:t>
      </w:r>
      <w:ins w:id="127" w:author="Christy Edwards" w:date="2026-06-04T17:37:00Z" w16du:dateUtc="2026-06-04T17:37:43Z">
        <w:r w:rsidR="2335FD23">
          <w:t xml:space="preserve"> and reintroductions using mixed</w:t>
        </w:r>
      </w:ins>
      <w:ins w:id="128" w:author="Christy Edwards" w:date="2026-06-04T18:02:00Z" w16du:dateUtc="2026-06-04T18:02:50Z">
        <w:r w:rsidR="363122E2">
          <w:t>-</w:t>
        </w:r>
      </w:ins>
      <w:ins w:id="129" w:author="Christy Edwards" w:date="2026-06-04T17:37:00Z" w16du:dateUtc="2026-06-04T17:37:43Z">
        <w:r w:rsidR="2335FD23">
          <w:t>source material to facilitate admixture</w:t>
        </w:r>
      </w:ins>
      <w:r>
        <w:t xml:space="preserve">, </w:t>
      </w:r>
      <w:del w:id="130" w:author="Christy Edwards" w:date="2026-06-04T14:27:00Z" w16du:dateUtc="2026-06-04T14:27:30Z">
        <w:r w:rsidDel="7EB6AD9D">
          <w:delText>managed admixture,</w:delText>
        </w:r>
      </w:del>
      <w:del w:id="131" w:author="Christy Edwards" w:date="2026-06-04T17:37:00Z" w16du:dateUtc="2026-06-04T17:37:49Z">
        <w:r w:rsidDel="636CD98D">
          <w:delText xml:space="preserve"> and reintroduction</w:delText>
        </w:r>
      </w:del>
      <w:r>
        <w:t xml:space="preserve">. Although such interventions may help maintain genetic diversity and promote long-term persistence, they also carry risks, including outbreeding depression, disruption of adaptive differentiation, and incomplete representation of natural genetic diversity in ex situ collections. Management decisions should therefore be guided by range-wide data on genetic diversity, population structure, and </w:t>
      </w:r>
      <w:r w:rsidR="2EDC6F10">
        <w:t>the consequence</w:t>
      </w:r>
      <w:ins w:id="132" w:author="Christy Edwards" w:date="2026-06-04T17:38:00Z" w16du:dateUtc="2026-06-04T17:38:36Z">
        <w:r w:rsidR="27D5DE23">
          <w:t>s</w:t>
        </w:r>
      </w:ins>
      <w:r w:rsidR="2EDC6F10">
        <w:t xml:space="preserve"> of </w:t>
      </w:r>
      <w:del w:id="133" w:author="Christy Edwards" w:date="2026-06-04T17:39:00Z" w16du:dateUtc="2026-06-04T17:39:00Z">
        <w:r w:rsidDel="636CD98D">
          <w:delText xml:space="preserve">genetic </w:delText>
        </w:r>
        <w:r w:rsidDel="230331B2">
          <w:delText xml:space="preserve">mixing </w:delText>
        </w:r>
        <w:r w:rsidDel="636CD98D">
          <w:delText>among natural,</w:delText>
        </w:r>
      </w:del>
      <w:ins w:id="134" w:author="Christy Edwards" w:date="2026-06-04T17:39:00Z" w16du:dateUtc="2026-06-04T17:39:10Z">
        <w:r w:rsidR="5006FDD5">
          <w:t>using multiple sources for</w:t>
        </w:r>
      </w:ins>
      <w:r>
        <w:t xml:space="preserve"> </w:t>
      </w:r>
      <w:r w:rsidR="10846A5E">
        <w:t xml:space="preserve">translocated, and </w:t>
      </w:r>
      <w:r w:rsidR="10846A5E" w:rsidRPr="243CF49D">
        <w:rPr>
          <w:i/>
          <w:iCs/>
        </w:rPr>
        <w:t>ex situ</w:t>
      </w:r>
      <w:r w:rsidR="10846A5E">
        <w:t xml:space="preserve"> </w:t>
      </w:r>
      <w:r>
        <w:t>populations.</w:t>
      </w:r>
    </w:p>
    <w:p w14:paraId="6AAD4E0A" w14:textId="0B7BA396"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C7599">
        <w:t xml:space="preserve">, 2 translocated populations, and 1 </w:t>
      </w:r>
      <w:r w:rsidR="00FC7599" w:rsidRPr="00740FA0">
        <w:rPr>
          <w:i/>
          <w:iCs/>
        </w:rPr>
        <w:t>ex situ</w:t>
      </w:r>
      <w:r w:rsidR="00FC7599">
        <w:t xml:space="preserve"> population</w:t>
      </w:r>
      <w:r w:rsidR="008150EB">
        <w:t xml:space="preserve">, </w:t>
      </w:r>
      <w:r w:rsidRPr="007A2479">
        <w:t>spanning the species’ distribution and genotyped</w:t>
      </w:r>
      <w:r w:rsidR="001902F9">
        <w:t xml:space="preserve"> 358</w:t>
      </w:r>
      <w:r w:rsidRPr="007A2479">
        <w:t xml:space="preserve"> individuals at 20 microsatellite loci. </w:t>
      </w:r>
      <w:r w:rsidR="10FE3FB5">
        <w:t>Our goals were to</w:t>
      </w:r>
      <w:del w:id="135" w:author="Christy Edwards" w:date="2026-06-04T20:48:00Z" w16du:dateUtc="2026-06-04T20:48:25Z">
        <w:r w:rsidDel="10FE3FB5">
          <w:delText xml:space="preserve"> </w:delText>
        </w:r>
      </w:del>
      <w:ins w:id="136" w:author="Christy Edwards" w:date="2026-06-04T20:48:00Z" w16du:dateUtc="2026-06-04T20:48:14Z">
        <w:r w:rsidR="6682C08E">
          <w:t xml:space="preserve"> resolve how genetic structure corresponds to the species’ disjunct distribution,</w:t>
        </w:r>
        <w:r w:rsidRPr="007A2479">
          <w:t xml:space="preserve"> </w:t>
        </w:r>
      </w:ins>
      <w:r w:rsidRPr="007A2479">
        <w:t xml:space="preserve">determine whether populations show evidence of reduced diversity associated with bottlenecks, drift, or inbreeding; </w:t>
      </w:r>
      <w:del w:id="137" w:author="Christy Edwards" w:date="2026-06-04T20:48:00Z" w16du:dateUtc="2026-06-04T20:48:08Z">
        <w:r w:rsidRPr="007A2479">
          <w:delText>to resolve how genetic structure corresponds to the species’ disjunct r</w:delText>
        </w:r>
      </w:del>
      <w:del w:id="138" w:author="Christy Edwards" w:date="2026-06-04T18:03:00Z" w16du:dateUtc="2026-06-04T18:03:59Z">
        <w:r w:rsidRPr="007A2479">
          <w:delText>iver-associated</w:delText>
        </w:r>
      </w:del>
      <w:del w:id="139" w:author="Christy Edwards" w:date="2026-06-04T20:48:00Z" w16du:dateUtc="2026-06-04T20:48:08Z">
        <w:r w:rsidRPr="007A2479">
          <w:delText xml:space="preserve"> distribution</w:delText>
        </w:r>
      </w:del>
      <w:r w:rsidRPr="007A2479">
        <w:t xml:space="preserve">;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del w:id="140" w:author="Christy Edwards" w:date="2026-06-04T20:48:00Z" w16du:dateUtc="2026-06-04T20:48:52Z">
        <w:r w:rsidRPr="007A2479">
          <w:delText xml:space="preserve">More specifically, </w:delText>
        </w:r>
        <w:r w:rsidDel="10FE3FB5">
          <w:delText>w</w:delText>
        </w:r>
      </w:del>
      <w:ins w:id="141" w:author="Christy Edwards" w:date="2026-06-04T20:48:00Z" w16du:dateUtc="2026-06-04T20:48:52Z">
        <w:r w:rsidR="5036B9C9">
          <w:t>W</w:t>
        </w:r>
      </w:ins>
      <w:r w:rsidR="10FE3FB5">
        <w:t xml:space="preserve">e </w:t>
      </w:r>
      <w:ins w:id="142" w:author="Christy Edwards" w:date="2026-06-04T20:48:00Z" w16du:dateUtc="2026-06-04T20:48:56Z">
        <w:r w:rsidR="7673398E">
          <w:t>also</w:t>
        </w:r>
        <w:r w:rsidRPr="007A2479">
          <w:t xml:space="preserve"> </w:t>
        </w:r>
      </w:ins>
      <w:r>
        <w:t>assess</w:t>
      </w:r>
      <w:ins w:id="143" w:author="Christy Edwards" w:date="2026-06-04T18:05:00Z" w16du:dateUtc="2026-06-04T18:05:21Z">
        <w:r w:rsidR="633E6E95">
          <w:t>ed</w:t>
        </w:r>
      </w:ins>
      <w:r w:rsidRPr="007A2479">
        <w:t xml:space="preserve"> whether </w:t>
      </w:r>
      <w:del w:id="144" w:author="Christy Edwards" w:date="2026-06-04T18:05:00Z" w16du:dateUtc="2026-06-04T18:05:33Z">
        <w:r w:rsidRPr="007A2479">
          <w:delText xml:space="preserve">managed </w:delText>
        </w:r>
        <w:r w:rsidR="00EC7A8E">
          <w:delText>interbreeding</w:delText>
        </w:r>
        <w:r w:rsidRPr="007A2479">
          <w:delText xml:space="preserve"> and </w:delText>
        </w:r>
      </w:del>
      <w:ins w:id="145" w:author="Christy Edwards" w:date="2026-06-04T18:05:00Z" w16du:dateUtc="2026-06-04T18:05:43Z">
        <w:r w:rsidR="0B6B24BB">
          <w:t xml:space="preserve">mixed-source conservation </w:t>
        </w:r>
      </w:ins>
      <w:r w:rsidR="00EC7A8E">
        <w:t>translocation</w:t>
      </w:r>
      <w:ins w:id="146" w:author="Christy Edwards" w:date="2026-06-04T18:05:00Z" w16du:dateUtc="2026-06-04T18:05:46Z">
        <w:r w:rsidR="67BA41C1">
          <w:t>s</w:t>
        </w:r>
      </w:ins>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lastRenderedPageBreak/>
        <w:t>Study species</w:t>
      </w:r>
    </w:p>
    <w:p w14:paraId="655157B4" w14:textId="72BC37FA" w:rsidR="003E6CF5" w:rsidRDefault="1D75C4F3" w:rsidP="00EC63AB">
      <w:pPr>
        <w:jc w:val="both"/>
      </w:pPr>
      <w:r w:rsidRPr="5209E671">
        <w:rPr>
          <w:rStyle w:val="Emphasis"/>
        </w:rPr>
        <w:t>Physaria globosa</w:t>
      </w:r>
      <w:r>
        <w:t xml:space="preserve"> is a member of the mustard family (Brassicaceae). It is morphologically distinct from other</w:t>
      </w:r>
      <w:commentRangeStart w:id="147"/>
      <w:r>
        <w:t xml:space="preserve"> eastern U.S. </w:t>
      </w:r>
      <w:r w:rsidRPr="5209E671">
        <w:rPr>
          <w:rStyle w:val="Emphasis"/>
        </w:rPr>
        <w:t>Physaria</w:t>
      </w:r>
      <w:r>
        <w:t xml:space="preserve"> specie</w:t>
      </w:r>
      <w:commentRangeEnd w:id="147"/>
      <w:r>
        <w:rPr>
          <w:rStyle w:val="CommentReference"/>
          <w:sz w:val="24"/>
          <w:szCs w:val="24"/>
        </w:rPr>
        <w:commentReference w:id="147"/>
      </w:r>
      <w:r>
        <w:t xml:space="preserve">s, which are annuals with fibrous roots, whereas </w:t>
      </w:r>
      <w:r w:rsidRPr="5209E671">
        <w:rPr>
          <w:rStyle w:val="Emphasis"/>
        </w:rPr>
        <w:t xml:space="preserve">P. </w:t>
      </w:r>
      <w:r w:rsidRPr="72842033">
        <w:rPr>
          <w:rStyle w:val="Emphasis"/>
        </w:rPr>
        <w:t>globosa</w:t>
      </w:r>
      <w:r>
        <w:t xml:space="preserve"> is </w:t>
      </w:r>
      <w:ins w:id="148" w:author="Christy Edwards" w:date="2026-06-04T18:38:00Z" w16du:dateUtc="2026-06-04T18:38:33Z">
        <w:r w:rsidR="33CD393E">
          <w:t>most frequently a</w:t>
        </w:r>
        <w:r>
          <w:t xml:space="preserve"> </w:t>
        </w:r>
      </w:ins>
      <w:r>
        <w:t xml:space="preserve">biennial or perennial and </w:t>
      </w:r>
      <w:r w:rsidR="6748CEBD">
        <w:t xml:space="preserve">often </w:t>
      </w:r>
      <w:r>
        <w:t>has a woody caudex</w:t>
      </w:r>
      <w:r w:rsidR="00295D0A">
        <w:t xml:space="preserve"> </w:t>
      </w:r>
      <w:r>
        <w:fldChar w:fldCharType="begin"/>
      </w:r>
      <w:r>
        <w:instrText xml:space="preserve"> ADDIN EN.CITE &lt;EndNote&gt;&lt;Cite&gt;&lt;Year&gt;2010&lt;/Year&gt;&lt;RecNum&gt;1759&lt;/RecNum&gt;&lt;Prefix&gt;Flora of North America`, &lt;/Prefix&gt;&lt;DisplayText&gt;(Flora of North America, 2010)&lt;/DisplayText&gt;&lt;record&gt;&lt;rec-number&gt;1759&lt;/rec-number&gt;&lt;foreign-keys&gt;&lt;key app="EN" db-id="szaf2t5f69xez3ewt26vaxsnadp0r9r9sxra" timestamp="1779120265"&gt;1759&lt;/key&gt;&lt;/foreign-keys&gt;&lt;ref-type name="Book"&gt;6&lt;/ref-type&gt;&lt;contributors&gt;&lt;secondary-authors&gt;&lt;author&gt;Flora of North America Editorial, Committee&lt;/author&gt;&lt;/secondary-authors&gt;&lt;/contributors&gt;&lt;titles&gt;&lt;title&gt;Flora of North America&lt;/title&gt;&lt;/titles&gt;&lt;pages&gt;639&lt;/pages&gt;&lt;volume&gt;7&lt;/volume&gt;&lt;keywords&gt;&lt;keyword&gt;flora&lt;/keyword&gt;&lt;keyword&gt;taxonomy&lt;/keyword&gt;&lt;keyword&gt;North America&lt;/keyword&gt;&lt;/keywords&gt;&lt;dates&gt;&lt;year&gt;2010&lt;/year&gt;&lt;pub-dates&gt;&lt;date&gt;2010&lt;/date&gt;&lt;/pub-dates&gt;&lt;/dates&gt;&lt;pub-location&gt;New York and Oxford&lt;/pub-location&gt;&lt;publisher&gt;Oxford University Press&lt;/publisher&gt;&lt;urls&gt;&lt;related-urls&gt;&lt;url&gt;https://floranorthamerica.org/Main_Page&lt;/url&gt;&lt;/related-urls&gt;&lt;/urls&gt;&lt;/record&gt;&lt;/Cite&gt;&lt;/EndNote&gt;</w:instrText>
      </w:r>
      <w:r>
        <w:fldChar w:fldCharType="separate"/>
      </w:r>
      <w:r w:rsidR="008E412A" w:rsidRPr="5209E671">
        <w:rPr>
          <w:noProof/>
        </w:rPr>
        <w:t>(Flora of North America, 2010)</w:t>
      </w:r>
      <w:r>
        <w:fldChar w:fldCharType="end"/>
      </w:r>
      <w:commentRangeStart w:id="149"/>
      <w:commentRangeStart w:id="150"/>
      <w:r>
        <w:t>.</w:t>
      </w:r>
      <w:commentRangeEnd w:id="149"/>
      <w:r>
        <w:rPr>
          <w:rStyle w:val="CommentReference"/>
          <w:sz w:val="24"/>
          <w:szCs w:val="24"/>
        </w:rPr>
        <w:commentReference w:id="149"/>
      </w:r>
      <w:commentRangeEnd w:id="150"/>
      <w:r>
        <w:rPr>
          <w:rStyle w:val="CommentReference"/>
          <w:sz w:val="24"/>
          <w:szCs w:val="24"/>
        </w:rPr>
        <w:commentReference w:id="150"/>
      </w:r>
      <w:r>
        <w:t xml:space="preserve"> Plants may produce multiple stems and grow up to 50 cm tall. Small yellow flowers are produced in April and May and are pollinated primarily by small insects</w:t>
      </w:r>
      <w:r w:rsidR="6811A96E">
        <w:t xml:space="preserve"> </w:t>
      </w:r>
      <w:r>
        <w:fldChar w:fldCharType="begin"/>
      </w:r>
      <w:r>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fldChar w:fldCharType="end"/>
      </w:r>
      <w:r>
        <w:t>. In June and July, the species produces distinctive globular fruits that give bladderpods their common name. Seeds are thought to be dispersed by water and gravity along the rivers</w:t>
      </w:r>
      <w:r w:rsidR="6811A96E">
        <w:t xml:space="preserve"> </w:t>
      </w:r>
      <w:r>
        <w:fldChar w:fldCharType="begin"/>
      </w:r>
      <w:r>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fldChar w:fldCharType="separate"/>
      </w:r>
      <w:r w:rsidR="00F141CE" w:rsidRPr="5209E671">
        <w:rPr>
          <w:noProof/>
        </w:rPr>
        <w:t>(Long</w:t>
      </w:r>
      <w:r w:rsidR="00F141CE" w:rsidRPr="5209E671">
        <w:rPr>
          <w:i/>
          <w:iCs/>
          <w:noProof/>
        </w:rPr>
        <w:t xml:space="preserve"> et al.</w:t>
      </w:r>
      <w:r w:rsidR="00F141CE" w:rsidRPr="5209E671">
        <w:rPr>
          <w:noProof/>
        </w:rPr>
        <w:t>, 2021)</w:t>
      </w:r>
      <w:r>
        <w:fldChar w:fldCharType="end"/>
      </w:r>
      <w:r>
        <w:t>.</w:t>
      </w:r>
    </w:p>
    <w:p w14:paraId="0ED09E45" w14:textId="25EBE232" w:rsidR="0003206C" w:rsidRPr="00DA052D" w:rsidRDefault="005A64F9" w:rsidP="00EC63AB">
      <w:pPr>
        <w:pStyle w:val="Heading2"/>
        <w:jc w:val="both"/>
      </w:pPr>
      <w:commentRangeStart w:id="151"/>
      <w:r w:rsidRPr="00DA052D">
        <w:t>Sampl</w:t>
      </w:r>
      <w:r w:rsidR="0003206C" w:rsidRPr="00DA052D">
        <w:t>e collection</w:t>
      </w:r>
      <w:r w:rsidR="00920BAA" w:rsidRPr="00DA052D">
        <w:t xml:space="preserve"> and DNA extraction</w:t>
      </w:r>
      <w:commentRangeEnd w:id="151"/>
      <w:r w:rsidR="00A161EA" w:rsidRPr="00DA052D">
        <w:rPr>
          <w:rStyle w:val="CommentReference"/>
          <w:sz w:val="28"/>
          <w:szCs w:val="26"/>
        </w:rPr>
        <w:commentReference w:id="151"/>
      </w:r>
    </w:p>
    <w:p w14:paraId="7C498F6A" w14:textId="77777777"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358 individuals from 17 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two translocated populations in Kentucky, USA (TR_01, TR_02); and one </w:t>
      </w:r>
      <w:r w:rsidRPr="00740FA0">
        <w:rPr>
          <w:i/>
          <w:iCs/>
        </w:rPr>
        <w:t>ex situ</w:t>
      </w:r>
      <w:r w:rsidRPr="00124599">
        <w:t xml:space="preserve"> population maintained in the private conservation garden of Julian Campbell in Lexington, Kentucky, USA (EX_01).</w:t>
      </w:r>
    </w:p>
    <w:p w14:paraId="3E9AEE74" w14:textId="4534C168" w:rsidR="00124599" w:rsidRPr="00124599" w:rsidRDefault="70E96F45" w:rsidP="72842033">
      <w:pPr>
        <w:rPr>
          <w:ins w:id="152" w:author="Christy Edwards" w:date="2026-06-04T18:56:00Z" w16du:dateUtc="2026-06-04T18:56:09Z"/>
          <w:rFonts w:eastAsia="MS Mincho"/>
          <w:lang w:eastAsia="en-US"/>
        </w:rPr>
      </w:pPr>
      <w:commentRangeStart w:id="153"/>
      <w:commentRangeStart w:id="154"/>
      <w:ins w:id="155" w:author="Christy Edwards" w:date="2026-06-04T18:59:00Z" w16du:dateUtc="2026-06-04T18:59:44Z">
        <w:r>
          <w:t xml:space="preserve">The translocated and </w:t>
        </w:r>
        <w:r w:rsidRPr="72842033">
          <w:rPr>
            <w:i/>
            <w:iCs/>
          </w:rPr>
          <w:t>ex situ</w:t>
        </w:r>
        <w:r>
          <w:t xml:space="preserve"> populations </w:t>
        </w:r>
      </w:ins>
      <w:commentRangeEnd w:id="153"/>
      <w:r w:rsidR="00124599">
        <w:rPr>
          <w:rStyle w:val="CommentReference"/>
          <w:sz w:val="24"/>
          <w:szCs w:val="24"/>
        </w:rPr>
        <w:commentReference w:id="153"/>
      </w:r>
      <w:commentRangeEnd w:id="154"/>
      <w:r>
        <w:rPr>
          <w:rStyle w:val="CommentReference"/>
          <w:sz w:val="24"/>
          <w:szCs w:val="24"/>
        </w:rPr>
        <w:commentReference w:id="154"/>
      </w:r>
      <w:ins w:id="156" w:author="Christy Edwards" w:date="2026-06-04T18:59:00Z" w16du:dateUtc="2026-06-04T18:59:44Z">
        <w:r>
          <w:t xml:space="preserve">had distinct establishment histories  </w:t>
        </w:r>
      </w:ins>
      <w:ins w:id="157" w:author="Christy Edwards" w:date="2026-06-04T18:56:00Z" w16du:dateUtc="2026-06-04T18:56:09Z">
        <w:r w:rsidR="17666C77">
          <w:t xml:space="preserve">The EX_01 population was established by Julian Campbell in </w:t>
        </w:r>
      </w:ins>
      <w:ins w:id="158" w:author="Christy Edwards" w:date="2026-06-04T18:57:00Z" w16du:dateUtc="2026-06-04T18:57:49Z">
        <w:r w:rsidR="7073D34A">
          <w:t>the 1990s</w:t>
        </w:r>
      </w:ins>
      <w:ins w:id="159" w:author="Christy Edwards" w:date="2026-06-04T18:56:00Z" w16du:dateUtc="2026-06-04T18:56:09Z">
        <w:r w:rsidR="17666C77">
          <w:t xml:space="preserve"> and included source material from multiple regions across the species’ range. Kentucky sources included Franklin County, </w:t>
        </w:r>
        <w:r w:rsidR="17666C77">
          <w:lastRenderedPageBreak/>
          <w:t xml:space="preserve">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managed interbreeding between Kentucky and Tennessee genotypes with the goal of generating robust genotypes for restoration. This was </w:t>
        </w:r>
      </w:ins>
      <w:ins w:id="160" w:author="Christy Edwards" w:date="2026-06-04T18:59:00Z" w16du:dateUtc="2026-06-04T18:59:19Z">
        <w:r w:rsidR="2BD4A26F">
          <w:t>accomplished</w:t>
        </w:r>
      </w:ins>
      <w:ins w:id="161" w:author="Christy Edwards" w:date="2026-06-04T18:56:00Z" w16du:dateUtc="2026-06-04T18:56:09Z">
        <w:r w:rsidR="17666C77">
          <w:t xml:space="preserve"> by placing plants from the two regions adjacent to one another in the garden and allowing natural pollination to occur. The genetic identity of the resulting offspring had not been validated before the present study. </w:t>
        </w:r>
      </w:ins>
    </w:p>
    <w:p w14:paraId="2D0FCC45" w14:textId="0EED7343" w:rsidR="00124599" w:rsidRPr="00124599" w:rsidRDefault="00124599" w:rsidP="00740FA0">
      <w:commentRangeStart w:id="162"/>
      <w:commentRangeStart w:id="163"/>
      <w:del w:id="164" w:author="Christy Edwards" w:date="2026-06-04T18:59:00Z" w16du:dateUtc="2026-06-04T18:59:38Z">
        <w:r w:rsidRPr="00124599">
          <w:delText xml:space="preserve">The translocated and </w:delText>
        </w:r>
        <w:r w:rsidRPr="00740FA0">
          <w:rPr>
            <w:i/>
            <w:iCs/>
          </w:rPr>
          <w:delText>ex situ</w:delText>
        </w:r>
        <w:r w:rsidRPr="00124599">
          <w:delText xml:space="preserve"> populations </w:delText>
        </w:r>
      </w:del>
      <w:commentRangeEnd w:id="162"/>
      <w:r w:rsidR="00141067" w:rsidRPr="00124599">
        <w:rPr>
          <w:rStyle w:val="CommentReference"/>
          <w:sz w:val="24"/>
          <w:szCs w:val="24"/>
        </w:rPr>
        <w:commentReference w:id="162"/>
      </w:r>
      <w:commentRangeEnd w:id="163"/>
      <w:r w:rsidRPr="00124599">
        <w:rPr>
          <w:rStyle w:val="CommentReference"/>
          <w:sz w:val="24"/>
          <w:szCs w:val="24"/>
        </w:rPr>
        <w:commentReference w:id="163"/>
      </w:r>
      <w:del w:id="165" w:author="Christy Edwards" w:date="2026-06-04T18:59:00Z" w16du:dateUtc="2026-06-04T18:59:38Z">
        <w:r w:rsidRPr="00124599">
          <w:delText>had distinct establishment histories</w:delText>
        </w:r>
      </w:del>
      <w:r w:rsidRPr="00124599">
        <w:t>. TR_01 was established by Tara Littlefield using two sources of introduced material. The first introduced genotypes were</w:t>
      </w:r>
      <w:r>
        <w:t xml:space="preserve"> </w:t>
      </w:r>
      <w:ins w:id="166" w:author="Christy Edwards" w:date="2026-06-04T18:41:00Z" w16du:dateUtc="2026-06-04T18:41:15Z">
        <w:r w:rsidR="2CB46523">
          <w:t>translocated</w:t>
        </w:r>
        <w:r w:rsidRPr="00124599">
          <w:t xml:space="preserve"> </w:t>
        </w:r>
      </w:ins>
      <w:del w:id="167" w:author="Christy Edwards" w:date="2026-06-04T18:40:00Z" w16du:dateUtc="2026-06-04T18:40:57Z">
        <w:r w:rsidRPr="00124599">
          <w:delText xml:space="preserve">collected </w:delText>
        </w:r>
      </w:del>
      <w:del w:id="168" w:author="Christy Edwards" w:date="2026-06-04T18:41:00Z" w16du:dateUtc="2026-06-04T18:41:19Z">
        <w:r w:rsidRPr="00124599">
          <w:delText>from</w:delText>
        </w:r>
      </w:del>
      <w:r w:rsidRPr="00124599">
        <w:t xml:space="preserve"> living plants rescued from a roadcut at Cove Spring, Kentucky, USA (KY_02) in 2014. The second source consisted of seeds collected from Woodford County, Kentucky, USA (KY_05) in 2015. These seeds were sown and allowed to grow under natural conditions, and </w:t>
      </w:r>
      <w:r w:rsidR="00007F83">
        <w:t xml:space="preserve">spontaneous </w:t>
      </w:r>
      <w:r w:rsidRPr="00124599">
        <w:t>genetic mixing between the two source populations was expected. TR_01 has been monitored annually by Tara Littlefield. TR_02 was established b</w:t>
      </w:r>
      <w:r w:rsidRPr="00740FA0">
        <w:rPr>
          <w:highlight w:val="yellow"/>
        </w:rPr>
        <w:t xml:space="preserve">y </w:t>
      </w:r>
      <w:del w:id="169" w:author="Christy Edwards" w:date="2026-06-04T18:42:00Z" w16du:dateUtc="2026-06-04T18:42:09Z">
        <w:r w:rsidRPr="00740FA0">
          <w:rPr>
            <w:highlight w:val="yellow"/>
          </w:rPr>
          <w:delText>XXXXX</w:delText>
        </w:r>
      </w:del>
      <w:ins w:id="170" w:author="Christy Edwards" w:date="2026-06-04T18:42:00Z" w16du:dateUtc="2026-06-04T18:42:15Z">
        <w:r w:rsidR="3EEC2A20" w:rsidRPr="72842033">
          <w:rPr>
            <w:highlight w:val="yellow"/>
          </w:rPr>
          <w:t>Julian Campbell</w:t>
        </w:r>
      </w:ins>
      <w:r w:rsidRPr="00124599">
        <w:t xml:space="preserve"> in </w:t>
      </w:r>
      <w:r w:rsidRPr="00740FA0">
        <w:rPr>
          <w:highlight w:val="yellow"/>
        </w:rPr>
        <w:t>20XX</w:t>
      </w:r>
      <w:r w:rsidRPr="00124599">
        <w:t xml:space="preserve"> and was sourced from Julian Campbell’s garden population (EX_01).</w:t>
      </w:r>
    </w:p>
    <w:p w14:paraId="1D8A28CF" w14:textId="3C84B208" w:rsidR="00124599" w:rsidRPr="00740FA0" w:rsidRDefault="00124599" w:rsidP="00740FA0">
      <w:pPr>
        <w:rPr>
          <w:del w:id="171" w:author="Christy Edwards" w:date="2026-06-04T18:56:00Z" w16du:dateUtc="2026-06-04T18:56:09Z"/>
          <w:rFonts w:eastAsia="MS Mincho"/>
          <w:lang w:eastAsia="en-US"/>
        </w:rPr>
      </w:pPr>
      <w:del w:id="172" w:author="Christy Edwards" w:date="2026-06-04T18:56:00Z" w16du:dateUtc="2026-06-04T18:56:09Z">
        <w:r w:rsidRPr="00124599">
          <w:delText xml:space="preserve">The EX_01 population was established by Julian Campbell in </w:delText>
        </w:r>
        <w:r w:rsidRPr="00740FA0">
          <w:rPr>
            <w:highlight w:val="yellow"/>
          </w:rPr>
          <w:delText>20XX</w:delText>
        </w:r>
        <w:r w:rsidRPr="00124599">
          <w:delText xml:space="preserve"> and included source material from multiple regions across the species’ range. Kentucky sources included Franklin County, Kentucky, USA, from rocky woods along Little Benson Creek; Jessamine County, </w:delText>
        </w:r>
        <w:r w:rsidRPr="00124599">
          <w:lastRenderedPageBreak/>
          <w:delText xml:space="preserve">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a managed </w:delText>
        </w:r>
        <w:r w:rsidR="00955A41">
          <w:delText>interbreeding</w:delText>
        </w:r>
        <w:r w:rsidRPr="00124599">
          <w:delText xml:space="preserve"> between Kentucky and Tennessee </w:delText>
        </w:r>
        <w:r w:rsidR="00955A41">
          <w:delText>genotypes</w:delText>
        </w:r>
        <w:r w:rsidRPr="00124599">
          <w:delText xml:space="preserve"> with the goal of generating robust genotypes for restoration. This cross was performed by placing plants from the two regions adjacent to one another in the garden and allowing natural pollination to occur. The genetic identity of the resulting offspring had not been validated before the present study.</w:delText>
        </w:r>
      </w:del>
    </w:p>
    <w:p w14:paraId="61B4E463" w14:textId="6B32F58E" w:rsidR="00236C4E" w:rsidRDefault="00236C4E" w:rsidP="00740FA0">
      <w:r>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ins w:id="173" w:author="Christy Edwards" w:date="2026-06-04T19:01:00Z" w16du:dateUtc="2026-06-04T19:01:59Z">
        <w:r w:rsidR="121DB474">
          <w:t>(Rollins) O’kane and Al</w:t>
        </w:r>
      </w:ins>
      <w:ins w:id="174" w:author="Christy Edwards" w:date="2026-06-04T19:37:00Z" w16du:dateUtc="2026-06-04T19:37:16Z">
        <w:r w:rsidR="511A287E">
          <w:t>-</w:t>
        </w:r>
      </w:ins>
      <w:ins w:id="175" w:author="Christy Edwards" w:date="2026-06-04T19:01:00Z" w16du:dateUtc="2026-06-04T19:01:59Z">
        <w:r w:rsidR="121DB474">
          <w:t>She</w:t>
        </w:r>
      </w:ins>
      <w:ins w:id="176" w:author="Christy Edwards" w:date="2026-06-04T19:02:00Z" w16du:dateUtc="2026-06-04T19:02:03Z">
        <w:r w:rsidR="121DB474">
          <w:t>hbaz</w:t>
        </w:r>
        <w:r>
          <w:t xml:space="preserve"> </w:t>
        </w:r>
      </w:ins>
      <w:r>
        <w:t xml:space="preserve">in Missouri, USA, 19 individuals from three populations of </w:t>
      </w:r>
      <w:r>
        <w:rPr>
          <w:rStyle w:val="Emphasis"/>
        </w:rPr>
        <w:t>P. ouachitensis</w:t>
      </w:r>
      <w:r>
        <w:t xml:space="preserve"> </w:t>
      </w:r>
      <w:ins w:id="177" w:author="Christy Edwards" w:date="2026-06-04T19:00:00Z" w16du:dateUtc="2026-06-04T19:00:41Z">
        <w:r w:rsidR="74AC055A">
          <w:t xml:space="preserve">Kallison and Edwards </w:t>
        </w:r>
      </w:ins>
      <w:r>
        <w:t xml:space="preserve">in the Ouachita Mountains of Arkansas, USA, and 12 individuals from one population of </w:t>
      </w:r>
      <w:r>
        <w:rPr>
          <w:rStyle w:val="Emphasis"/>
        </w:rPr>
        <w:t>P. gracilis</w:t>
      </w:r>
      <w:r>
        <w:t xml:space="preserve"> </w:t>
      </w:r>
      <w:ins w:id="178" w:author="Christy Edwards" w:date="2026-06-04T19:36:00Z" w16du:dateUtc="2026-06-04T19:36:59Z">
        <w:r w:rsidR="4B4BD984">
          <w:t>(Hook.) O</w:t>
        </w:r>
      </w:ins>
      <w:ins w:id="179" w:author="Christy Edwards" w:date="2026-06-04T19:37:00Z" w16du:dateUtc="2026-06-04T19:37:11Z">
        <w:r w:rsidR="4B4BD984">
          <w:t>’kane and Al-Shehbaz</w:t>
        </w:r>
      </w:ins>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BD7360">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t>Allen</w:t>
      </w:r>
      <w:r w:rsidR="00C043F9" w:rsidRPr="004A6431">
        <w:rPr>
          <w:i/>
        </w:rPr>
        <w:t xml:space="preserve"> et al.</w:t>
      </w:r>
      <w:r w:rsidR="00C043F9" w:rsidRPr="004A6431">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lastRenderedPageBreak/>
        <w:t>Microsatellite markers</w:t>
      </w:r>
      <w:r w:rsidR="00626CA6" w:rsidRPr="00E938E0">
        <w:t xml:space="preserve"> and genotyping</w:t>
      </w:r>
    </w:p>
    <w:p w14:paraId="795CA33D" w14:textId="1DBA34BF"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w:t>
      </w:r>
      <w:commentRangeStart w:id="180"/>
      <w:r w:rsidRPr="00422BEE">
        <w:t xml:space="preserve">MSATCOMMANDER </w:t>
      </w:r>
      <w:commentRangeEnd w:id="180"/>
      <w:r w:rsidRPr="00422BEE">
        <w:rPr>
          <w:rStyle w:val="CommentReference"/>
          <w:sz w:val="24"/>
          <w:szCs w:val="24"/>
        </w:rPr>
        <w:commentReference w:id="180"/>
      </w:r>
      <w:r w:rsidRPr="00422BEE">
        <w:t xml:space="preserve">identified 2,054 unique microsatellites from the contig consensus sequences, and </w:t>
      </w:r>
      <w:commentRangeStart w:id="181"/>
      <w:r w:rsidRPr="00422BEE">
        <w:t>PRIMER3</w:t>
      </w:r>
      <w:commentRangeEnd w:id="181"/>
      <w:r w:rsidRPr="00422BEE">
        <w:rPr>
          <w:rStyle w:val="CommentReference"/>
          <w:sz w:val="24"/>
          <w:szCs w:val="24"/>
        </w:rPr>
        <w:commentReference w:id="181"/>
      </w:r>
      <w:r w:rsidRPr="00422BEE">
        <w:t xml:space="preserve"> 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 xml:space="preserve">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w:t>
      </w:r>
      <w:r w:rsidRPr="00422BEE">
        <w:lastRenderedPageBreak/>
        <w:t>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w:t>
      </w:r>
      <w:r w:rsidR="00C043F9" w:rsidRPr="004A6431">
        <w:rPr>
          <w:i/>
        </w:rPr>
        <w:lastRenderedPageBreak/>
        <w:t>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62F2763E"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42100C">
        <w:t>2</w:t>
      </w:r>
      <w:r w:rsidR="00C13CA2">
        <w:t xml:space="preserve"> translocated populations</w:t>
      </w:r>
      <w:r w:rsidR="00D10B84">
        <w:t>, and</w:t>
      </w:r>
      <w:r w:rsidR="00C13CA2">
        <w:t xml:space="preserve"> </w:t>
      </w:r>
      <w:r w:rsidR="0042100C">
        <w:t>1</w:t>
      </w:r>
      <w:r>
        <w:t xml:space="preserve"> </w:t>
      </w:r>
      <w:r w:rsidRPr="682E26A9">
        <w:rPr>
          <w:i/>
          <w:iCs/>
        </w:rPr>
        <w:t>ex situ</w:t>
      </w:r>
      <w:r>
        <w:t xml:space="preserve"> populations (EX) (</w:t>
      </w:r>
      <w:r w:rsidRPr="682E26A9">
        <w:rPr>
          <w:b/>
          <w:bCs/>
          <w:color w:val="0070C0"/>
        </w:rPr>
        <w:t>Fig. 1A, B; Fig. 2</w:t>
      </w:r>
      <w:r>
        <w:t>)</w:t>
      </w:r>
      <w:commentRangeStart w:id="182"/>
      <w:r>
        <w:t xml:space="preserve">. </w:t>
      </w:r>
      <w:commentRangeEnd w:id="182"/>
      <w:r w:rsidR="000B5A78" w:rsidRPr="00075780">
        <w:rPr>
          <w:rStyle w:val="CommentReference"/>
          <w:sz w:val="24"/>
          <w:szCs w:val="24"/>
        </w:rPr>
        <w:commentReference w:id="182"/>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0529BEE"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ins w:id="183" w:author="Christy Edwards" w:date="2026-06-04T19:59:00Z" w16du:dateUtc="2026-06-04T19:59:16Z">
        <w:r w:rsidR="0DFB081F">
          <w:t>formed a genetic cluster</w:t>
        </w:r>
      </w:ins>
      <w:del w:id="184" w:author="Christy Edwards" w:date="2026-06-04T19:59:00Z" w16du:dateUtc="2026-06-04T19:59:06Z">
        <w:r w:rsidR="00CC215D">
          <w:delText xml:space="preserve">shared consistent </w:delText>
        </w:r>
        <w:r w:rsidR="002C0C7E">
          <w:delText xml:space="preserve">ancestral genetic </w:delText>
        </w:r>
        <w:r w:rsidR="002C0C7E">
          <w:lastRenderedPageBreak/>
          <w:delText>composition</w:delText>
        </w:r>
      </w:del>
      <w:r w:rsidR="002C0C7E">
        <w:t xml:space="preserve">, and </w:t>
      </w:r>
      <w:r w:rsidRPr="00075780">
        <w:t xml:space="preserve">were separated from </w:t>
      </w:r>
      <w:r w:rsidR="002C0C7E">
        <w:t>the</w:t>
      </w:r>
      <w:ins w:id="185" w:author="Christy Edwards" w:date="2026-06-04T19:59:00Z" w16du:dateUtc="2026-06-04T19:59:30Z">
        <w:r w:rsidR="002C0C7E">
          <w:t xml:space="preserve"> </w:t>
        </w:r>
        <w:r w:rsidR="5A7640C3">
          <w:t>2</w:t>
        </w:r>
        <w:r w:rsidR="5A7640C3" w:rsidRPr="45110081">
          <w:rPr>
            <w:vertAlign w:val="superscript"/>
          </w:rPr>
          <w:t>nd</w:t>
        </w:r>
        <w:r w:rsidR="5A7640C3">
          <w:t xml:space="preserve"> genetic cluster composed of</w:t>
        </w:r>
      </w:ins>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del w:id="186" w:author="Christy Edwards" w:date="2026-06-04T20:00:00Z" w16du:dateUtc="2026-06-04T20:00:14Z">
        <w:r w:rsidRPr="00075780">
          <w:delText>became distinguishable</w:delText>
        </w:r>
      </w:del>
      <w:ins w:id="187" w:author="Christy Edwards" w:date="2026-06-04T20:00:00Z" w16du:dateUtc="2026-06-04T20:00:26Z">
        <w:r w:rsidR="4438AE18">
          <w:t>formed its own genetic cluster</w:t>
        </w:r>
      </w:ins>
      <w:del w:id="188" w:author="Christy Edwards" w:date="2026-06-04T20:00:00Z" w16du:dateUtc="2026-06-04T20:00:39Z">
        <w:r w:rsidRPr="00075780">
          <w:delText xml:space="preserve"> from the Kentucky populations</w:delText>
        </w:r>
      </w:del>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D25DB43" w:rsidR="00075780" w:rsidRPr="00075780" w:rsidRDefault="00075780" w:rsidP="00075780">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F14AC0">
        <w:t xml:space="preserve">some individuals of </w:t>
      </w:r>
      <w:r w:rsidR="00186473">
        <w:t>the TR_01 population show</w:t>
      </w:r>
      <w:r w:rsidR="005514B8">
        <w:t xml:space="preserve">ed </w:t>
      </w:r>
      <w:r w:rsidR="7ADDF42F">
        <w:t>admix</w:t>
      </w:r>
      <w:ins w:id="189" w:author="Christy Edwards" w:date="2026-06-04T20:01:00Z" w16du:dateUtc="2026-06-04T20:01:21Z">
        <w:r w:rsidR="09967CA5">
          <w:t>ure between</w:t>
        </w:r>
      </w:ins>
      <w:del w:id="190" w:author="Christy Edwards" w:date="2026-06-04T20:01:00Z" w16du:dateUtc="2026-06-04T20:01:17Z">
        <w:r w:rsidDel="7ADDF42F">
          <w:delText>ed</w:delText>
        </w:r>
        <w:r w:rsidR="00D26E46">
          <w:delText xml:space="preserve"> genetic patterns of</w:delText>
        </w:r>
      </w:del>
      <w:r w:rsidR="00D26E46">
        <w:t xml:space="preserve"> the two source populations</w:t>
      </w:r>
      <w:r w:rsidR="005514B8">
        <w:t xml:space="preserve"> (</w:t>
      </w:r>
      <w:r w:rsidR="005514B8" w:rsidRPr="00F61AF2">
        <w:rPr>
          <w:b/>
          <w:bCs/>
          <w:color w:val="0070C0"/>
        </w:rPr>
        <w:t>Fig. 3A</w:t>
      </w:r>
      <w:r w:rsidR="005514B8">
        <w:t>)</w:t>
      </w:r>
      <w:r w:rsidR="005514B8" w:rsidRPr="00075780">
        <w:t xml:space="preserve">. </w:t>
      </w:r>
      <w:r w:rsidR="00B43BAE">
        <w:t xml:space="preserve"> </w:t>
      </w:r>
      <w:r w:rsidR="00C47545">
        <w:t xml:space="preserve">The </w:t>
      </w:r>
      <w:r w:rsidR="00AD2392">
        <w:t>TR</w:t>
      </w:r>
      <w:r w:rsidRPr="00075780">
        <w:t>_02 and EX_</w:t>
      </w:r>
      <w:r w:rsidR="00AD2392">
        <w:t>01</w:t>
      </w:r>
      <w:r w:rsidR="00C47545">
        <w:t xml:space="preserve"> populations</w:t>
      </w:r>
      <w:r w:rsidRPr="00075780">
        <w:t xml:space="preserve"> were </w:t>
      </w:r>
      <w:del w:id="191" w:author="Christy Edwards" w:date="2026-06-04T20:02:00Z" w16du:dateUtc="2026-06-04T20:02:02Z">
        <w:r w:rsidRPr="00075780">
          <w:delText>positioned</w:delText>
        </w:r>
      </w:del>
      <w:ins w:id="192" w:author="Christy Edwards" w:date="2026-06-04T20:02:00Z" w16du:dateUtc="2026-06-04T20:02:05Z">
        <w:r w:rsidR="16744B35">
          <w:t>intermediate</w:t>
        </w:r>
      </w:ins>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w:t>
      </w:r>
      <w:del w:id="193" w:author="Christy Edwards" w:date="2026-06-04T20:02:00Z" w16du:dateUtc="2026-06-04T20:02:30Z">
        <w:r w:rsidRPr="00075780">
          <w:delText xml:space="preserve">supporting successful </w:delText>
        </w:r>
        <w:r w:rsidR="00C8526A">
          <w:delText xml:space="preserve">managed </w:delText>
        </w:r>
        <w:r w:rsidDel="63B83407">
          <w:delText>interbreeding</w:delText>
        </w:r>
      </w:del>
      <w:ins w:id="194" w:author="Christy Edwards" w:date="2026-06-04T20:02:00Z" w16du:dateUtc="2026-06-04T20:02:50Z">
        <w:r w:rsidR="7544F22D">
          <w:t xml:space="preserve">indicating admixture between different source populations </w:t>
        </w:r>
      </w:ins>
      <w:r w:rsidR="5AA453A6">
        <w:t>at</w:t>
      </w:r>
      <w:r w:rsidR="00FB53E0">
        <w:t xml:space="preserve"> the</w:t>
      </w:r>
      <w:r w:rsidR="00E53FF4">
        <w:t xml:space="preserve"> </w:t>
      </w:r>
      <w:r w:rsidR="00E53FF4" w:rsidRPr="00E53FF4">
        <w:rPr>
          <w:i/>
          <w:iCs/>
        </w:rPr>
        <w:t>ex situ</w:t>
      </w:r>
      <w:r w:rsidR="00E53FF4">
        <w:t xml:space="preserve"> site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ins w:id="195" w:author="Christy Edwards" w:date="2026-06-04T20:03:00Z" w16du:dateUtc="2026-06-04T20:03:20Z">
        <w:r w:rsidR="0DE4995F">
          <w:t>indicated</w:t>
        </w:r>
      </w:ins>
      <w:del w:id="196" w:author="Christy Edwards" w:date="2026-06-04T20:03:00Z" w16du:dateUtc="2026-06-04T20:03:17Z">
        <w:r w:rsidRPr="00075780">
          <w:delText>further suggested</w:delText>
        </w:r>
      </w:del>
      <w:r w:rsidRPr="00075780">
        <w:t xml:space="preserve"> that </w:t>
      </w:r>
      <w:r w:rsidRPr="00FB53E0">
        <w:t>t</w:t>
      </w:r>
      <w:r w:rsidR="00FB53E0">
        <w:t>he TR_02 and EX_01</w:t>
      </w:r>
      <w:r w:rsidRPr="00075780">
        <w:t xml:space="preserve"> populations included </w:t>
      </w:r>
      <w:r w:rsidRPr="00075780">
        <w:lastRenderedPageBreak/>
        <w:t>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ins w:id="197" w:author="Christy Edwards" w:date="2026-06-04T20:03:00Z" w16du:dateUtc="2026-06-04T20:03:46Z">
        <w:r w:rsidR="5798B22B">
          <w:t>indicated</w:t>
        </w:r>
      </w:ins>
      <w:del w:id="198" w:author="Christy Edwards" w:date="2026-06-04T20:03:00Z" w16du:dateUtc="2026-06-04T20:03:43Z">
        <w:r w:rsidRPr="00075780">
          <w:delText>suggested</w:delText>
        </w:r>
      </w:del>
      <w:r w:rsidRPr="00075780">
        <w:t xml:space="preserve"> that </w:t>
      </w:r>
      <w:r w:rsidR="005E456C">
        <w:t xml:space="preserve">the </w:t>
      </w:r>
      <w:r w:rsidR="000D2A38">
        <w:t>TR</w:t>
      </w:r>
      <w:r w:rsidRPr="00075780">
        <w:t>_02 and EX_0</w:t>
      </w:r>
      <w:r w:rsidR="000D2A38">
        <w:t>1</w:t>
      </w:r>
      <w:r w:rsidR="005E456C">
        <w:t xml:space="preserve"> populations</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05C9EFDC" w:rsidR="00475720" w:rsidRDefault="0F580947" w:rsidP="00D519B8">
      <w:r>
        <w:t xml:space="preserve">Populations of </w:t>
      </w:r>
      <w:r w:rsidRPr="682E26A9">
        <w:rPr>
          <w:i/>
          <w:iCs/>
        </w:rPr>
        <w:t>P. globosa</w:t>
      </w:r>
      <w:del w:id="199" w:author="Christy Edwards" w:date="2026-06-04T20:04:00Z" w16du:dateUtc="2026-06-04T20:04:21Z">
        <w:r>
          <w:delText xml:space="preserve"> showed</w:delText>
        </w:r>
      </w:del>
      <w:r>
        <w:t xml:space="preserve"> </w:t>
      </w:r>
      <w:r w:rsidR="2866820F">
        <w:t>vari</w:t>
      </w:r>
      <w:ins w:id="200" w:author="Christy Edwards" w:date="2026-06-04T20:04:00Z" w16du:dateUtc="2026-06-04T20:04:29Z">
        <w:r w:rsidR="704A8E09">
          <w:t>ed</w:t>
        </w:r>
      </w:ins>
      <w:del w:id="201" w:author="Christy Edwards" w:date="2026-06-04T20:04:00Z" w16du:dateUtc="2026-06-04T20:04:24Z">
        <w:r w:rsidDel="2866820F">
          <w:delText>ation</w:delText>
        </w:r>
      </w:del>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6CEADE4F" w:rsidRPr="682E26A9">
        <w:rPr>
          <w:vertAlign w:val="subscript"/>
        </w:rPr>
        <w:t>p</w:t>
      </w:r>
      <w:r w:rsidR="6CEADE4F">
        <w:t xml:space="preserve">) ranged from 1-12, </w:t>
      </w:r>
      <w:r>
        <w:t xml:space="preserve">and </w:t>
      </w:r>
      <w:r w:rsidR="6CEADE4F">
        <w:t xml:space="preserve">the </w:t>
      </w:r>
      <w:r w:rsidR="66908CFD">
        <w:t>allel</w:t>
      </w:r>
      <w:ins w:id="202" w:author="Christy Edwards" w:date="2026-06-04T20:04:00Z" w16du:dateUtc="2026-06-04T20:04:52Z">
        <w:r w:rsidR="591B9863">
          <w:t>ic</w:t>
        </w:r>
      </w:ins>
      <w:del w:id="203" w:author="Christy Edwards" w:date="2026-06-04T20:04:00Z" w16du:dateUtc="2026-06-04T20:04:46Z">
        <w:r w:rsidDel="66908CFD">
          <w:delText>e</w:delText>
        </w:r>
      </w:del>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del w:id="204" w:author="Christy Edwards" w:date="2026-06-04T20:05:00Z" w16du:dateUtc="2026-06-04T20:05:16Z">
        <w:r w:rsidR="41AF1557">
          <w:delText>s</w:delText>
        </w:r>
      </w:del>
      <w:ins w:id="205" w:author="Christy Edwards" w:date="2026-06-04T20:05:00Z" w16du:dateUtc="2026-06-04T20:05:17Z">
        <w:r w:rsidR="27AB8982">
          <w:t>d</w:t>
        </w:r>
      </w:ins>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w:t>
      </w:r>
      <w:commentRangeStart w:id="206"/>
      <w:commentRangeStart w:id="207"/>
      <w:commentRangeStart w:id="208"/>
      <w:r w:rsidR="41AF1557">
        <w:t>ower A</w:t>
      </w:r>
      <w:r w:rsidR="41AF1557" w:rsidRPr="682E26A9">
        <w:rPr>
          <w:vertAlign w:val="subscript"/>
        </w:rPr>
        <w:t xml:space="preserve">R </w:t>
      </w:r>
      <w:r w:rsidR="41AF1557">
        <w:t>than</w:t>
      </w:r>
      <w:ins w:id="209" w:author="Christy Edwards" w:date="2026-06-04T20:28:00Z" w16du:dateUtc="2026-06-04T20:28:17Z">
        <w:r w:rsidR="41AF1557">
          <w:t xml:space="preserve"> </w:t>
        </w:r>
        <w:r w:rsidR="028D7638">
          <w:t>the widespread species,</w:t>
        </w:r>
      </w:ins>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w:t>
      </w:r>
      <w:ins w:id="210" w:author="Christy Edwards" w:date="2026-06-04T20:28:00Z" w16du:dateUtc="2026-06-04T20:28:45Z">
        <w:r w:rsidR="1E4DA7FF">
          <w:t>private alleles (</w:t>
        </w:r>
      </w:ins>
      <w:r w:rsidR="6CA12CD3">
        <w:t>A</w:t>
      </w:r>
      <w:del w:id="211" w:author="Christy Edwards" w:date="2026-06-04T20:28:00Z" w16du:dateUtc="2026-06-04T20:28:34Z">
        <w:r w:rsidR="6CA12CD3" w:rsidRPr="682E26A9">
          <w:rPr>
            <w:vertAlign w:val="subscript"/>
          </w:rPr>
          <w:delText>P</w:delText>
        </w:r>
      </w:del>
      <w:commentRangeEnd w:id="206"/>
      <w:r w:rsidR="009807C4" w:rsidRPr="45110081">
        <w:rPr>
          <w:rStyle w:val="CommentReference"/>
          <w:sz w:val="24"/>
          <w:szCs w:val="24"/>
          <w:vertAlign w:val="subscript"/>
        </w:rPr>
        <w:commentReference w:id="206"/>
      </w:r>
      <w:commentRangeEnd w:id="207"/>
      <w:r w:rsidRPr="45110081">
        <w:rPr>
          <w:rStyle w:val="CommentReference"/>
          <w:sz w:val="24"/>
          <w:szCs w:val="24"/>
          <w:vertAlign w:val="subscript"/>
        </w:rPr>
        <w:commentReference w:id="207"/>
      </w:r>
      <w:commentRangeEnd w:id="208"/>
      <w:r w:rsidR="2866820F" w:rsidRPr="45110081">
        <w:rPr>
          <w:rStyle w:val="CommentReference"/>
          <w:sz w:val="24"/>
          <w:szCs w:val="24"/>
          <w:vertAlign w:val="subscript"/>
        </w:rPr>
        <w:commentReference w:id="208"/>
      </w:r>
      <w:ins w:id="212" w:author="Christy Edwards" w:date="2026-06-04T20:28:00Z" w16du:dateUtc="2026-06-04T20:28:49Z">
        <w:r w:rsidR="713B12FC" w:rsidRPr="45110081">
          <w:rPr>
            <w:vertAlign w:val="subscript"/>
          </w:rPr>
          <w:t>)</w:t>
        </w:r>
      </w:ins>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2FBC669B" w:rsidRPr="682E26A9">
        <w:rPr>
          <w:vertAlign w:val="subscript"/>
        </w:rPr>
        <w:t>p</w:t>
      </w:r>
      <w:r w:rsidR="2FBC669B">
        <w:t xml:space="preserve">) </w:t>
      </w:r>
      <w:r>
        <w:t>and the</w:t>
      </w:r>
      <w:r w:rsidR="2C1C678D">
        <w:t xml:space="preserve"> allele richness </w:t>
      </w:r>
      <w:r>
        <w:t>(A</w:t>
      </w:r>
      <w:r w:rsidR="2C1C678D" w:rsidRPr="682E26A9">
        <w:rPr>
          <w:vertAlign w:val="subscript"/>
        </w:rPr>
        <w:t>R</w:t>
      </w:r>
      <w:r>
        <w:t>) were lowest in</w:t>
      </w:r>
      <w:ins w:id="213" w:author="Christy Edwards" w:date="2026-06-04T20:29:00Z" w16du:dateUtc="2026-06-04T20:29:10Z">
        <w:r>
          <w:t xml:space="preserve"> </w:t>
        </w:r>
        <w:r w:rsidR="2B26E97D">
          <w:t>the</w:t>
        </w:r>
      </w:ins>
      <w:r w:rsidR="2866820F">
        <w:t xml:space="preserve"> </w:t>
      </w:r>
      <w:r>
        <w:t xml:space="preserve">population TNW_01 from </w:t>
      </w:r>
      <w:r w:rsidR="16598DE1">
        <w:t>western Tennessee (TNW</w:t>
      </w:r>
      <w:r w:rsidR="1191A298">
        <w:t>)</w:t>
      </w:r>
      <w:del w:id="214" w:author="Christy Edwards" w:date="2026-06-04T20:29:00Z" w16du:dateUtc="2026-06-04T20:29:27Z">
        <w:r w:rsidR="1191A298">
          <w:delText xml:space="preserve"> </w:delText>
        </w:r>
        <w:r w:rsidR="1759752C">
          <w:delText>region</w:delText>
        </w:r>
      </w:del>
      <w:r w:rsidR="1759752C">
        <w:t xml:space="preserve">, </w:t>
      </w:r>
      <w:ins w:id="215" w:author="Christy Edwards" w:date="2026-06-04T20:29:00Z" w16du:dateUtc="2026-06-04T20:29:45Z">
        <w:r w:rsidR="4F157176">
          <w:t xml:space="preserve">and </w:t>
        </w:r>
      </w:ins>
      <w:r w:rsidR="1759752C">
        <w:t>greatest</w:t>
      </w:r>
      <w:r>
        <w:t xml:space="preserve"> in population KY_04 from </w:t>
      </w:r>
      <w:r w:rsidR="1191A298">
        <w:t>Kentucky</w:t>
      </w:r>
      <w:del w:id="216" w:author="Christy Edwards" w:date="2026-06-04T20:29:00Z" w16du:dateUtc="2026-06-04T20:29:35Z">
        <w:r w:rsidR="1191A298">
          <w:delText xml:space="preserve"> </w:delText>
        </w:r>
        <w:r w:rsidR="1759752C">
          <w:delText>region</w:delText>
        </w:r>
      </w:del>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and </w:t>
      </w:r>
      <w:r w:rsidR="418827CC" w:rsidRPr="682E26A9">
        <w:rPr>
          <w:i/>
          <w:iCs/>
        </w:rPr>
        <w:t>ex situ</w:t>
      </w:r>
      <w:r w:rsidR="00C750E3">
        <w:t xml:space="preserve"> (EX)</w:t>
      </w:r>
      <w:r w:rsidR="418827CC">
        <w:t xml:space="preserve"> 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167679DC" w:rsidR="008E2630" w:rsidRPr="00E938E0" w:rsidRDefault="2866820F" w:rsidP="682E26A9">
      <w:r>
        <w:t xml:space="preserve"> </w:t>
      </w:r>
      <w:ins w:id="217" w:author="Christy Edwards" w:date="2026-06-04T20:30:00Z" w16du:dateUtc="2026-06-04T20:30:16Z">
        <w:r w:rsidR="1137E06C">
          <w:t>In</w:t>
        </w:r>
        <w:r w:rsidR="0F580947">
          <w:t xml:space="preserve"> </w:t>
        </w:r>
      </w:ins>
      <w:r w:rsidR="41AF1557" w:rsidRPr="682E26A9">
        <w:rPr>
          <w:i/>
          <w:iCs/>
        </w:rPr>
        <w:t>Physaria globosa</w:t>
      </w:r>
      <w:ins w:id="218" w:author="Christy Edwards" w:date="2026-06-04T20:30:00Z" w16du:dateUtc="2026-06-04T20:30:19Z">
        <w:r w:rsidR="4AB7E6F9" w:rsidRPr="45110081">
          <w:rPr>
            <w:i/>
            <w:iCs/>
          </w:rPr>
          <w:t>,</w:t>
        </w:r>
      </w:ins>
      <w:del w:id="219" w:author="Christy Edwards" w:date="2026-06-04T20:30:00Z" w16du:dateUtc="2026-06-04T20:30:21Z">
        <w:r w:rsidR="41AF1557">
          <w:delText xml:space="preserve"> has</w:delText>
        </w:r>
      </w:del>
      <w:r w:rsidR="41AF1557">
        <w:t xml:space="preserve"> o</w:t>
      </w:r>
      <w:r w:rsidR="0F580947">
        <w:t>bserved heterozygosity (H</w:t>
      </w:r>
      <w:r w:rsidR="0F580947" w:rsidRPr="682E26A9">
        <w:rPr>
          <w:vertAlign w:val="subscript"/>
        </w:rPr>
        <w:t>O</w:t>
      </w:r>
      <w:r w:rsidR="0F580947">
        <w:t>) ranged from 0.323 – 0.596</w:t>
      </w:r>
      <w:ins w:id="220" w:author="Christy Edwards" w:date="2026-06-04T20:30:00Z" w16du:dateUtc="2026-06-04T20:30:28Z">
        <w:r w:rsidR="3F678B85">
          <w:t>,</w:t>
        </w:r>
      </w:ins>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45110081">
        <w:rPr>
          <w:i/>
          <w:rPrChange w:id="221" w:author="Christy Edwards" w:date="2026-06-04T21:11:00Z" w16du:dateUtc="2026-06-05T02:11:00Z">
            <w:rPr/>
          </w:rPrChange>
        </w:rPr>
        <w:t>P. globosa</w:t>
      </w:r>
      <w:r w:rsidR="45504DE9">
        <w:t xml:space="preserve">, </w:t>
      </w:r>
      <w:r w:rsidR="0F580947">
        <w:t xml:space="preserve">most populations from </w:t>
      </w:r>
      <w:r w:rsidR="6B2FB9BA">
        <w:t xml:space="preserve">Kentucky </w:t>
      </w:r>
      <w:del w:id="222" w:author="Christy Edwards" w:date="2026-06-04T20:30:00Z" w16du:dateUtc="2026-06-04T20:30:58Z">
        <w:r w:rsidR="6B2FB9BA">
          <w:lastRenderedPageBreak/>
          <w:delText>region</w:delText>
        </w:r>
      </w:del>
      <w:r w:rsidR="6B2FB9BA">
        <w:t xml:space="preserve"> (KY)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ins w:id="223" w:author="Christy Edwards" w:date="2026-06-04T20:37:00Z" w16du:dateUtc="2026-06-04T20:37:21Z">
        <w:r w:rsidR="18767EA9">
          <w:t xml:space="preserve">Generally, </w:t>
        </w:r>
      </w:ins>
      <w:r w:rsidR="0F580947">
        <w:t>H</w:t>
      </w:r>
      <w:r w:rsidR="0F580947" w:rsidRPr="682E26A9">
        <w:rPr>
          <w:vertAlign w:val="subscript"/>
        </w:rPr>
        <w:t>E</w:t>
      </w:r>
      <w:r w:rsidR="0F580947">
        <w:t xml:space="preserve"> was </w:t>
      </w:r>
      <w:del w:id="224" w:author="Christy Edwards" w:date="2026-06-04T20:37:00Z" w16du:dateUtc="2026-06-04T20:37:26Z">
        <w:r w:rsidR="0F580947">
          <w:delText>generally</w:delText>
        </w:r>
      </w:del>
      <w:r w:rsidR="0F580947">
        <w:t xml:space="preserve">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ins w:id="225" w:author="Christy Edwards" w:date="2026-06-04T20:37:00Z" w16du:dateUtc="2026-06-04T20:37:58Z">
        <w:r w:rsidR="36EDE58E">
          <w:t>,</w:t>
        </w:r>
      </w:ins>
      <w:r w:rsidR="0F580947">
        <w:t xml:space="preserve"> all from TN</w:t>
      </w:r>
      <w:r w:rsidR="2DECAF25">
        <w:t>W region</w:t>
      </w:r>
      <w:ins w:id="226" w:author="Christy Edwards" w:date="2026-06-04T20:38:00Z" w16du:dateUtc="2026-06-04T20:38:02Z">
        <w:r w:rsidR="21578CA8">
          <w:t>,</w:t>
        </w:r>
      </w:ins>
      <w:r w:rsidR="0F580947">
        <w:t xml:space="preserve"> exhibited inbreeding coefficients greater than &gt;0.10 even when corrected for null alleles, suggesting that they may have experienced some inbreeding.  </w:t>
      </w:r>
    </w:p>
    <w:p w14:paraId="6E62DF5D" w14:textId="50CE1988" w:rsidR="00C75E3B" w:rsidRPr="00E938E0" w:rsidRDefault="00C75E3B" w:rsidP="00275C8A">
      <w:r w:rsidRPr="00E938E0">
        <w:t xml:space="preserve">We used </w:t>
      </w:r>
      <w:ins w:id="227" w:author="Christy Edwards" w:date="2026-06-04T20:38:00Z" w16du:dateUtc="2026-06-04T20:38:28Z">
        <w:r w:rsidR="5D223690">
          <w:t>HP-rare</w:t>
        </w:r>
      </w:ins>
      <w:del w:id="228" w:author="Christy Edwards" w:date="2026-06-04T20:38:00Z" w16du:dateUtc="2026-06-04T20:38:24Z">
        <w:r w:rsidRPr="00E938E0">
          <w:delText xml:space="preserve">INEST </w:delText>
        </w:r>
      </w:del>
      <w:r w:rsidRPr="00E938E0">
        <w:t>to test for genetic bottlenecks</w:t>
      </w:r>
      <w:del w:id="229" w:author="Christy Edwards" w:date="2026-06-04T20:38:00Z" w16du:dateUtc="2026-06-04T20:38:35Z">
        <w:r w:rsidRPr="00E938E0">
          <w:delText xml:space="preserve"> test</w:delText>
        </w:r>
      </w:del>
      <w:r w:rsidRPr="00E938E0">
        <w:t xml:space="preserve"> and considered populations to show significant evidence for a genetic bottleneck when three out of the four tests were statistically significant. This revealed that</w:t>
      </w:r>
      <w:ins w:id="230" w:author="Christy Edwards" w:date="2026-06-04T20:38:00Z" w16du:dateUtc="2026-06-04T20:38:50Z">
        <w:r w:rsidRPr="00E938E0">
          <w:t xml:space="preserve"> </w:t>
        </w:r>
        <w:r w:rsidR="63F089FE">
          <w:t>the</w:t>
        </w:r>
      </w:ins>
      <w:r w:rsidR="3D7C7B70">
        <w:t xml:space="preserve"> </w:t>
      </w:r>
      <w:r w:rsidRPr="00E938E0">
        <w:t>following six populations</w:t>
      </w:r>
      <w:ins w:id="231" w:author="Christy Edwards" w:date="2026-06-04T20:38:00Z" w16du:dateUtc="2026-06-04T20:38:53Z">
        <w:r w:rsidR="1D6E5DBF">
          <w:t>,</w:t>
        </w:r>
      </w:ins>
      <w:r w:rsidRPr="00E938E0">
        <w:t xml:space="preserve"> representing three out of the four ecoregions</w:t>
      </w:r>
      <w:ins w:id="232" w:author="Christy Edwards" w:date="2026-06-04T20:38:00Z" w16du:dateUtc="2026-06-04T20:38:57Z">
        <w:r w:rsidR="532AA82A">
          <w:t>,</w:t>
        </w:r>
      </w:ins>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206A89C4" w:rsidR="00C75E3B" w:rsidRDefault="00C75E3B" w:rsidP="00F312C5">
      <w:pPr>
        <w:pStyle w:val="Heading1"/>
      </w:pPr>
      <w:r w:rsidRPr="00E938E0">
        <w:t>Discussion</w:t>
      </w:r>
      <w:r w:rsidR="00D01363">
        <w:t xml:space="preserve"> (1210 words)</w:t>
      </w:r>
    </w:p>
    <w:p w14:paraId="3139EFC6" w14:textId="7F6C0C66" w:rsidR="00091E73" w:rsidRPr="00091E73" w:rsidRDefault="50EEF571" w:rsidP="682E26A9">
      <w:r>
        <w:lastRenderedPageBreak/>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del w:id="233" w:author="Christy Edwards" w:date="2026-06-04T20:41:00Z" w16du:dateUtc="2026-06-04T20:41:12Z">
        <w:r w:rsidR="43778F22">
          <w:delText>Concurrently</w:delText>
        </w:r>
        <w:r>
          <w:delText xml:space="preserve">, </w:delText>
        </w:r>
        <w:r w:rsidDel="6D1F9B33">
          <w:delText>t</w:delText>
        </w:r>
      </w:del>
      <w:ins w:id="234" w:author="Christy Edwards" w:date="2026-06-04T20:41:00Z" w16du:dateUtc="2026-06-04T20:41:12Z">
        <w:r w:rsidR="34B223BD">
          <w:t>T</w:t>
        </w:r>
      </w:ins>
      <w:r w:rsidR="6D1F9B33">
        <w:t>he</w:t>
      </w:r>
      <w:r w:rsidR="00E01D1F">
        <w:t xml:space="preserve"> translocated and</w:t>
      </w:r>
      <w:r>
        <w:t xml:space="preserve"> </w:t>
      </w:r>
      <w:r w:rsidRPr="682E26A9">
        <w:rPr>
          <w:i/>
          <w:iCs/>
        </w:rPr>
        <w:t>ex situ</w:t>
      </w:r>
      <w:r>
        <w:t xml:space="preserve"> populations </w:t>
      </w:r>
      <w:r w:rsidR="708968AC">
        <w:t>exhibit</w:t>
      </w:r>
      <w:r>
        <w:t xml:space="preserve"> clear admixture, indicating that </w:t>
      </w:r>
      <w:r w:rsidR="139C1A17">
        <w:t xml:space="preserve">mixing </w:t>
      </w:r>
      <w:del w:id="235" w:author="Christy Edwards" w:date="2026-06-04T20:41:00Z" w16du:dateUtc="2026-06-04T20:41:27Z">
        <w:r w:rsidR="139C1A17">
          <w:delText>gene pools</w:delText>
        </w:r>
      </w:del>
      <w:ins w:id="236" w:author="Christy Edwards" w:date="2026-06-04T20:41:00Z" w16du:dateUtc="2026-06-04T20:41:38Z">
        <w:r w:rsidR="2CFDD8A1">
          <w:t>material from different source populations</w:t>
        </w:r>
      </w:ins>
      <w:r>
        <w:t xml:space="preserve"> can successfully retain genetic variation</w:t>
      </w:r>
      <w:del w:id="237" w:author="Christy Edwards" w:date="2026-06-04T20:41:00Z" w16du:dateUtc="2026-06-04T20:41:55Z">
        <w:r>
          <w:delText xml:space="preserve"> from multiple parts of the species’ range</w:delText>
        </w:r>
      </w:del>
      <w:r>
        <w:t xml:space="preserve">. Taken together, these findings </w:t>
      </w:r>
      <w:del w:id="238" w:author="Christy Edwards" w:date="2026-06-04T20:45:00Z" w16du:dateUtc="2026-06-04T20:45:21Z">
        <w:r w:rsidDel="6D1F9B33">
          <w:delText>suppor</w:delText>
        </w:r>
      </w:del>
      <w:ins w:id="239" w:author="Christy Edwards" w:date="2026-06-04T20:45:00Z" w16du:dateUtc="2026-06-04T20:45:37Z">
        <w:r w:rsidR="49B515A5">
          <w:t>suggest that a multi-pronged</w:t>
        </w:r>
      </w:ins>
      <w:del w:id="240" w:author="Christy Edwards" w:date="2026-06-04T20:45:00Z" w16du:dateUtc="2026-06-04T20:45:39Z">
        <w:r w:rsidDel="6D1F9B33">
          <w:delText>t</w:delText>
        </w:r>
        <w:r>
          <w:delText xml:space="preserve"> a</w:delText>
        </w:r>
      </w:del>
      <w:r>
        <w:t xml:space="preserve"> conservation strategy </w:t>
      </w:r>
      <w:del w:id="241" w:author="Christy Edwards" w:date="2026-06-04T20:45:00Z" w16du:dateUtc="2026-06-04T20:45:48Z">
        <w:r>
          <w:delText xml:space="preserve">that </w:delText>
        </w:r>
      </w:del>
      <w:ins w:id="242" w:author="Christy Edwards" w:date="2026-06-04T20:45:00Z" w16du:dateUtc="2026-06-04T20:45:52Z">
        <w:r w:rsidR="06605DD1">
          <w:t xml:space="preserve">involving </w:t>
        </w:r>
      </w:ins>
      <w:del w:id="243" w:author="Christy Edwards" w:date="2026-06-04T20:45:00Z" w16du:dateUtc="2026-06-04T20:45:57Z">
        <w:r w:rsidDel="6D1F9B33">
          <w:delText>prioritizes</w:delText>
        </w:r>
      </w:del>
      <w:ins w:id="244" w:author="Christy Edwards" w:date="2026-06-04T20:45:00Z" w16du:dateUtc="2026-06-04T20:45:57Z">
        <w:r w:rsidR="5D8F7EFC">
          <w:t>both</w:t>
        </w:r>
      </w:ins>
      <w:r>
        <w:t xml:space="preserve"> protection of natural regional </w:t>
      </w:r>
      <w:r w:rsidR="553FAE61">
        <w:t xml:space="preserve">genetic </w:t>
      </w:r>
      <w:r>
        <w:t xml:space="preserve">structure </w:t>
      </w:r>
      <w:del w:id="245" w:author="Christy Edwards" w:date="2026-06-04T20:46:00Z" w16du:dateUtc="2026-06-04T20:46:11Z">
        <w:r>
          <w:delText>while recognizing a</w:delText>
        </w:r>
        <w:r w:rsidR="72D6FAA3">
          <w:delText xml:space="preserve"> </w:delText>
        </w:r>
        <w:r>
          <w:delText xml:space="preserve">carefully </w:delText>
        </w:r>
        <w:r w:rsidR="3073334D">
          <w:delText xml:space="preserve">managed </w:delText>
        </w:r>
        <w:r w:rsidR="48930123">
          <w:delText xml:space="preserve">role of </w:delText>
        </w:r>
        <w:r w:rsidR="3073334D">
          <w:delText>genetic mixing</w:delText>
        </w:r>
      </w:del>
      <w:ins w:id="246" w:author="Christy Edwards" w:date="2026-06-04T20:46:00Z" w16du:dateUtc="2026-06-04T20:46:18Z">
        <w:r w:rsidR="39EE24F2">
          <w:t>and mixed-source</w:t>
        </w:r>
      </w:ins>
      <w:del w:id="247" w:author="Christy Edwards" w:date="2026-06-04T20:46:00Z" w16du:dateUtc="2026-06-04T20:46:23Z">
        <w:r w:rsidR="3073334D">
          <w:delText xml:space="preserve"> in</w:delText>
        </w:r>
      </w:del>
      <w:r w:rsidR="3073334D">
        <w:t xml:space="preserve"> </w:t>
      </w:r>
      <w:r w:rsidR="00DE0B6E">
        <w:t xml:space="preserve">translocated and </w:t>
      </w:r>
      <w:r w:rsidR="3073334D">
        <w:t>ex situ reintroduced populations</w:t>
      </w:r>
      <w:ins w:id="248" w:author="Christy Edwards" w:date="2026-06-04T20:46:00Z" w16du:dateUtc="2026-06-04T20:46:59Z">
        <w:r w:rsidR="2C6FE01C">
          <w:t xml:space="preserve"> may h</w:t>
        </w:r>
      </w:ins>
      <w:ins w:id="249" w:author="Christy Edwards" w:date="2026-06-04T20:47:00Z" w16du:dateUtc="2026-06-04T20:47:21Z">
        <w:r w:rsidR="2C6FE01C">
          <w:t xml:space="preserve">elp maintain genetic variation in </w:t>
        </w:r>
        <w:r w:rsidR="2C6FE01C" w:rsidRPr="45110081">
          <w:rPr>
            <w:i/>
            <w:iCs/>
            <w:rPrChange w:id="250" w:author="Christy Edwards" w:date="2026-06-04T20:47:00Z" w16du:dateUtc="2026-06-04T20:47:32Z">
              <w:rPr/>
            </w:rPrChange>
          </w:rPr>
          <w:t>P. globosa</w:t>
        </w:r>
      </w:ins>
      <w:r>
        <w:t>.</w:t>
      </w:r>
    </w:p>
    <w:p w14:paraId="16B04DFB" w14:textId="1AB311DF" w:rsidR="00091E73" w:rsidRPr="00091E73" w:rsidRDefault="50EEF571" w:rsidP="682E26A9">
      <w:commentRangeStart w:id="251"/>
      <w:r>
        <w:t xml:space="preserve">A </w:t>
      </w:r>
      <w:r w:rsidR="06BDAFDC">
        <w:t>key</w:t>
      </w:r>
      <w:r>
        <w:t xml:space="preserve"> result of this study is the strong genetic structure across the disjunct range of </w:t>
      </w:r>
      <w:r w:rsidRPr="682E26A9">
        <w:rPr>
          <w:i/>
          <w:iCs/>
        </w:rPr>
        <w:t>P. globosa</w:t>
      </w:r>
      <w:r>
        <w:t xml:space="preserve">. Neighbor-joining, PCA, STRUCTURE, and pairwise differentiation all support a major split between an IN–KY group and a TNE–TNW group, with additional substructure within each region. This pattern is consistent with the species’ geographically discontinuous distribution and suggests that natural populations from different </w:t>
      </w:r>
      <w:r w:rsidR="56CF2DCF">
        <w:t>regions</w:t>
      </w:r>
      <w:r>
        <w:t xml:space="preserve"> should not be treated as interchangeable </w:t>
      </w:r>
      <w:r w:rsidR="274291E9">
        <w:t xml:space="preserve">management </w:t>
      </w:r>
      <w:r>
        <w:t>units. Significant isolation</w:t>
      </w:r>
      <w:r w:rsidR="253E6FFF">
        <w:t>-</w:t>
      </w:r>
      <w:r>
        <w:t>by</w:t>
      </w:r>
      <w:r w:rsidR="253E6FFF">
        <w:t>-</w:t>
      </w:r>
      <w:r>
        <w:t>distance</w:t>
      </w:r>
      <w:r w:rsidR="253E6FFF">
        <w:t xml:space="preserve"> (IBD)</w:t>
      </w:r>
      <w:r>
        <w:t xml:space="preserve"> and the AMOVA results further support this interpretation by showing that differentiation is structured both </w:t>
      </w:r>
      <w:r w:rsidR="551CE523">
        <w:t xml:space="preserve">within and </w:t>
      </w:r>
      <w:r>
        <w:t xml:space="preserve">among regions. </w:t>
      </w:r>
      <w:r w:rsidR="4187A6EE">
        <w:t>However</w:t>
      </w:r>
      <w:r>
        <w:t xml:space="preserve">, genetic structure was not </w:t>
      </w:r>
      <w:r w:rsidR="3763BD89">
        <w:t xml:space="preserve">fully </w:t>
      </w:r>
      <w:r>
        <w:t>explained by geographic distance alone. Two Tennessee populations</w:t>
      </w:r>
      <w:r w:rsidR="00E10BB7">
        <w:t xml:space="preserve"> </w:t>
      </w:r>
      <w:r w:rsidR="4BC7EAD0">
        <w:t>(</w:t>
      </w:r>
      <w:r>
        <w:t>TNE_02</w:t>
      </w:r>
      <w:r w:rsidR="7DDE8305">
        <w:t xml:space="preserve"> and </w:t>
      </w:r>
      <w:r>
        <w:t>TNW_03</w:t>
      </w:r>
      <w:r w:rsidR="03A6EC09">
        <w:t>)</w:t>
      </w:r>
      <w:r>
        <w:t xml:space="preserve"> were genetically similar </w:t>
      </w:r>
      <w:r>
        <w:lastRenderedPageBreak/>
        <w:t>despite occurring on opposite sides of the greater Nashville metropolitan area</w:t>
      </w:r>
      <w:r w:rsidR="046BF7BD">
        <w:t xml:space="preserve"> (</w:t>
      </w:r>
      <w:r w:rsidR="046BF7BD" w:rsidRPr="682E26A9">
        <w:rPr>
          <w:b/>
          <w:bCs/>
          <w:color w:val="0070C0"/>
        </w:rPr>
        <w:t>Fig. 2</w:t>
      </w:r>
      <w:r w:rsidR="046BF7BD">
        <w:t>)</w:t>
      </w:r>
      <w:r>
        <w:t xml:space="preserve">. </w:t>
      </w:r>
      <w:r w:rsidR="6D9EE53B">
        <w:t>Given</w:t>
      </w:r>
      <w:r>
        <w:t xml:space="preserve"> these populations occur along the Cumberland River, their similarity may reflect rare dispersal </w:t>
      </w:r>
      <w:r w:rsidR="3A2F8F0C">
        <w:t>events via</w:t>
      </w:r>
      <w:r>
        <w:t xml:space="preserve"> </w:t>
      </w:r>
      <w:r w:rsidR="0C698A43">
        <w:t>hydrological processes</w:t>
      </w:r>
      <w:r>
        <w:t xml:space="preserve">, flooding, animal </w:t>
      </w:r>
      <w:r w:rsidR="3AC4C002">
        <w:t>vec</w:t>
      </w:r>
      <w:r w:rsidR="23A5707D">
        <w:t>tors</w:t>
      </w:r>
      <w:r>
        <w:t xml:space="preserve">, human activity, or transportation corridors. </w:t>
      </w:r>
      <w:r w:rsidR="7B7E47AD">
        <w:t xml:space="preserve">For example, </w:t>
      </w:r>
      <w:r>
        <w:t>historical connect</w:t>
      </w:r>
      <w:r w:rsidR="34392673">
        <w:t>ivity</w:t>
      </w:r>
      <w:r>
        <w:t xml:space="preserve"> </w:t>
      </w:r>
      <w:r w:rsidR="70CD870F">
        <w:t>via</w:t>
      </w:r>
      <w:r>
        <w:t xml:space="preserve"> the Tennessee Central Railway</w:t>
      </w:r>
      <w:r w:rsidR="00B010C0">
        <w:t xml:space="preserve"> </w:t>
      </w:r>
      <w:r>
        <w:t>may</w:t>
      </w:r>
      <w:r w:rsidR="305A414B">
        <w:t xml:space="preserve"> </w:t>
      </w:r>
      <w:r>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t xml:space="preserve">. Thus, although </w:t>
      </w:r>
      <w:r w:rsidRPr="682E26A9">
        <w:rPr>
          <w:i/>
          <w:iCs/>
        </w:rPr>
        <w:t>P. globosa</w:t>
      </w:r>
      <w:r>
        <w:t xml:space="preserve"> is strongly structured overall, occasional dispersal or historical connectivity may</w:t>
      </w:r>
      <w:r w:rsidR="4683B85C">
        <w:t xml:space="preserve"> </w:t>
      </w:r>
      <w:r w:rsidR="3D1D3224">
        <w:t>contribute to</w:t>
      </w:r>
      <w:r>
        <w:t xml:space="preserve"> genetic similarity among geographically </w:t>
      </w:r>
      <w:r w:rsidR="5DF808B3">
        <w:t>distant</w:t>
      </w:r>
      <w:r>
        <w:t xml:space="preserve"> populations.</w:t>
      </w:r>
      <w:commentRangeEnd w:id="251"/>
      <w:r w:rsidRPr="00091E73">
        <w:rPr>
          <w:rStyle w:val="CommentReference"/>
          <w:sz w:val="24"/>
          <w:szCs w:val="24"/>
        </w:rPr>
        <w:commentReference w:id="251"/>
      </w:r>
    </w:p>
    <w:p w14:paraId="6433204B" w14:textId="60FA5016"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ins w:id="252" w:author="Christy Edwards" w:date="2026-06-04T21:36:00Z" w16du:dateUtc="2026-06-04T21:36:52Z">
        <w:r w:rsidR="5065725B">
          <w:t>wa</w:t>
        </w:r>
      </w:ins>
      <w:del w:id="253" w:author="Christy Edwards" w:date="2026-06-04T21:36:00Z" w16du:dateUtc="2026-06-04T21:36:51Z">
        <w:r w:rsidR="77AE2620">
          <w:delText>i</w:delText>
        </w:r>
      </w:del>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w:t>
      </w:r>
      <w:r>
        <w:lastRenderedPageBreak/>
        <w:t xml:space="preserve">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 </w:t>
      </w:r>
      <w:commentRangeStart w:id="254"/>
      <w:commentRangeStart w:id="255"/>
      <w:r>
        <w:t xml:space="preserve">which is common in </w:t>
      </w:r>
      <w:r w:rsidRPr="682E26A9">
        <w:rPr>
          <w:i/>
          <w:iCs/>
        </w:rPr>
        <w:t>Physaria</w:t>
      </w:r>
      <w:r>
        <w:t xml:space="preserve"> </w:t>
      </w:r>
      <w:r w:rsidR="00091E73">
        <w:fldChar w:fldCharType="begin"/>
      </w:r>
      <w:r w:rsidR="00091E73">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091E73">
        <w:fldChar w:fldCharType="separate"/>
      </w:r>
      <w:r w:rsidR="5C4886FA" w:rsidRPr="682E26A9">
        <w:rPr>
          <w:noProof/>
        </w:rPr>
        <w:t>(</w:t>
      </w:r>
      <w:r w:rsidR="54B27EA5">
        <w:t>Elberling, 2000</w:t>
      </w:r>
      <w:r w:rsidR="5C4886FA" w:rsidRPr="682E26A9">
        <w:rPr>
          <w:noProof/>
        </w:rPr>
        <w:t>)</w:t>
      </w:r>
      <w:r w:rsidR="00091E73">
        <w:fldChar w:fldCharType="end"/>
      </w:r>
      <w:r>
        <w:t>.</w:t>
      </w:r>
      <w:commentRangeEnd w:id="254"/>
      <w:r w:rsidR="00091E73" w:rsidRPr="00091E73">
        <w:rPr>
          <w:rStyle w:val="CommentReference"/>
          <w:sz w:val="24"/>
          <w:szCs w:val="24"/>
        </w:rPr>
        <w:commentReference w:id="254"/>
      </w:r>
      <w:commentRangeEnd w:id="255"/>
      <w:r w:rsidRPr="00091E73">
        <w:rPr>
          <w:rStyle w:val="CommentReference"/>
          <w:sz w:val="24"/>
          <w:szCs w:val="24"/>
        </w:rPr>
        <w:commentReference w:id="255"/>
      </w:r>
    </w:p>
    <w:p w14:paraId="186AC241" w14:textId="1506ED0A" w:rsidR="00091E73" w:rsidRPr="00091E73" w:rsidRDefault="27551544" w:rsidP="682E26A9">
      <w:commentRangeStart w:id="256"/>
      <w:commentRangeStart w:id="257"/>
      <w:r>
        <w:t>Comparisons among</w:t>
      </w:r>
      <w:r w:rsidR="50EEF571">
        <w:t xml:space="preserve"> </w:t>
      </w:r>
      <w:del w:id="258" w:author="Christy Edwards" w:date="2026-06-04T22:02:00Z" w16du:dateUtc="2026-06-04T22:02:36Z">
        <w:r w:rsidR="50EEF571">
          <w:delText>natural</w:delText>
        </w:r>
      </w:del>
      <w:ins w:id="259" w:author="Christy Edwards" w:date="2026-06-04T22:02:00Z" w16du:dateUtc="2026-06-04T22:02:37Z">
        <w:r w:rsidR="125000EB">
          <w:t>wild</w:t>
        </w:r>
      </w:ins>
      <w:r w:rsidR="50EEF571">
        <w:t xml:space="preserve">, </w:t>
      </w:r>
      <w:r w:rsidR="0090080D">
        <w:t>translocated</w:t>
      </w:r>
      <w:r w:rsidR="6DC655B0">
        <w:t xml:space="preserve">, and </w:t>
      </w:r>
      <w:r w:rsidR="50EEF571" w:rsidRPr="682E26A9">
        <w:rPr>
          <w:i/>
          <w:iCs/>
        </w:rPr>
        <w:t>ex situ</w:t>
      </w:r>
      <w:r w:rsidR="0285EA0D" w:rsidRPr="682E26A9">
        <w:rPr>
          <w:i/>
          <w:iCs/>
        </w:rPr>
        <w:t xml:space="preserve"> </w:t>
      </w:r>
      <w:r w:rsidR="50EEF571">
        <w:t xml:space="preserve">populations </w:t>
      </w:r>
      <w:r w:rsidR="07471092">
        <w:t xml:space="preserve">highlight </w:t>
      </w:r>
      <w:r w:rsidR="50EEF571">
        <w:t xml:space="preserve">both the </w:t>
      </w:r>
      <w:r w:rsidR="7D85DBCC">
        <w:t xml:space="preserve">potential </w:t>
      </w:r>
      <w:r w:rsidR="50EEF571">
        <w:t>and limitations of</w:t>
      </w:r>
      <w:ins w:id="260" w:author="Christy Edwards" w:date="2026-06-04T21:39:00Z" w16du:dateUtc="2026-06-04T21:39:06Z">
        <w:r w:rsidR="50EEF571">
          <w:t xml:space="preserve"> </w:t>
        </w:r>
        <w:r w:rsidR="4AF67BDA">
          <w:t>using</w:t>
        </w:r>
      </w:ins>
      <w:r w:rsidR="45B1DD9F">
        <w:t xml:space="preserve"> </w:t>
      </w:r>
      <w:del w:id="261" w:author="Christy Edwards" w:date="2026-06-04T21:38:00Z" w16du:dateUtc="2026-06-04T21:38:40Z">
        <w:r w:rsidR="2A64E24F">
          <w:delText>genetic mixing</w:delText>
        </w:r>
      </w:del>
      <w:ins w:id="262" w:author="Christy Edwards" w:date="2026-06-04T21:38:00Z" w16du:dateUtc="2026-06-04T21:38:50Z">
        <w:r w:rsidR="12E0CF0E">
          <w:t>using multi-source</w:t>
        </w:r>
      </w:ins>
      <w:r w:rsidR="175B24B8">
        <w:t xml:space="preserve"> </w:t>
      </w:r>
      <w:ins w:id="263" w:author="Christy Edwards" w:date="2026-06-04T21:39:00Z" w16du:dateUtc="2026-06-04T21:39:30Z">
        <w:r w:rsidR="26BD6006">
          <w:t>conservation translocations</w:t>
        </w:r>
        <w:r w:rsidR="2A64E24F">
          <w:t xml:space="preserve"> </w:t>
        </w:r>
      </w:ins>
      <w:r w:rsidR="50EEF571">
        <w:t xml:space="preserve">as a conservation tool. </w:t>
      </w:r>
      <w:r w:rsidR="0090080D">
        <w:t>TR_01</w:t>
      </w:r>
      <w:r w:rsidR="50EEF571">
        <w:t xml:space="preserve"> </w:t>
      </w:r>
      <w:r w:rsidR="45B1DD9F">
        <w:t>group</w:t>
      </w:r>
      <w:ins w:id="264" w:author="Christy Edwards" w:date="2026-06-04T21:39:00Z" w16du:dateUtc="2026-06-04T21:39:41Z">
        <w:r w:rsidR="3BFB8B93">
          <w:t>ed</w:t>
        </w:r>
      </w:ins>
      <w:del w:id="265" w:author="Christy Edwards" w:date="2026-06-04T21:39:00Z" w16du:dateUtc="2026-06-04T21:39:40Z">
        <w:r w:rsidDel="1DAA0938">
          <w:delText>s</w:delText>
        </w:r>
      </w:del>
      <w:r w:rsidR="50EEF571">
        <w:t xml:space="preserve"> with the Kentucky populations, consistent with </w:t>
      </w:r>
      <w:r w:rsidR="07647C60">
        <w:t>the</w:t>
      </w:r>
      <w:r w:rsidR="50EEF571">
        <w:t xml:space="preserve"> documented </w:t>
      </w:r>
      <w:r w:rsidR="279F4915">
        <w:t xml:space="preserve">origin </w:t>
      </w:r>
      <w:r w:rsidR="3A098DDE">
        <w:t>from known</w:t>
      </w:r>
      <w:r w:rsidR="279F4915">
        <w:t xml:space="preserve"> </w:t>
      </w:r>
      <w:r w:rsidR="50EEF571">
        <w:t xml:space="preserve">source </w:t>
      </w:r>
      <w:r w:rsidR="49169460">
        <w:t>populations</w:t>
      </w:r>
      <w:r w:rsidR="50EEF571">
        <w:t xml:space="preserve">, whereas </w:t>
      </w:r>
      <w:r w:rsidR="00E3712E">
        <w:t>TR</w:t>
      </w:r>
      <w:r w:rsidR="50EEF571">
        <w:t>_02 and EX_</w:t>
      </w:r>
      <w:r w:rsidR="00E3712E">
        <w:t>01</w:t>
      </w:r>
      <w:r w:rsidR="50EEF571">
        <w:t xml:space="preserve"> were clearly admixed and oc</w:t>
      </w:r>
      <w:commentRangeEnd w:id="257"/>
      <w:r>
        <w:rPr>
          <w:rStyle w:val="CommentReference"/>
          <w:sz w:val="24"/>
          <w:szCs w:val="24"/>
        </w:rPr>
        <w:commentReference w:id="257"/>
      </w:r>
      <w:r w:rsidR="50EEF571">
        <w:t>cupied intermediate positions between the northern and southern regional groups in PCA and STRUCTURE</w:t>
      </w:r>
      <w:r w:rsidR="0DFF488E">
        <w:t xml:space="preserve"> analyses</w:t>
      </w:r>
      <w:r w:rsidR="50EEF571">
        <w:t xml:space="preserve">. These results indicate that </w:t>
      </w:r>
      <w:del w:id="266" w:author="Christy Edwards" w:date="2026-06-04T21:40:00Z" w16du:dateUtc="2026-06-04T21:40:03Z">
        <w:r w:rsidR="1CF6013B">
          <w:delText>genetic mixing</w:delText>
        </w:r>
      </w:del>
      <w:ins w:id="267" w:author="Christy Edwards" w:date="2026-06-04T21:40:00Z" w16du:dateUtc="2026-06-04T21:40:06Z">
        <w:r w:rsidR="4F65E01B">
          <w:t>combining</w:t>
        </w:r>
      </w:ins>
      <w:r w:rsidR="1CF6013B">
        <w:t xml:space="preserve"> of multiple source populations successfully</w:t>
      </w:r>
      <w:r w:rsidR="50EEF571">
        <w:t xml:space="preserve"> generated mixed-ancestry populations </w:t>
      </w:r>
      <w:r w:rsidR="3551DF65">
        <w:t>that</w:t>
      </w:r>
      <w:r w:rsidR="50EEF571">
        <w:t xml:space="preserve"> retained contributions from multiple regions. </w:t>
      </w:r>
      <w:r w:rsidR="5C21E3A7">
        <w:t>However</w:t>
      </w:r>
      <w:r w:rsidR="50EEF571">
        <w:t>, admixture was not even</w:t>
      </w:r>
      <w:r w:rsidR="65A0F996">
        <w:t>ly distributed.</w:t>
      </w:r>
      <w:r w:rsidR="50EEF571">
        <w:t xml:space="preserve"> </w:t>
      </w:r>
      <w:r w:rsidR="45B1DD9F">
        <w:t>G</w:t>
      </w:r>
      <w:r w:rsidR="45B1DD9F" w:rsidRPr="2037FEA0">
        <w:rPr>
          <w:vertAlign w:val="subscript"/>
        </w:rPr>
        <w:t>ST</w:t>
      </w:r>
      <w:r w:rsidR="45B1DD9F">
        <w:t xml:space="preserve"> suggest</w:t>
      </w:r>
      <w:r w:rsidR="4F680BDD">
        <w:t>s</w:t>
      </w:r>
      <w:r w:rsidR="45B1DD9F">
        <w:t xml:space="preserve"> </w:t>
      </w:r>
      <w:ins w:id="268" w:author="Christy Edwards" w:date="2026-06-04T21:40:00Z" w16du:dateUtc="2026-06-04T21:40:55Z">
        <w:r w:rsidR="03DC4C5C">
          <w:t>that EX_1 and TR_02 had</w:t>
        </w:r>
        <w:r w:rsidR="50EEF571">
          <w:t xml:space="preserve"> </w:t>
        </w:r>
      </w:ins>
      <w:r w:rsidR="50EEF571">
        <w:t xml:space="preserve">stronger genetic contributions from TNW_04 and TNW_05 </w:t>
      </w:r>
      <w:r w:rsidR="28835C25">
        <w:t>relative to</w:t>
      </w:r>
      <w:r w:rsidR="50EEF571">
        <w:t xml:space="preserve"> Indiana or Kentucky parental sources, and higher-K STRUCTURE results </w:t>
      </w:r>
      <w:del w:id="269" w:author="Christy Edwards" w:date="2026-06-04T21:41:00Z" w16du:dateUtc="2026-06-04T21:41:18Z">
        <w:r w:rsidR="50EEF571">
          <w:delText>suggest</w:delText>
        </w:r>
        <w:r w:rsidR="7D81C57B">
          <w:delText>s</w:delText>
        </w:r>
      </w:del>
      <w:ins w:id="270" w:author="Christy Edwards" w:date="2026-06-04T21:41:00Z" w16du:dateUtc="2026-06-04T21:41:19Z">
        <w:r w:rsidR="4A15EB48">
          <w:t>showed</w:t>
        </w:r>
      </w:ins>
      <w:r w:rsidR="50EEF571">
        <w:t xml:space="preserve"> individuals with var</w:t>
      </w:r>
      <w:r w:rsidR="6BA3D156">
        <w:t>iable</w:t>
      </w:r>
      <w:r w:rsidR="50EEF571">
        <w:t xml:space="preserve"> </w:t>
      </w:r>
      <w:r w:rsidR="2DA04056">
        <w:t>ancestry</w:t>
      </w:r>
      <w:r w:rsidR="50EEF571">
        <w:t>, including possible F</w:t>
      </w:r>
      <w:r w:rsidR="50EEF571" w:rsidRPr="682E26A9">
        <w:rPr>
          <w:vertAlign w:val="subscript"/>
        </w:rPr>
        <w:t>1</w:t>
      </w:r>
      <w:r w:rsidR="50EEF571">
        <w:t xml:space="preserve"> hybrids and backcrosses. Thus,</w:t>
      </w:r>
      <w:r w:rsidR="6C828FF2">
        <w:t xml:space="preserve"> while</w:t>
      </w:r>
      <w:r w:rsidR="50EEF571">
        <w:t xml:space="preserve"> </w:t>
      </w:r>
      <w:r w:rsidR="4F8F52AC">
        <w:t>genetic mixing</w:t>
      </w:r>
      <w:r w:rsidR="50EEF571">
        <w:t xml:space="preserve"> in </w:t>
      </w:r>
      <w:r w:rsidR="50EEF571" w:rsidRPr="682E26A9">
        <w:rPr>
          <w:i/>
          <w:iCs/>
        </w:rPr>
        <w:t>P. globosa</w:t>
      </w:r>
      <w:r w:rsidR="50EEF571">
        <w:t xml:space="preserve"> appears feasible, </w:t>
      </w:r>
      <w:r w:rsidR="793B9AE5">
        <w:t xml:space="preserve">resulting populations </w:t>
      </w:r>
      <w:r w:rsidR="27AFE061">
        <w:t xml:space="preserve">cannot be assumed to </w:t>
      </w:r>
      <w:r w:rsidR="50EEF571">
        <w:t xml:space="preserve">represent balanced or stable </w:t>
      </w:r>
      <w:r w:rsidR="3BA78D51">
        <w:t xml:space="preserve">genetic </w:t>
      </w:r>
      <w:r w:rsidR="50EEF571">
        <w:t>mixtures without continued monitoring.</w:t>
      </w:r>
      <w:commentRangeEnd w:id="256"/>
      <w:r w:rsidRPr="00091E73">
        <w:rPr>
          <w:rStyle w:val="CommentReference"/>
          <w:sz w:val="24"/>
          <w:szCs w:val="24"/>
        </w:rPr>
        <w:commentReference w:id="256"/>
      </w:r>
    </w:p>
    <w:p w14:paraId="52AAE565" w14:textId="145DF3C7"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ins w:id="271" w:author="Christy Edwards" w:date="2026-06-04T21:41:00Z" w16du:dateUtc="2026-06-04T21:41:45Z">
        <w:r w:rsidR="52551813">
          <w:t>for</w:t>
        </w:r>
      </w:ins>
      <w:del w:id="272" w:author="Christy Edwards" w:date="2026-06-04T21:41:00Z" w16du:dateUtc="2026-06-04T21:41:44Z">
        <w:r w:rsidR="5AE8B596">
          <w:delText>of</w:delText>
        </w:r>
      </w:del>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w:t>
      </w:r>
      <w:del w:id="273" w:author="Christy Edwards" w:date="2026-06-04T21:52:00Z" w16du:dateUtc="2026-06-04T21:52:17Z">
        <w:r>
          <w:delText>ally</w:delText>
        </w:r>
      </w:del>
      <w:r>
        <w:t xml:space="preserve"> </w:t>
      </w:r>
      <w:ins w:id="274" w:author="Christy Edwards" w:date="2026-06-04T21:52:00Z" w16du:dateUtc="2026-06-04T21:52:25Z">
        <w:r w:rsidR="04EC6CE9">
          <w:t xml:space="preserve">genetic </w:t>
        </w:r>
      </w:ins>
      <w:r>
        <w:t>differentiat</w:t>
      </w:r>
      <w:ins w:id="275" w:author="Christy Edwards" w:date="2026-06-04T21:52:00Z" w16du:dateUtc="2026-06-04T21:52:38Z">
        <w:r w:rsidR="1F03098D">
          <w:t>ion</w:t>
        </w:r>
      </w:ins>
      <w:del w:id="276" w:author="Christy Edwards" w:date="2026-06-04T21:52:00Z" w16du:dateUtc="2026-06-04T21:52:36Z">
        <w:r w:rsidDel="50EEF571">
          <w:delText>ed</w:delText>
        </w:r>
      </w:del>
      <w:r>
        <w:t xml:space="preserve"> </w:t>
      </w:r>
      <w:del w:id="277" w:author="Christy Edwards" w:date="2026-06-04T21:52:00Z" w16du:dateUtc="2026-06-04T21:52:33Z">
        <w:r w:rsidR="37025404">
          <w:delText>genetic variation</w:delText>
        </w:r>
      </w:del>
      <w:r>
        <w:t xml:space="preserve">. </w:t>
      </w:r>
      <w:r w:rsidR="331427E4">
        <w:t>Conversely</w:t>
      </w:r>
      <w:r>
        <w:t xml:space="preserve">, </w:t>
      </w:r>
      <w:r w:rsidR="33C0A034">
        <w:t>reduced</w:t>
      </w:r>
      <w:r>
        <w:t xml:space="preserve"> diversity, bottleneck signals, localized inbreeding, and </w:t>
      </w:r>
      <w:r w:rsidR="2B71CF5B">
        <w:t>ongoing</w:t>
      </w:r>
      <w:r>
        <w:t xml:space="preserve"> </w:t>
      </w:r>
      <w:r>
        <w:lastRenderedPageBreak/>
        <w:t>habitat threats</w:t>
      </w:r>
      <w:r w:rsidR="232F4D8C">
        <w:t xml:space="preserve"> suggest that</w:t>
      </w:r>
      <w:r>
        <w:t xml:space="preserve"> </w:t>
      </w:r>
      <w:ins w:id="278" w:author="Christy Edwards" w:date="2026-06-04T21:43:00Z" w16du:dateUtc="2026-06-04T21:43:09Z">
        <w:r w:rsidR="6FA2DC54">
          <w:t xml:space="preserve">current </w:t>
        </w:r>
      </w:ins>
      <w:del w:id="279" w:author="Christy Edwards" w:date="2026-06-04T21:43:00Z" w16du:dateUtc="2026-06-04T21:43:14Z">
        <w:r w:rsidR="7E90530E">
          <w:delText>habitat</w:delText>
        </w:r>
        <w:r>
          <w:delText xml:space="preserve"> protection</w:delText>
        </w:r>
        <w:r w:rsidR="3ACE9BB0">
          <w:delText xml:space="preserve"> and</w:delText>
        </w:r>
      </w:del>
      <w:r w:rsidR="3ACE9BB0">
        <w:t xml:space="preserve"> management</w:t>
      </w:r>
      <w:r>
        <w:t xml:space="preserve"> </w:t>
      </w:r>
      <w:ins w:id="280" w:author="Christy Edwards" w:date="2026-06-04T21:43:00Z" w16du:dateUtc="2026-06-04T21:43:20Z">
        <w:r w:rsidR="7D8E017F">
          <w:t xml:space="preserve">practices </w:t>
        </w:r>
      </w:ins>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and restoring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ins w:id="281" w:author="Christy Edwards" w:date="2026-06-04T21:53:00Z" w16du:dateUtc="2026-06-04T21:53:15Z">
        <w:r w:rsidR="07FE1E92">
          <w:t>However, e</w:t>
        </w:r>
      </w:ins>
      <w:del w:id="282" w:author="Christy Edwards" w:date="2026-06-04T21:53:00Z" w16du:dateUtc="2026-06-04T21:53:15Z">
        <w:r w:rsidRPr="682E26A9">
          <w:rPr>
            <w:i/>
            <w:iCs/>
          </w:rPr>
          <w:delText>E</w:delText>
        </w:r>
      </w:del>
      <w:r w:rsidRPr="682E26A9">
        <w:rPr>
          <w:i/>
          <w:iCs/>
        </w:rPr>
        <w:t>x situ</w:t>
      </w:r>
      <w:r>
        <w:t xml:space="preserve"> conservation and reintroductio</w:t>
      </w:r>
      <w:r w:rsidR="2A73D7EC">
        <w:t>n</w:t>
      </w:r>
      <w:ins w:id="283" w:author="Christy Edwards" w:date="2026-06-04T21:44:00Z" w16du:dateUtc="2026-06-04T21:44:14Z">
        <w:r w:rsidR="2A73D7EC">
          <w:t xml:space="preserve"> </w:t>
        </w:r>
      </w:ins>
      <w:ins w:id="284" w:author="Christy Edwards" w:date="2026-06-04T21:53:00Z" w16du:dateUtc="2026-06-04T21:53:42Z">
        <w:r w:rsidR="30FE29FC">
          <w:t xml:space="preserve">efforts </w:t>
        </w:r>
      </w:ins>
      <w:ins w:id="285" w:author="Christy Edwards" w:date="2026-06-04T21:44:00Z" w16du:dateUtc="2026-06-04T21:44:14Z">
        <w:r w:rsidR="6DD0A980">
          <w:t>using multiple source populations</w:t>
        </w:r>
      </w:ins>
      <w:r w:rsidR="2A73D7EC">
        <w:t xml:space="preserve"> </w:t>
      </w:r>
      <w:del w:id="286" w:author="Christy Edwards" w:date="2026-06-04T21:43:00Z" w16du:dateUtc="2026-06-04T21:43:50Z">
        <w:r w:rsidR="2A73D7EC">
          <w:delText>through genetic mixing</w:delText>
        </w:r>
      </w:del>
      <w:r w:rsidR="2A73D7EC">
        <w:t xml:space="preserve">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ins w:id="287" w:author="Christy Edwards" w:date="2026-06-04T21:44:00Z" w16du:dateUtc="2026-06-04T21:44:29Z">
        <w:r w:rsidR="5022BEF2">
          <w:t>d</w:t>
        </w:r>
      </w:ins>
      <w:r>
        <w:t xml:space="preserve"> monitoring</w:t>
      </w:r>
      <w:r w:rsidR="4A682FB4">
        <w:t xml:space="preserve"> and evaluation</w:t>
      </w:r>
      <w:r>
        <w:t>.</w:t>
      </w:r>
    </w:p>
    <w:p w14:paraId="012F2CDC" w14:textId="32C1443F"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w:t>
      </w:r>
      <w:commentRangeStart w:id="288"/>
      <w:r w:rsidR="50EEF571">
        <w:t xml:space="preserve">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w:t>
      </w:r>
      <w:commentRangeEnd w:id="288"/>
      <w:r w:rsidR="00091E73">
        <w:rPr>
          <w:rStyle w:val="CommentReference"/>
          <w:sz w:val="24"/>
          <w:szCs w:val="24"/>
        </w:rPr>
        <w:commentReference w:id="288"/>
      </w:r>
      <w:r w:rsidR="50EEF571">
        <w:t>Many populations in Kentucky and Tennessee occur on private land</w:t>
      </w:r>
      <w:del w:id="289" w:author="Christy Edwards" w:date="2026-06-04T21:54:00Z" w16du:dateUtc="2026-06-04T21:54:41Z">
        <w:r w:rsidR="50EEF571">
          <w:delText>,</w:delText>
        </w:r>
      </w:del>
      <w:ins w:id="290" w:author="Christy Edwards" w:date="2026-06-04T21:54:00Z" w16du:dateUtc="2026-06-04T21:54:51Z">
        <w:r w:rsidR="50EEF571">
          <w:t xml:space="preserve"> </w:t>
        </w:r>
        <w:r w:rsidR="1B3D0C82">
          <w:t>and are not currently being</w:t>
        </w:r>
      </w:ins>
      <w:del w:id="291" w:author="Christy Edwards" w:date="2026-06-04T21:54:00Z" w16du:dateUtc="2026-06-04T21:54:54Z">
        <w:r w:rsidDel="50EEF571">
          <w:delText xml:space="preserve"> </w:delText>
        </w:r>
        <w:r w:rsidR="50EEF571">
          <w:delText>require</w:delText>
        </w:r>
      </w:del>
      <w:r w:rsidR="50EEF571">
        <w:t xml:space="preserve"> active</w:t>
      </w:r>
      <w:ins w:id="292" w:author="Christy Edwards" w:date="2026-06-04T21:54:00Z" w16du:dateUtc="2026-06-04T21:54:59Z">
        <w:r w:rsidR="4A1C2831">
          <w:t>ly</w:t>
        </w:r>
      </w:ins>
      <w:r w:rsidR="50EEF571">
        <w:t xml:space="preserve"> manage</w:t>
      </w:r>
      <w:ins w:id="293" w:author="Christy Edwards" w:date="2026-06-04T21:55:00Z" w16du:dateUtc="2026-06-04T21:55:03Z">
        <w:r w:rsidR="7ABF6623">
          <w:t>d</w:t>
        </w:r>
      </w:ins>
      <w:del w:id="294" w:author="Christy Edwards" w:date="2026-06-04T21:55:00Z" w16du:dateUtc="2026-06-04T21:55:07Z">
        <w:r w:rsidDel="50EEF571">
          <w:delText>ment</w:delText>
        </w:r>
        <w:r w:rsidR="50EEF571">
          <w:delText>, or both</w:delText>
        </w:r>
      </w:del>
      <w:r w:rsidR="50EEF571">
        <w:t xml:space="preserve">, making them important targets for future conservation. </w:t>
      </w:r>
      <w:del w:id="295" w:author="Christy Edwards" w:date="2026-06-04T21:56:00Z" w16du:dateUtc="2026-06-04T21:56:29Z">
        <w:r w:rsidR="50EEF571">
          <w:delText xml:space="preserve">These efforts may be logistically challenging because </w:delText>
        </w:r>
        <w:r w:rsidR="50EEF571" w:rsidRPr="682E26A9">
          <w:rPr>
            <w:i/>
            <w:iCs/>
          </w:rPr>
          <w:delText>P. globosa</w:delText>
        </w:r>
        <w:r w:rsidR="50EEF571">
          <w:delText xml:space="preserve"> often occurs on cliff tops, ledges, and steep slopes that are difficult and potentially dangerous to access.</w:delText>
        </w:r>
      </w:del>
      <w:r w:rsidR="50EEF571">
        <w:t xml:space="preserve"> Populations showing low allelic richness, bottleneck signatures, elevated </w:t>
      </w:r>
      <w:del w:id="296" w:author="Christy Edwards" w:date="2026-06-04T21:56:00Z" w16du:dateUtc="2026-06-04T21:56:46Z">
        <w:r w:rsidR="50EEF571">
          <w:delText>corrected</w:delText>
        </w:r>
      </w:del>
      <w:r w:rsidR="50EEF571">
        <w:t xml:space="preserve"> inbreeding, or severe habitat degradation should therefore be prioritized for </w:t>
      </w:r>
      <w:r w:rsidR="50EEF571">
        <w:lastRenderedPageBreak/>
        <w:t xml:space="preserve">closer demographic and genetic monitoring, habitat management, and, where appropriate, </w:t>
      </w:r>
      <w:commentRangeStart w:id="297"/>
      <w:commentRangeStart w:id="298"/>
      <w:r w:rsidR="50EEF571">
        <w:t>demographic</w:t>
      </w:r>
      <w:r w:rsidR="04D7543F">
        <w:t xml:space="preserve"> or genetic</w:t>
      </w:r>
      <w:r w:rsidR="50EEF571">
        <w:t xml:space="preserve"> </w:t>
      </w:r>
      <w:commentRangeEnd w:id="297"/>
      <w:r w:rsidR="00091E73">
        <w:rPr>
          <w:rStyle w:val="CommentReference"/>
          <w:sz w:val="24"/>
          <w:szCs w:val="24"/>
        </w:rPr>
        <w:commentReference w:id="297"/>
      </w:r>
      <w:commentRangeEnd w:id="298"/>
      <w:r>
        <w:rPr>
          <w:rStyle w:val="CommentReference"/>
          <w:sz w:val="24"/>
          <w:szCs w:val="24"/>
        </w:rPr>
        <w:commentReference w:id="298"/>
      </w:r>
      <w:r w:rsidR="1BB2CA28">
        <w:t>augmentation</w:t>
      </w:r>
      <w:r w:rsidR="50EEF571">
        <w:t>.</w:t>
      </w:r>
      <w:ins w:id="299" w:author="Christy Edwards" w:date="2026-06-04T21:56:00Z" w16du:dateUtc="2026-06-04T21:56:53Z">
        <w:r w:rsidR="72EE41B3">
          <w:t xml:space="preserve"> However, </w:t>
        </w:r>
      </w:ins>
      <w:ins w:id="300" w:author="Christy Edwards" w:date="2026-06-04T21:57:00Z" w16du:dateUtc="2026-06-04T21:57:00Z">
        <w:r w:rsidR="72EE41B3">
          <w:t>t</w:t>
        </w:r>
      </w:ins>
      <w:ins w:id="301" w:author="Christy Edwards" w:date="2026-06-04T21:56:00Z" w16du:dateUtc="2026-06-04T21:56:53Z">
        <w:r w:rsidR="72EE41B3">
          <w:t xml:space="preserve">hese efforts may be logistically challenging because </w:t>
        </w:r>
        <w:r w:rsidR="72EE41B3" w:rsidRPr="3664319A">
          <w:rPr>
            <w:i/>
            <w:iCs/>
          </w:rPr>
          <w:t>P. globosa</w:t>
        </w:r>
        <w:r w:rsidR="72EE41B3">
          <w:t xml:space="preserve"> often occurs on cliff tops, ledges, and steep slopes that are difficult and potentially dangerous to access</w:t>
        </w:r>
      </w:ins>
      <w:ins w:id="302" w:author="Christy Edwards" w:date="2026-06-04T21:57:00Z" w16du:dateUtc="2026-06-04T21:57:36Z">
        <w:r w:rsidR="72EE41B3">
          <w:t>, making them important targets for ex situ conservation.</w:t>
        </w:r>
      </w:ins>
    </w:p>
    <w:p w14:paraId="20509250" w14:textId="0B0DD983"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ins w:id="303" w:author="Christy Edwards" w:date="2026-06-04T21:58:00Z" w16du:dateUtc="2026-06-04T21:58:50Z">
        <w:r w:rsidR="1F8761A4">
          <w:t xml:space="preserve"> and</w:t>
        </w:r>
      </w:ins>
      <w:del w:id="304" w:author="Christy Edwards" w:date="2026-06-04T21:58:00Z" w16du:dateUtc="2026-06-04T21:58:49Z">
        <w:r>
          <w:delText>,</w:delText>
        </w:r>
      </w:del>
      <w:r>
        <w:t xml:space="preserve"> </w:t>
      </w:r>
      <w:del w:id="305" w:author="Christy Edwards" w:date="2026-06-04T21:58:00Z" w16du:dateUtc="2026-06-04T21:58:21Z">
        <w:r>
          <w:delText>managed hybridization</w:delText>
        </w:r>
      </w:del>
      <w:ins w:id="306" w:author="Christy Edwards" w:date="2026-06-04T21:58:00Z" w16du:dateUtc="2026-06-04T21:58:44Z">
        <w:r w:rsidR="0882F5DA">
          <w:t>milti-source conservation translocations</w:t>
        </w:r>
      </w:ins>
      <w:del w:id="307" w:author="Christy Edwards" w:date="2026-06-04T21:58:00Z" w16du:dateUtc="2026-06-04T21:58:55Z">
        <w:r>
          <w:delText>, and reintroductio</w:delText>
        </w:r>
      </w:del>
      <w:del w:id="308" w:author="Christy Edwards" w:date="2026-06-04T21:59:00Z" w16du:dateUtc="2026-06-04T21:59:00Z">
        <w:r>
          <w:delText>n</w:delText>
        </w:r>
      </w:del>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lastRenderedPageBreak/>
        <w:t>Literature cited</w:t>
      </w:r>
    </w:p>
    <w:p w14:paraId="783374E1" w14:textId="77777777" w:rsidR="000D0187" w:rsidRPr="000D0187" w:rsidRDefault="00061CDF" w:rsidP="000D0187">
      <w:pPr>
        <w:pStyle w:val="EndNoteBibliography"/>
        <w:ind w:left="720" w:hanging="720"/>
        <w:rPr>
          <w:noProof/>
        </w:rPr>
      </w:pPr>
      <w:r>
        <w:fldChar w:fldCharType="begin"/>
      </w:r>
      <w:r>
        <w:instrText xml:space="preserve"> ADDIN EN.SECTION.REFLIST </w:instrText>
      </w:r>
      <w:r>
        <w:fldChar w:fldCharType="separate"/>
      </w:r>
      <w:r w:rsidR="000D0187" w:rsidRPr="000D0187">
        <w:rPr>
          <w:b/>
          <w:noProof/>
        </w:rPr>
        <w:t>2010.</w:t>
      </w:r>
      <w:r w:rsidR="000D0187" w:rsidRPr="000D0187">
        <w:rPr>
          <w:noProof/>
        </w:rPr>
        <w:t xml:space="preserve"> </w:t>
      </w:r>
      <w:r w:rsidR="000D0187" w:rsidRPr="000D0187">
        <w:rPr>
          <w:i/>
          <w:noProof/>
        </w:rPr>
        <w:t>Flora of North America</w:t>
      </w:r>
      <w:r w:rsidR="000D0187" w:rsidRPr="000D0187">
        <w:rPr>
          <w:noProof/>
        </w:rPr>
        <w:t>. New York and Oxford: Oxford University Press.</w:t>
      </w:r>
    </w:p>
    <w:p w14:paraId="42F86324" w14:textId="77777777" w:rsidR="000D0187" w:rsidRPr="000D0187" w:rsidRDefault="000D0187" w:rsidP="000D0187">
      <w:pPr>
        <w:pStyle w:val="EndNoteBibliography"/>
        <w:ind w:left="720" w:hanging="720"/>
        <w:rPr>
          <w:noProof/>
        </w:rPr>
      </w:pPr>
      <w:r w:rsidRPr="000D0187">
        <w:rPr>
          <w:b/>
          <w:noProof/>
        </w:rPr>
        <w:t>Aguilar-Gómez D, Yuan L, Zhang Y, Ochoa A, Culver M, Fitak RR, Onorato D, Lohmueller KE, Nielsen R. 2025.</w:t>
      </w:r>
      <w:r w:rsidRPr="000D0187">
        <w:rPr>
          <w:noProof/>
        </w:rPr>
        <w:t xml:space="preserve"> Genetic rescue of Florida panthers reduced homozygosity but did not swamp ancestral genotypes. </w:t>
      </w:r>
      <w:r w:rsidRPr="000D0187">
        <w:rPr>
          <w:i/>
          <w:noProof/>
        </w:rPr>
        <w:t>Proceedings of the National Academy of Sciences</w:t>
      </w:r>
      <w:r w:rsidRPr="000D0187">
        <w:rPr>
          <w:noProof/>
        </w:rPr>
        <w:t xml:space="preserve"> </w:t>
      </w:r>
      <w:r w:rsidRPr="000D0187">
        <w:rPr>
          <w:b/>
          <w:noProof/>
        </w:rPr>
        <w:t>122</w:t>
      </w:r>
      <w:r w:rsidRPr="000D0187">
        <w:rPr>
          <w:noProof/>
        </w:rPr>
        <w:t>(31): e2410945122.</w:t>
      </w:r>
    </w:p>
    <w:p w14:paraId="4C6D2991" w14:textId="77777777" w:rsidR="000D0187" w:rsidRPr="000D0187" w:rsidRDefault="000D0187" w:rsidP="000D0187">
      <w:pPr>
        <w:pStyle w:val="EndNoteBibliography"/>
        <w:ind w:left="720" w:hanging="720"/>
        <w:rPr>
          <w:noProof/>
        </w:rPr>
      </w:pPr>
      <w:r w:rsidRPr="000D0187">
        <w:rPr>
          <w:b/>
          <w:noProof/>
        </w:rPr>
        <w:t>Allen GC, Flores-Vergara MA, Krasynanski S, Kumar S, Thompson WF. 2006.</w:t>
      </w:r>
      <w:r w:rsidRPr="000D0187">
        <w:rPr>
          <w:noProof/>
        </w:rPr>
        <w:t xml:space="preserve"> A modified protocol for rapid DNA isolation from plant tissues using cetyltrimethylammonium bromide. </w:t>
      </w:r>
      <w:r w:rsidRPr="000D0187">
        <w:rPr>
          <w:i/>
          <w:noProof/>
        </w:rPr>
        <w:t>Nat Protoc</w:t>
      </w:r>
      <w:r w:rsidRPr="000D0187">
        <w:rPr>
          <w:noProof/>
        </w:rPr>
        <w:t xml:space="preserve"> </w:t>
      </w:r>
      <w:r w:rsidRPr="000D0187">
        <w:rPr>
          <w:b/>
          <w:noProof/>
        </w:rPr>
        <w:t>1</w:t>
      </w:r>
      <w:r w:rsidRPr="000D0187">
        <w:rPr>
          <w:noProof/>
        </w:rPr>
        <w:t>(5): 2320-2325.</w:t>
      </w:r>
    </w:p>
    <w:p w14:paraId="1F082F4E" w14:textId="77777777" w:rsidR="000D0187" w:rsidRPr="000D0187" w:rsidRDefault="000D0187" w:rsidP="000D0187">
      <w:pPr>
        <w:pStyle w:val="EndNoteBibliography"/>
        <w:ind w:left="720" w:hanging="720"/>
        <w:rPr>
          <w:noProof/>
        </w:rPr>
      </w:pPr>
      <w:r w:rsidRPr="000D0187">
        <w:rPr>
          <w:b/>
          <w:noProof/>
        </w:rPr>
        <w:t>Boutin-Ganache I, Raposo M, Raymond M, Deschepper CF. 2001.</w:t>
      </w:r>
      <w:r w:rsidRPr="000D0187">
        <w:rPr>
          <w:noProof/>
        </w:rPr>
        <w:t xml:space="preserve"> M13-tailed primers improve the readability and usability of microsatellite analyses performed with two different allele-sizing methods. </w:t>
      </w:r>
      <w:r w:rsidRPr="000D0187">
        <w:rPr>
          <w:i/>
          <w:noProof/>
        </w:rPr>
        <w:t>BioTechniques</w:t>
      </w:r>
      <w:r w:rsidRPr="000D0187">
        <w:rPr>
          <w:noProof/>
        </w:rPr>
        <w:t xml:space="preserve"> </w:t>
      </w:r>
      <w:r w:rsidRPr="000D0187">
        <w:rPr>
          <w:b/>
          <w:noProof/>
        </w:rPr>
        <w:t>31</w:t>
      </w:r>
      <w:r w:rsidRPr="000D0187">
        <w:rPr>
          <w:noProof/>
        </w:rPr>
        <w:t>: 24-25.</w:t>
      </w:r>
    </w:p>
    <w:p w14:paraId="0AA8FD70" w14:textId="77777777" w:rsidR="000D0187" w:rsidRPr="000D0187" w:rsidRDefault="000D0187" w:rsidP="000D0187">
      <w:pPr>
        <w:pStyle w:val="EndNoteBibliography"/>
        <w:ind w:left="720" w:hanging="720"/>
        <w:rPr>
          <w:noProof/>
        </w:rPr>
      </w:pPr>
      <w:r w:rsidRPr="000D0187">
        <w:rPr>
          <w:b/>
          <w:noProof/>
        </w:rPr>
        <w:t>Bucharova A. 2017.</w:t>
      </w:r>
      <w:r w:rsidRPr="000D0187">
        <w:rPr>
          <w:noProof/>
        </w:rPr>
        <w:t xml:space="preserve"> Assisted migration within species range ignores biotic interactions and lacks evidence. </w:t>
      </w:r>
      <w:r w:rsidRPr="000D0187">
        <w:rPr>
          <w:i/>
          <w:noProof/>
        </w:rPr>
        <w:t>Restoration Ecology</w:t>
      </w:r>
      <w:r w:rsidRPr="000D0187">
        <w:rPr>
          <w:noProof/>
        </w:rPr>
        <w:t xml:space="preserve"> </w:t>
      </w:r>
      <w:r w:rsidRPr="000D0187">
        <w:rPr>
          <w:b/>
          <w:noProof/>
        </w:rPr>
        <w:t>25</w:t>
      </w:r>
      <w:r w:rsidRPr="000D0187">
        <w:rPr>
          <w:noProof/>
        </w:rPr>
        <w:t>(1): 14-18.</w:t>
      </w:r>
    </w:p>
    <w:p w14:paraId="2FCFB13D" w14:textId="77777777" w:rsidR="000D0187" w:rsidRPr="000D0187" w:rsidRDefault="000D0187" w:rsidP="000D0187">
      <w:pPr>
        <w:pStyle w:val="EndNoteBibliography"/>
        <w:ind w:left="720" w:hanging="720"/>
        <w:rPr>
          <w:noProof/>
        </w:rPr>
      </w:pPr>
      <w:r w:rsidRPr="000D0187">
        <w:rPr>
          <w:b/>
          <w:noProof/>
        </w:rPr>
        <w:t>Chybicki IJ, Burczyk J. 2009.</w:t>
      </w:r>
      <w:r w:rsidRPr="000D0187">
        <w:rPr>
          <w:noProof/>
        </w:rPr>
        <w:t xml:space="preserve"> Simultaneous estimation of null alleles and inbreeding coefficients. </w:t>
      </w:r>
      <w:r w:rsidRPr="000D0187">
        <w:rPr>
          <w:i/>
          <w:noProof/>
        </w:rPr>
        <w:t>J Hered</w:t>
      </w:r>
      <w:r w:rsidRPr="000D0187">
        <w:rPr>
          <w:noProof/>
        </w:rPr>
        <w:t xml:space="preserve"> </w:t>
      </w:r>
      <w:r w:rsidRPr="000D0187">
        <w:rPr>
          <w:b/>
          <w:noProof/>
        </w:rPr>
        <w:t>100</w:t>
      </w:r>
      <w:r w:rsidRPr="000D0187">
        <w:rPr>
          <w:noProof/>
        </w:rPr>
        <w:t>: 106-113.</w:t>
      </w:r>
    </w:p>
    <w:p w14:paraId="2329DFEF" w14:textId="77777777" w:rsidR="000D0187" w:rsidRPr="000D0187" w:rsidRDefault="000D0187" w:rsidP="000D0187">
      <w:pPr>
        <w:pStyle w:val="EndNoteBibliography"/>
        <w:ind w:left="720" w:hanging="720"/>
        <w:rPr>
          <w:noProof/>
        </w:rPr>
      </w:pPr>
      <w:r w:rsidRPr="000D0187">
        <w:rPr>
          <w:b/>
          <w:noProof/>
        </w:rPr>
        <w:t>Donat MG, Lowry AL, Alexander LV, O’Gorman PA, Maher N. 2016.</w:t>
      </w:r>
      <w:r w:rsidRPr="000D0187">
        <w:rPr>
          <w:noProof/>
        </w:rPr>
        <w:t xml:space="preserve"> More extreme precipitation in the world’s dry and wet regions. </w:t>
      </w:r>
      <w:r w:rsidRPr="000D0187">
        <w:rPr>
          <w:i/>
          <w:noProof/>
        </w:rPr>
        <w:t>Nature Climate Change</w:t>
      </w:r>
      <w:r w:rsidRPr="000D0187">
        <w:rPr>
          <w:noProof/>
        </w:rPr>
        <w:t xml:space="preserve"> </w:t>
      </w:r>
      <w:r w:rsidRPr="000D0187">
        <w:rPr>
          <w:b/>
          <w:noProof/>
        </w:rPr>
        <w:t>6</w:t>
      </w:r>
      <w:r w:rsidRPr="000D0187">
        <w:rPr>
          <w:noProof/>
        </w:rPr>
        <w:t>(5): 508-513.</w:t>
      </w:r>
    </w:p>
    <w:p w14:paraId="5F9A4428" w14:textId="77777777" w:rsidR="000D0187" w:rsidRPr="000D0187" w:rsidRDefault="000D0187" w:rsidP="000D0187">
      <w:pPr>
        <w:pStyle w:val="EndNoteBibliography"/>
        <w:ind w:left="720" w:hanging="720"/>
        <w:rPr>
          <w:noProof/>
        </w:rPr>
      </w:pPr>
      <w:r w:rsidRPr="000D0187">
        <w:rPr>
          <w:b/>
          <w:noProof/>
        </w:rPr>
        <w:t>Dussex N, Morales HE, Grossen C, Dalen L, van Oosterhout C. 2023.</w:t>
      </w:r>
      <w:r w:rsidRPr="000D0187">
        <w:rPr>
          <w:noProof/>
        </w:rPr>
        <w:t xml:space="preserve"> Purging and accumulation of genetic load in conservation. </w:t>
      </w:r>
      <w:r w:rsidRPr="000D0187">
        <w:rPr>
          <w:i/>
          <w:noProof/>
        </w:rPr>
        <w:t>Trends Ecol Evol</w:t>
      </w:r>
      <w:r w:rsidRPr="000D0187">
        <w:rPr>
          <w:noProof/>
        </w:rPr>
        <w:t xml:space="preserve"> </w:t>
      </w:r>
      <w:r w:rsidRPr="000D0187">
        <w:rPr>
          <w:b/>
          <w:noProof/>
        </w:rPr>
        <w:t>38</w:t>
      </w:r>
      <w:r w:rsidRPr="000D0187">
        <w:rPr>
          <w:noProof/>
        </w:rPr>
        <w:t>(10): 961-969.</w:t>
      </w:r>
    </w:p>
    <w:p w14:paraId="1ADC9F7B" w14:textId="77777777" w:rsidR="000D0187" w:rsidRPr="000D0187" w:rsidRDefault="000D0187" w:rsidP="000D0187">
      <w:pPr>
        <w:pStyle w:val="EndNoteBibliography"/>
        <w:ind w:left="720" w:hanging="720"/>
        <w:rPr>
          <w:noProof/>
        </w:rPr>
      </w:pPr>
      <w:r w:rsidRPr="000D0187">
        <w:rPr>
          <w:b/>
          <w:noProof/>
        </w:rPr>
        <w:t>Earl DA, vonHoldt BM. 2012.</w:t>
      </w:r>
      <w:r w:rsidRPr="000D0187">
        <w:rPr>
          <w:noProof/>
        </w:rPr>
        <w:t xml:space="preserve"> STRUCTURE HARVESTER: a website and program for visualizing STRUCTURE output and implementing the Evanno method. </w:t>
      </w:r>
      <w:r w:rsidRPr="000D0187">
        <w:rPr>
          <w:i/>
          <w:noProof/>
        </w:rPr>
        <w:t>Conservation Genetics Resources</w:t>
      </w:r>
      <w:r w:rsidRPr="000D0187">
        <w:rPr>
          <w:noProof/>
        </w:rPr>
        <w:t xml:space="preserve"> </w:t>
      </w:r>
      <w:r w:rsidRPr="000D0187">
        <w:rPr>
          <w:b/>
          <w:noProof/>
        </w:rPr>
        <w:t>4</w:t>
      </w:r>
      <w:r w:rsidRPr="000D0187">
        <w:rPr>
          <w:noProof/>
        </w:rPr>
        <w:t>(2): 359-361.</w:t>
      </w:r>
    </w:p>
    <w:p w14:paraId="012F071E" w14:textId="77777777" w:rsidR="000D0187" w:rsidRPr="000D0187" w:rsidRDefault="000D0187" w:rsidP="000D0187">
      <w:pPr>
        <w:pStyle w:val="EndNoteBibliography"/>
        <w:ind w:left="720" w:hanging="720"/>
        <w:rPr>
          <w:noProof/>
        </w:rPr>
      </w:pPr>
      <w:r w:rsidRPr="000D0187">
        <w:rPr>
          <w:b/>
          <w:noProof/>
        </w:rPr>
        <w:lastRenderedPageBreak/>
        <w:t>Edwards CE, Bassüner B, David AS, Dell N, Foye CJ, Herron S, Koontz S, Peterson C, Smith SA, Weekley CW, et al. 2025.</w:t>
      </w:r>
      <w:r w:rsidRPr="000D0187">
        <w:rPr>
          <w:noProof/>
        </w:rPr>
        <w:t xml:space="preserve"> Parentage analysis of conservation translocations in the endangered, self-incompatible shrub Pseudoziziphus celata reveals reproductive constraints, variable survival and a case for genetics-driven conservation. </w:t>
      </w:r>
      <w:r w:rsidRPr="000D0187">
        <w:rPr>
          <w:i/>
          <w:noProof/>
        </w:rPr>
        <w:t>Annals of Botany</w:t>
      </w:r>
      <w:r w:rsidRPr="000D0187">
        <w:rPr>
          <w:noProof/>
        </w:rPr>
        <w:t>.</w:t>
      </w:r>
    </w:p>
    <w:p w14:paraId="237353DB" w14:textId="77777777" w:rsidR="000D0187" w:rsidRPr="000D0187" w:rsidRDefault="000D0187" w:rsidP="000D0187">
      <w:pPr>
        <w:pStyle w:val="EndNoteBibliography"/>
        <w:ind w:left="720" w:hanging="720"/>
        <w:rPr>
          <w:noProof/>
        </w:rPr>
      </w:pPr>
      <w:r w:rsidRPr="000D0187">
        <w:rPr>
          <w:b/>
          <w:noProof/>
        </w:rPr>
        <w:t>Edwards CE, Tessier BC, Swift JF, Bassüner B, Linan AG, Albrecht MA, Yatskievych GA. 2021.</w:t>
      </w:r>
      <w:r w:rsidRPr="000D0187">
        <w:rPr>
          <w:noProof/>
        </w:rPr>
        <w:t xml:space="preserve"> Conservation genetics of the threatened plant species Physaria filiformis (Missouri bladderpod) reveals strong genetic structure and a possible cryptic species. </w:t>
      </w:r>
      <w:r w:rsidRPr="000D0187">
        <w:rPr>
          <w:i/>
          <w:noProof/>
        </w:rPr>
        <w:t>PLoS One</w:t>
      </w:r>
      <w:r w:rsidRPr="000D0187">
        <w:rPr>
          <w:noProof/>
        </w:rPr>
        <w:t xml:space="preserve"> </w:t>
      </w:r>
      <w:r w:rsidRPr="000D0187">
        <w:rPr>
          <w:b/>
          <w:noProof/>
        </w:rPr>
        <w:t>16</w:t>
      </w:r>
      <w:r w:rsidRPr="000D0187">
        <w:rPr>
          <w:noProof/>
        </w:rPr>
        <w:t>: e0247586.</w:t>
      </w:r>
    </w:p>
    <w:p w14:paraId="24481A03" w14:textId="77777777" w:rsidR="000D0187" w:rsidRPr="000D0187" w:rsidRDefault="000D0187" w:rsidP="000D0187">
      <w:pPr>
        <w:pStyle w:val="EndNoteBibliography"/>
        <w:ind w:left="720" w:hanging="720"/>
        <w:rPr>
          <w:noProof/>
        </w:rPr>
      </w:pPr>
      <w:r w:rsidRPr="000D0187">
        <w:rPr>
          <w:b/>
          <w:noProof/>
        </w:rPr>
        <w:t>Elberling H. 2000.</w:t>
      </w:r>
      <w:r w:rsidRPr="000D0187">
        <w:rPr>
          <w:noProof/>
        </w:rPr>
        <w:t xml:space="preserve"> Spatial pattern of Lesquerella arctica: effects of seed bank and desiccation cracks. </w:t>
      </w:r>
      <w:r w:rsidRPr="000D0187">
        <w:rPr>
          <w:i/>
          <w:noProof/>
        </w:rPr>
        <w:t>Ecoscience</w:t>
      </w:r>
      <w:r w:rsidRPr="000D0187">
        <w:rPr>
          <w:noProof/>
        </w:rPr>
        <w:t xml:space="preserve"> </w:t>
      </w:r>
      <w:r w:rsidRPr="000D0187">
        <w:rPr>
          <w:b/>
          <w:noProof/>
        </w:rPr>
        <w:t>7</w:t>
      </w:r>
      <w:r w:rsidRPr="000D0187">
        <w:rPr>
          <w:noProof/>
        </w:rPr>
        <w:t>: 86-91.</w:t>
      </w:r>
    </w:p>
    <w:p w14:paraId="223081F2" w14:textId="77777777" w:rsidR="000D0187" w:rsidRPr="000D0187" w:rsidRDefault="000D0187" w:rsidP="000D0187">
      <w:pPr>
        <w:pStyle w:val="EndNoteBibliography"/>
        <w:ind w:left="720" w:hanging="720"/>
        <w:rPr>
          <w:noProof/>
        </w:rPr>
      </w:pPr>
      <w:r w:rsidRPr="000D0187">
        <w:rPr>
          <w:b/>
          <w:noProof/>
        </w:rPr>
        <w:t>Fraser DJ, Bernatchez L. 2001.</w:t>
      </w:r>
      <w:r w:rsidRPr="000D0187">
        <w:rPr>
          <w:noProof/>
        </w:rPr>
        <w:t xml:space="preserve"> Adaptive evolutionary conservation: towards a unified concept for defining conservation units. </w:t>
      </w:r>
      <w:r w:rsidRPr="000D0187">
        <w:rPr>
          <w:i/>
          <w:noProof/>
        </w:rPr>
        <w:t>Molecular Ecology</w:t>
      </w:r>
      <w:r w:rsidRPr="000D0187">
        <w:rPr>
          <w:noProof/>
        </w:rPr>
        <w:t xml:space="preserve"> </w:t>
      </w:r>
      <w:r w:rsidRPr="000D0187">
        <w:rPr>
          <w:b/>
          <w:noProof/>
        </w:rPr>
        <w:t>10</w:t>
      </w:r>
      <w:r w:rsidRPr="000D0187">
        <w:rPr>
          <w:noProof/>
        </w:rPr>
        <w:t>(12): 2741-2752.</w:t>
      </w:r>
    </w:p>
    <w:p w14:paraId="605B15C0" w14:textId="77777777" w:rsidR="000D0187" w:rsidRPr="000D0187" w:rsidRDefault="000D0187" w:rsidP="000D0187">
      <w:pPr>
        <w:pStyle w:val="EndNoteBibliography"/>
        <w:ind w:left="720" w:hanging="720"/>
        <w:rPr>
          <w:noProof/>
        </w:rPr>
      </w:pPr>
      <w:r w:rsidRPr="000D0187">
        <w:rPr>
          <w:b/>
          <w:noProof/>
        </w:rPr>
        <w:t>Fuentes-Soriano S, Kellogg EA. 2021.</w:t>
      </w:r>
      <w:r w:rsidRPr="000D0187">
        <w:rPr>
          <w:noProof/>
        </w:rPr>
        <w:t xml:space="preserve"> Molecular Systematics of Tribe Physarieae (Brassicaceae) Based on Nuclear ITS, LUMINIDEPENDENS, and Chloroplast ndhF. </w:t>
      </w:r>
      <w:r w:rsidRPr="000D0187">
        <w:rPr>
          <w:i/>
          <w:noProof/>
        </w:rPr>
        <w:t>Systematic Botany</w:t>
      </w:r>
      <w:r w:rsidRPr="000D0187">
        <w:rPr>
          <w:noProof/>
        </w:rPr>
        <w:t xml:space="preserve"> </w:t>
      </w:r>
      <w:r w:rsidRPr="000D0187">
        <w:rPr>
          <w:b/>
          <w:noProof/>
        </w:rPr>
        <w:t>46</w:t>
      </w:r>
      <w:r w:rsidRPr="000D0187">
        <w:rPr>
          <w:noProof/>
        </w:rPr>
        <w:t>(3): 611-627.</w:t>
      </w:r>
    </w:p>
    <w:p w14:paraId="1683706D" w14:textId="77777777" w:rsidR="000D0187" w:rsidRPr="000D0187" w:rsidRDefault="000D0187" w:rsidP="000D0187">
      <w:pPr>
        <w:pStyle w:val="EndNoteBibliography"/>
        <w:ind w:left="720" w:hanging="720"/>
        <w:rPr>
          <w:noProof/>
        </w:rPr>
      </w:pPr>
      <w:r w:rsidRPr="000D0187">
        <w:rPr>
          <w:b/>
          <w:noProof/>
        </w:rPr>
        <w:t>Gaitán-Espitia JD, Hobday AJ. 2021.</w:t>
      </w:r>
      <w:r w:rsidRPr="000D0187">
        <w:rPr>
          <w:noProof/>
        </w:rPr>
        <w:t xml:space="preserve"> Evolutionary principles and genetic considerations for guiding conservation interventions under climate change. </w:t>
      </w:r>
      <w:r w:rsidRPr="000D0187">
        <w:rPr>
          <w:i/>
          <w:noProof/>
        </w:rPr>
        <w:t>Global Change Biology</w:t>
      </w:r>
      <w:r w:rsidRPr="000D0187">
        <w:rPr>
          <w:noProof/>
        </w:rPr>
        <w:t xml:space="preserve"> </w:t>
      </w:r>
      <w:r w:rsidRPr="000D0187">
        <w:rPr>
          <w:b/>
          <w:noProof/>
        </w:rPr>
        <w:t>27</w:t>
      </w:r>
      <w:r w:rsidRPr="000D0187">
        <w:rPr>
          <w:noProof/>
        </w:rPr>
        <w:t>(3): 475-488.</w:t>
      </w:r>
    </w:p>
    <w:p w14:paraId="77C878AC" w14:textId="77777777" w:rsidR="000D0187" w:rsidRPr="000D0187" w:rsidRDefault="000D0187" w:rsidP="000D0187">
      <w:pPr>
        <w:pStyle w:val="EndNoteBibliography"/>
        <w:ind w:left="720" w:hanging="720"/>
        <w:rPr>
          <w:noProof/>
        </w:rPr>
      </w:pPr>
      <w:r w:rsidRPr="000D0187">
        <w:rPr>
          <w:b/>
          <w:noProof/>
        </w:rPr>
        <w:t>Gassert F, Venter O, Watson JEM, Brumby SP, Mazzariello JC, Atkinson SC, Hyde S. 2023.</w:t>
      </w:r>
      <w:r w:rsidRPr="000D0187">
        <w:rPr>
          <w:noProof/>
        </w:rPr>
        <w:t xml:space="preserve"> An operational approach to near real time global high resolution mapping of the terrestrial Human Footprint. </w:t>
      </w:r>
      <w:r w:rsidRPr="000D0187">
        <w:rPr>
          <w:i/>
          <w:noProof/>
        </w:rPr>
        <w:t>Frontiers in Remote Sensing</w:t>
      </w:r>
      <w:r w:rsidRPr="000D0187">
        <w:rPr>
          <w:noProof/>
        </w:rPr>
        <w:t xml:space="preserve"> </w:t>
      </w:r>
      <w:r w:rsidRPr="000D0187">
        <w:rPr>
          <w:b/>
          <w:noProof/>
        </w:rPr>
        <w:t>Volume 4 - 2023</w:t>
      </w:r>
      <w:r w:rsidRPr="000D0187">
        <w:rPr>
          <w:noProof/>
        </w:rPr>
        <w:t>.</w:t>
      </w:r>
    </w:p>
    <w:p w14:paraId="4F4EAFB8" w14:textId="77777777" w:rsidR="000D0187" w:rsidRPr="000D0187" w:rsidRDefault="000D0187" w:rsidP="000D0187">
      <w:pPr>
        <w:pStyle w:val="EndNoteBibliography"/>
        <w:ind w:left="720" w:hanging="720"/>
        <w:rPr>
          <w:noProof/>
        </w:rPr>
      </w:pPr>
      <w:r w:rsidRPr="000D0187">
        <w:rPr>
          <w:b/>
          <w:noProof/>
        </w:rPr>
        <w:t>Hicks JA. 2023.</w:t>
      </w:r>
      <w:r w:rsidRPr="000D0187">
        <w:rPr>
          <w:noProof/>
        </w:rPr>
        <w:t xml:space="preserve"> A Brief History of the Tennessee Central Railway Company.</w:t>
      </w:r>
    </w:p>
    <w:p w14:paraId="6859B167" w14:textId="77777777" w:rsidR="000D0187" w:rsidRPr="000D0187" w:rsidRDefault="000D0187" w:rsidP="000D0187">
      <w:pPr>
        <w:pStyle w:val="EndNoteBibliography"/>
        <w:ind w:left="720" w:hanging="720"/>
        <w:rPr>
          <w:noProof/>
        </w:rPr>
      </w:pPr>
      <w:r w:rsidRPr="000D0187">
        <w:rPr>
          <w:b/>
          <w:noProof/>
        </w:rPr>
        <w:lastRenderedPageBreak/>
        <w:t>Hoelzel AR, Bruford MW, Fleischer RC. 2019.</w:t>
      </w:r>
      <w:r w:rsidRPr="000D0187">
        <w:rPr>
          <w:noProof/>
        </w:rPr>
        <w:t xml:space="preserve"> Conservation of adaptive potential and functional diversity. </w:t>
      </w:r>
      <w:r w:rsidRPr="000D0187">
        <w:rPr>
          <w:i/>
          <w:noProof/>
        </w:rPr>
        <w:t>Conservation Genetics</w:t>
      </w:r>
      <w:r w:rsidRPr="000D0187">
        <w:rPr>
          <w:noProof/>
        </w:rPr>
        <w:t xml:space="preserve"> </w:t>
      </w:r>
      <w:r w:rsidRPr="000D0187">
        <w:rPr>
          <w:b/>
          <w:noProof/>
        </w:rPr>
        <w:t>20</w:t>
      </w:r>
      <w:r w:rsidRPr="000D0187">
        <w:rPr>
          <w:noProof/>
        </w:rPr>
        <w:t>(1): 1-5.</w:t>
      </w:r>
    </w:p>
    <w:p w14:paraId="51E710DB" w14:textId="77777777" w:rsidR="000D0187" w:rsidRPr="000D0187" w:rsidRDefault="000D0187" w:rsidP="000D0187">
      <w:pPr>
        <w:pStyle w:val="EndNoteBibliography"/>
        <w:ind w:left="720" w:hanging="720"/>
        <w:rPr>
          <w:noProof/>
        </w:rPr>
      </w:pPr>
      <w:r w:rsidRPr="000D0187">
        <w:rPr>
          <w:b/>
          <w:noProof/>
        </w:rPr>
        <w:t>Hufford KM, Mazer SJ. 2003.</w:t>
      </w:r>
      <w:r w:rsidRPr="000D0187">
        <w:rPr>
          <w:noProof/>
        </w:rPr>
        <w:t xml:space="preserve"> Plant ecotypes: genetic differentiation in the age of ecological restoration. </w:t>
      </w:r>
      <w:r w:rsidRPr="000D0187">
        <w:rPr>
          <w:i/>
          <w:noProof/>
        </w:rPr>
        <w:t>Trends in Ecology &amp; Evolution</w:t>
      </w:r>
      <w:r w:rsidRPr="000D0187">
        <w:rPr>
          <w:noProof/>
        </w:rPr>
        <w:t xml:space="preserve"> </w:t>
      </w:r>
      <w:r w:rsidRPr="000D0187">
        <w:rPr>
          <w:b/>
          <w:noProof/>
        </w:rPr>
        <w:t>18</w:t>
      </w:r>
      <w:r w:rsidRPr="000D0187">
        <w:rPr>
          <w:noProof/>
        </w:rPr>
        <w:t>(3): 147-155.</w:t>
      </w:r>
    </w:p>
    <w:p w14:paraId="168792C8" w14:textId="77777777" w:rsidR="000D0187" w:rsidRPr="000D0187" w:rsidRDefault="000D0187" w:rsidP="000D0187">
      <w:pPr>
        <w:pStyle w:val="EndNoteBibliography"/>
        <w:ind w:left="720" w:hanging="720"/>
        <w:rPr>
          <w:noProof/>
        </w:rPr>
      </w:pPr>
      <w:r w:rsidRPr="000D0187">
        <w:rPr>
          <w:b/>
          <w:noProof/>
        </w:rPr>
        <w:t>Jombart T. 2008.</w:t>
      </w:r>
      <w:r w:rsidRPr="000D0187">
        <w:rPr>
          <w:noProof/>
        </w:rPr>
        <w:t xml:space="preserve"> adegenet: a R package for the multivariate analysis of genetic markers. </w:t>
      </w:r>
      <w:r w:rsidRPr="000D0187">
        <w:rPr>
          <w:i/>
          <w:noProof/>
        </w:rPr>
        <w:t>Bioinformatics</w:t>
      </w:r>
      <w:r w:rsidRPr="000D0187">
        <w:rPr>
          <w:noProof/>
        </w:rPr>
        <w:t xml:space="preserve"> </w:t>
      </w:r>
      <w:r w:rsidRPr="000D0187">
        <w:rPr>
          <w:b/>
          <w:noProof/>
        </w:rPr>
        <w:t>24</w:t>
      </w:r>
      <w:r w:rsidRPr="000D0187">
        <w:rPr>
          <w:noProof/>
        </w:rPr>
        <w:t>: 1403-1405.</w:t>
      </w:r>
    </w:p>
    <w:p w14:paraId="73023324" w14:textId="77777777" w:rsidR="000D0187" w:rsidRPr="000D0187" w:rsidRDefault="000D0187" w:rsidP="000D0187">
      <w:pPr>
        <w:pStyle w:val="EndNoteBibliography"/>
        <w:ind w:left="720" w:hanging="720"/>
        <w:rPr>
          <w:noProof/>
        </w:rPr>
      </w:pPr>
      <w:r w:rsidRPr="000D0187">
        <w:rPr>
          <w:b/>
          <w:noProof/>
        </w:rPr>
        <w:t>Kalinowski ST. 2005.</w:t>
      </w:r>
      <w:r w:rsidRPr="000D0187">
        <w:rPr>
          <w:noProof/>
        </w:rPr>
        <w:t xml:space="preserve"> hp-rare 1.0: a computer program for performing rarefaction on measures of allelic richness. </w:t>
      </w:r>
      <w:r w:rsidRPr="000D0187">
        <w:rPr>
          <w:i/>
          <w:noProof/>
        </w:rPr>
        <w:t>Mol Ecol Notes</w:t>
      </w:r>
      <w:r w:rsidRPr="000D0187">
        <w:rPr>
          <w:noProof/>
        </w:rPr>
        <w:t xml:space="preserve"> </w:t>
      </w:r>
      <w:r w:rsidRPr="000D0187">
        <w:rPr>
          <w:b/>
          <w:noProof/>
        </w:rPr>
        <w:t>5</w:t>
      </w:r>
      <w:r w:rsidRPr="000D0187">
        <w:rPr>
          <w:noProof/>
        </w:rPr>
        <w:t>: 187-189.</w:t>
      </w:r>
    </w:p>
    <w:p w14:paraId="371B7E28" w14:textId="77777777" w:rsidR="000D0187" w:rsidRPr="000D0187" w:rsidRDefault="000D0187" w:rsidP="000D0187">
      <w:pPr>
        <w:pStyle w:val="EndNoteBibliography"/>
        <w:ind w:left="720" w:hanging="720"/>
        <w:rPr>
          <w:noProof/>
        </w:rPr>
      </w:pPr>
      <w:r w:rsidRPr="000D0187">
        <w:rPr>
          <w:b/>
          <w:noProof/>
        </w:rPr>
        <w:t>Krosnick SE, Thacker JH, Mattingly HT, Call GP, Maynord SC, Adams DS, Wheeler K. 2022.</w:t>
      </w:r>
      <w:r w:rsidRPr="000D0187">
        <w:rPr>
          <w:noProof/>
        </w:rPr>
        <w:t xml:space="preserve"> Ecological Correlates of Reproductive Output in a Tennessee Population of Short's Bladderpod, Physaria globosa (Brassicaceae). </w:t>
      </w:r>
      <w:r w:rsidRPr="000D0187">
        <w:rPr>
          <w:i/>
          <w:noProof/>
        </w:rPr>
        <w:t>Castanea</w:t>
      </w:r>
      <w:r w:rsidRPr="000D0187">
        <w:rPr>
          <w:noProof/>
        </w:rPr>
        <w:t xml:space="preserve"> </w:t>
      </w:r>
      <w:r w:rsidRPr="000D0187">
        <w:rPr>
          <w:b/>
          <w:noProof/>
        </w:rPr>
        <w:t>87</w:t>
      </w:r>
      <w:r w:rsidRPr="000D0187">
        <w:rPr>
          <w:noProof/>
        </w:rPr>
        <w:t>: 20-38.</w:t>
      </w:r>
    </w:p>
    <w:p w14:paraId="7E2B633D" w14:textId="77777777" w:rsidR="000D0187" w:rsidRPr="000D0187" w:rsidRDefault="000D0187" w:rsidP="000D0187">
      <w:pPr>
        <w:pStyle w:val="EndNoteBibliography"/>
        <w:ind w:left="720" w:hanging="720"/>
        <w:rPr>
          <w:noProof/>
        </w:rPr>
      </w:pPr>
      <w:r w:rsidRPr="000D0187">
        <w:rPr>
          <w:b/>
          <w:noProof/>
        </w:rPr>
        <w:t>Linan AG, Gereau RE, Sucher R, Mashimba FH, Bassuner B, Wyatt A, Edwards CE. 2024.</w:t>
      </w:r>
      <w:r w:rsidRPr="000D0187">
        <w:rPr>
          <w:noProof/>
        </w:rPr>
        <w:t xml:space="preserve"> Capturing and managing genetic diversity in ex situ collections of threatened tropical trees: A case study in Karomia gigas. </w:t>
      </w:r>
      <w:r w:rsidRPr="000D0187">
        <w:rPr>
          <w:i/>
          <w:noProof/>
        </w:rPr>
        <w:t>Applications in Plant Sciences</w:t>
      </w:r>
      <w:r w:rsidRPr="000D0187">
        <w:rPr>
          <w:noProof/>
        </w:rPr>
        <w:t xml:space="preserve"> </w:t>
      </w:r>
      <w:r w:rsidRPr="000D0187">
        <w:rPr>
          <w:b/>
          <w:noProof/>
        </w:rPr>
        <w:t>12</w:t>
      </w:r>
      <w:r w:rsidRPr="000D0187">
        <w:rPr>
          <w:noProof/>
        </w:rPr>
        <w:t>(3): e11589.</w:t>
      </w:r>
    </w:p>
    <w:p w14:paraId="312CAA61" w14:textId="77777777" w:rsidR="000D0187" w:rsidRPr="000D0187" w:rsidRDefault="000D0187" w:rsidP="000D0187">
      <w:pPr>
        <w:pStyle w:val="EndNoteBibliography"/>
        <w:ind w:left="720" w:hanging="720"/>
        <w:rPr>
          <w:noProof/>
        </w:rPr>
      </w:pPr>
      <w:r w:rsidRPr="000D0187">
        <w:rPr>
          <w:b/>
          <w:noProof/>
        </w:rPr>
        <w:t>Long Q, Albrecht M, Call G, Region S. 2021.</w:t>
      </w:r>
      <w:r w:rsidRPr="000D0187">
        <w:rPr>
          <w:noProof/>
        </w:rPr>
        <w:t xml:space="preserve"> Recovery Implementation Strategy for Short’s Bladderpod (Physaria globosa).</w:t>
      </w:r>
    </w:p>
    <w:p w14:paraId="448F9AF7" w14:textId="77777777" w:rsidR="000D0187" w:rsidRPr="000D0187" w:rsidRDefault="000D0187" w:rsidP="000D0187">
      <w:pPr>
        <w:pStyle w:val="EndNoteBibliography"/>
        <w:ind w:left="720" w:hanging="720"/>
        <w:rPr>
          <w:noProof/>
        </w:rPr>
      </w:pPr>
      <w:r w:rsidRPr="000D0187">
        <w:rPr>
          <w:b/>
          <w:noProof/>
        </w:rPr>
        <w:t>MacDonald ZG, Dupuis JR, Glasier JRN, Sissons R, Moehrenschlager A, Shaffer HB, Sperling FAH. 2025.</w:t>
      </w:r>
      <w:r w:rsidRPr="000D0187">
        <w:rPr>
          <w:noProof/>
        </w:rPr>
        <w:t xml:space="preserve"> Whole-Genome Evaluation of Genetic Rescue: The Case of a Curiously Isolated and Endangered Butterfly. </w:t>
      </w:r>
      <w:r w:rsidRPr="000D0187">
        <w:rPr>
          <w:i/>
          <w:noProof/>
        </w:rPr>
        <w:t>Molecular Ecology</w:t>
      </w:r>
      <w:r w:rsidRPr="000D0187">
        <w:rPr>
          <w:noProof/>
        </w:rPr>
        <w:t xml:space="preserve"> </w:t>
      </w:r>
      <w:r w:rsidRPr="000D0187">
        <w:rPr>
          <w:b/>
          <w:noProof/>
        </w:rPr>
        <w:t>34</w:t>
      </w:r>
      <w:r w:rsidRPr="000D0187">
        <w:rPr>
          <w:noProof/>
        </w:rPr>
        <w:t>(4): e17657.</w:t>
      </w:r>
    </w:p>
    <w:p w14:paraId="232BDE6C" w14:textId="77777777" w:rsidR="000D0187" w:rsidRPr="000D0187" w:rsidRDefault="000D0187" w:rsidP="000D0187">
      <w:pPr>
        <w:pStyle w:val="EndNoteBibliography"/>
        <w:ind w:left="720" w:hanging="720"/>
        <w:rPr>
          <w:noProof/>
        </w:rPr>
      </w:pPr>
      <w:r w:rsidRPr="000D0187">
        <w:rPr>
          <w:b/>
          <w:noProof/>
        </w:rPr>
        <w:t>Mashburn B, Jhangeer-Khan R, Bégué A, Tatayah V, Olsen KM, Edwards CE. 2023.</w:t>
      </w:r>
      <w:r w:rsidRPr="000D0187">
        <w:rPr>
          <w:noProof/>
        </w:rPr>
        <w:t xml:space="preserve"> Genetic assessment improves conservation efforts for the critically endangered oceanic island endemic Hibiscus liliiflorus. </w:t>
      </w:r>
      <w:r w:rsidRPr="000D0187">
        <w:rPr>
          <w:i/>
          <w:noProof/>
        </w:rPr>
        <w:t>Journal of Heredity</w:t>
      </w:r>
      <w:r w:rsidRPr="000D0187">
        <w:rPr>
          <w:noProof/>
        </w:rPr>
        <w:t xml:space="preserve"> </w:t>
      </w:r>
      <w:r w:rsidRPr="000D0187">
        <w:rPr>
          <w:b/>
          <w:noProof/>
        </w:rPr>
        <w:t>114</w:t>
      </w:r>
      <w:r w:rsidRPr="000D0187">
        <w:rPr>
          <w:noProof/>
        </w:rPr>
        <w:t>(3): 259-270.</w:t>
      </w:r>
    </w:p>
    <w:p w14:paraId="56502245" w14:textId="77777777" w:rsidR="000D0187" w:rsidRPr="000D0187" w:rsidRDefault="000D0187" w:rsidP="000D0187">
      <w:pPr>
        <w:pStyle w:val="EndNoteBibliography"/>
        <w:ind w:left="720" w:hanging="720"/>
        <w:rPr>
          <w:noProof/>
        </w:rPr>
      </w:pPr>
      <w:r w:rsidRPr="000D0187">
        <w:rPr>
          <w:b/>
          <w:noProof/>
        </w:rPr>
        <w:lastRenderedPageBreak/>
        <w:t>McNeish RE, McEwan RW. 2016.</w:t>
      </w:r>
      <w:r w:rsidRPr="000D0187">
        <w:rPr>
          <w:noProof/>
        </w:rPr>
        <w:t xml:space="preserve"> A review on the invasion ecology of Amur honeysuckle (Lonicera maackii, Caprifoliaceae) a case study of ecological impacts at multiple scales1. </w:t>
      </w:r>
      <w:r w:rsidRPr="000D0187">
        <w:rPr>
          <w:i/>
          <w:noProof/>
        </w:rPr>
        <w:t>The Journal of the Torrey Botanical Society</w:t>
      </w:r>
      <w:r w:rsidRPr="000D0187">
        <w:rPr>
          <w:noProof/>
        </w:rPr>
        <w:t xml:space="preserve"> </w:t>
      </w:r>
      <w:r w:rsidRPr="000D0187">
        <w:rPr>
          <w:b/>
          <w:noProof/>
        </w:rPr>
        <w:t>143</w:t>
      </w:r>
      <w:r w:rsidRPr="000D0187">
        <w:rPr>
          <w:noProof/>
        </w:rPr>
        <w:t>: 367-385.</w:t>
      </w:r>
    </w:p>
    <w:p w14:paraId="65F7D267" w14:textId="77777777" w:rsidR="000D0187" w:rsidRPr="000D0187" w:rsidRDefault="000D0187" w:rsidP="000D0187">
      <w:pPr>
        <w:pStyle w:val="EndNoteBibliography"/>
        <w:ind w:left="720" w:hanging="720"/>
        <w:rPr>
          <w:noProof/>
        </w:rPr>
      </w:pPr>
      <w:r w:rsidRPr="000D0187">
        <w:rPr>
          <w:b/>
          <w:noProof/>
        </w:rPr>
        <w:t>Meirmans PG, Van Tienderen PH. 2004.</w:t>
      </w:r>
      <w:r w:rsidRPr="000D0187">
        <w:rPr>
          <w:noProof/>
        </w:rPr>
        <w:t xml:space="preserve"> GENOTYPE and GENODIVE: two programs for the analysis of genetic diversity of asexual organisms. </w:t>
      </w:r>
      <w:r w:rsidRPr="000D0187">
        <w:rPr>
          <w:i/>
          <w:noProof/>
        </w:rPr>
        <w:t>Mol Ecol Notes</w:t>
      </w:r>
      <w:r w:rsidRPr="000D0187">
        <w:rPr>
          <w:noProof/>
        </w:rPr>
        <w:t xml:space="preserve"> </w:t>
      </w:r>
      <w:r w:rsidRPr="000D0187">
        <w:rPr>
          <w:b/>
          <w:noProof/>
        </w:rPr>
        <w:t>4</w:t>
      </w:r>
      <w:r w:rsidRPr="000D0187">
        <w:rPr>
          <w:noProof/>
        </w:rPr>
        <w:t>: 792-794.</w:t>
      </w:r>
    </w:p>
    <w:p w14:paraId="1C78339E" w14:textId="77777777" w:rsidR="000D0187" w:rsidRPr="000D0187" w:rsidRDefault="000D0187" w:rsidP="000D0187">
      <w:pPr>
        <w:pStyle w:val="EndNoteBibliography"/>
        <w:ind w:left="720" w:hanging="720"/>
        <w:rPr>
          <w:noProof/>
        </w:rPr>
      </w:pPr>
      <w:r w:rsidRPr="000D0187">
        <w:rPr>
          <w:b/>
          <w:noProof/>
        </w:rPr>
        <w:t>Olson K. 2021.</w:t>
      </w:r>
      <w:r w:rsidRPr="000D0187">
        <w:rPr>
          <w:noProof/>
        </w:rPr>
        <w:t xml:space="preserve"> Cumberland River Resource Stewardship and Protection: Managing the Cumberland River and the Land Between the Lakes Landscapes. </w:t>
      </w:r>
      <w:r w:rsidRPr="000D0187">
        <w:rPr>
          <w:i/>
          <w:noProof/>
        </w:rPr>
        <w:t>Journal of Water Resource and Protection</w:t>
      </w:r>
      <w:r w:rsidRPr="000D0187">
        <w:rPr>
          <w:noProof/>
        </w:rPr>
        <w:t xml:space="preserve"> </w:t>
      </w:r>
      <w:r w:rsidRPr="000D0187">
        <w:rPr>
          <w:b/>
          <w:noProof/>
        </w:rPr>
        <w:t>13</w:t>
      </w:r>
      <w:r w:rsidRPr="000D0187">
        <w:rPr>
          <w:noProof/>
        </w:rPr>
        <w:t>: 92-111.</w:t>
      </w:r>
    </w:p>
    <w:p w14:paraId="05C2CA7C" w14:textId="77777777" w:rsidR="000D0187" w:rsidRPr="000D0187" w:rsidRDefault="000D0187" w:rsidP="000D0187">
      <w:pPr>
        <w:pStyle w:val="EndNoteBibliography"/>
        <w:ind w:left="720" w:hanging="720"/>
        <w:rPr>
          <w:noProof/>
        </w:rPr>
      </w:pPr>
      <w:r w:rsidRPr="000D0187">
        <w:rPr>
          <w:b/>
          <w:noProof/>
        </w:rPr>
        <w:t>Paradis E, Claude J, Strimmer K. 2004.</w:t>
      </w:r>
      <w:r w:rsidRPr="000D0187">
        <w:rPr>
          <w:noProof/>
        </w:rPr>
        <w:t xml:space="preserve"> APE: Analyses of Phylogenetics and Evolution in R language. </w:t>
      </w:r>
      <w:r w:rsidRPr="000D0187">
        <w:rPr>
          <w:i/>
          <w:noProof/>
        </w:rPr>
        <w:t>Bioinformatics</w:t>
      </w:r>
      <w:r w:rsidRPr="000D0187">
        <w:rPr>
          <w:noProof/>
        </w:rPr>
        <w:t xml:space="preserve"> </w:t>
      </w:r>
      <w:r w:rsidRPr="000D0187">
        <w:rPr>
          <w:b/>
          <w:noProof/>
        </w:rPr>
        <w:t>20</w:t>
      </w:r>
      <w:r w:rsidRPr="000D0187">
        <w:rPr>
          <w:noProof/>
        </w:rPr>
        <w:t>(2): 289-290.</w:t>
      </w:r>
    </w:p>
    <w:p w14:paraId="6184170B" w14:textId="77777777" w:rsidR="000D0187" w:rsidRPr="000D0187" w:rsidRDefault="000D0187" w:rsidP="000D0187">
      <w:pPr>
        <w:pStyle w:val="EndNoteBibliography"/>
        <w:ind w:left="720" w:hanging="720"/>
        <w:rPr>
          <w:noProof/>
        </w:rPr>
      </w:pPr>
      <w:r w:rsidRPr="000D0187">
        <w:rPr>
          <w:b/>
          <w:noProof/>
        </w:rPr>
        <w:t>Peakall R, Smouse PE. 2012.</w:t>
      </w:r>
      <w:r w:rsidRPr="000D0187">
        <w:rPr>
          <w:noProof/>
        </w:rPr>
        <w:t xml:space="preserve"> GenAlEx 6.5: genetic analysis in Excel. Population genetic software for teaching and research--an update. </w:t>
      </w:r>
      <w:r w:rsidRPr="000D0187">
        <w:rPr>
          <w:i/>
          <w:noProof/>
        </w:rPr>
        <w:t>Bioinformatics</w:t>
      </w:r>
      <w:r w:rsidRPr="000D0187">
        <w:rPr>
          <w:noProof/>
        </w:rPr>
        <w:t xml:space="preserve"> </w:t>
      </w:r>
      <w:r w:rsidRPr="000D0187">
        <w:rPr>
          <w:b/>
          <w:noProof/>
        </w:rPr>
        <w:t>28</w:t>
      </w:r>
      <w:r w:rsidRPr="000D0187">
        <w:rPr>
          <w:noProof/>
        </w:rPr>
        <w:t>(19): 2537-2539.</w:t>
      </w:r>
    </w:p>
    <w:p w14:paraId="5A5A1798" w14:textId="77777777" w:rsidR="000D0187" w:rsidRPr="000D0187" w:rsidRDefault="000D0187" w:rsidP="000D0187">
      <w:pPr>
        <w:pStyle w:val="EndNoteBibliography"/>
        <w:ind w:left="720" w:hanging="720"/>
        <w:rPr>
          <w:noProof/>
        </w:rPr>
      </w:pPr>
      <w:r w:rsidRPr="000D0187">
        <w:rPr>
          <w:b/>
          <w:noProof/>
        </w:rPr>
        <w:t>Pritchard JK, Stephens M, Donnelly P. 2000.</w:t>
      </w:r>
      <w:r w:rsidRPr="000D0187">
        <w:rPr>
          <w:noProof/>
        </w:rPr>
        <w:t xml:space="preserve"> Inference of Population Structure Using Multilocus Genotype Data. </w:t>
      </w:r>
      <w:r w:rsidRPr="000D0187">
        <w:rPr>
          <w:i/>
          <w:noProof/>
        </w:rPr>
        <w:t>Genetics</w:t>
      </w:r>
      <w:r w:rsidRPr="000D0187">
        <w:rPr>
          <w:noProof/>
        </w:rPr>
        <w:t xml:space="preserve"> </w:t>
      </w:r>
      <w:r w:rsidRPr="000D0187">
        <w:rPr>
          <w:b/>
          <w:noProof/>
        </w:rPr>
        <w:t>155</w:t>
      </w:r>
      <w:r w:rsidRPr="000D0187">
        <w:rPr>
          <w:noProof/>
        </w:rPr>
        <w:t>(2): 945-959.</w:t>
      </w:r>
    </w:p>
    <w:p w14:paraId="4CD933CA" w14:textId="77777777" w:rsidR="000D0187" w:rsidRPr="000D0187" w:rsidRDefault="000D0187" w:rsidP="000D0187">
      <w:pPr>
        <w:pStyle w:val="EndNoteBibliography"/>
        <w:ind w:left="720" w:hanging="720"/>
        <w:rPr>
          <w:noProof/>
        </w:rPr>
      </w:pPr>
      <w:r w:rsidRPr="000D0187">
        <w:rPr>
          <w:b/>
          <w:noProof/>
        </w:rPr>
        <w:t>Shaw RE, Farquharson KA, Bruford MW, Coates DJ, Elliott CP, Mergeay J, Ottewell KM, Segelbacher G, Hoban S, Hvilsom C, et al. 2025.</w:t>
      </w:r>
      <w:r w:rsidRPr="000D0187">
        <w:rPr>
          <w:noProof/>
        </w:rPr>
        <w:t xml:space="preserve"> Global meta-analysis shows action is needed to halt genetic diversity loss. </w:t>
      </w:r>
      <w:r w:rsidRPr="000D0187">
        <w:rPr>
          <w:i/>
          <w:noProof/>
        </w:rPr>
        <w:t>Nature</w:t>
      </w:r>
      <w:r w:rsidRPr="000D0187">
        <w:rPr>
          <w:noProof/>
        </w:rPr>
        <w:t xml:space="preserve"> </w:t>
      </w:r>
      <w:r w:rsidRPr="000D0187">
        <w:rPr>
          <w:b/>
          <w:noProof/>
        </w:rPr>
        <w:t>638</w:t>
      </w:r>
      <w:r w:rsidRPr="000D0187">
        <w:rPr>
          <w:noProof/>
        </w:rPr>
        <w:t>(8051): 704-710.</w:t>
      </w:r>
    </w:p>
    <w:p w14:paraId="2A530C35" w14:textId="77777777" w:rsidR="000D0187" w:rsidRPr="000D0187" w:rsidRDefault="000D0187" w:rsidP="000D0187">
      <w:pPr>
        <w:pStyle w:val="EndNoteBibliography"/>
        <w:ind w:left="720" w:hanging="720"/>
        <w:rPr>
          <w:noProof/>
        </w:rPr>
      </w:pPr>
      <w:r w:rsidRPr="000D0187">
        <w:rPr>
          <w:b/>
          <w:noProof/>
        </w:rPr>
        <w:t>Swift JF, Smith SA, Menges ES, Bassuner B, Edwards CE. 2016.</w:t>
      </w:r>
      <w:r w:rsidRPr="000D0187">
        <w:rPr>
          <w:noProof/>
        </w:rPr>
        <w:t xml:space="preserve"> Analysis of mating system and genetic structure in the endangered, amphicarpic plant, Lewton's polygala (Polygala lewtonii). </w:t>
      </w:r>
      <w:r w:rsidRPr="000D0187">
        <w:rPr>
          <w:i/>
          <w:noProof/>
        </w:rPr>
        <w:t>Conserv Genet</w:t>
      </w:r>
      <w:r w:rsidRPr="000D0187">
        <w:rPr>
          <w:noProof/>
        </w:rPr>
        <w:t>: 1-16.</w:t>
      </w:r>
    </w:p>
    <w:p w14:paraId="6E3A5F8B" w14:textId="77777777" w:rsidR="000D0187" w:rsidRPr="000D0187" w:rsidRDefault="000D0187" w:rsidP="000D0187">
      <w:pPr>
        <w:pStyle w:val="EndNoteBibliography"/>
        <w:ind w:left="720" w:hanging="720"/>
        <w:rPr>
          <w:noProof/>
        </w:rPr>
      </w:pPr>
      <w:r w:rsidRPr="000D0187">
        <w:rPr>
          <w:b/>
          <w:noProof/>
        </w:rPr>
        <w:t>Van Rossum F, Le Pajolec S. 2021.</w:t>
      </w:r>
      <w:r w:rsidRPr="000D0187">
        <w:rPr>
          <w:noProof/>
        </w:rPr>
        <w:t xml:space="preserve"> Mixing gene pools to prevent inbreeding issues in translocated populations of clonal species. </w:t>
      </w:r>
      <w:r w:rsidRPr="000D0187">
        <w:rPr>
          <w:i/>
          <w:noProof/>
        </w:rPr>
        <w:t>Molecular Ecology</w:t>
      </w:r>
      <w:r w:rsidRPr="000D0187">
        <w:rPr>
          <w:noProof/>
        </w:rPr>
        <w:t xml:space="preserve"> </w:t>
      </w:r>
      <w:r w:rsidRPr="000D0187">
        <w:rPr>
          <w:b/>
          <w:noProof/>
        </w:rPr>
        <w:t>30</w:t>
      </w:r>
      <w:r w:rsidRPr="000D0187">
        <w:rPr>
          <w:noProof/>
        </w:rPr>
        <w:t>(12): 2756-2771.</w:t>
      </w:r>
    </w:p>
    <w:p w14:paraId="7F1E0AEE" w14:textId="77777777" w:rsidR="000D0187" w:rsidRPr="000D0187" w:rsidRDefault="000D0187" w:rsidP="000D0187">
      <w:pPr>
        <w:pStyle w:val="EndNoteBibliography"/>
        <w:ind w:left="720" w:hanging="720"/>
        <w:rPr>
          <w:noProof/>
        </w:rPr>
      </w:pPr>
      <w:r w:rsidRPr="000D0187">
        <w:rPr>
          <w:b/>
          <w:noProof/>
        </w:rPr>
        <w:lastRenderedPageBreak/>
        <w:t>Xu C, McDowell NG, Fisher RA, Wei L, Sevanto S, Christoffersen BO, Weng E, Middleton RS. 2019.</w:t>
      </w:r>
      <w:r w:rsidRPr="000D0187">
        <w:rPr>
          <w:noProof/>
        </w:rPr>
        <w:t xml:space="preserve"> Increasing impacts of extreme droughts on vegetation productivity under climate change. </w:t>
      </w:r>
      <w:r w:rsidRPr="000D0187">
        <w:rPr>
          <w:i/>
          <w:noProof/>
        </w:rPr>
        <w:t>Nature Climate Change</w:t>
      </w:r>
      <w:r w:rsidRPr="000D0187">
        <w:rPr>
          <w:noProof/>
        </w:rPr>
        <w:t xml:space="preserve"> </w:t>
      </w:r>
      <w:r w:rsidRPr="000D0187">
        <w:rPr>
          <w:b/>
          <w:noProof/>
        </w:rPr>
        <w:t>9</w:t>
      </w:r>
      <w:r w:rsidRPr="000D0187">
        <w:rPr>
          <w:noProof/>
        </w:rPr>
        <w:t>(12): 948-953.</w:t>
      </w:r>
    </w:p>
    <w:p w14:paraId="77C8B5F2" w14:textId="77777777" w:rsidR="000D0187" w:rsidRPr="000D0187" w:rsidRDefault="000D0187" w:rsidP="000D0187">
      <w:pPr>
        <w:pStyle w:val="EndNoteBibliography"/>
        <w:ind w:left="720" w:hanging="720"/>
        <w:rPr>
          <w:noProof/>
        </w:rPr>
      </w:pPr>
      <w:r w:rsidRPr="000D0187">
        <w:rPr>
          <w:b/>
          <w:noProof/>
        </w:rPr>
        <w:t>Yu G 2025</w:t>
      </w:r>
      <w:r w:rsidRPr="000D0187">
        <w:rPr>
          <w:noProof/>
        </w:rPr>
        <w:t>. scatterpie: Scatter Pie Plot.</w:t>
      </w:r>
    </w:p>
    <w:p w14:paraId="0A94D81A" w14:textId="23C92CCF" w:rsidR="00061CDF" w:rsidRDefault="00061CDF" w:rsidP="0082036B">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038CE6CB" w:rsidR="00864BD1" w:rsidRPr="00005C04" w:rsidRDefault="00864BD1" w:rsidP="00D73CD7">
            <w:pPr>
              <w:pStyle w:val="Style1"/>
            </w:pPr>
            <w:r w:rsidRPr="00005C04">
              <w:t>EX_0</w:t>
            </w:r>
            <w:r w:rsidR="0099671E">
              <w:t>1</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04DCC0ED" w:rsidR="00A70078" w:rsidRPr="00D73CD7" w:rsidRDefault="00A70078" w:rsidP="00D73CD7">
            <w:pPr>
              <w:pStyle w:val="Style1"/>
            </w:pPr>
            <w:r w:rsidRPr="00D73CD7">
              <w:t>EX_0</w:t>
            </w:r>
            <w:r w:rsidR="00F51656">
              <w:t>1</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962"/>
        <w:gridCol w:w="3440"/>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lastRenderedPageBreak/>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58102256">
                  <wp:extent cx="2768131" cy="2181578"/>
                  <wp:effectExtent l="1270" t="0" r="1905" b="1905"/>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2"/>
                          <pic:cNvPicPr/>
                        </pic:nvPicPr>
                        <pic:blipFill rotWithShape="1">
                          <a:blip r:embed="rId22"/>
                          <a:srcRect l="-44" r="15452"/>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commentRangeStart w:id="309"/>
      <w:r w:rsidRPr="00970ADE">
        <w:t xml:space="preserve">Figure </w:t>
      </w:r>
      <w:r>
        <w:t>1</w:t>
      </w:r>
      <w:r w:rsidRPr="00970ADE">
        <w:t xml:space="preserve">. </w:t>
      </w:r>
      <w:commentRangeEnd w:id="309"/>
      <w:r w:rsidR="00782F23">
        <w:rPr>
          <w:rStyle w:val="CommentReference"/>
          <w:sz w:val="24"/>
          <w:szCs w:val="24"/>
        </w:rPr>
        <w:commentReference w:id="309"/>
      </w:r>
      <w:r>
        <w:t xml:space="preserve">Photos of </w:t>
      </w:r>
      <w:r w:rsidRPr="00BD54B7">
        <w:rPr>
          <w:i/>
          <w:iCs/>
        </w:rPr>
        <w:t>Physaria globosa</w:t>
      </w:r>
      <w:r>
        <w:t xml:space="preserve"> and g</w:t>
      </w:r>
      <w:r w:rsidRPr="00970ADE">
        <w:t>enetic distance tree</w:t>
      </w:r>
      <w:r>
        <w:t>.</w:t>
      </w:r>
    </w:p>
    <w:p w14:paraId="165E4B0E" w14:textId="23E1EC56"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w:t>
      </w:r>
      <w:r w:rsidR="00341015">
        <w:t>1</w:t>
      </w:r>
      <w:r w:rsidR="00AF59A6">
        <w:t>).</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583D3AAA">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609AFF82">
                  <wp:extent cx="5869045"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5"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2BC67BFD">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357EEB94">
                  <wp:extent cx="2998953" cy="2841114"/>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6"/>
                          <a:stretch>
                            <a:fillRect/>
                          </a:stretch>
                        </pic:blipFill>
                        <pic:spPr>
                          <a:xfrm>
                            <a:off x="0" y="0"/>
                            <a:ext cx="2998953"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11FFC2">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23" w:author="Alexander Linan" w:date="2026-06-02T16:18:00Z" w:initials="AL">
    <w:p w14:paraId="607E37C0" w14:textId="05C086B4" w:rsidR="00F87B67" w:rsidRDefault="00710A1A">
      <w:pPr>
        <w:pStyle w:val="CommentText"/>
      </w:pPr>
      <w:r>
        <w:rPr>
          <w:rStyle w:val="CommentReference"/>
        </w:rPr>
        <w:annotationRef/>
      </w:r>
      <w:r w:rsidRPr="72482C1F">
        <w:t xml:space="preserve">wording feels a little odd </w:t>
      </w:r>
    </w:p>
  </w:comment>
  <w:comment w:id="49"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50"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51"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96"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122" w:author="Matthew Albrecht" w:date="2026-05-16T19:57:00Z" w:initials="MA">
    <w:p w14:paraId="3C3FC20A" w14:textId="4BAB98F9" w:rsidR="00761133" w:rsidRDefault="00710A1A">
      <w:pPr>
        <w:pStyle w:val="CommentText"/>
      </w:pPr>
      <w:r>
        <w:rPr>
          <w:rStyle w:val="CommentReference"/>
        </w:rPr>
        <w:annotationRef/>
      </w:r>
      <w:r w:rsidRPr="27B3A380">
        <w:t xml:space="preserve">The goal of this study is to test whether low genetic variation threatens the species so it seems premature to state this here. </w:t>
      </w:r>
    </w:p>
    <w:p w14:paraId="427E8AC9" w14:textId="08EA4508" w:rsidR="00761133" w:rsidRDefault="00761133">
      <w:pPr>
        <w:pStyle w:val="CommentText"/>
      </w:pPr>
    </w:p>
    <w:p w14:paraId="542B1A77" w14:textId="31659B29" w:rsidR="00761133" w:rsidRDefault="00710A1A">
      <w:pPr>
        <w:pStyle w:val="CommentText"/>
      </w:pPr>
      <w:r w:rsidRPr="2B40775D">
        <w:t>I suggest removing this statement and ending this paragraph with a statement justifying the need for this study is that we do not know how genetic variation is distributed across disjunct populations and whether population are at genetic risk.</w:t>
      </w:r>
    </w:p>
  </w:comment>
  <w:comment w:id="123" w:author="Wen Kuo" w:date="2026-05-18T11:00:00Z" w:initials="WK">
    <w:p w14:paraId="111AABB6" w14:textId="77777777" w:rsidR="00F22E04" w:rsidRDefault="00F22E04" w:rsidP="00F22E04">
      <w:r>
        <w:rPr>
          <w:rStyle w:val="CommentReference"/>
        </w:rPr>
        <w:annotationRef/>
      </w:r>
      <w:r>
        <w:rPr>
          <w:sz w:val="20"/>
          <w:szCs w:val="20"/>
        </w:rPr>
        <w:t>How about like this? or do you mean to remove the next paragraph entirely?</w:t>
      </w:r>
    </w:p>
  </w:comment>
  <w:comment w:id="121" w:author="Christy Edwards" w:date="2026-06-04T13:37:00Z" w:initials="CE">
    <w:p w14:paraId="37DE4147" w14:textId="35B68B86" w:rsidR="00C220E6" w:rsidRDefault="00C220E6">
      <w:pPr>
        <w:pStyle w:val="CommentText"/>
      </w:pPr>
      <w:r>
        <w:rPr>
          <w:rStyle w:val="CommentReference"/>
        </w:rPr>
        <w:annotationRef/>
      </w:r>
      <w:r w:rsidRPr="069DF13D">
        <w:t>Add citation to Kallison et al. 2026</w:t>
      </w:r>
    </w:p>
  </w:comment>
  <w:comment w:id="147" w:author="Alexander Linan" w:date="2026-06-02T16:25:00Z" w:initials="AL">
    <w:p w14:paraId="586559B7" w14:textId="4AEA8EB2" w:rsidR="00F87B67" w:rsidRDefault="00710A1A">
      <w:pPr>
        <w:pStyle w:val="CommentText"/>
      </w:pPr>
      <w:r>
        <w:rPr>
          <w:rStyle w:val="CommentReference"/>
        </w:rPr>
        <w:annotationRef/>
      </w:r>
      <w:r w:rsidRPr="605A44ED">
        <w:t>how many other XXXX eastern US physaria species</w:t>
      </w:r>
    </w:p>
  </w:comment>
  <w:comment w:id="149"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150" w:author="Wen Kuo" w:date="2026-05-21T17:21:00Z" w:initials="WK">
    <w:p w14:paraId="10AD1A26" w14:textId="77777777" w:rsidR="008B222A" w:rsidRDefault="008B222A" w:rsidP="008B222A">
      <w:r>
        <w:rPr>
          <w:rStyle w:val="CommentReference"/>
        </w:rPr>
        <w:annotationRef/>
      </w:r>
      <w:r>
        <w:rPr>
          <w:sz w:val="20"/>
          <w:szCs w:val="20"/>
        </w:rPr>
        <w:t>cited</w:t>
      </w:r>
    </w:p>
  </w:comment>
  <w:comment w:id="151" w:author="Wen Kuo" w:date="2026-05-21T17:25:00Z" w:initials="WK">
    <w:p w14:paraId="293B5326" w14:textId="77777777" w:rsidR="003E3DF9" w:rsidRDefault="00A161EA" w:rsidP="003E3DF9">
      <w:r>
        <w:rPr>
          <w:rStyle w:val="CommentReference"/>
        </w:rPr>
        <w:annotationRef/>
      </w:r>
      <w:r w:rsidR="003E3DF9">
        <w:rPr>
          <w:sz w:val="20"/>
          <w:szCs w:val="20"/>
        </w:rPr>
        <w:t>Hi Tara, I have provided the best details I know here. Please add more when you see fit. We believe reviewers and readers will be interested to know how the translocated and ex situ population are established and mantained. Thank you.</w:t>
      </w:r>
    </w:p>
  </w:comment>
  <w:comment w:id="153" w:author="Wen Kuo" w:date="2026-05-21T15:39:00Z" w:initials="WK">
    <w:p w14:paraId="45D8C0D1" w14:textId="68AADA7F" w:rsidR="00C220E6" w:rsidRDefault="00C220E6">
      <w:pPr>
        <w:pStyle w:val="CommentText"/>
      </w:pPr>
      <w:r>
        <w:rPr>
          <w:rStyle w:val="CommentReference"/>
        </w:rPr>
        <w:annotationRef/>
      </w:r>
      <w:r w:rsidRPr="06640B4F">
        <w:t>Matthew suggests we should carefully consider how we name and define these samples throughout the manuscript. Matthew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1E342F86" w14:textId="4F04E0D8" w:rsidR="00C220E6" w:rsidRDefault="00C220E6">
      <w:pPr>
        <w:pStyle w:val="CommentText"/>
      </w:pPr>
    </w:p>
    <w:p w14:paraId="0A5963BF" w14:textId="6BEC0928" w:rsidR="00C220E6" w:rsidRDefault="00C220E6">
      <w:pPr>
        <w:pStyle w:val="CommentText"/>
      </w:pPr>
      <w:r w:rsidRPr="61A612B6">
        <w:rPr>
          <w:b/>
          <w:bCs/>
        </w:rPr>
        <w:t xml:space="preserve">EX_01: </w:t>
      </w:r>
      <w:r w:rsidRPr="36A8D1CA">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sidRPr="409EACA2">
        <w:rPr>
          <w:b/>
          <w:bCs/>
        </w:rPr>
        <w:t xml:space="preserve"> </w:t>
      </w:r>
      <w:r w:rsidRPr="6E78EBEC">
        <w:t>though, and maybe consider relabeling it</w:t>
      </w:r>
      <w:r w:rsidRPr="0412F50A">
        <w:rPr>
          <w:b/>
          <w:bCs/>
        </w:rPr>
        <w:t xml:space="preserve"> </w:t>
      </w:r>
      <w:r w:rsidRPr="2189AE66">
        <w:t>RE_01.</w:t>
      </w:r>
    </w:p>
    <w:p w14:paraId="1EB0C0C2" w14:textId="2CA6AF78" w:rsidR="00C220E6" w:rsidRDefault="00C220E6">
      <w:pPr>
        <w:pStyle w:val="CommentText"/>
      </w:pPr>
    </w:p>
    <w:p w14:paraId="5330C6F5" w14:textId="74A4CC89" w:rsidR="00C220E6" w:rsidRDefault="00C220E6">
      <w:pPr>
        <w:pStyle w:val="CommentText"/>
      </w:pPr>
      <w:r w:rsidRPr="6EDC4DA5">
        <w:rPr>
          <w:b/>
          <w:bCs/>
        </w:rPr>
        <w:t xml:space="preserve">EX_02: </w:t>
      </w:r>
      <w:r w:rsidRPr="2BDCF7BD">
        <w:t>We should also include information on when this rein</w:t>
      </w:r>
      <w:r w:rsidRPr="38C4F9C6">
        <w:t>troduction was established and whether there were historically ever naturally occurring plants at this location. We should probably avoid the label of ex situ population,</w:t>
      </w:r>
      <w:r w:rsidRPr="08A4F207">
        <w:rPr>
          <w:b/>
          <w:bCs/>
        </w:rPr>
        <w:t xml:space="preserve"> </w:t>
      </w:r>
      <w:r w:rsidRPr="01ECE4A0">
        <w:t>though, and maybe consider relabeling it</w:t>
      </w:r>
      <w:r w:rsidRPr="47877223">
        <w:rPr>
          <w:b/>
          <w:bCs/>
        </w:rPr>
        <w:t xml:space="preserve"> </w:t>
      </w:r>
      <w:r w:rsidRPr="1EDB4972">
        <w:t>RE_02.</w:t>
      </w:r>
    </w:p>
    <w:p w14:paraId="0F15C4E1" w14:textId="2EF24939" w:rsidR="00C220E6" w:rsidRDefault="00C220E6">
      <w:pPr>
        <w:pStyle w:val="CommentText"/>
      </w:pPr>
    </w:p>
    <w:p w14:paraId="03663FB0" w14:textId="19006B97" w:rsidR="00C220E6" w:rsidRDefault="00C220E6">
      <w:pPr>
        <w:pStyle w:val="CommentText"/>
      </w:pPr>
      <w:r w:rsidRPr="512CA87F">
        <w:rPr>
          <w:b/>
          <w:bCs/>
        </w:rPr>
        <w:t xml:space="preserve">EX_03: </w:t>
      </w:r>
      <w:r w:rsidRPr="47E3F447">
        <w:t>This is the ex situ population managed in Julian Campbell's yard? It would be good to include information on when this was established and any other information on how its managed.</w:t>
      </w:r>
    </w:p>
  </w:comment>
  <w:comment w:id="154" w:author="Wen Kuo" w:date="2026-05-21T15:40:00Z" w:initials="WK">
    <w:p w14:paraId="577DA9DE" w14:textId="672A9AD0" w:rsidR="00C220E6" w:rsidRDefault="00C220E6">
      <w:pPr>
        <w:pStyle w:val="CommentText"/>
      </w:pPr>
      <w:r>
        <w:rPr>
          <w:rStyle w:val="CommentReference"/>
        </w:rPr>
        <w:annotationRef/>
      </w:r>
      <w:r w:rsidRPr="668075A2">
        <w:t>We now name them TR_01, TR_02</w:t>
      </w:r>
    </w:p>
  </w:comment>
  <w:comment w:id="162" w:author="Wen Kuo" w:date="2026-05-21T22:39:00Z" w:initials="WK">
    <w:p w14:paraId="4E9723B7" w14:textId="04810DC8" w:rsidR="001F528D" w:rsidRDefault="00141067" w:rsidP="001F528D">
      <w:r>
        <w:rPr>
          <w:rStyle w:val="CommentReference"/>
        </w:rPr>
        <w:annotationRef/>
      </w:r>
      <w:r w:rsidR="001F528D">
        <w:rPr>
          <w:sz w:val="20"/>
          <w:szCs w:val="20"/>
        </w:rPr>
        <w:t>Matthew suggests we should carefully consider how we name and define these samples throughout the manuscript. Matthew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17420E08" w14:textId="77777777" w:rsidR="001F528D" w:rsidRDefault="001F528D" w:rsidP="001F528D"/>
    <w:p w14:paraId="5C21079F" w14:textId="77777777" w:rsidR="001F528D" w:rsidRDefault="001F528D" w:rsidP="001F528D">
      <w:r>
        <w:rPr>
          <w:b/>
          <w:bCs/>
          <w:sz w:val="20"/>
          <w:szCs w:val="20"/>
        </w:rPr>
        <w:t xml:space="preserve">EX_01: </w:t>
      </w:r>
      <w:r>
        <w:rPr>
          <w:sz w:val="20"/>
          <w:szCs w:val="20"/>
        </w:rPr>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RE_01.</w:t>
      </w:r>
    </w:p>
    <w:p w14:paraId="7A2E39DF" w14:textId="77777777" w:rsidR="001F528D" w:rsidRDefault="001F528D" w:rsidP="001F528D"/>
    <w:p w14:paraId="5A6F1B6B" w14:textId="77777777" w:rsidR="001F528D" w:rsidRDefault="001F528D" w:rsidP="001F528D">
      <w:r>
        <w:rPr>
          <w:b/>
          <w:bCs/>
          <w:sz w:val="20"/>
          <w:szCs w:val="20"/>
        </w:rPr>
        <w:t xml:space="preserve">EX_02: </w:t>
      </w:r>
      <w:r>
        <w:rPr>
          <w:sz w:val="20"/>
          <w:szCs w:val="20"/>
        </w:rPr>
        <w:t>We should also include information on when this reintroduction was established and whether there were historically ever naturally occurring plants at this location. We should probably avoid the label of ex situ population,</w:t>
      </w:r>
      <w:r>
        <w:rPr>
          <w:b/>
          <w:bCs/>
          <w:sz w:val="20"/>
          <w:szCs w:val="20"/>
        </w:rPr>
        <w:t xml:space="preserve"> </w:t>
      </w:r>
      <w:r>
        <w:rPr>
          <w:sz w:val="20"/>
          <w:szCs w:val="20"/>
        </w:rPr>
        <w:t>though, and maybe consider relabeling it</w:t>
      </w:r>
      <w:r>
        <w:rPr>
          <w:b/>
          <w:bCs/>
          <w:sz w:val="20"/>
          <w:szCs w:val="20"/>
        </w:rPr>
        <w:t xml:space="preserve"> </w:t>
      </w:r>
      <w:r>
        <w:rPr>
          <w:sz w:val="20"/>
          <w:szCs w:val="20"/>
        </w:rPr>
        <w:t>RE_02.</w:t>
      </w:r>
    </w:p>
    <w:p w14:paraId="737BB800" w14:textId="77777777" w:rsidR="001F528D" w:rsidRDefault="001F528D" w:rsidP="001F528D"/>
    <w:p w14:paraId="12D1B75D" w14:textId="77777777" w:rsidR="001F528D" w:rsidRDefault="001F528D" w:rsidP="001F528D">
      <w:r>
        <w:rPr>
          <w:b/>
          <w:bCs/>
          <w:sz w:val="20"/>
          <w:szCs w:val="20"/>
        </w:rPr>
        <w:t xml:space="preserve">EX_03: </w:t>
      </w:r>
      <w:r>
        <w:rPr>
          <w:sz w:val="20"/>
          <w:szCs w:val="20"/>
        </w:rPr>
        <w:t>This is the ex situ population managed in Julian Campbell's yard? It would be good to include information on when this was established and any other information on how its managed.</w:t>
      </w:r>
    </w:p>
  </w:comment>
  <w:comment w:id="163" w:author="Wen Kuo" w:date="2026-05-21T22:40:00Z" w:initials="WK">
    <w:p w14:paraId="7F3EE821" w14:textId="77777777" w:rsidR="001F528D" w:rsidRDefault="001F528D" w:rsidP="001F528D">
      <w:r>
        <w:rPr>
          <w:rStyle w:val="CommentReference"/>
        </w:rPr>
        <w:annotationRef/>
      </w:r>
      <w:r>
        <w:rPr>
          <w:sz w:val="20"/>
          <w:szCs w:val="20"/>
        </w:rPr>
        <w:t>We now name them TR_01, TR_02</w:t>
      </w:r>
    </w:p>
  </w:comment>
  <w:comment w:id="180" w:author="Christy Edwards" w:date="2026-06-04T14:39:00Z" w:initials="CE">
    <w:p w14:paraId="1E1E4881" w14:textId="0E26A4AB" w:rsidR="00C220E6" w:rsidRDefault="00C220E6">
      <w:pPr>
        <w:pStyle w:val="CommentText"/>
      </w:pPr>
      <w:r>
        <w:rPr>
          <w:rStyle w:val="CommentReference"/>
        </w:rPr>
        <w:annotationRef/>
      </w:r>
      <w:r w:rsidRPr="356B636B">
        <w:t>Add citation</w:t>
      </w:r>
    </w:p>
  </w:comment>
  <w:comment w:id="181" w:author="Christy Edwards" w:date="2026-06-04T14:39:00Z" w:initials="CE">
    <w:p w14:paraId="3BF1DC88" w14:textId="4630CF4A" w:rsidR="00C220E6" w:rsidRDefault="00C220E6">
      <w:pPr>
        <w:pStyle w:val="CommentText"/>
      </w:pPr>
      <w:r>
        <w:rPr>
          <w:rStyle w:val="CommentReference"/>
        </w:rPr>
        <w:annotationRef/>
      </w:r>
      <w:r w:rsidRPr="58573258">
        <w:t>add citation</w:t>
      </w:r>
    </w:p>
  </w:comment>
  <w:comment w:id="182" w:author="Wen Kuo" w:date="2026-05-21T22:42:00Z" w:initials="WK">
    <w:p w14:paraId="7A6092E8" w14:textId="77777777" w:rsidR="000B5A78" w:rsidRDefault="000B5A78" w:rsidP="000B5A78">
      <w:r>
        <w:rPr>
          <w:rStyle w:val="CommentReference"/>
        </w:rPr>
        <w:annotationRef/>
      </w:r>
      <w:r>
        <w:rPr>
          <w:sz w:val="20"/>
          <w:szCs w:val="20"/>
        </w:rPr>
        <w:t>some sampling information was moved to Methods</w:t>
      </w:r>
    </w:p>
  </w:comment>
  <w:comment w:id="206" w:author="Matthew Albrecht" w:date="2026-05-17T11:14:00Z" w:initials="MA">
    <w:p w14:paraId="60CAE12D" w14:textId="2E5716F9" w:rsidR="00761133" w:rsidRDefault="00710A1A">
      <w:pPr>
        <w:pStyle w:val="CommentText"/>
      </w:pPr>
      <w:r>
        <w:rPr>
          <w:rStyle w:val="CommentReference"/>
        </w:rPr>
        <w:annotationRef/>
      </w:r>
      <w:r w:rsidRPr="6A4C0DED">
        <w:t>Does it make sense to include P. gracilis in this section of the analysis exploring population genetic variation since we only have one population sample?</w:t>
      </w:r>
    </w:p>
  </w:comment>
  <w:comment w:id="207" w:author="Wen Kuo" w:date="2026-05-18T11:25:00Z" w:initials="WK">
    <w:p w14:paraId="73CA848C" w14:textId="77777777" w:rsidR="00E84D84" w:rsidRDefault="00797189" w:rsidP="00E84D84">
      <w:r>
        <w:rPr>
          <w:rStyle w:val="CommentReference"/>
        </w:rPr>
        <w:annotationRef/>
      </w:r>
      <w:r w:rsidR="00E84D84">
        <w:rPr>
          <w:sz w:val="20"/>
          <w:szCs w:val="20"/>
        </w:rPr>
        <w:t>i agree it is not very justifiable to compare statistics among species, especially P. gracilis, which only has one population. When I was drafting the results, i just neutrally reported it and avoided discussing it to a much depth. One reason to report is that because the P. gracilis point is in the figure. I felt i have to report it. Maybe Christy will have some suggestions.</w:t>
      </w:r>
    </w:p>
  </w:comment>
  <w:comment w:id="208" w:author="Christy Edwards" w:date="2026-06-04T15:28:00Z" w:initials="CE">
    <w:p w14:paraId="0BD03C28" w14:textId="5D2A18B1" w:rsidR="00A4287B" w:rsidRDefault="00A4287B">
      <w:pPr>
        <w:pStyle w:val="CommentText"/>
      </w:pPr>
      <w:r>
        <w:rPr>
          <w:rStyle w:val="CommentReference"/>
        </w:rPr>
        <w:annotationRef/>
      </w:r>
      <w:r w:rsidRPr="0DFC61B6">
        <w:t>I think its fine.  The unit of measurment  (population) is the same for all species</w:t>
      </w:r>
    </w:p>
  </w:comment>
  <w:comment w:id="251" w:author="Christy Edwards" w:date="2026-06-04T17:06:00Z" w:initials="CE">
    <w:p w14:paraId="16582F0F" w14:textId="3F6D0E38" w:rsidR="001A229A" w:rsidRDefault="001A229A">
      <w:pPr>
        <w:pStyle w:val="CommentText"/>
      </w:pPr>
      <w:r>
        <w:rPr>
          <w:rStyle w:val="CommentReference"/>
        </w:rPr>
        <w:annotationRef/>
      </w:r>
      <w:r w:rsidRPr="0FFCFBB2">
        <w:t>Maybe compare to P. filiformis?  We may also want to bring in life history--it is insect pollenated and gravity dispersed, so it can't travel very far on a regular basis.</w:t>
      </w:r>
    </w:p>
  </w:comment>
  <w:comment w:id="254" w:author="Matthew Albrecht" w:date="2026-05-17T15:02:00Z" w:initials="MA">
    <w:p w14:paraId="224943C1" w14:textId="75D76937" w:rsidR="00761133" w:rsidRDefault="00710A1A">
      <w:pPr>
        <w:pStyle w:val="CommentText"/>
      </w:pPr>
      <w:r>
        <w:rPr>
          <w:rStyle w:val="CommentReference"/>
        </w:rPr>
        <w:annotationRef/>
      </w:r>
      <w:r w:rsidRPr="4E2E0075">
        <w:t>Noah and I have unpublished data from an experiment that shows seeds can persist in the soil for at least five years. I can provide the citation if needed.</w:t>
      </w:r>
    </w:p>
  </w:comment>
  <w:comment w:id="255" w:author="Wen Kuo" w:date="2026-05-18T11:33:00Z" w:initials="WK">
    <w:p w14:paraId="5106E77D" w14:textId="77777777" w:rsidR="00F37BC9" w:rsidRDefault="00F37BC9" w:rsidP="00F37BC9">
      <w:r>
        <w:rPr>
          <w:rStyle w:val="CommentReference"/>
        </w:rPr>
        <w:annotationRef/>
      </w:r>
      <w:r>
        <w:rPr>
          <w:sz w:val="20"/>
          <w:szCs w:val="20"/>
        </w:rPr>
        <w:t>Yes. It would be very helpful.</w:t>
      </w:r>
    </w:p>
  </w:comment>
  <w:comment w:id="257" w:author="Christy Edwards" w:date="2026-06-04T17:15:00Z" w:initials="CE">
    <w:p w14:paraId="251E8B39" w14:textId="317FB39A" w:rsidR="00B96AB9" w:rsidRDefault="00B96AB9">
      <w:pPr>
        <w:pStyle w:val="CommentText"/>
      </w:pPr>
      <w:r>
        <w:rPr>
          <w:rStyle w:val="CommentReference"/>
        </w:rPr>
        <w:annotationRef/>
      </w:r>
      <w:r w:rsidRPr="07A7A12F">
        <w:t>We should also comment on the health of the populations.  Julian's yard has some of the largest, healthiest plants.  and Tara has monitoring data for the TR populations.  Maybe she can comment on how they've changed over time?</w:t>
      </w:r>
    </w:p>
  </w:comment>
  <w:comment w:id="256" w:author="Christy Edwards" w:date="2026-06-04T17:03:00Z" w:initials="CE">
    <w:p w14:paraId="6386285B" w14:textId="77F9C444" w:rsidR="001A229A" w:rsidRDefault="001A229A">
      <w:pPr>
        <w:pStyle w:val="CommentText"/>
      </w:pPr>
      <w:r>
        <w:rPr>
          <w:rStyle w:val="CommentReference"/>
        </w:rPr>
        <w:annotationRef/>
      </w:r>
      <w:r w:rsidRPr="71537E8C">
        <w:t>We should compare to results of Van Rossum paper on arnica reintroductions</w:t>
      </w:r>
    </w:p>
  </w:comment>
  <w:comment w:id="288" w:author="Wen Kuo" w:date="2026-05-15T10:13:00Z" w:initials="WK">
    <w:p w14:paraId="69F10F99" w14:textId="77777777" w:rsidR="00533101" w:rsidRDefault="00533101" w:rsidP="00533101">
      <w:r>
        <w:rPr>
          <w:rStyle w:val="CommentReference"/>
        </w:rPr>
        <w:annotationRef/>
      </w:r>
      <w:r>
        <w:rPr>
          <w:sz w:val="20"/>
          <w:szCs w:val="20"/>
        </w:rPr>
        <w:t>this is from the original manuscript. i cannot confirm it.</w:t>
      </w:r>
    </w:p>
  </w:comment>
  <w:comment w:id="297" w:author="Matthew Albrecht" w:date="2026-05-17T12:53:00Z" w:initials="MA">
    <w:p w14:paraId="55639806" w14:textId="26485547" w:rsidR="00761133" w:rsidRDefault="00710A1A">
      <w:pPr>
        <w:pStyle w:val="CommentText"/>
      </w:pPr>
      <w:r>
        <w:rPr>
          <w:rStyle w:val="CommentReference"/>
        </w:rPr>
        <w:annotationRef/>
      </w:r>
      <w:r w:rsidRPr="578407F6">
        <w:t>replace with "genetic augmentation"?</w:t>
      </w:r>
    </w:p>
  </w:comment>
  <w:comment w:id="298" w:author="Wen Kuo" w:date="2026-05-18T11:37:00Z" w:initials="WK">
    <w:p w14:paraId="4EC90131" w14:textId="77777777" w:rsidR="00E63426" w:rsidRDefault="00E63426" w:rsidP="00E63426">
      <w:r>
        <w:rPr>
          <w:rStyle w:val="CommentReference"/>
        </w:rPr>
        <w:annotationRef/>
      </w:r>
      <w:r>
        <w:rPr>
          <w:sz w:val="20"/>
          <w:szCs w:val="20"/>
        </w:rPr>
        <w:t>yes! i think it is a good term.</w:t>
      </w:r>
    </w:p>
  </w:comment>
  <w:comment w:id="309" w:author="Wen Kuo" w:date="2026-05-22T11:49:00Z" w:initials="WK">
    <w:p w14:paraId="070000A9" w14:textId="77777777" w:rsidR="00782F23" w:rsidRDefault="00782F23" w:rsidP="00782F23">
      <w:r>
        <w:rPr>
          <w:rStyle w:val="CommentReference"/>
        </w:rPr>
        <w:annotationRef/>
      </w:r>
      <w:r>
        <w:rPr>
          <w:sz w:val="20"/>
          <w:szCs w:val="20"/>
        </w:rPr>
        <w:t>Hi Tara, if you have some photos that fit here, please feel free to add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625210" w15:done="0"/>
  <w15:commentEx w15:paraId="607E37C0" w15:done="0"/>
  <w15:commentEx w15:paraId="5F5DAAC9" w15:done="0"/>
  <w15:commentEx w15:paraId="0D7884E8" w15:paraIdParent="5F5DAAC9" w15:done="0"/>
  <w15:commentEx w15:paraId="492467DF" w15:done="1"/>
  <w15:commentEx w15:paraId="4DEAA36A" w15:done="1"/>
  <w15:commentEx w15:paraId="542B1A77" w15:done="0"/>
  <w15:commentEx w15:paraId="111AABB6" w15:paraIdParent="542B1A77" w15:done="0"/>
  <w15:commentEx w15:paraId="37DE4147" w15:done="0"/>
  <w15:commentEx w15:paraId="586559B7" w15:done="0"/>
  <w15:commentEx w15:paraId="657F8973" w15:done="1"/>
  <w15:commentEx w15:paraId="10AD1A26" w15:paraIdParent="657F8973" w15:done="1"/>
  <w15:commentEx w15:paraId="293B5326" w15:done="0"/>
  <w15:commentEx w15:paraId="03663FB0" w15:done="0"/>
  <w15:commentEx w15:paraId="577DA9DE" w15:paraIdParent="03663FB0" w15:done="0"/>
  <w15:commentEx w15:paraId="12D1B75D" w15:done="0"/>
  <w15:commentEx w15:paraId="7F3EE821" w15:paraIdParent="12D1B75D" w15:done="0"/>
  <w15:commentEx w15:paraId="1E1E4881" w15:done="0"/>
  <w15:commentEx w15:paraId="3BF1DC88" w15:done="0"/>
  <w15:commentEx w15:paraId="7A6092E8" w15:done="0"/>
  <w15:commentEx w15:paraId="60CAE12D" w15:done="0"/>
  <w15:commentEx w15:paraId="73CA848C" w15:paraIdParent="60CAE12D" w15:done="0"/>
  <w15:commentEx w15:paraId="0BD03C28" w15:paraIdParent="60CAE12D" w15:done="0"/>
  <w15:commentEx w15:paraId="16582F0F" w15:done="0"/>
  <w15:commentEx w15:paraId="224943C1" w15:done="0"/>
  <w15:commentEx w15:paraId="5106E77D" w15:paraIdParent="224943C1" w15:done="0"/>
  <w15:commentEx w15:paraId="251E8B39" w15:done="0"/>
  <w15:commentEx w15:paraId="6386285B" w15:done="0"/>
  <w15:commentEx w15:paraId="69F10F99" w15:done="0"/>
  <w15:commentEx w15:paraId="55639806" w15:done="0"/>
  <w15:commentEx w15:paraId="4EC90131" w15:paraIdParent="55639806" w15:done="0"/>
  <w15:commentEx w15:paraId="0700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C97FB" w16cex:dateUtc="2026-06-04T13:47:00Z"/>
  <w16cex:commentExtensible w16cex:durableId="0A953B7C" w16cex:dateUtc="2026-06-02T21:18:00Z"/>
  <w16cex:commentExtensible w16cex:durableId="5D2583CB" w16cex:dateUtc="2026-06-04T13:51:00Z"/>
  <w16cex:commentExtensible w16cex:durableId="6FCE6D99" w16cex:dateUtc="2026-06-04T15:51:00Z"/>
  <w16cex:commentExtensible w16cex:durableId="5358B561" w16cex:dateUtc="2026-06-04T13:53:00Z"/>
  <w16cex:commentExtensible w16cex:durableId="3BAE3F0C" w16cex:dateUtc="2026-06-04T14:14:00Z"/>
  <w16cex:commentExtensible w16cex:durableId="07D1692E" w16cex:dateUtc="2026-05-17T00:57:00Z"/>
  <w16cex:commentExtensible w16cex:durableId="736C2206" w16cex:dateUtc="2026-05-18T16:00:00Z"/>
  <w16cex:commentExtensible w16cex:durableId="0F40A53E" w16cex:dateUtc="2026-06-04T18:37:00Z"/>
  <w16cex:commentExtensible w16cex:durableId="6615ACD9" w16cex:dateUtc="2026-06-02T21:25:00Z"/>
  <w16cex:commentExtensible w16cex:durableId="0A3039CE" w16cex:dateUtc="2026-05-17T15:05:00Z"/>
  <w16cex:commentExtensible w16cex:durableId="6AC1C150" w16cex:dateUtc="2026-05-21T22:21:00Z"/>
  <w16cex:commentExtensible w16cex:durableId="3422576D" w16cex:dateUtc="2026-05-21T22:25:00Z"/>
  <w16cex:commentExtensible w16cex:durableId="1F857077" w16cex:dateUtc="2026-05-22T03:39:00Z"/>
  <w16cex:commentExtensible w16cex:durableId="087A3A14" w16cex:dateUtc="2026-05-22T03:40:00Z"/>
  <w16cex:commentExtensible w16cex:durableId="068149F2" w16cex:dateUtc="2026-05-22T03:39:00Z"/>
  <w16cex:commentExtensible w16cex:durableId="3D53C926" w16cex:dateUtc="2026-05-22T03:40:00Z"/>
  <w16cex:commentExtensible w16cex:durableId="1AA211C5" w16cex:dateUtc="2026-06-04T19:39:00Z"/>
  <w16cex:commentExtensible w16cex:durableId="3F91320C" w16cex:dateUtc="2026-06-04T19:39:00Z"/>
  <w16cex:commentExtensible w16cex:durableId="7B128548" w16cex:dateUtc="2026-05-22T03:42:00Z"/>
  <w16cex:commentExtensible w16cex:durableId="7D31775B" w16cex:dateUtc="2026-05-17T16:14:00Z"/>
  <w16cex:commentExtensible w16cex:durableId="0CDB6330" w16cex:dateUtc="2026-05-18T16:25:00Z"/>
  <w16cex:commentExtensible w16cex:durableId="42A6B866" w16cex:dateUtc="2026-06-04T20:28:00Z"/>
  <w16cex:commentExtensible w16cex:durableId="1EAEEED5" w16cex:dateUtc="2026-06-04T22:06:00Z"/>
  <w16cex:commentExtensible w16cex:durableId="18C03263" w16cex:dateUtc="2026-05-17T20:02:00Z"/>
  <w16cex:commentExtensible w16cex:durableId="1DCF9F21" w16cex:dateUtc="2026-05-18T16:33:00Z"/>
  <w16cex:commentExtensible w16cex:durableId="4A97B4F2" w16cex:dateUtc="2026-06-04T22:15:00Z"/>
  <w16cex:commentExtensible w16cex:durableId="05A46095" w16cex:dateUtc="2026-06-04T22:03:00Z"/>
  <w16cex:commentExtensible w16cex:durableId="7C4D6D8D" w16cex:dateUtc="2026-05-15T15:13:00Z"/>
  <w16cex:commentExtensible w16cex:durableId="7FCF834B" w16cex:dateUtc="2026-05-17T17:53:00Z"/>
  <w16cex:commentExtensible w16cex:durableId="7FA28D74" w16cex:dateUtc="2026-05-18T16:37:00Z"/>
  <w16cex:commentExtensible w16cex:durableId="6D483DBA" w16cex:dateUtc="2026-05-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625210" w16cid:durableId="63AC97FB"/>
  <w16cid:commentId w16cid:paraId="607E37C0" w16cid:durableId="0A953B7C"/>
  <w16cid:commentId w16cid:paraId="5F5DAAC9" w16cid:durableId="5D2583CB"/>
  <w16cid:commentId w16cid:paraId="0D7884E8" w16cid:durableId="6FCE6D99"/>
  <w16cid:commentId w16cid:paraId="492467DF" w16cid:durableId="5358B561"/>
  <w16cid:commentId w16cid:paraId="4DEAA36A" w16cid:durableId="3BAE3F0C"/>
  <w16cid:commentId w16cid:paraId="542B1A77" w16cid:durableId="07D1692E"/>
  <w16cid:commentId w16cid:paraId="111AABB6" w16cid:durableId="736C2206"/>
  <w16cid:commentId w16cid:paraId="37DE4147" w16cid:durableId="0F40A53E"/>
  <w16cid:commentId w16cid:paraId="586559B7" w16cid:durableId="6615ACD9"/>
  <w16cid:commentId w16cid:paraId="657F8973" w16cid:durableId="0A3039CE"/>
  <w16cid:commentId w16cid:paraId="10AD1A26" w16cid:durableId="6AC1C150"/>
  <w16cid:commentId w16cid:paraId="293B5326" w16cid:durableId="3422576D"/>
  <w16cid:commentId w16cid:paraId="03663FB0" w16cid:durableId="1F857077"/>
  <w16cid:commentId w16cid:paraId="577DA9DE" w16cid:durableId="087A3A14"/>
  <w16cid:commentId w16cid:paraId="12D1B75D" w16cid:durableId="068149F2"/>
  <w16cid:commentId w16cid:paraId="7F3EE821" w16cid:durableId="3D53C926"/>
  <w16cid:commentId w16cid:paraId="1E1E4881" w16cid:durableId="1AA211C5"/>
  <w16cid:commentId w16cid:paraId="3BF1DC88" w16cid:durableId="3F91320C"/>
  <w16cid:commentId w16cid:paraId="7A6092E8" w16cid:durableId="7B128548"/>
  <w16cid:commentId w16cid:paraId="60CAE12D" w16cid:durableId="7D31775B"/>
  <w16cid:commentId w16cid:paraId="73CA848C" w16cid:durableId="0CDB6330"/>
  <w16cid:commentId w16cid:paraId="0BD03C28" w16cid:durableId="42A6B866"/>
  <w16cid:commentId w16cid:paraId="16582F0F" w16cid:durableId="1EAEEED5"/>
  <w16cid:commentId w16cid:paraId="224943C1" w16cid:durableId="18C03263"/>
  <w16cid:commentId w16cid:paraId="5106E77D" w16cid:durableId="1DCF9F21"/>
  <w16cid:commentId w16cid:paraId="251E8B39" w16cid:durableId="4A97B4F2"/>
  <w16cid:commentId w16cid:paraId="6386285B" w16cid:durableId="05A46095"/>
  <w16cid:commentId w16cid:paraId="69F10F99" w16cid:durableId="7C4D6D8D"/>
  <w16cid:commentId w16cid:paraId="55639806" w16cid:durableId="7FCF834B"/>
  <w16cid:commentId w16cid:paraId="4EC90131" w16cid:durableId="7FA28D74"/>
  <w16cid:commentId w16cid:paraId="070000A9" w16cid:durableId="6D483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ADF1" w14:textId="77777777" w:rsidR="00B96AB9" w:rsidRDefault="00B96AB9" w:rsidP="0082036B">
      <w:r>
        <w:separator/>
      </w:r>
    </w:p>
  </w:endnote>
  <w:endnote w:type="continuationSeparator" w:id="0">
    <w:p w14:paraId="26F16677" w14:textId="77777777" w:rsidR="00B96AB9" w:rsidRDefault="00B96AB9"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54E5" w14:textId="77777777" w:rsidR="00B96AB9" w:rsidRDefault="00B96AB9" w:rsidP="0082036B">
      <w:r>
        <w:separator/>
      </w:r>
    </w:p>
  </w:footnote>
  <w:footnote w:type="continuationSeparator" w:id="0">
    <w:p w14:paraId="454C9039" w14:textId="77777777" w:rsidR="00B96AB9" w:rsidRDefault="00B96AB9"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Edwards">
    <w15:presenceInfo w15:providerId="AD" w15:userId="S::cedwards@mobot.org::0610aa26-f2e7-4667-a557-88c5da84a773"/>
  </w15:person>
  <w15:person w15:author="Wen Kuo">
    <w15:presenceInfo w15:providerId="AD" w15:userId="S::wkuo@mobot.org::f76af5c1-a750-461e-9fa0-4a027885c8ea"/>
  </w15:person>
  <w15:person w15:author="Matthew Albrecht">
    <w15:presenceInfo w15:providerId="AD" w15:userId="S::malbrecht@mobot.org::a099f150-b909-49e5-9ae9-467088b2d798"/>
  </w15:person>
  <w15:person w15:author="Alexander Linan">
    <w15:presenceInfo w15:providerId="AD" w15:userId="S::alinan@mobot.org::327d26fc-1e9f-4caa-ad4c-593a4d0a06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91&lt;/item&gt;&lt;item&gt;1694&lt;/item&gt;&lt;item&gt;1695&lt;/item&gt;&lt;item&gt;1697&lt;/item&gt;&lt;item&gt;1699&lt;/item&gt;&lt;item&gt;1702&lt;/item&gt;&lt;item&gt;1703&lt;/item&gt;&lt;item&gt;1704&lt;/item&gt;&lt;item&gt;1713&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record-ids&gt;&lt;/item&gt;&lt;/Libraries&gt;"/>
    <w:docVar w:name="EN.UseJSCitationFormat" w:val="False"/>
  </w:docVars>
  <w:rsids>
    <w:rsidRoot w:val="005A64F9"/>
    <w:rsid w:val="00000DD9"/>
    <w:rsid w:val="000011AB"/>
    <w:rsid w:val="00004C4D"/>
    <w:rsid w:val="00005C04"/>
    <w:rsid w:val="00007F83"/>
    <w:rsid w:val="00011025"/>
    <w:rsid w:val="00011550"/>
    <w:rsid w:val="0001196E"/>
    <w:rsid w:val="00012CA2"/>
    <w:rsid w:val="00014FAB"/>
    <w:rsid w:val="00015269"/>
    <w:rsid w:val="00016E38"/>
    <w:rsid w:val="00021B58"/>
    <w:rsid w:val="00023778"/>
    <w:rsid w:val="00023A93"/>
    <w:rsid w:val="00023F54"/>
    <w:rsid w:val="00024655"/>
    <w:rsid w:val="00024EDF"/>
    <w:rsid w:val="00025C0F"/>
    <w:rsid w:val="000261C0"/>
    <w:rsid w:val="000309B2"/>
    <w:rsid w:val="0003206C"/>
    <w:rsid w:val="00033708"/>
    <w:rsid w:val="000349BE"/>
    <w:rsid w:val="00040632"/>
    <w:rsid w:val="00040E4D"/>
    <w:rsid w:val="00043524"/>
    <w:rsid w:val="00046C70"/>
    <w:rsid w:val="000508ED"/>
    <w:rsid w:val="000568C7"/>
    <w:rsid w:val="00056961"/>
    <w:rsid w:val="00061CDF"/>
    <w:rsid w:val="00063EE2"/>
    <w:rsid w:val="000652B6"/>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45ED"/>
    <w:rsid w:val="000852FC"/>
    <w:rsid w:val="00085B9E"/>
    <w:rsid w:val="00090395"/>
    <w:rsid w:val="00090C5C"/>
    <w:rsid w:val="00091E73"/>
    <w:rsid w:val="000956BA"/>
    <w:rsid w:val="00096255"/>
    <w:rsid w:val="00097B44"/>
    <w:rsid w:val="000A05C5"/>
    <w:rsid w:val="000A1BF2"/>
    <w:rsid w:val="000A40E5"/>
    <w:rsid w:val="000A5639"/>
    <w:rsid w:val="000A63C1"/>
    <w:rsid w:val="000A6B4E"/>
    <w:rsid w:val="000A73D3"/>
    <w:rsid w:val="000B1C11"/>
    <w:rsid w:val="000B1D65"/>
    <w:rsid w:val="000B49C7"/>
    <w:rsid w:val="000B5A78"/>
    <w:rsid w:val="000B5F40"/>
    <w:rsid w:val="000B646E"/>
    <w:rsid w:val="000B7D63"/>
    <w:rsid w:val="000C1233"/>
    <w:rsid w:val="000C1C34"/>
    <w:rsid w:val="000C1FBB"/>
    <w:rsid w:val="000C2188"/>
    <w:rsid w:val="000C2DBD"/>
    <w:rsid w:val="000C3872"/>
    <w:rsid w:val="000C51E2"/>
    <w:rsid w:val="000C5BEC"/>
    <w:rsid w:val="000C60AA"/>
    <w:rsid w:val="000C6484"/>
    <w:rsid w:val="000D0187"/>
    <w:rsid w:val="000D27AB"/>
    <w:rsid w:val="000D2A38"/>
    <w:rsid w:val="000D2FF2"/>
    <w:rsid w:val="000D32BC"/>
    <w:rsid w:val="000D37D3"/>
    <w:rsid w:val="000D4613"/>
    <w:rsid w:val="000D58CF"/>
    <w:rsid w:val="000D64CB"/>
    <w:rsid w:val="000E0BF4"/>
    <w:rsid w:val="000E0EBF"/>
    <w:rsid w:val="000E2D7F"/>
    <w:rsid w:val="000E2F08"/>
    <w:rsid w:val="000E3730"/>
    <w:rsid w:val="000E524D"/>
    <w:rsid w:val="000E7E51"/>
    <w:rsid w:val="000F0413"/>
    <w:rsid w:val="000F0E6C"/>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4C23"/>
    <w:rsid w:val="00115C12"/>
    <w:rsid w:val="00116B3C"/>
    <w:rsid w:val="001179A2"/>
    <w:rsid w:val="00122207"/>
    <w:rsid w:val="00123B36"/>
    <w:rsid w:val="00123B40"/>
    <w:rsid w:val="001244A7"/>
    <w:rsid w:val="00124599"/>
    <w:rsid w:val="001245FE"/>
    <w:rsid w:val="0012580B"/>
    <w:rsid w:val="00126AF9"/>
    <w:rsid w:val="001277F7"/>
    <w:rsid w:val="0013218A"/>
    <w:rsid w:val="0013255F"/>
    <w:rsid w:val="001339A4"/>
    <w:rsid w:val="0013608D"/>
    <w:rsid w:val="00136949"/>
    <w:rsid w:val="001373A1"/>
    <w:rsid w:val="00141067"/>
    <w:rsid w:val="00141D61"/>
    <w:rsid w:val="0014287A"/>
    <w:rsid w:val="00142947"/>
    <w:rsid w:val="00142977"/>
    <w:rsid w:val="001439A9"/>
    <w:rsid w:val="00145906"/>
    <w:rsid w:val="00147124"/>
    <w:rsid w:val="00147606"/>
    <w:rsid w:val="00150863"/>
    <w:rsid w:val="00150FDC"/>
    <w:rsid w:val="001516C3"/>
    <w:rsid w:val="00151D2C"/>
    <w:rsid w:val="001526F7"/>
    <w:rsid w:val="00153904"/>
    <w:rsid w:val="001607B4"/>
    <w:rsid w:val="00160F87"/>
    <w:rsid w:val="00163BA7"/>
    <w:rsid w:val="001640E8"/>
    <w:rsid w:val="00164C87"/>
    <w:rsid w:val="00165E2B"/>
    <w:rsid w:val="00167950"/>
    <w:rsid w:val="00167B20"/>
    <w:rsid w:val="00171368"/>
    <w:rsid w:val="001715E4"/>
    <w:rsid w:val="00171B47"/>
    <w:rsid w:val="0017219D"/>
    <w:rsid w:val="00176CFA"/>
    <w:rsid w:val="00177126"/>
    <w:rsid w:val="00177E46"/>
    <w:rsid w:val="00180037"/>
    <w:rsid w:val="00180774"/>
    <w:rsid w:val="001825AA"/>
    <w:rsid w:val="001825F8"/>
    <w:rsid w:val="00182BEE"/>
    <w:rsid w:val="0018626D"/>
    <w:rsid w:val="00186473"/>
    <w:rsid w:val="001877C1"/>
    <w:rsid w:val="001902F9"/>
    <w:rsid w:val="001906AF"/>
    <w:rsid w:val="00190C90"/>
    <w:rsid w:val="00191A9C"/>
    <w:rsid w:val="00191F32"/>
    <w:rsid w:val="001922D4"/>
    <w:rsid w:val="00192779"/>
    <w:rsid w:val="00192DC0"/>
    <w:rsid w:val="00194357"/>
    <w:rsid w:val="001948AF"/>
    <w:rsid w:val="00194C22"/>
    <w:rsid w:val="00195A29"/>
    <w:rsid w:val="001960E4"/>
    <w:rsid w:val="001A1495"/>
    <w:rsid w:val="001A229A"/>
    <w:rsid w:val="001A461E"/>
    <w:rsid w:val="001A4AF5"/>
    <w:rsid w:val="001A51CD"/>
    <w:rsid w:val="001A5991"/>
    <w:rsid w:val="001A7F5E"/>
    <w:rsid w:val="001B13F6"/>
    <w:rsid w:val="001B3391"/>
    <w:rsid w:val="001B3EC1"/>
    <w:rsid w:val="001B6C90"/>
    <w:rsid w:val="001C095D"/>
    <w:rsid w:val="001C1E0D"/>
    <w:rsid w:val="001C32A5"/>
    <w:rsid w:val="001C3E49"/>
    <w:rsid w:val="001C4B7F"/>
    <w:rsid w:val="001D7215"/>
    <w:rsid w:val="001E0673"/>
    <w:rsid w:val="001E1725"/>
    <w:rsid w:val="001E2E67"/>
    <w:rsid w:val="001E43F2"/>
    <w:rsid w:val="001E5AC5"/>
    <w:rsid w:val="001E5E5C"/>
    <w:rsid w:val="001E7D2D"/>
    <w:rsid w:val="001E7E51"/>
    <w:rsid w:val="001F1563"/>
    <w:rsid w:val="001F2F1B"/>
    <w:rsid w:val="001F347E"/>
    <w:rsid w:val="001F4E68"/>
    <w:rsid w:val="001F528D"/>
    <w:rsid w:val="001F5E90"/>
    <w:rsid w:val="001F71BF"/>
    <w:rsid w:val="00200049"/>
    <w:rsid w:val="00201636"/>
    <w:rsid w:val="00201CF8"/>
    <w:rsid w:val="00203367"/>
    <w:rsid w:val="002036BD"/>
    <w:rsid w:val="002074CD"/>
    <w:rsid w:val="00207B0D"/>
    <w:rsid w:val="00210F8E"/>
    <w:rsid w:val="00215D02"/>
    <w:rsid w:val="00220527"/>
    <w:rsid w:val="00221952"/>
    <w:rsid w:val="00221E1F"/>
    <w:rsid w:val="00222F4C"/>
    <w:rsid w:val="00222F57"/>
    <w:rsid w:val="00223F6D"/>
    <w:rsid w:val="00224494"/>
    <w:rsid w:val="0022748B"/>
    <w:rsid w:val="002300A3"/>
    <w:rsid w:val="00232B8E"/>
    <w:rsid w:val="00233C4B"/>
    <w:rsid w:val="00234823"/>
    <w:rsid w:val="00236C4E"/>
    <w:rsid w:val="00240E02"/>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8BE"/>
    <w:rsid w:val="00267D79"/>
    <w:rsid w:val="002734CB"/>
    <w:rsid w:val="00273F0E"/>
    <w:rsid w:val="00275C8A"/>
    <w:rsid w:val="00276B85"/>
    <w:rsid w:val="00277270"/>
    <w:rsid w:val="0027752D"/>
    <w:rsid w:val="00281940"/>
    <w:rsid w:val="00281E74"/>
    <w:rsid w:val="00283883"/>
    <w:rsid w:val="00290354"/>
    <w:rsid w:val="00291261"/>
    <w:rsid w:val="00291E6C"/>
    <w:rsid w:val="00292703"/>
    <w:rsid w:val="00292CE9"/>
    <w:rsid w:val="00295D0A"/>
    <w:rsid w:val="00297C21"/>
    <w:rsid w:val="002A336D"/>
    <w:rsid w:val="002A33F2"/>
    <w:rsid w:val="002A4785"/>
    <w:rsid w:val="002A4C8C"/>
    <w:rsid w:val="002A5122"/>
    <w:rsid w:val="002A5311"/>
    <w:rsid w:val="002A6EC7"/>
    <w:rsid w:val="002A7F65"/>
    <w:rsid w:val="002B1515"/>
    <w:rsid w:val="002B3AFA"/>
    <w:rsid w:val="002B4AAF"/>
    <w:rsid w:val="002B4B4B"/>
    <w:rsid w:val="002B5355"/>
    <w:rsid w:val="002B562D"/>
    <w:rsid w:val="002B6760"/>
    <w:rsid w:val="002B6DD4"/>
    <w:rsid w:val="002C0C7E"/>
    <w:rsid w:val="002C174B"/>
    <w:rsid w:val="002C3978"/>
    <w:rsid w:val="002C463D"/>
    <w:rsid w:val="002C5B2D"/>
    <w:rsid w:val="002C662B"/>
    <w:rsid w:val="002C6661"/>
    <w:rsid w:val="002C7943"/>
    <w:rsid w:val="002D102A"/>
    <w:rsid w:val="002D10D0"/>
    <w:rsid w:val="002D417D"/>
    <w:rsid w:val="002D4C3B"/>
    <w:rsid w:val="002D5A41"/>
    <w:rsid w:val="002D5B46"/>
    <w:rsid w:val="002D7D36"/>
    <w:rsid w:val="002E151E"/>
    <w:rsid w:val="002E29B9"/>
    <w:rsid w:val="002E57CF"/>
    <w:rsid w:val="002E64B1"/>
    <w:rsid w:val="002F1E0F"/>
    <w:rsid w:val="002F65BF"/>
    <w:rsid w:val="00300FAB"/>
    <w:rsid w:val="00301A07"/>
    <w:rsid w:val="003028E3"/>
    <w:rsid w:val="00303FF1"/>
    <w:rsid w:val="0030644A"/>
    <w:rsid w:val="003067C9"/>
    <w:rsid w:val="00312217"/>
    <w:rsid w:val="0031472E"/>
    <w:rsid w:val="00315AC6"/>
    <w:rsid w:val="003166FF"/>
    <w:rsid w:val="0031756B"/>
    <w:rsid w:val="00320C26"/>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CD8"/>
    <w:rsid w:val="0035327B"/>
    <w:rsid w:val="00355CEE"/>
    <w:rsid w:val="003616BF"/>
    <w:rsid w:val="00362269"/>
    <w:rsid w:val="003622D0"/>
    <w:rsid w:val="00362C5E"/>
    <w:rsid w:val="0036598A"/>
    <w:rsid w:val="0036771E"/>
    <w:rsid w:val="00373B5E"/>
    <w:rsid w:val="00374A9F"/>
    <w:rsid w:val="0038031C"/>
    <w:rsid w:val="00380F9F"/>
    <w:rsid w:val="00382C18"/>
    <w:rsid w:val="00383139"/>
    <w:rsid w:val="0038490F"/>
    <w:rsid w:val="00385590"/>
    <w:rsid w:val="00390B59"/>
    <w:rsid w:val="00391011"/>
    <w:rsid w:val="00391594"/>
    <w:rsid w:val="003917F1"/>
    <w:rsid w:val="003934F6"/>
    <w:rsid w:val="0039444C"/>
    <w:rsid w:val="00394C11"/>
    <w:rsid w:val="00394E88"/>
    <w:rsid w:val="003962E6"/>
    <w:rsid w:val="00396CE7"/>
    <w:rsid w:val="003973CA"/>
    <w:rsid w:val="003A0FDC"/>
    <w:rsid w:val="003A10EF"/>
    <w:rsid w:val="003A355B"/>
    <w:rsid w:val="003A3DFD"/>
    <w:rsid w:val="003A567A"/>
    <w:rsid w:val="003A656B"/>
    <w:rsid w:val="003B0B7E"/>
    <w:rsid w:val="003B0DB9"/>
    <w:rsid w:val="003B0F12"/>
    <w:rsid w:val="003B2C38"/>
    <w:rsid w:val="003B2CFA"/>
    <w:rsid w:val="003B62A8"/>
    <w:rsid w:val="003C2647"/>
    <w:rsid w:val="003C2EEC"/>
    <w:rsid w:val="003C3206"/>
    <w:rsid w:val="003C5668"/>
    <w:rsid w:val="003D01BF"/>
    <w:rsid w:val="003D04D6"/>
    <w:rsid w:val="003D0982"/>
    <w:rsid w:val="003D3E80"/>
    <w:rsid w:val="003D3F35"/>
    <w:rsid w:val="003D5BA6"/>
    <w:rsid w:val="003D6F4B"/>
    <w:rsid w:val="003D7572"/>
    <w:rsid w:val="003D7CB2"/>
    <w:rsid w:val="003E1643"/>
    <w:rsid w:val="003E26BD"/>
    <w:rsid w:val="003E3237"/>
    <w:rsid w:val="003E3A39"/>
    <w:rsid w:val="003E3DF9"/>
    <w:rsid w:val="003E3F30"/>
    <w:rsid w:val="003E68D8"/>
    <w:rsid w:val="003E6CF5"/>
    <w:rsid w:val="003E6F44"/>
    <w:rsid w:val="003E6F45"/>
    <w:rsid w:val="003F16A2"/>
    <w:rsid w:val="003F16C8"/>
    <w:rsid w:val="003F2B44"/>
    <w:rsid w:val="003F2DEC"/>
    <w:rsid w:val="003F39C3"/>
    <w:rsid w:val="003F3CCE"/>
    <w:rsid w:val="003F435A"/>
    <w:rsid w:val="003F5C80"/>
    <w:rsid w:val="003F741F"/>
    <w:rsid w:val="003F77E0"/>
    <w:rsid w:val="003F7EDB"/>
    <w:rsid w:val="00404C14"/>
    <w:rsid w:val="00405EFE"/>
    <w:rsid w:val="0040712C"/>
    <w:rsid w:val="0041169C"/>
    <w:rsid w:val="00411EB2"/>
    <w:rsid w:val="00412283"/>
    <w:rsid w:val="00413BD4"/>
    <w:rsid w:val="0041403C"/>
    <w:rsid w:val="00416BE9"/>
    <w:rsid w:val="00417492"/>
    <w:rsid w:val="0042100C"/>
    <w:rsid w:val="0042106A"/>
    <w:rsid w:val="00422BEE"/>
    <w:rsid w:val="004254FF"/>
    <w:rsid w:val="00425D88"/>
    <w:rsid w:val="0042612C"/>
    <w:rsid w:val="00426AC1"/>
    <w:rsid w:val="0042720B"/>
    <w:rsid w:val="00432987"/>
    <w:rsid w:val="00432A0B"/>
    <w:rsid w:val="00432A28"/>
    <w:rsid w:val="00437303"/>
    <w:rsid w:val="00437E4A"/>
    <w:rsid w:val="00441C98"/>
    <w:rsid w:val="00441E7A"/>
    <w:rsid w:val="0044261F"/>
    <w:rsid w:val="00442C28"/>
    <w:rsid w:val="00443441"/>
    <w:rsid w:val="00443BC2"/>
    <w:rsid w:val="00445129"/>
    <w:rsid w:val="004451A3"/>
    <w:rsid w:val="0044563A"/>
    <w:rsid w:val="00450408"/>
    <w:rsid w:val="0045559B"/>
    <w:rsid w:val="00455C88"/>
    <w:rsid w:val="00460DEB"/>
    <w:rsid w:val="0046123F"/>
    <w:rsid w:val="0046197C"/>
    <w:rsid w:val="0046334A"/>
    <w:rsid w:val="0046FEDD"/>
    <w:rsid w:val="00470033"/>
    <w:rsid w:val="0047071C"/>
    <w:rsid w:val="00470739"/>
    <w:rsid w:val="004714F9"/>
    <w:rsid w:val="004715E4"/>
    <w:rsid w:val="0047267F"/>
    <w:rsid w:val="00475720"/>
    <w:rsid w:val="004817A3"/>
    <w:rsid w:val="004827E6"/>
    <w:rsid w:val="00482FE4"/>
    <w:rsid w:val="0048431D"/>
    <w:rsid w:val="004857BD"/>
    <w:rsid w:val="00487D41"/>
    <w:rsid w:val="004925D2"/>
    <w:rsid w:val="00492AB8"/>
    <w:rsid w:val="004942F4"/>
    <w:rsid w:val="00495218"/>
    <w:rsid w:val="00495383"/>
    <w:rsid w:val="004958DF"/>
    <w:rsid w:val="00496B5A"/>
    <w:rsid w:val="004975D6"/>
    <w:rsid w:val="004A02EF"/>
    <w:rsid w:val="004A050E"/>
    <w:rsid w:val="004A10E3"/>
    <w:rsid w:val="004A526D"/>
    <w:rsid w:val="004A6229"/>
    <w:rsid w:val="004A6431"/>
    <w:rsid w:val="004B0003"/>
    <w:rsid w:val="004B058B"/>
    <w:rsid w:val="004B156F"/>
    <w:rsid w:val="004B2C84"/>
    <w:rsid w:val="004C0626"/>
    <w:rsid w:val="004C0CD3"/>
    <w:rsid w:val="004C34D2"/>
    <w:rsid w:val="004C3956"/>
    <w:rsid w:val="004C4DFE"/>
    <w:rsid w:val="004C544A"/>
    <w:rsid w:val="004C5583"/>
    <w:rsid w:val="004D0771"/>
    <w:rsid w:val="004D1015"/>
    <w:rsid w:val="004D106A"/>
    <w:rsid w:val="004D1BAF"/>
    <w:rsid w:val="004D20F0"/>
    <w:rsid w:val="004D600F"/>
    <w:rsid w:val="004D62EC"/>
    <w:rsid w:val="004D68F1"/>
    <w:rsid w:val="004D7A86"/>
    <w:rsid w:val="004E41BA"/>
    <w:rsid w:val="004E4825"/>
    <w:rsid w:val="004E6084"/>
    <w:rsid w:val="004E7006"/>
    <w:rsid w:val="004E706E"/>
    <w:rsid w:val="004F3A0F"/>
    <w:rsid w:val="004F44DB"/>
    <w:rsid w:val="004F4EDA"/>
    <w:rsid w:val="005011AD"/>
    <w:rsid w:val="00502C6E"/>
    <w:rsid w:val="00502CAB"/>
    <w:rsid w:val="00503093"/>
    <w:rsid w:val="00503E9E"/>
    <w:rsid w:val="00504A0A"/>
    <w:rsid w:val="00505A38"/>
    <w:rsid w:val="00507A5A"/>
    <w:rsid w:val="0051170A"/>
    <w:rsid w:val="00512259"/>
    <w:rsid w:val="00514167"/>
    <w:rsid w:val="00514BCE"/>
    <w:rsid w:val="005158F4"/>
    <w:rsid w:val="00516643"/>
    <w:rsid w:val="005203A3"/>
    <w:rsid w:val="005228C4"/>
    <w:rsid w:val="00523FF5"/>
    <w:rsid w:val="005248EF"/>
    <w:rsid w:val="00524BCF"/>
    <w:rsid w:val="00524D33"/>
    <w:rsid w:val="005304B8"/>
    <w:rsid w:val="0053114E"/>
    <w:rsid w:val="005321E1"/>
    <w:rsid w:val="005329FD"/>
    <w:rsid w:val="00532D55"/>
    <w:rsid w:val="00533101"/>
    <w:rsid w:val="00537AF9"/>
    <w:rsid w:val="00537F0A"/>
    <w:rsid w:val="00541827"/>
    <w:rsid w:val="00541906"/>
    <w:rsid w:val="005436D8"/>
    <w:rsid w:val="00543FD5"/>
    <w:rsid w:val="0054442D"/>
    <w:rsid w:val="00544A80"/>
    <w:rsid w:val="005464DB"/>
    <w:rsid w:val="00546CB1"/>
    <w:rsid w:val="005506DE"/>
    <w:rsid w:val="005514B8"/>
    <w:rsid w:val="005521C2"/>
    <w:rsid w:val="00554732"/>
    <w:rsid w:val="00554783"/>
    <w:rsid w:val="005549FF"/>
    <w:rsid w:val="005568B5"/>
    <w:rsid w:val="0056118A"/>
    <w:rsid w:val="005614C1"/>
    <w:rsid w:val="0056243A"/>
    <w:rsid w:val="00563D07"/>
    <w:rsid w:val="005670DE"/>
    <w:rsid w:val="005727A3"/>
    <w:rsid w:val="00573BA1"/>
    <w:rsid w:val="0057484E"/>
    <w:rsid w:val="00574DE9"/>
    <w:rsid w:val="00575EC9"/>
    <w:rsid w:val="00575FE4"/>
    <w:rsid w:val="005825B5"/>
    <w:rsid w:val="00582B21"/>
    <w:rsid w:val="00586A7E"/>
    <w:rsid w:val="00586C27"/>
    <w:rsid w:val="00590ED5"/>
    <w:rsid w:val="005910C6"/>
    <w:rsid w:val="005942EA"/>
    <w:rsid w:val="00594CC1"/>
    <w:rsid w:val="00597553"/>
    <w:rsid w:val="005A0323"/>
    <w:rsid w:val="005A0E56"/>
    <w:rsid w:val="005A1EFB"/>
    <w:rsid w:val="005A2B15"/>
    <w:rsid w:val="005A2C70"/>
    <w:rsid w:val="005A3C3F"/>
    <w:rsid w:val="005A64F9"/>
    <w:rsid w:val="005A6D2F"/>
    <w:rsid w:val="005B075F"/>
    <w:rsid w:val="005B082D"/>
    <w:rsid w:val="005B0C0E"/>
    <w:rsid w:val="005B0D2F"/>
    <w:rsid w:val="005B5271"/>
    <w:rsid w:val="005B691F"/>
    <w:rsid w:val="005B7020"/>
    <w:rsid w:val="005B78F3"/>
    <w:rsid w:val="005C1780"/>
    <w:rsid w:val="005C3417"/>
    <w:rsid w:val="005C46B4"/>
    <w:rsid w:val="005C50B5"/>
    <w:rsid w:val="005C5ACA"/>
    <w:rsid w:val="005C608B"/>
    <w:rsid w:val="005C695C"/>
    <w:rsid w:val="005C6F89"/>
    <w:rsid w:val="005C7076"/>
    <w:rsid w:val="005C7636"/>
    <w:rsid w:val="005C7B17"/>
    <w:rsid w:val="005D1759"/>
    <w:rsid w:val="005D2B9F"/>
    <w:rsid w:val="005D57AA"/>
    <w:rsid w:val="005D6228"/>
    <w:rsid w:val="005D667D"/>
    <w:rsid w:val="005E0042"/>
    <w:rsid w:val="005E322C"/>
    <w:rsid w:val="005E456C"/>
    <w:rsid w:val="005E4838"/>
    <w:rsid w:val="005E6C46"/>
    <w:rsid w:val="005F1FF7"/>
    <w:rsid w:val="005F4BCF"/>
    <w:rsid w:val="005F51C3"/>
    <w:rsid w:val="00602888"/>
    <w:rsid w:val="00602917"/>
    <w:rsid w:val="00602EDF"/>
    <w:rsid w:val="00602F8E"/>
    <w:rsid w:val="0060423C"/>
    <w:rsid w:val="006047C8"/>
    <w:rsid w:val="00604DFB"/>
    <w:rsid w:val="00605C00"/>
    <w:rsid w:val="00611920"/>
    <w:rsid w:val="00612AB8"/>
    <w:rsid w:val="00614359"/>
    <w:rsid w:val="0061466B"/>
    <w:rsid w:val="00621ECE"/>
    <w:rsid w:val="00622D31"/>
    <w:rsid w:val="00623898"/>
    <w:rsid w:val="00626CA6"/>
    <w:rsid w:val="006327A5"/>
    <w:rsid w:val="00636D58"/>
    <w:rsid w:val="00637729"/>
    <w:rsid w:val="006403AA"/>
    <w:rsid w:val="0064056B"/>
    <w:rsid w:val="00644761"/>
    <w:rsid w:val="006475FE"/>
    <w:rsid w:val="006515BD"/>
    <w:rsid w:val="0065305F"/>
    <w:rsid w:val="00653C4F"/>
    <w:rsid w:val="00660194"/>
    <w:rsid w:val="006608DE"/>
    <w:rsid w:val="00662609"/>
    <w:rsid w:val="00662970"/>
    <w:rsid w:val="00663499"/>
    <w:rsid w:val="00666EC8"/>
    <w:rsid w:val="0067036B"/>
    <w:rsid w:val="00671E0E"/>
    <w:rsid w:val="006729EA"/>
    <w:rsid w:val="00673445"/>
    <w:rsid w:val="0067391D"/>
    <w:rsid w:val="0067587B"/>
    <w:rsid w:val="00680C8D"/>
    <w:rsid w:val="00691C58"/>
    <w:rsid w:val="0069360F"/>
    <w:rsid w:val="00694553"/>
    <w:rsid w:val="00694884"/>
    <w:rsid w:val="0069516C"/>
    <w:rsid w:val="0069595F"/>
    <w:rsid w:val="006A00D8"/>
    <w:rsid w:val="006A07D9"/>
    <w:rsid w:val="006A0B8C"/>
    <w:rsid w:val="006A255A"/>
    <w:rsid w:val="006A274E"/>
    <w:rsid w:val="006A31ED"/>
    <w:rsid w:val="006A42CB"/>
    <w:rsid w:val="006A4DFA"/>
    <w:rsid w:val="006A4EF9"/>
    <w:rsid w:val="006A6330"/>
    <w:rsid w:val="006A78F0"/>
    <w:rsid w:val="006B156E"/>
    <w:rsid w:val="006B2509"/>
    <w:rsid w:val="006B2551"/>
    <w:rsid w:val="006B3034"/>
    <w:rsid w:val="006B4042"/>
    <w:rsid w:val="006C346F"/>
    <w:rsid w:val="006C44F3"/>
    <w:rsid w:val="006C4525"/>
    <w:rsid w:val="006C555E"/>
    <w:rsid w:val="006C7FB0"/>
    <w:rsid w:val="006D1C00"/>
    <w:rsid w:val="006D2541"/>
    <w:rsid w:val="006D4489"/>
    <w:rsid w:val="006D4B86"/>
    <w:rsid w:val="006D5048"/>
    <w:rsid w:val="006D6FA7"/>
    <w:rsid w:val="006E0117"/>
    <w:rsid w:val="006E0BC2"/>
    <w:rsid w:val="006E209E"/>
    <w:rsid w:val="006E2F2D"/>
    <w:rsid w:val="006E3D09"/>
    <w:rsid w:val="006E6651"/>
    <w:rsid w:val="006E6C4D"/>
    <w:rsid w:val="006E7B21"/>
    <w:rsid w:val="006F1A81"/>
    <w:rsid w:val="006F250F"/>
    <w:rsid w:val="006F2550"/>
    <w:rsid w:val="006F38F1"/>
    <w:rsid w:val="006F43AF"/>
    <w:rsid w:val="006F5195"/>
    <w:rsid w:val="00702373"/>
    <w:rsid w:val="007065F8"/>
    <w:rsid w:val="0071054F"/>
    <w:rsid w:val="00710A1A"/>
    <w:rsid w:val="00710AA1"/>
    <w:rsid w:val="007123E5"/>
    <w:rsid w:val="00712CFD"/>
    <w:rsid w:val="00714241"/>
    <w:rsid w:val="0071462A"/>
    <w:rsid w:val="00714E6C"/>
    <w:rsid w:val="007150F1"/>
    <w:rsid w:val="007155F0"/>
    <w:rsid w:val="007156E5"/>
    <w:rsid w:val="00720E8C"/>
    <w:rsid w:val="00722B2D"/>
    <w:rsid w:val="00723ECB"/>
    <w:rsid w:val="007240C2"/>
    <w:rsid w:val="007253E9"/>
    <w:rsid w:val="00730061"/>
    <w:rsid w:val="007304D3"/>
    <w:rsid w:val="0073080B"/>
    <w:rsid w:val="00730986"/>
    <w:rsid w:val="00735106"/>
    <w:rsid w:val="0073729B"/>
    <w:rsid w:val="007372BF"/>
    <w:rsid w:val="00740934"/>
    <w:rsid w:val="00740FA0"/>
    <w:rsid w:val="00743586"/>
    <w:rsid w:val="00743984"/>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0831"/>
    <w:rsid w:val="007756D7"/>
    <w:rsid w:val="00777D06"/>
    <w:rsid w:val="00782F23"/>
    <w:rsid w:val="0078467A"/>
    <w:rsid w:val="00784EA5"/>
    <w:rsid w:val="00790976"/>
    <w:rsid w:val="007920D4"/>
    <w:rsid w:val="00792303"/>
    <w:rsid w:val="0079420E"/>
    <w:rsid w:val="00795914"/>
    <w:rsid w:val="00796202"/>
    <w:rsid w:val="00797189"/>
    <w:rsid w:val="007A1DAE"/>
    <w:rsid w:val="007A2479"/>
    <w:rsid w:val="007A6FB7"/>
    <w:rsid w:val="007A739A"/>
    <w:rsid w:val="007B04CE"/>
    <w:rsid w:val="007B0EBE"/>
    <w:rsid w:val="007B1CB3"/>
    <w:rsid w:val="007B5D61"/>
    <w:rsid w:val="007B6360"/>
    <w:rsid w:val="007B63AC"/>
    <w:rsid w:val="007B6468"/>
    <w:rsid w:val="007C34A0"/>
    <w:rsid w:val="007C400B"/>
    <w:rsid w:val="007C5BBE"/>
    <w:rsid w:val="007D488F"/>
    <w:rsid w:val="007D5047"/>
    <w:rsid w:val="007D7057"/>
    <w:rsid w:val="007D7780"/>
    <w:rsid w:val="007D7C8E"/>
    <w:rsid w:val="007E13A9"/>
    <w:rsid w:val="007E2EB6"/>
    <w:rsid w:val="007E401E"/>
    <w:rsid w:val="007E6078"/>
    <w:rsid w:val="007E7C4D"/>
    <w:rsid w:val="007F263E"/>
    <w:rsid w:val="007F4982"/>
    <w:rsid w:val="007F568E"/>
    <w:rsid w:val="007F72D0"/>
    <w:rsid w:val="007F73A8"/>
    <w:rsid w:val="008037E6"/>
    <w:rsid w:val="0080461D"/>
    <w:rsid w:val="0080469E"/>
    <w:rsid w:val="00805580"/>
    <w:rsid w:val="00805FFD"/>
    <w:rsid w:val="00806391"/>
    <w:rsid w:val="00807130"/>
    <w:rsid w:val="00807FBD"/>
    <w:rsid w:val="008104FA"/>
    <w:rsid w:val="0081083D"/>
    <w:rsid w:val="00810CFE"/>
    <w:rsid w:val="00810F16"/>
    <w:rsid w:val="008148CB"/>
    <w:rsid w:val="00815003"/>
    <w:rsid w:val="008150EB"/>
    <w:rsid w:val="00820335"/>
    <w:rsid w:val="0082036B"/>
    <w:rsid w:val="0082307C"/>
    <w:rsid w:val="00825E2B"/>
    <w:rsid w:val="00826305"/>
    <w:rsid w:val="00826BE5"/>
    <w:rsid w:val="00830ABE"/>
    <w:rsid w:val="00834536"/>
    <w:rsid w:val="00836458"/>
    <w:rsid w:val="0083720E"/>
    <w:rsid w:val="0083730A"/>
    <w:rsid w:val="00837CDF"/>
    <w:rsid w:val="00841D5A"/>
    <w:rsid w:val="0084257A"/>
    <w:rsid w:val="00843810"/>
    <w:rsid w:val="00845618"/>
    <w:rsid w:val="008465D7"/>
    <w:rsid w:val="008523FD"/>
    <w:rsid w:val="008526B1"/>
    <w:rsid w:val="00852C01"/>
    <w:rsid w:val="008550E2"/>
    <w:rsid w:val="0085636E"/>
    <w:rsid w:val="00856A9F"/>
    <w:rsid w:val="00864720"/>
    <w:rsid w:val="00864BD1"/>
    <w:rsid w:val="00864D0D"/>
    <w:rsid w:val="0087145A"/>
    <w:rsid w:val="008717EA"/>
    <w:rsid w:val="0087192B"/>
    <w:rsid w:val="008769AA"/>
    <w:rsid w:val="00876F25"/>
    <w:rsid w:val="00881CEF"/>
    <w:rsid w:val="00882629"/>
    <w:rsid w:val="008835FB"/>
    <w:rsid w:val="008841E7"/>
    <w:rsid w:val="0088548A"/>
    <w:rsid w:val="00887406"/>
    <w:rsid w:val="00887A31"/>
    <w:rsid w:val="00891ABE"/>
    <w:rsid w:val="00891BF2"/>
    <w:rsid w:val="00891D31"/>
    <w:rsid w:val="00892522"/>
    <w:rsid w:val="00892B9F"/>
    <w:rsid w:val="0089363A"/>
    <w:rsid w:val="00894552"/>
    <w:rsid w:val="00894A0A"/>
    <w:rsid w:val="00895B2F"/>
    <w:rsid w:val="008A09C8"/>
    <w:rsid w:val="008A1578"/>
    <w:rsid w:val="008A36D9"/>
    <w:rsid w:val="008A3719"/>
    <w:rsid w:val="008A47A0"/>
    <w:rsid w:val="008A4C24"/>
    <w:rsid w:val="008A505A"/>
    <w:rsid w:val="008A57E6"/>
    <w:rsid w:val="008A6DD4"/>
    <w:rsid w:val="008A7504"/>
    <w:rsid w:val="008A7807"/>
    <w:rsid w:val="008B193A"/>
    <w:rsid w:val="008B222A"/>
    <w:rsid w:val="008B3D65"/>
    <w:rsid w:val="008B673E"/>
    <w:rsid w:val="008C027D"/>
    <w:rsid w:val="008C259A"/>
    <w:rsid w:val="008C4230"/>
    <w:rsid w:val="008C7BF6"/>
    <w:rsid w:val="008D1146"/>
    <w:rsid w:val="008D178D"/>
    <w:rsid w:val="008D65F4"/>
    <w:rsid w:val="008D749D"/>
    <w:rsid w:val="008D7CE1"/>
    <w:rsid w:val="008E2630"/>
    <w:rsid w:val="008E2EDB"/>
    <w:rsid w:val="008E37A6"/>
    <w:rsid w:val="008E3EFF"/>
    <w:rsid w:val="008E412A"/>
    <w:rsid w:val="008E5909"/>
    <w:rsid w:val="008E73D1"/>
    <w:rsid w:val="008F1019"/>
    <w:rsid w:val="008F1B58"/>
    <w:rsid w:val="008F1F62"/>
    <w:rsid w:val="008F27B2"/>
    <w:rsid w:val="008F34A3"/>
    <w:rsid w:val="008F46DB"/>
    <w:rsid w:val="008F7BE9"/>
    <w:rsid w:val="008F7E39"/>
    <w:rsid w:val="00900333"/>
    <w:rsid w:val="0090080D"/>
    <w:rsid w:val="009022E2"/>
    <w:rsid w:val="00903B0D"/>
    <w:rsid w:val="00907959"/>
    <w:rsid w:val="00907E8E"/>
    <w:rsid w:val="00910488"/>
    <w:rsid w:val="00910997"/>
    <w:rsid w:val="0091152D"/>
    <w:rsid w:val="009143E3"/>
    <w:rsid w:val="00914A19"/>
    <w:rsid w:val="00916707"/>
    <w:rsid w:val="0092062A"/>
    <w:rsid w:val="00920BAA"/>
    <w:rsid w:val="00922EFF"/>
    <w:rsid w:val="00924C71"/>
    <w:rsid w:val="00924E01"/>
    <w:rsid w:val="00925149"/>
    <w:rsid w:val="00927364"/>
    <w:rsid w:val="009278F3"/>
    <w:rsid w:val="00927A02"/>
    <w:rsid w:val="0093143F"/>
    <w:rsid w:val="009330B4"/>
    <w:rsid w:val="00933332"/>
    <w:rsid w:val="009333C9"/>
    <w:rsid w:val="00934F11"/>
    <w:rsid w:val="009353AE"/>
    <w:rsid w:val="0093587F"/>
    <w:rsid w:val="00935978"/>
    <w:rsid w:val="00936A42"/>
    <w:rsid w:val="00940549"/>
    <w:rsid w:val="00942950"/>
    <w:rsid w:val="00944969"/>
    <w:rsid w:val="00944C83"/>
    <w:rsid w:val="00946211"/>
    <w:rsid w:val="00950D3C"/>
    <w:rsid w:val="00951F74"/>
    <w:rsid w:val="0095355E"/>
    <w:rsid w:val="009544EE"/>
    <w:rsid w:val="009546C7"/>
    <w:rsid w:val="00954BAC"/>
    <w:rsid w:val="00955925"/>
    <w:rsid w:val="00955A41"/>
    <w:rsid w:val="00960676"/>
    <w:rsid w:val="0096236F"/>
    <w:rsid w:val="009664F6"/>
    <w:rsid w:val="009676EE"/>
    <w:rsid w:val="00970ADE"/>
    <w:rsid w:val="00971601"/>
    <w:rsid w:val="0097410A"/>
    <w:rsid w:val="00975097"/>
    <w:rsid w:val="00975242"/>
    <w:rsid w:val="00976E29"/>
    <w:rsid w:val="00977CF8"/>
    <w:rsid w:val="009807C4"/>
    <w:rsid w:val="009836F4"/>
    <w:rsid w:val="00983B39"/>
    <w:rsid w:val="00983FC4"/>
    <w:rsid w:val="00984D41"/>
    <w:rsid w:val="00984DC2"/>
    <w:rsid w:val="00986614"/>
    <w:rsid w:val="009904AC"/>
    <w:rsid w:val="0099217A"/>
    <w:rsid w:val="00992B78"/>
    <w:rsid w:val="00994CF4"/>
    <w:rsid w:val="00995A38"/>
    <w:rsid w:val="0099671E"/>
    <w:rsid w:val="00997F5B"/>
    <w:rsid w:val="009A23D1"/>
    <w:rsid w:val="009A2B0E"/>
    <w:rsid w:val="009A62C4"/>
    <w:rsid w:val="009AADE3"/>
    <w:rsid w:val="009B1DF5"/>
    <w:rsid w:val="009B56F3"/>
    <w:rsid w:val="009B5F20"/>
    <w:rsid w:val="009B7823"/>
    <w:rsid w:val="009C05E8"/>
    <w:rsid w:val="009C07AE"/>
    <w:rsid w:val="009C137F"/>
    <w:rsid w:val="009C1921"/>
    <w:rsid w:val="009C3BC9"/>
    <w:rsid w:val="009C536B"/>
    <w:rsid w:val="009C552E"/>
    <w:rsid w:val="009C5850"/>
    <w:rsid w:val="009D0720"/>
    <w:rsid w:val="009D0DAC"/>
    <w:rsid w:val="009D13CA"/>
    <w:rsid w:val="009D1954"/>
    <w:rsid w:val="009D4611"/>
    <w:rsid w:val="009D4ABD"/>
    <w:rsid w:val="009D5817"/>
    <w:rsid w:val="009E1627"/>
    <w:rsid w:val="009E30B7"/>
    <w:rsid w:val="009E3BE9"/>
    <w:rsid w:val="009E462D"/>
    <w:rsid w:val="009E57FE"/>
    <w:rsid w:val="009E6D0D"/>
    <w:rsid w:val="009E6F5B"/>
    <w:rsid w:val="009E7039"/>
    <w:rsid w:val="009F2D63"/>
    <w:rsid w:val="009F4D16"/>
    <w:rsid w:val="009F4EE1"/>
    <w:rsid w:val="009F788F"/>
    <w:rsid w:val="00A006EF"/>
    <w:rsid w:val="00A022DB"/>
    <w:rsid w:val="00A0314A"/>
    <w:rsid w:val="00A0376A"/>
    <w:rsid w:val="00A06292"/>
    <w:rsid w:val="00A067F8"/>
    <w:rsid w:val="00A10F73"/>
    <w:rsid w:val="00A1590E"/>
    <w:rsid w:val="00A161EA"/>
    <w:rsid w:val="00A16B1D"/>
    <w:rsid w:val="00A21AE7"/>
    <w:rsid w:val="00A26C99"/>
    <w:rsid w:val="00A26F2A"/>
    <w:rsid w:val="00A27C7D"/>
    <w:rsid w:val="00A3317B"/>
    <w:rsid w:val="00A35942"/>
    <w:rsid w:val="00A35CD6"/>
    <w:rsid w:val="00A3CCC7"/>
    <w:rsid w:val="00A40754"/>
    <w:rsid w:val="00A42278"/>
    <w:rsid w:val="00A4287B"/>
    <w:rsid w:val="00A4309E"/>
    <w:rsid w:val="00A435DA"/>
    <w:rsid w:val="00A43CD3"/>
    <w:rsid w:val="00A476C6"/>
    <w:rsid w:val="00A52E63"/>
    <w:rsid w:val="00A57FCC"/>
    <w:rsid w:val="00A6096B"/>
    <w:rsid w:val="00A62A5A"/>
    <w:rsid w:val="00A63562"/>
    <w:rsid w:val="00A635D9"/>
    <w:rsid w:val="00A63DC0"/>
    <w:rsid w:val="00A6499C"/>
    <w:rsid w:val="00A64F36"/>
    <w:rsid w:val="00A6742D"/>
    <w:rsid w:val="00A70078"/>
    <w:rsid w:val="00A71C69"/>
    <w:rsid w:val="00A723FD"/>
    <w:rsid w:val="00A735E9"/>
    <w:rsid w:val="00A76146"/>
    <w:rsid w:val="00A8149E"/>
    <w:rsid w:val="00A8276D"/>
    <w:rsid w:val="00A82A4B"/>
    <w:rsid w:val="00A84E22"/>
    <w:rsid w:val="00A864BF"/>
    <w:rsid w:val="00A9387F"/>
    <w:rsid w:val="00A963B3"/>
    <w:rsid w:val="00A96DAD"/>
    <w:rsid w:val="00A973DB"/>
    <w:rsid w:val="00A97955"/>
    <w:rsid w:val="00A97BB3"/>
    <w:rsid w:val="00A97EA5"/>
    <w:rsid w:val="00AA02A7"/>
    <w:rsid w:val="00AA33B0"/>
    <w:rsid w:val="00AA3FBC"/>
    <w:rsid w:val="00AA4D8E"/>
    <w:rsid w:val="00AA6137"/>
    <w:rsid w:val="00AB1A94"/>
    <w:rsid w:val="00AB3623"/>
    <w:rsid w:val="00AB42E8"/>
    <w:rsid w:val="00AB797E"/>
    <w:rsid w:val="00AC104F"/>
    <w:rsid w:val="00AC1D75"/>
    <w:rsid w:val="00AC2094"/>
    <w:rsid w:val="00AC3D9A"/>
    <w:rsid w:val="00AC6DF0"/>
    <w:rsid w:val="00AD0A68"/>
    <w:rsid w:val="00AD2392"/>
    <w:rsid w:val="00AD2944"/>
    <w:rsid w:val="00AD3A3D"/>
    <w:rsid w:val="00AD3EB0"/>
    <w:rsid w:val="00AD6614"/>
    <w:rsid w:val="00AD68F0"/>
    <w:rsid w:val="00AE5F9A"/>
    <w:rsid w:val="00AE76DD"/>
    <w:rsid w:val="00AF1C7B"/>
    <w:rsid w:val="00AF1F0B"/>
    <w:rsid w:val="00AF50A2"/>
    <w:rsid w:val="00AF59A6"/>
    <w:rsid w:val="00AF760E"/>
    <w:rsid w:val="00B010C0"/>
    <w:rsid w:val="00B02300"/>
    <w:rsid w:val="00B042B2"/>
    <w:rsid w:val="00B04353"/>
    <w:rsid w:val="00B05EF7"/>
    <w:rsid w:val="00B06153"/>
    <w:rsid w:val="00B06AC8"/>
    <w:rsid w:val="00B06CFE"/>
    <w:rsid w:val="00B105F4"/>
    <w:rsid w:val="00B10698"/>
    <w:rsid w:val="00B11500"/>
    <w:rsid w:val="00B117A1"/>
    <w:rsid w:val="00B13879"/>
    <w:rsid w:val="00B15AD4"/>
    <w:rsid w:val="00B1629A"/>
    <w:rsid w:val="00B20E48"/>
    <w:rsid w:val="00B219B3"/>
    <w:rsid w:val="00B21DEE"/>
    <w:rsid w:val="00B22567"/>
    <w:rsid w:val="00B22E71"/>
    <w:rsid w:val="00B25563"/>
    <w:rsid w:val="00B261DA"/>
    <w:rsid w:val="00B2646C"/>
    <w:rsid w:val="00B26A01"/>
    <w:rsid w:val="00B3050D"/>
    <w:rsid w:val="00B30EAA"/>
    <w:rsid w:val="00B33284"/>
    <w:rsid w:val="00B33492"/>
    <w:rsid w:val="00B3489C"/>
    <w:rsid w:val="00B356B2"/>
    <w:rsid w:val="00B356B5"/>
    <w:rsid w:val="00B37FA5"/>
    <w:rsid w:val="00B43BAE"/>
    <w:rsid w:val="00B44EC0"/>
    <w:rsid w:val="00B457CE"/>
    <w:rsid w:val="00B45F55"/>
    <w:rsid w:val="00B460B7"/>
    <w:rsid w:val="00B4669A"/>
    <w:rsid w:val="00B4720B"/>
    <w:rsid w:val="00B510FA"/>
    <w:rsid w:val="00B519DE"/>
    <w:rsid w:val="00B552D5"/>
    <w:rsid w:val="00B55BEC"/>
    <w:rsid w:val="00B60418"/>
    <w:rsid w:val="00B61268"/>
    <w:rsid w:val="00B61422"/>
    <w:rsid w:val="00B61FA5"/>
    <w:rsid w:val="00B62D6E"/>
    <w:rsid w:val="00B63146"/>
    <w:rsid w:val="00B63646"/>
    <w:rsid w:val="00B64B2E"/>
    <w:rsid w:val="00B650C6"/>
    <w:rsid w:val="00B653C4"/>
    <w:rsid w:val="00B66700"/>
    <w:rsid w:val="00B668B6"/>
    <w:rsid w:val="00B7040D"/>
    <w:rsid w:val="00B705FC"/>
    <w:rsid w:val="00B71E22"/>
    <w:rsid w:val="00B7213A"/>
    <w:rsid w:val="00B729DA"/>
    <w:rsid w:val="00B72EE3"/>
    <w:rsid w:val="00B73720"/>
    <w:rsid w:val="00B738E0"/>
    <w:rsid w:val="00B74CED"/>
    <w:rsid w:val="00B83A31"/>
    <w:rsid w:val="00B83CF9"/>
    <w:rsid w:val="00B83DD3"/>
    <w:rsid w:val="00B859B2"/>
    <w:rsid w:val="00B85AD1"/>
    <w:rsid w:val="00B86947"/>
    <w:rsid w:val="00B86FFB"/>
    <w:rsid w:val="00B874DB"/>
    <w:rsid w:val="00B87C43"/>
    <w:rsid w:val="00B87EB6"/>
    <w:rsid w:val="00B9010E"/>
    <w:rsid w:val="00B90A1E"/>
    <w:rsid w:val="00B94B5D"/>
    <w:rsid w:val="00B966E8"/>
    <w:rsid w:val="00B96AB9"/>
    <w:rsid w:val="00BA003D"/>
    <w:rsid w:val="00BA1CF3"/>
    <w:rsid w:val="00BA226F"/>
    <w:rsid w:val="00BA4FD1"/>
    <w:rsid w:val="00BA6B44"/>
    <w:rsid w:val="00BA7774"/>
    <w:rsid w:val="00BA784A"/>
    <w:rsid w:val="00BB19B5"/>
    <w:rsid w:val="00BB1F65"/>
    <w:rsid w:val="00BB2115"/>
    <w:rsid w:val="00BB42F2"/>
    <w:rsid w:val="00BB60C1"/>
    <w:rsid w:val="00BC01CE"/>
    <w:rsid w:val="00BC06C3"/>
    <w:rsid w:val="00BC1687"/>
    <w:rsid w:val="00BC77F9"/>
    <w:rsid w:val="00BD1475"/>
    <w:rsid w:val="00BD276E"/>
    <w:rsid w:val="00BD54B7"/>
    <w:rsid w:val="00BD5FD4"/>
    <w:rsid w:val="00BD716E"/>
    <w:rsid w:val="00BD7360"/>
    <w:rsid w:val="00BE0752"/>
    <w:rsid w:val="00BE1FC0"/>
    <w:rsid w:val="00BE207C"/>
    <w:rsid w:val="00BE2C5C"/>
    <w:rsid w:val="00BE408F"/>
    <w:rsid w:val="00BE6414"/>
    <w:rsid w:val="00BF1499"/>
    <w:rsid w:val="00BF151C"/>
    <w:rsid w:val="00BF59D0"/>
    <w:rsid w:val="00BF62E1"/>
    <w:rsid w:val="00BF67C1"/>
    <w:rsid w:val="00BF758C"/>
    <w:rsid w:val="00BF7E8C"/>
    <w:rsid w:val="00C0395D"/>
    <w:rsid w:val="00C043F9"/>
    <w:rsid w:val="00C04C71"/>
    <w:rsid w:val="00C0713E"/>
    <w:rsid w:val="00C11EF6"/>
    <w:rsid w:val="00C13364"/>
    <w:rsid w:val="00C13CA2"/>
    <w:rsid w:val="00C13F86"/>
    <w:rsid w:val="00C17612"/>
    <w:rsid w:val="00C220E6"/>
    <w:rsid w:val="00C22223"/>
    <w:rsid w:val="00C223F2"/>
    <w:rsid w:val="00C25034"/>
    <w:rsid w:val="00C25BFF"/>
    <w:rsid w:val="00C262E0"/>
    <w:rsid w:val="00C277CE"/>
    <w:rsid w:val="00C27DEF"/>
    <w:rsid w:val="00C301CA"/>
    <w:rsid w:val="00C335F0"/>
    <w:rsid w:val="00C33874"/>
    <w:rsid w:val="00C341CB"/>
    <w:rsid w:val="00C34648"/>
    <w:rsid w:val="00C34EC3"/>
    <w:rsid w:val="00C35716"/>
    <w:rsid w:val="00C35882"/>
    <w:rsid w:val="00C36320"/>
    <w:rsid w:val="00C36E76"/>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811"/>
    <w:rsid w:val="00C75E3B"/>
    <w:rsid w:val="00C80F79"/>
    <w:rsid w:val="00C82D23"/>
    <w:rsid w:val="00C846BC"/>
    <w:rsid w:val="00C8526A"/>
    <w:rsid w:val="00C861DA"/>
    <w:rsid w:val="00C86AFB"/>
    <w:rsid w:val="00C86B55"/>
    <w:rsid w:val="00C87D66"/>
    <w:rsid w:val="00C94B5F"/>
    <w:rsid w:val="00C979E3"/>
    <w:rsid w:val="00CA0980"/>
    <w:rsid w:val="00CA2A1B"/>
    <w:rsid w:val="00CB1428"/>
    <w:rsid w:val="00CB1576"/>
    <w:rsid w:val="00CB2020"/>
    <w:rsid w:val="00CB2CBA"/>
    <w:rsid w:val="00CB4597"/>
    <w:rsid w:val="00CB5076"/>
    <w:rsid w:val="00CB7271"/>
    <w:rsid w:val="00CC0474"/>
    <w:rsid w:val="00CC215D"/>
    <w:rsid w:val="00CC66BA"/>
    <w:rsid w:val="00CC66C0"/>
    <w:rsid w:val="00CC7ED3"/>
    <w:rsid w:val="00CD07BD"/>
    <w:rsid w:val="00CD21EB"/>
    <w:rsid w:val="00CD3043"/>
    <w:rsid w:val="00CD4605"/>
    <w:rsid w:val="00CD4D23"/>
    <w:rsid w:val="00CD4FA9"/>
    <w:rsid w:val="00CD6C6B"/>
    <w:rsid w:val="00CD6EEF"/>
    <w:rsid w:val="00CD795D"/>
    <w:rsid w:val="00CD7AF6"/>
    <w:rsid w:val="00CE00BC"/>
    <w:rsid w:val="00CE11C3"/>
    <w:rsid w:val="00CE7807"/>
    <w:rsid w:val="00CF0355"/>
    <w:rsid w:val="00CF0F24"/>
    <w:rsid w:val="00CF2613"/>
    <w:rsid w:val="00CF3F24"/>
    <w:rsid w:val="00CF50EB"/>
    <w:rsid w:val="00D000C1"/>
    <w:rsid w:val="00D01363"/>
    <w:rsid w:val="00D02E6F"/>
    <w:rsid w:val="00D02FEC"/>
    <w:rsid w:val="00D06733"/>
    <w:rsid w:val="00D0691C"/>
    <w:rsid w:val="00D07293"/>
    <w:rsid w:val="00D072D1"/>
    <w:rsid w:val="00D10B84"/>
    <w:rsid w:val="00D137D3"/>
    <w:rsid w:val="00D147F8"/>
    <w:rsid w:val="00D169AF"/>
    <w:rsid w:val="00D16FD9"/>
    <w:rsid w:val="00D17C71"/>
    <w:rsid w:val="00D240AB"/>
    <w:rsid w:val="00D25F34"/>
    <w:rsid w:val="00D26CF0"/>
    <w:rsid w:val="00D26E46"/>
    <w:rsid w:val="00D300C8"/>
    <w:rsid w:val="00D31A26"/>
    <w:rsid w:val="00D33783"/>
    <w:rsid w:val="00D34661"/>
    <w:rsid w:val="00D35B5B"/>
    <w:rsid w:val="00D36A3C"/>
    <w:rsid w:val="00D371AC"/>
    <w:rsid w:val="00D376ED"/>
    <w:rsid w:val="00D40DA6"/>
    <w:rsid w:val="00D43528"/>
    <w:rsid w:val="00D447BC"/>
    <w:rsid w:val="00D4593A"/>
    <w:rsid w:val="00D45DF9"/>
    <w:rsid w:val="00D462C8"/>
    <w:rsid w:val="00D50BE5"/>
    <w:rsid w:val="00D51411"/>
    <w:rsid w:val="00D519B8"/>
    <w:rsid w:val="00D529E6"/>
    <w:rsid w:val="00D53972"/>
    <w:rsid w:val="00D5470F"/>
    <w:rsid w:val="00D568B3"/>
    <w:rsid w:val="00D56E1A"/>
    <w:rsid w:val="00D61C66"/>
    <w:rsid w:val="00D61E30"/>
    <w:rsid w:val="00D65868"/>
    <w:rsid w:val="00D71DF0"/>
    <w:rsid w:val="00D73CD7"/>
    <w:rsid w:val="00D753C1"/>
    <w:rsid w:val="00D777FF"/>
    <w:rsid w:val="00D8180C"/>
    <w:rsid w:val="00D85508"/>
    <w:rsid w:val="00D8632F"/>
    <w:rsid w:val="00D86763"/>
    <w:rsid w:val="00D876BB"/>
    <w:rsid w:val="00D877CC"/>
    <w:rsid w:val="00D87CED"/>
    <w:rsid w:val="00D94AAD"/>
    <w:rsid w:val="00D97115"/>
    <w:rsid w:val="00DA0124"/>
    <w:rsid w:val="00DA052D"/>
    <w:rsid w:val="00DA1A8C"/>
    <w:rsid w:val="00DA202F"/>
    <w:rsid w:val="00DA346D"/>
    <w:rsid w:val="00DA5C9E"/>
    <w:rsid w:val="00DA616A"/>
    <w:rsid w:val="00DA66A6"/>
    <w:rsid w:val="00DB01E2"/>
    <w:rsid w:val="00DB1F37"/>
    <w:rsid w:val="00DB2593"/>
    <w:rsid w:val="00DB2950"/>
    <w:rsid w:val="00DB2E08"/>
    <w:rsid w:val="00DB33AC"/>
    <w:rsid w:val="00DB3C10"/>
    <w:rsid w:val="00DB6464"/>
    <w:rsid w:val="00DB6650"/>
    <w:rsid w:val="00DC6189"/>
    <w:rsid w:val="00DC6510"/>
    <w:rsid w:val="00DC7110"/>
    <w:rsid w:val="00DC7315"/>
    <w:rsid w:val="00DD0B2E"/>
    <w:rsid w:val="00DD181F"/>
    <w:rsid w:val="00DD476F"/>
    <w:rsid w:val="00DD559C"/>
    <w:rsid w:val="00DE0B6E"/>
    <w:rsid w:val="00DE2953"/>
    <w:rsid w:val="00DE6487"/>
    <w:rsid w:val="00DF10D6"/>
    <w:rsid w:val="00DF1163"/>
    <w:rsid w:val="00DF18BB"/>
    <w:rsid w:val="00DF487A"/>
    <w:rsid w:val="00DF5A51"/>
    <w:rsid w:val="00DF73C0"/>
    <w:rsid w:val="00DF7845"/>
    <w:rsid w:val="00DF7B69"/>
    <w:rsid w:val="00E01D1F"/>
    <w:rsid w:val="00E02376"/>
    <w:rsid w:val="00E03687"/>
    <w:rsid w:val="00E04120"/>
    <w:rsid w:val="00E047A9"/>
    <w:rsid w:val="00E04876"/>
    <w:rsid w:val="00E06965"/>
    <w:rsid w:val="00E075D6"/>
    <w:rsid w:val="00E10BB7"/>
    <w:rsid w:val="00E136B6"/>
    <w:rsid w:val="00E2031B"/>
    <w:rsid w:val="00E21121"/>
    <w:rsid w:val="00E21705"/>
    <w:rsid w:val="00E23470"/>
    <w:rsid w:val="00E234A0"/>
    <w:rsid w:val="00E244C3"/>
    <w:rsid w:val="00E24894"/>
    <w:rsid w:val="00E24EB6"/>
    <w:rsid w:val="00E2728D"/>
    <w:rsid w:val="00E27CF3"/>
    <w:rsid w:val="00E35D77"/>
    <w:rsid w:val="00E361E2"/>
    <w:rsid w:val="00E36A04"/>
    <w:rsid w:val="00E3712E"/>
    <w:rsid w:val="00E404E9"/>
    <w:rsid w:val="00E4118B"/>
    <w:rsid w:val="00E449B3"/>
    <w:rsid w:val="00E45614"/>
    <w:rsid w:val="00E51248"/>
    <w:rsid w:val="00E51401"/>
    <w:rsid w:val="00E51B73"/>
    <w:rsid w:val="00E5256E"/>
    <w:rsid w:val="00E52FDF"/>
    <w:rsid w:val="00E53FF4"/>
    <w:rsid w:val="00E54432"/>
    <w:rsid w:val="00E54C5E"/>
    <w:rsid w:val="00E554C5"/>
    <w:rsid w:val="00E57D9D"/>
    <w:rsid w:val="00E61E8A"/>
    <w:rsid w:val="00E620E3"/>
    <w:rsid w:val="00E63426"/>
    <w:rsid w:val="00E63C3C"/>
    <w:rsid w:val="00E64624"/>
    <w:rsid w:val="00E649B3"/>
    <w:rsid w:val="00E64BB4"/>
    <w:rsid w:val="00E65C48"/>
    <w:rsid w:val="00E70125"/>
    <w:rsid w:val="00E709E6"/>
    <w:rsid w:val="00E7387E"/>
    <w:rsid w:val="00E73E5E"/>
    <w:rsid w:val="00E73E6D"/>
    <w:rsid w:val="00E74455"/>
    <w:rsid w:val="00E7595D"/>
    <w:rsid w:val="00E775C4"/>
    <w:rsid w:val="00E77984"/>
    <w:rsid w:val="00E82283"/>
    <w:rsid w:val="00E83919"/>
    <w:rsid w:val="00E840F1"/>
    <w:rsid w:val="00E841E9"/>
    <w:rsid w:val="00E84D84"/>
    <w:rsid w:val="00E86860"/>
    <w:rsid w:val="00E876CD"/>
    <w:rsid w:val="00E9241E"/>
    <w:rsid w:val="00E93740"/>
    <w:rsid w:val="00E938E0"/>
    <w:rsid w:val="00E94159"/>
    <w:rsid w:val="00E94F3F"/>
    <w:rsid w:val="00EB4DA7"/>
    <w:rsid w:val="00EB54E1"/>
    <w:rsid w:val="00EB596E"/>
    <w:rsid w:val="00EC113F"/>
    <w:rsid w:val="00EC300B"/>
    <w:rsid w:val="00EC464F"/>
    <w:rsid w:val="00EC5F4D"/>
    <w:rsid w:val="00EC5F83"/>
    <w:rsid w:val="00EC63AB"/>
    <w:rsid w:val="00EC7A8E"/>
    <w:rsid w:val="00ED19B6"/>
    <w:rsid w:val="00ED268E"/>
    <w:rsid w:val="00ED30A3"/>
    <w:rsid w:val="00ED32CE"/>
    <w:rsid w:val="00ED444A"/>
    <w:rsid w:val="00ED7FA2"/>
    <w:rsid w:val="00EE06E4"/>
    <w:rsid w:val="00EE0FE6"/>
    <w:rsid w:val="00EE2B5D"/>
    <w:rsid w:val="00EE4398"/>
    <w:rsid w:val="00EF1C7B"/>
    <w:rsid w:val="00EF3B3D"/>
    <w:rsid w:val="00EF3CE0"/>
    <w:rsid w:val="00EF3DF1"/>
    <w:rsid w:val="00EF5156"/>
    <w:rsid w:val="00F00AAD"/>
    <w:rsid w:val="00F035A2"/>
    <w:rsid w:val="00F056AC"/>
    <w:rsid w:val="00F058BB"/>
    <w:rsid w:val="00F06780"/>
    <w:rsid w:val="00F108EA"/>
    <w:rsid w:val="00F141CE"/>
    <w:rsid w:val="00F149CC"/>
    <w:rsid w:val="00F14AC0"/>
    <w:rsid w:val="00F16EAB"/>
    <w:rsid w:val="00F21B86"/>
    <w:rsid w:val="00F226EA"/>
    <w:rsid w:val="00F22CC1"/>
    <w:rsid w:val="00F22E04"/>
    <w:rsid w:val="00F23C67"/>
    <w:rsid w:val="00F272FD"/>
    <w:rsid w:val="00F312C5"/>
    <w:rsid w:val="00F33B6A"/>
    <w:rsid w:val="00F350FB"/>
    <w:rsid w:val="00F37BC9"/>
    <w:rsid w:val="00F42E12"/>
    <w:rsid w:val="00F43902"/>
    <w:rsid w:val="00F46192"/>
    <w:rsid w:val="00F46D95"/>
    <w:rsid w:val="00F47796"/>
    <w:rsid w:val="00F503BC"/>
    <w:rsid w:val="00F5136D"/>
    <w:rsid w:val="00F5150C"/>
    <w:rsid w:val="00F51656"/>
    <w:rsid w:val="00F5395B"/>
    <w:rsid w:val="00F53A1A"/>
    <w:rsid w:val="00F5509E"/>
    <w:rsid w:val="00F56D52"/>
    <w:rsid w:val="00F57E0C"/>
    <w:rsid w:val="00F61AF2"/>
    <w:rsid w:val="00F6218A"/>
    <w:rsid w:val="00F62D5F"/>
    <w:rsid w:val="00F64FB0"/>
    <w:rsid w:val="00F66A64"/>
    <w:rsid w:val="00F70E4F"/>
    <w:rsid w:val="00F7392F"/>
    <w:rsid w:val="00F739AC"/>
    <w:rsid w:val="00F73DD7"/>
    <w:rsid w:val="00F76C53"/>
    <w:rsid w:val="00F8001F"/>
    <w:rsid w:val="00F804C8"/>
    <w:rsid w:val="00F82019"/>
    <w:rsid w:val="00F82262"/>
    <w:rsid w:val="00F84945"/>
    <w:rsid w:val="00F856DE"/>
    <w:rsid w:val="00F86091"/>
    <w:rsid w:val="00F8646A"/>
    <w:rsid w:val="00F87B67"/>
    <w:rsid w:val="00F91477"/>
    <w:rsid w:val="00F92621"/>
    <w:rsid w:val="00F936BA"/>
    <w:rsid w:val="00F9449E"/>
    <w:rsid w:val="00F96897"/>
    <w:rsid w:val="00FA104F"/>
    <w:rsid w:val="00FA1245"/>
    <w:rsid w:val="00FA19CD"/>
    <w:rsid w:val="00FA29A5"/>
    <w:rsid w:val="00FA3E24"/>
    <w:rsid w:val="00FA4B52"/>
    <w:rsid w:val="00FA53DF"/>
    <w:rsid w:val="00FA636D"/>
    <w:rsid w:val="00FA740F"/>
    <w:rsid w:val="00FA74E8"/>
    <w:rsid w:val="00FB2278"/>
    <w:rsid w:val="00FB53E0"/>
    <w:rsid w:val="00FB5514"/>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58E"/>
    <w:rsid w:val="00FE59D7"/>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7E30F9F6-E907-AC44-9819-94746C33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33</Pages>
  <Words>12873</Words>
  <Characters>73377</Characters>
  <Application>Microsoft Office Word</Application>
  <DocSecurity>0</DocSecurity>
  <Lines>611</Lines>
  <Paragraphs>172</Paragraphs>
  <ScaleCrop>false</ScaleCrop>
  <Company>Missouri Botanical Garden</Company>
  <LinksUpToDate>false</LinksUpToDate>
  <CharactersWithSpaces>86078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47</cp:revision>
  <cp:lastPrinted>2026-05-12T21:46:00Z</cp:lastPrinted>
  <dcterms:created xsi:type="dcterms:W3CDTF">2026-05-22T19:55:00Z</dcterms:created>
  <dcterms:modified xsi:type="dcterms:W3CDTF">2026-06-08T18:06:00Z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