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067186" w14:textId="55F819F1" w:rsidR="00B859B2" w:rsidRPr="0052304D" w:rsidRDefault="00387718" w:rsidP="000D2F97">
      <w:pPr>
        <w:pStyle w:val="Heading1"/>
      </w:pPr>
      <w:r w:rsidRPr="0052304D">
        <w:rPr>
          <w:rFonts w:eastAsia="MS Mincho"/>
        </w:rPr>
        <w:t xml:space="preserve">Range-wide population genetics reveals how disjunctions, admixture, and </w:t>
      </w:r>
      <w:r w:rsidR="00DD2532" w:rsidRPr="0052304D">
        <w:rPr>
          <w:rFonts w:eastAsia="MS Mincho"/>
        </w:rPr>
        <w:t>translocations</w:t>
      </w:r>
      <w:r w:rsidRPr="0052304D">
        <w:rPr>
          <w:rFonts w:eastAsia="MS Mincho"/>
        </w:rPr>
        <w:t xml:space="preserve"> influence conservation of </w:t>
      </w:r>
      <w:r w:rsidRPr="0052304D">
        <w:rPr>
          <w:rFonts w:eastAsia="MS Mincho"/>
          <w:i/>
          <w:iCs/>
        </w:rPr>
        <w:t>Physaria globosa</w:t>
      </w:r>
      <w:r w:rsidRPr="0052304D" w:rsidDel="00387718">
        <w:t xml:space="preserve"> </w:t>
      </w:r>
      <w:r w:rsidR="1B683746" w:rsidRPr="0052304D">
        <w:t>(Brassicaceae)</w:t>
      </w:r>
    </w:p>
    <w:p w14:paraId="373A6479" w14:textId="77777777" w:rsidR="001952B6" w:rsidRPr="0052304D" w:rsidRDefault="001952B6" w:rsidP="000D2F97"/>
    <w:p w14:paraId="5E0441A8" w14:textId="4FB03DA9" w:rsidR="001952B6" w:rsidRPr="0052304D" w:rsidRDefault="001952B6" w:rsidP="00735BBF">
      <w:pPr>
        <w:ind w:firstLine="0"/>
      </w:pPr>
      <w:r w:rsidRPr="0052304D">
        <w:t>Wen-Hsi Kuo</w:t>
      </w:r>
      <w:r w:rsidRPr="0052304D">
        <w:rPr>
          <w:vertAlign w:val="superscript"/>
        </w:rPr>
        <w:t>1</w:t>
      </w:r>
      <w:r w:rsidRPr="0052304D">
        <w:t xml:space="preserve">, Clara Landon </w:t>
      </w:r>
      <w:r w:rsidRPr="0052304D">
        <w:rPr>
          <w:vertAlign w:val="superscript"/>
        </w:rPr>
        <w:t>1,2, 3</w:t>
      </w:r>
      <w:r w:rsidRPr="0052304D">
        <w:t>, Burgund Bassüner</w:t>
      </w:r>
      <w:r w:rsidRPr="0052304D">
        <w:rPr>
          <w:vertAlign w:val="superscript"/>
        </w:rPr>
        <w:t>1</w:t>
      </w:r>
      <w:r w:rsidRPr="0052304D">
        <w:t>, Alexander G. Linan</w:t>
      </w:r>
      <w:r w:rsidRPr="0052304D">
        <w:rPr>
          <w:vertAlign w:val="superscript"/>
        </w:rPr>
        <w:t>1</w:t>
      </w:r>
      <w:r w:rsidRPr="0052304D">
        <w:t>, Tara R. Littlefield</w:t>
      </w:r>
      <w:r w:rsidRPr="0052304D">
        <w:rPr>
          <w:vertAlign w:val="superscript"/>
        </w:rPr>
        <w:t>4,5</w:t>
      </w:r>
      <w:r w:rsidRPr="0052304D">
        <w:t>, Matthew A. Albrecht</w:t>
      </w:r>
      <w:r w:rsidRPr="0052304D">
        <w:rPr>
          <w:vertAlign w:val="superscript"/>
        </w:rPr>
        <w:t>1</w:t>
      </w:r>
      <w:r w:rsidRPr="0052304D">
        <w:rPr>
          <w:rFonts w:eastAsia="PingFang TC"/>
        </w:rPr>
        <w:t xml:space="preserve">, </w:t>
      </w:r>
      <w:r w:rsidRPr="0052304D">
        <w:t>Christine E. Edwards</w:t>
      </w:r>
      <w:r w:rsidRPr="0052304D">
        <w:rPr>
          <w:vertAlign w:val="superscript"/>
        </w:rPr>
        <w:t>1</w:t>
      </w:r>
      <w:r w:rsidRPr="0052304D">
        <w:t>*</w:t>
      </w:r>
    </w:p>
    <w:p w14:paraId="6457BF84" w14:textId="77777777" w:rsidR="001952B6" w:rsidRPr="0052304D" w:rsidRDefault="001952B6" w:rsidP="000D2F97"/>
    <w:p w14:paraId="155B23F7" w14:textId="77777777" w:rsidR="001952B6" w:rsidRPr="0052304D" w:rsidRDefault="001952B6" w:rsidP="00735BBF">
      <w:pPr>
        <w:ind w:firstLine="0"/>
      </w:pPr>
      <w:r w:rsidRPr="0052304D">
        <w:rPr>
          <w:vertAlign w:val="superscript"/>
        </w:rPr>
        <w:t>1</w:t>
      </w:r>
      <w:r w:rsidRPr="0052304D">
        <w:t xml:space="preserve">Missouri Botanical Garden, 4344 Shaw Blvd., St. Louis MO 63110, USA </w:t>
      </w:r>
    </w:p>
    <w:p w14:paraId="647F7B9E" w14:textId="77777777" w:rsidR="001952B6" w:rsidRPr="0052304D" w:rsidRDefault="001952B6" w:rsidP="00735BBF">
      <w:pPr>
        <w:ind w:firstLine="0"/>
        <w:rPr>
          <w:bCs/>
        </w:rPr>
      </w:pPr>
      <w:r w:rsidRPr="0052304D">
        <w:rPr>
          <w:vertAlign w:val="superscript"/>
        </w:rPr>
        <w:t>2</w:t>
      </w:r>
      <w:r w:rsidRPr="0052304D">
        <w:t xml:space="preserve">Oberlin College Biology Department, </w:t>
      </w:r>
      <w:r w:rsidRPr="0052304D">
        <w:rPr>
          <w:bCs/>
        </w:rPr>
        <w:t>119 Woodland St., Oberlin, OH 44074</w:t>
      </w:r>
    </w:p>
    <w:p w14:paraId="09B641C8" w14:textId="77777777" w:rsidR="001952B6" w:rsidRPr="0052304D" w:rsidRDefault="001952B6" w:rsidP="00735BBF">
      <w:pPr>
        <w:ind w:firstLine="0"/>
        <w:rPr>
          <w:rStyle w:val="Emphasis"/>
          <w:rFonts w:cstheme="minorHAnsi"/>
          <w:bCs/>
          <w:i w:val="0"/>
          <w:iCs w:val="0"/>
          <w:shd w:val="clear" w:color="auto" w:fill="FFFFFF"/>
        </w:rPr>
      </w:pPr>
      <w:r w:rsidRPr="0052304D">
        <w:rPr>
          <w:vertAlign w:val="superscript"/>
        </w:rPr>
        <w:t>3</w:t>
      </w:r>
      <w:r w:rsidRPr="0052304D">
        <w:t xml:space="preserve">Current address: Lady Bird Johnson Wildflower Center, </w:t>
      </w:r>
      <w:r w:rsidRPr="00095471">
        <w:rPr>
          <w:rStyle w:val="Emphasis"/>
          <w:rFonts w:cstheme="minorHAnsi"/>
          <w:bCs/>
          <w:i w:val="0"/>
          <w:iCs w:val="0"/>
          <w:shd w:val="clear" w:color="auto" w:fill="FFFFFF"/>
        </w:rPr>
        <w:t>4801 La Crosse Ave. Aus</w:t>
      </w:r>
      <w:r w:rsidRPr="0052304D">
        <w:rPr>
          <w:rStyle w:val="Emphasis"/>
          <w:rFonts w:cstheme="minorHAnsi"/>
          <w:bCs/>
          <w:i w:val="0"/>
          <w:iCs w:val="0"/>
          <w:shd w:val="clear" w:color="auto" w:fill="FFFFFF"/>
        </w:rPr>
        <w:t>tin, TX 78739</w:t>
      </w:r>
    </w:p>
    <w:p w14:paraId="30063FEB" w14:textId="77777777" w:rsidR="001952B6" w:rsidRPr="0052304D" w:rsidRDefault="001952B6" w:rsidP="00735BBF">
      <w:pPr>
        <w:ind w:firstLine="0"/>
        <w:rPr>
          <w:rStyle w:val="Emphasis"/>
          <w:rFonts w:cstheme="minorHAnsi"/>
          <w:bCs/>
          <w:i w:val="0"/>
          <w:iCs w:val="0"/>
          <w:shd w:val="clear" w:color="auto" w:fill="FFFFFF"/>
        </w:rPr>
      </w:pPr>
      <w:r w:rsidRPr="0052304D">
        <w:rPr>
          <w:rStyle w:val="Emphasis"/>
          <w:rFonts w:cstheme="minorHAnsi"/>
          <w:bCs/>
          <w:i w:val="0"/>
          <w:iCs w:val="0"/>
          <w:shd w:val="clear" w:color="auto" w:fill="FFFFFF"/>
          <w:vertAlign w:val="superscript"/>
        </w:rPr>
        <w:t>4</w:t>
      </w:r>
      <w:r w:rsidRPr="0052304D">
        <w:rPr>
          <w:rStyle w:val="Emphasis"/>
          <w:rFonts w:cstheme="minorHAnsi"/>
          <w:bCs/>
          <w:i w:val="0"/>
          <w:iCs w:val="0"/>
          <w:shd w:val="clear" w:color="auto" w:fill="FFFFFF"/>
        </w:rPr>
        <w:t xml:space="preserve"> Office of Kentucky Nature Preserves, 300 Sower Blvd, Frankfort, KY 40601</w:t>
      </w:r>
    </w:p>
    <w:p w14:paraId="120F03D6" w14:textId="35F992A6" w:rsidR="0046123F" w:rsidRPr="0052304D" w:rsidRDefault="001952B6" w:rsidP="00735BBF">
      <w:pPr>
        <w:ind w:firstLine="0"/>
      </w:pPr>
      <w:r w:rsidRPr="0052304D">
        <w:rPr>
          <w:rStyle w:val="Emphasis"/>
          <w:rFonts w:cstheme="minorHAnsi"/>
          <w:bCs/>
          <w:i w:val="0"/>
          <w:iCs w:val="0"/>
          <w:shd w:val="clear" w:color="auto" w:fill="FFFFFF"/>
          <w:vertAlign w:val="superscript"/>
        </w:rPr>
        <w:t>5</w:t>
      </w:r>
      <w:r w:rsidRPr="0052304D">
        <w:rPr>
          <w:rStyle w:val="Emphasis"/>
          <w:rFonts w:cstheme="minorHAnsi"/>
          <w:bCs/>
          <w:i w:val="0"/>
          <w:iCs w:val="0"/>
          <w:shd w:val="clear" w:color="auto" w:fill="FFFFFF"/>
        </w:rPr>
        <w:t xml:space="preserve"> University of Kentucky, Lexington, KY </w:t>
      </w:r>
    </w:p>
    <w:p w14:paraId="6512D6AC" w14:textId="45CAB837" w:rsidR="005A64F9" w:rsidRPr="0052304D" w:rsidRDefault="0046123F" w:rsidP="00735BBF">
      <w:pPr>
        <w:ind w:firstLine="0"/>
      </w:pPr>
      <w:r w:rsidRPr="0052304D">
        <w:t xml:space="preserve">*Correspondence: </w:t>
      </w:r>
      <w:hyperlink r:id="rId11" w:history="1">
        <w:r w:rsidRPr="0052304D">
          <w:rPr>
            <w:rStyle w:val="Hyperlink"/>
            <w:rFonts w:cstheme="minorHAnsi"/>
            <w:color w:val="000000" w:themeColor="text1"/>
          </w:rPr>
          <w:t>Christine.Edwards@mobot.</w:t>
        </w:r>
        <w:r w:rsidRPr="0052304D">
          <w:rPr>
            <w:rStyle w:val="Hyperlink"/>
            <w:rFonts w:cstheme="minorHAnsi"/>
            <w:color w:val="000000" w:themeColor="text1"/>
          </w:rPr>
          <w:t>o</w:t>
        </w:r>
        <w:r w:rsidRPr="0052304D">
          <w:rPr>
            <w:rStyle w:val="Hyperlink"/>
            <w:rFonts w:cstheme="minorHAnsi"/>
            <w:color w:val="000000" w:themeColor="text1"/>
          </w:rPr>
          <w:t>rg</w:t>
        </w:r>
      </w:hyperlink>
    </w:p>
    <w:p w14:paraId="2D1E2433" w14:textId="32702F8F" w:rsidR="004E706E" w:rsidRDefault="00BF1A5E" w:rsidP="00735BBF">
      <w:pPr>
        <w:ind w:firstLine="0"/>
      </w:pPr>
      <w:r w:rsidRPr="00BF1A5E">
        <w:t>Wen-Hsi Kuo</w:t>
      </w:r>
      <w:r w:rsidRPr="00BF1A5E">
        <w:t xml:space="preserve"> &lt;</w:t>
      </w:r>
      <w:r w:rsidR="00722C9B" w:rsidRPr="00722C9B">
        <w:t>0000-0003-4680-1105</w:t>
      </w:r>
      <w:r>
        <w:t>&gt;</w:t>
      </w:r>
    </w:p>
    <w:p w14:paraId="7CF9AF6A" w14:textId="5812A24A" w:rsidR="00B756F4" w:rsidRDefault="00B756F4" w:rsidP="00735BBF">
      <w:pPr>
        <w:ind w:firstLine="0"/>
      </w:pPr>
      <w:r w:rsidRPr="00B756F4">
        <w:t>Alexander G. Linan</w:t>
      </w:r>
      <w:r>
        <w:t xml:space="preserve"> &lt;</w:t>
      </w:r>
      <w:r w:rsidRPr="00B756F4">
        <w:t>0000-0002-8281-1346</w:t>
      </w:r>
      <w:r>
        <w:t>&gt;</w:t>
      </w:r>
    </w:p>
    <w:p w14:paraId="54DE3114" w14:textId="225EC4F2" w:rsidR="004F03D2" w:rsidRPr="0052304D" w:rsidRDefault="004F03D2" w:rsidP="00735BBF">
      <w:pPr>
        <w:ind w:firstLine="0"/>
      </w:pPr>
      <w:r w:rsidRPr="0052304D">
        <w:t>Matthew A. Albrech</w:t>
      </w:r>
      <w:r>
        <w:t>t &lt;</w:t>
      </w:r>
      <w:r w:rsidRPr="004F03D2">
        <w:rPr>
          <w:rFonts w:ascii="Noto Sans" w:hAnsi="Noto Sans" w:cs="Noto Sans"/>
          <w:color w:val="FFFFFF"/>
        </w:rPr>
        <w:t xml:space="preserve"> </w:t>
      </w:r>
      <w:r w:rsidRPr="004F03D2">
        <w:t>0000-0002-6540-5979</w:t>
      </w:r>
      <w:r>
        <w:t>&gt;</w:t>
      </w:r>
    </w:p>
    <w:p w14:paraId="5CB9A8C1" w14:textId="445072F6" w:rsidR="000D58CF" w:rsidRPr="0052304D" w:rsidRDefault="00BF1A5E" w:rsidP="00735BBF">
      <w:pPr>
        <w:ind w:firstLine="0"/>
      </w:pPr>
      <w:r w:rsidRPr="0052304D">
        <w:t>Christine E. Edwards</w:t>
      </w:r>
      <w:r w:rsidR="00A32BED">
        <w:t xml:space="preserve"> </w:t>
      </w:r>
      <w:r w:rsidR="00966E2C">
        <w:t>&lt;</w:t>
      </w:r>
      <w:r w:rsidR="00966E2C" w:rsidRPr="00966E2C">
        <w:t>0000-0001-8837-4872</w:t>
      </w:r>
      <w:r w:rsidR="00966E2C">
        <w:t>&gt;</w:t>
      </w:r>
    </w:p>
    <w:p w14:paraId="49E1E03C" w14:textId="77777777" w:rsidR="00734AAC" w:rsidRDefault="00734AAC" w:rsidP="00734AAC">
      <w:pPr>
        <w:ind w:firstLine="0"/>
      </w:pPr>
    </w:p>
    <w:p w14:paraId="35A94459" w14:textId="605F7A40" w:rsidR="00735BBF" w:rsidRDefault="00734AAC" w:rsidP="00734AAC">
      <w:pPr>
        <w:ind w:firstLine="0"/>
      </w:pPr>
      <w:r>
        <w:t>5448 words</w:t>
      </w:r>
    </w:p>
    <w:p w14:paraId="2B641993" w14:textId="77777777" w:rsidR="00735BBF" w:rsidRPr="00735BBF" w:rsidRDefault="00735BBF" w:rsidP="00735BBF"/>
    <w:p w14:paraId="42402530" w14:textId="77777777" w:rsidR="00735BBF" w:rsidRDefault="00735BBF" w:rsidP="00735BBF">
      <w:pPr>
        <w:rPr>
          <w:rFonts w:ascii="Calibri" w:hAnsi="Calibri"/>
          <w:b/>
          <w:bCs/>
          <w:color w:val="0070C0"/>
          <w:kern w:val="36"/>
          <w:sz w:val="36"/>
          <w:szCs w:val="48"/>
        </w:rPr>
      </w:pPr>
    </w:p>
    <w:p w14:paraId="74563D5A" w14:textId="77777777" w:rsidR="00735BBF" w:rsidRPr="00735BBF" w:rsidRDefault="00735BBF" w:rsidP="00735BBF"/>
    <w:p w14:paraId="4D9F9759" w14:textId="31DF80D9" w:rsidR="00B2646C" w:rsidRPr="000D2F97" w:rsidRDefault="000D58CF" w:rsidP="000D2F97">
      <w:pPr>
        <w:pStyle w:val="Heading1"/>
      </w:pPr>
      <w:r w:rsidRPr="00735BBF">
        <w:br w:type="page"/>
      </w:r>
      <w:r w:rsidR="00916707" w:rsidRPr="000D2F97">
        <w:lastRenderedPageBreak/>
        <w:t>Abstract</w:t>
      </w:r>
    </w:p>
    <w:p w14:paraId="4239EF95" w14:textId="1BD20B6B" w:rsidR="00F251ED" w:rsidRPr="0052304D" w:rsidRDefault="00F251ED" w:rsidP="000D2F97">
      <w:r w:rsidRPr="0052304D">
        <w:t xml:space="preserve">Population genetic analyses of endangered species can directly inform management strategies to conserve genetic diversity and increase long-term survival. </w:t>
      </w:r>
      <w:r w:rsidRPr="0052304D">
        <w:rPr>
          <w:i/>
          <w:iCs/>
        </w:rPr>
        <w:t>Physaria globosa</w:t>
      </w:r>
      <w:r w:rsidRPr="0052304D">
        <w:t>, a</w:t>
      </w:r>
      <w:ins w:id="0" w:author="Christine Edwards" w:date="2026-10-09T10:15:00Z">
        <w:r w:rsidR="0052304D">
          <w:t>n</w:t>
        </w:r>
      </w:ins>
      <w:del w:id="1" w:author="Christine Edwards" w:date="2026-10-09T10:15:00Z">
        <w:r w:rsidRPr="0052304D" w:rsidDel="0052304D">
          <w:delText xml:space="preserve"> federally</w:delText>
        </w:r>
      </w:del>
      <w:r w:rsidRPr="0052304D">
        <w:t xml:space="preserve"> endangered mustard, has a geographically restricted and disjunct distribution across river systems in Indiana, Kentucky, and Tennessee, USA. </w:t>
      </w:r>
      <w:r w:rsidR="0000208F" w:rsidRPr="0052304D">
        <w:t>In this study</w:t>
      </w:r>
      <w:ins w:id="2" w:author="Christine Edwards" w:date="2026-09-16T10:07:00Z">
        <w:r w:rsidR="00EA1F62" w:rsidRPr="0052304D">
          <w:t>,</w:t>
        </w:r>
      </w:ins>
      <w:ins w:id="3" w:author="Christine Edwards" w:date="2026-09-16T10:06:00Z">
        <w:r w:rsidR="00EA1F62" w:rsidRPr="0052304D">
          <w:t xml:space="preserve"> we assessed</w:t>
        </w:r>
      </w:ins>
      <w:ins w:id="4" w:author="Christine Edwards" w:date="2026-09-16T10:12:00Z">
        <w:r w:rsidR="00EA1F62" w:rsidRPr="0052304D">
          <w:t xml:space="preserve"> </w:t>
        </w:r>
      </w:ins>
      <w:del w:id="5" w:author="Christine Edwards" w:date="2026-09-16T10:06:00Z">
        <w:r w:rsidR="00EA1F62" w:rsidRPr="0052304D" w:rsidDel="00EA1F62">
          <w:delText xml:space="preserve">, </w:delText>
        </w:r>
      </w:del>
      <w:ins w:id="6" w:author="Christine Edwards" w:date="2026-09-16T10:06:00Z">
        <w:r w:rsidR="00EA1F62" w:rsidRPr="0052304D">
          <w:t xml:space="preserve">whether genetic structure </w:t>
        </w:r>
      </w:ins>
      <w:ins w:id="7" w:author="Christine Edwards" w:date="2026-10-08T16:01:00Z">
        <w:r w:rsidR="0052304D">
          <w:t>wa</w:t>
        </w:r>
      </w:ins>
      <w:ins w:id="8" w:author="Christine Edwards" w:date="2026-09-16T10:13:00Z">
        <w:r w:rsidR="00EA1F62" w:rsidRPr="0052304D">
          <w:t>s shaped by</w:t>
        </w:r>
      </w:ins>
      <w:ins w:id="9" w:author="Christine Edwards" w:date="2026-09-16T10:06:00Z">
        <w:r w:rsidR="00EA1F62" w:rsidRPr="0052304D">
          <w:t xml:space="preserve"> the species’ disjunct distribution,</w:t>
        </w:r>
      </w:ins>
      <w:ins w:id="10" w:author="Christine Edwards" w:date="2026-09-16T10:07:00Z">
        <w:r w:rsidR="00EA1F62" w:rsidRPr="0052304D">
          <w:t xml:space="preserve"> whether</w:t>
        </w:r>
      </w:ins>
      <w:ins w:id="11" w:author="Christine Edwards" w:date="2026-09-16T10:06:00Z">
        <w:r w:rsidR="00EA1F62" w:rsidRPr="0052304D">
          <w:t xml:space="preserve"> genetic diversity </w:t>
        </w:r>
      </w:ins>
      <w:ins w:id="12" w:author="Christine Edwards" w:date="2026-09-16T10:07:00Z">
        <w:r w:rsidR="00EA1F62" w:rsidRPr="0052304D">
          <w:t xml:space="preserve">has been affected by </w:t>
        </w:r>
      </w:ins>
      <w:ins w:id="13" w:author="Christine Edwards" w:date="2026-09-16T10:06:00Z">
        <w:r w:rsidR="00EA1F62" w:rsidRPr="0052304D">
          <w:t>bottlenecks, drift, or inbreeding</w:t>
        </w:r>
      </w:ins>
      <w:ins w:id="14" w:author="Christine Edwards" w:date="2026-09-16T10:08:00Z">
        <w:r w:rsidR="00EA1F62" w:rsidRPr="0052304D">
          <w:t>, and</w:t>
        </w:r>
      </w:ins>
      <w:ins w:id="15" w:author="Christine Edwards" w:date="2026-09-16T10:06:00Z">
        <w:r w:rsidR="00EA1F62" w:rsidRPr="0052304D">
          <w:t xml:space="preserve"> whether translocations </w:t>
        </w:r>
      </w:ins>
      <w:ins w:id="16" w:author="Christine Edwards" w:date="2026-10-09T10:06:00Z">
        <w:r w:rsidR="0052304D">
          <w:t>based on</w:t>
        </w:r>
      </w:ins>
      <w:ins w:id="17" w:author="Christine Edwards" w:date="2026-09-16T10:06:00Z">
        <w:r w:rsidR="00EA1F62" w:rsidRPr="0052304D">
          <w:t xml:space="preserve"> mixed sources can retain genetic variation</w:t>
        </w:r>
      </w:ins>
      <w:ins w:id="18" w:author="Christine Edwards" w:date="2026-09-16T10:08:00Z">
        <w:r w:rsidR="00EA1F62" w:rsidRPr="0052304D">
          <w:t>.</w:t>
        </w:r>
      </w:ins>
      <w:ins w:id="19" w:author="Christine Edwards" w:date="2026-09-16T10:06:00Z">
        <w:r w:rsidR="00EA1F62" w:rsidRPr="0052304D">
          <w:t xml:space="preserve"> </w:t>
        </w:r>
      </w:ins>
      <w:del w:id="20" w:author="Christine Edwards" w:date="2026-09-16T10:08:00Z">
        <w:r w:rsidR="00EA1F62" w:rsidRPr="0052304D" w:rsidDel="00EA1F62">
          <w:delText xml:space="preserve">we assessed whether the disjunct distribution shapes genetic </w:delText>
        </w:r>
      </w:del>
      <w:r w:rsidRPr="0052304D">
        <w:t xml:space="preserve">We genotyped 332 individuals at 20 microsatellite loci </w:t>
      </w:r>
      <w:ins w:id="21" w:author="Christine Edwards" w:date="2026-09-16T10:09:00Z">
        <w:r w:rsidR="00EA1F62" w:rsidRPr="0052304D">
          <w:t xml:space="preserve">from </w:t>
        </w:r>
      </w:ins>
      <w:ins w:id="22" w:author="Christine Edwards" w:date="2026-09-16T10:08:00Z">
        <w:r w:rsidR="00EA1F62" w:rsidRPr="0052304D">
          <w:t xml:space="preserve">14 natural and 2 translocated </w:t>
        </w:r>
      </w:ins>
      <w:ins w:id="23" w:author="Christine Edwards" w:date="2026-09-16T10:09:00Z">
        <w:r w:rsidR="00EA1F62" w:rsidRPr="0052304D">
          <w:t xml:space="preserve">populations from </w:t>
        </w:r>
      </w:ins>
      <w:r w:rsidRPr="0052304D">
        <w:t>across the species’ range</w:t>
      </w:r>
      <w:del w:id="24" w:author="Christine Edwards" w:date="2026-09-16T10:09:00Z">
        <w:r w:rsidRPr="0052304D" w:rsidDel="00EA1F62">
          <w:delText xml:space="preserve">, including </w:delText>
        </w:r>
      </w:del>
      <w:del w:id="25" w:author="Christine Edwards" w:date="2026-09-16T10:08:00Z">
        <w:r w:rsidRPr="0052304D" w:rsidDel="00EA1F62">
          <w:delText xml:space="preserve">14 </w:delText>
        </w:r>
        <w:r w:rsidR="00430563" w:rsidRPr="0052304D" w:rsidDel="00EA1F62">
          <w:delText>natural</w:delText>
        </w:r>
        <w:r w:rsidRPr="0052304D" w:rsidDel="00EA1F62">
          <w:delText xml:space="preserve"> and 2 translocated </w:delText>
        </w:r>
      </w:del>
      <w:del w:id="26" w:author="Christine Edwards" w:date="2026-09-16T10:09:00Z">
        <w:r w:rsidRPr="0052304D" w:rsidDel="00EA1F62">
          <w:delText>populations</w:delText>
        </w:r>
      </w:del>
      <w:r w:rsidRPr="0052304D">
        <w:t xml:space="preserve">. The genetic structure of </w:t>
      </w:r>
      <w:r w:rsidR="00430563" w:rsidRPr="0052304D">
        <w:t>natural</w:t>
      </w:r>
      <w:r w:rsidRPr="0052304D">
        <w:t xml:space="preserve"> populations showed two major geographic groups with little to no </w:t>
      </w:r>
      <w:del w:id="27" w:author="Christine Edwards" w:date="2026-10-09T10:15:00Z">
        <w:r w:rsidRPr="0052304D" w:rsidDel="0052304D">
          <w:delText>gene flow</w:delText>
        </w:r>
      </w:del>
      <w:ins w:id="28" w:author="Christine Edwards" w:date="2026-10-09T10:15:00Z">
        <w:r w:rsidR="0052304D">
          <w:t>connectivity</w:t>
        </w:r>
      </w:ins>
      <w:r w:rsidRPr="0052304D">
        <w:t xml:space="preserve"> between them: a northern group in Indiana and Kentucky </w:t>
      </w:r>
      <w:r w:rsidR="00295E37" w:rsidRPr="0052304D">
        <w:t xml:space="preserve">(IN-KY) </w:t>
      </w:r>
      <w:r w:rsidRPr="0052304D">
        <w:t>and a southern group in Tennessee</w:t>
      </w:r>
      <w:r w:rsidR="00295E37" w:rsidRPr="0052304D">
        <w:t xml:space="preserve"> (TNE-TNW)</w:t>
      </w:r>
      <w:r w:rsidRPr="0052304D">
        <w:t xml:space="preserve">. Genetic diversity </w:t>
      </w:r>
      <w:ins w:id="29" w:author="Christine Edwards" w:date="2026-09-16T10:09:00Z">
        <w:r w:rsidR="00EA1F62" w:rsidRPr="0052304D">
          <w:t>wa</w:t>
        </w:r>
      </w:ins>
      <w:del w:id="30" w:author="Christine Edwards" w:date="2026-09-16T10:09:00Z">
        <w:r w:rsidRPr="0052304D" w:rsidDel="00EA1F62">
          <w:delText>i</w:delText>
        </w:r>
      </w:del>
      <w:r w:rsidRPr="0052304D">
        <w:t xml:space="preserve">s </w:t>
      </w:r>
      <w:r w:rsidR="00DD2532" w:rsidRPr="0052304D">
        <w:t>high</w:t>
      </w:r>
      <w:r w:rsidR="00DF0F7D" w:rsidRPr="0052304D">
        <w:t xml:space="preserve">ly variable </w:t>
      </w:r>
      <w:r w:rsidRPr="0052304D">
        <w:t xml:space="preserve">among and within geographic regions; however, several local populations showed </w:t>
      </w:r>
      <w:del w:id="31" w:author="Christine Edwards" w:date="2026-10-09T10:16:00Z">
        <w:r w:rsidRPr="0052304D" w:rsidDel="0052304D">
          <w:delText xml:space="preserve">evidence of </w:delText>
        </w:r>
      </w:del>
      <w:r w:rsidRPr="0052304D">
        <w:t>reduced genetic diversity, inbreeding, or recent bottlenecks, consistent with demographic decline and ongoing pressures from habitat degradation and competition from invasive plants. T</w:t>
      </w:r>
      <w:ins w:id="32" w:author="Christine Edwards" w:date="2026-10-08T15:49:00Z">
        <w:r w:rsidR="0052304D">
          <w:t>he t</w:t>
        </w:r>
      </w:ins>
      <w:r w:rsidRPr="0052304D">
        <w:t xml:space="preserve">wo translocated </w:t>
      </w:r>
      <w:del w:id="33" w:author="Christine Edwards" w:date="2026-10-08T15:49:00Z">
        <w:r w:rsidRPr="0052304D" w:rsidDel="0052304D">
          <w:delText xml:space="preserve">and interbreeding </w:delText>
        </w:r>
      </w:del>
      <w:r w:rsidRPr="0052304D">
        <w:t>populations showed clear genetic mixing of source populations</w:t>
      </w:r>
      <w:del w:id="34" w:author="Christine Edwards" w:date="2026-09-16T10:14:00Z">
        <w:r w:rsidRPr="0052304D" w:rsidDel="000D3AEC">
          <w:delText xml:space="preserve">. One was derived from mixing two nearby Kentucky populations with natural gene flow. The other was derived from mixing Kentucky and Tennessee </w:delText>
        </w:r>
        <w:r w:rsidR="00430563" w:rsidRPr="0052304D" w:rsidDel="000D3AEC">
          <w:delText>natural</w:delText>
        </w:r>
        <w:r w:rsidRPr="0052304D" w:rsidDel="000D3AEC">
          <w:delText xml:space="preserve"> populations, which have little to no natural gene flow. The two translocated populations have comparable allelic richness to their source populations</w:delText>
        </w:r>
      </w:del>
      <w:r w:rsidRPr="0052304D">
        <w:t xml:space="preserve"> but show</w:t>
      </w:r>
      <w:ins w:id="35" w:author="Christine Edwards" w:date="2026-10-08T15:50:00Z">
        <w:r w:rsidR="0052304D">
          <w:t>ed</w:t>
        </w:r>
      </w:ins>
      <w:r w:rsidRPr="0052304D">
        <w:t xml:space="preserve"> depletion of private alleles. Our results suggest that conservation actions for </w:t>
      </w:r>
      <w:r w:rsidRPr="0052304D">
        <w:rPr>
          <w:i/>
          <w:iCs/>
        </w:rPr>
        <w:t>P. globosa</w:t>
      </w:r>
      <w:r w:rsidRPr="0052304D">
        <w:t xml:space="preserve"> should prioritize the protection of multiple populations within each major geographic region. </w:t>
      </w:r>
      <w:ins w:id="36" w:author="Christine Edwards" w:date="2026-10-08T16:02:00Z">
        <w:r w:rsidR="0052304D">
          <w:t>Combining material from mixed source</w:t>
        </w:r>
      </w:ins>
      <w:ins w:id="37" w:author="Christine Edwards" w:date="2026-10-08T15:56:00Z">
        <w:r w:rsidR="0052304D">
          <w:t>s appear</w:t>
        </w:r>
      </w:ins>
      <w:ins w:id="38" w:author="Christine Edwards" w:date="2026-10-08T16:03:00Z">
        <w:r w:rsidR="0052304D">
          <w:t>s</w:t>
        </w:r>
      </w:ins>
      <w:ins w:id="39" w:author="Christine Edwards" w:date="2026-10-08T15:56:00Z">
        <w:r w:rsidR="0052304D">
          <w:t xml:space="preserve"> to be a viable approach to </w:t>
        </w:r>
      </w:ins>
      <w:ins w:id="40" w:author="Christine Edwards" w:date="2026-10-08T16:03:00Z">
        <w:r w:rsidR="0052304D">
          <w:t xml:space="preserve">increase genetic diversity and </w:t>
        </w:r>
      </w:ins>
      <w:ins w:id="41" w:author="Christine Edwards" w:date="2026-10-08T15:55:00Z">
        <w:r w:rsidR="0052304D" w:rsidRPr="0052304D">
          <w:t>restore gene flow</w:t>
        </w:r>
      </w:ins>
      <w:ins w:id="42" w:author="Christine Edwards" w:date="2026-10-08T15:57:00Z">
        <w:r w:rsidR="0052304D">
          <w:t>, but</w:t>
        </w:r>
      </w:ins>
      <w:ins w:id="43" w:author="Christine Edwards" w:date="2026-10-08T15:55:00Z">
        <w:r w:rsidR="0052304D" w:rsidRPr="0052304D">
          <w:t xml:space="preserve"> </w:t>
        </w:r>
      </w:ins>
      <w:ins w:id="44" w:author="Christine Edwards" w:date="2026-10-08T15:57:00Z">
        <w:r w:rsidR="0052304D">
          <w:t>we</w:t>
        </w:r>
      </w:ins>
      <w:del w:id="45" w:author="Christine Edwards" w:date="2026-10-08T15:54:00Z">
        <w:r w:rsidR="00FB1460" w:rsidRPr="0052304D" w:rsidDel="0052304D">
          <w:delText>In the absence of immediate extinction risk</w:delText>
        </w:r>
        <w:r w:rsidRPr="0052304D" w:rsidDel="0052304D">
          <w:delText>,</w:delText>
        </w:r>
      </w:del>
      <w:ins w:id="46" w:author="Christine Edwards" w:date="2026-10-08T15:54:00Z">
        <w:r w:rsidR="0052304D">
          <w:t xml:space="preserve"> recommend that</w:t>
        </w:r>
      </w:ins>
      <w:r w:rsidRPr="0052304D">
        <w:t xml:space="preserve"> translocations </w:t>
      </w:r>
      <w:del w:id="47" w:author="Christine Edwards" w:date="2026-10-08T15:54:00Z">
        <w:r w:rsidRPr="0052304D" w:rsidDel="0052304D">
          <w:delText>and interbreeding programs should only be conducted</w:delText>
        </w:r>
      </w:del>
      <w:ins w:id="48" w:author="Christine Edwards" w:date="2026-10-08T16:03:00Z">
        <w:r w:rsidR="0052304D">
          <w:t>combin</w:t>
        </w:r>
      </w:ins>
      <w:ins w:id="49" w:author="Christine Edwards" w:date="2026-10-08T16:04:00Z">
        <w:r w:rsidR="0052304D">
          <w:t>e</w:t>
        </w:r>
      </w:ins>
      <w:ins w:id="50" w:author="Christine Edwards" w:date="2026-10-08T15:55:00Z">
        <w:r w:rsidR="0052304D">
          <w:t xml:space="preserve"> material from </w:t>
        </w:r>
      </w:ins>
      <w:ins w:id="51" w:author="Christine Edwards" w:date="2026-10-09T10:08:00Z">
        <w:r w:rsidR="0052304D">
          <w:t xml:space="preserve">within </w:t>
        </w:r>
      </w:ins>
      <w:ins w:id="52" w:author="Christine Edwards" w:date="2026-10-08T15:55:00Z">
        <w:r w:rsidR="0052304D">
          <w:t>the same</w:t>
        </w:r>
      </w:ins>
      <w:del w:id="53" w:author="Christine Edwards" w:date="2026-10-08T15:55:00Z">
        <w:r w:rsidRPr="0052304D" w:rsidDel="0052304D">
          <w:delText xml:space="preserve"> within</w:delText>
        </w:r>
      </w:del>
      <w:r w:rsidRPr="0052304D">
        <w:t xml:space="preserve"> geographic regions</w:t>
      </w:r>
      <w:del w:id="54" w:author="Christine Edwards" w:date="2026-10-08T15:55:00Z">
        <w:r w:rsidRPr="0052304D" w:rsidDel="0052304D">
          <w:delText xml:space="preserve"> in order</w:delText>
        </w:r>
      </w:del>
      <w:ins w:id="55" w:author="Christine Edwards" w:date="2026-10-08T16:04:00Z">
        <w:r w:rsidR="0052304D">
          <w:t xml:space="preserve"> to </w:t>
        </w:r>
      </w:ins>
      <w:ins w:id="56" w:author="Christine Edwards" w:date="2026-10-12T13:21:00Z">
        <w:r w:rsidR="0052304D">
          <w:t>pre</w:t>
        </w:r>
      </w:ins>
      <w:ins w:id="57" w:author="Christine Edwards" w:date="2026-10-08T16:05:00Z">
        <w:r w:rsidR="0052304D">
          <w:t>serve the</w:t>
        </w:r>
      </w:ins>
      <w:ins w:id="58" w:author="Christine Edwards" w:date="2026-10-08T16:04:00Z">
        <w:r w:rsidR="0052304D">
          <w:t xml:space="preserve"> distinct evolutionary histories </w:t>
        </w:r>
      </w:ins>
      <w:ins w:id="59" w:author="Christine Edwards" w:date="2026-10-08T16:05:00Z">
        <w:r w:rsidR="0052304D">
          <w:t>of the main geographic groups</w:t>
        </w:r>
      </w:ins>
      <w:del w:id="60" w:author="Christine Edwards" w:date="2026-10-08T16:04:00Z">
        <w:r w:rsidRPr="0052304D" w:rsidDel="0052304D">
          <w:delText xml:space="preserve"> to</w:delText>
        </w:r>
      </w:del>
      <w:del w:id="61" w:author="Christine Edwards" w:date="2026-10-08T15:55:00Z">
        <w:r w:rsidRPr="0052304D" w:rsidDel="0052304D">
          <w:delText xml:space="preserve"> rescue local populations from habitat degradation and restore or augment natural gene flow and local genetic diversity</w:delText>
        </w:r>
      </w:del>
      <w:r w:rsidRPr="0052304D">
        <w:t>.</w:t>
      </w:r>
    </w:p>
    <w:p w14:paraId="09C8DF8C" w14:textId="6B1EB325" w:rsidR="006E75EF" w:rsidRPr="0052304D" w:rsidRDefault="006E75EF" w:rsidP="000D2F97"/>
    <w:p w14:paraId="7A9B05B7" w14:textId="0BE51F39" w:rsidR="00636D58" w:rsidRPr="0052304D" w:rsidRDefault="00636D58" w:rsidP="000D2F97">
      <w:r w:rsidRPr="0052304D">
        <w:rPr>
          <w:b/>
          <w:bCs/>
        </w:rPr>
        <w:t>Keywords:</w:t>
      </w:r>
      <w:r w:rsidRPr="0052304D">
        <w:t xml:space="preserve"> </w:t>
      </w:r>
      <w:r w:rsidR="005248EF" w:rsidRPr="0052304D">
        <w:t>G</w:t>
      </w:r>
      <w:r w:rsidRPr="0052304D">
        <w:t xml:space="preserve">enetic structure; </w:t>
      </w:r>
      <w:r w:rsidR="005248EF" w:rsidRPr="0052304D">
        <w:t>genetic mixing</w:t>
      </w:r>
      <w:r w:rsidR="00712CFD" w:rsidRPr="0052304D">
        <w:t>;</w:t>
      </w:r>
      <w:r w:rsidR="005248EF" w:rsidRPr="0052304D">
        <w:t xml:space="preserve"> </w:t>
      </w:r>
      <w:r w:rsidR="00712CFD" w:rsidRPr="0052304D">
        <w:t>conservation</w:t>
      </w:r>
      <w:r w:rsidR="005248EF" w:rsidRPr="0052304D">
        <w:t xml:space="preserve"> management</w:t>
      </w:r>
      <w:r w:rsidRPr="0052304D">
        <w:t>; microsatellites</w:t>
      </w:r>
      <w:r w:rsidR="00BA1CF3" w:rsidRPr="0052304D">
        <w:t>; translocation</w:t>
      </w:r>
    </w:p>
    <w:p w14:paraId="39B019B1" w14:textId="01F0AE27" w:rsidR="0046123F" w:rsidRPr="00665D7B" w:rsidRDefault="00F804C8" w:rsidP="000D2F97">
      <w:pPr>
        <w:pStyle w:val="Heading1"/>
      </w:pPr>
      <w:r w:rsidRPr="00665D7B">
        <w:t>Introduction</w:t>
      </w:r>
    </w:p>
    <w:p w14:paraId="02F16527" w14:textId="43F1E02E" w:rsidR="009A2B0E" w:rsidRPr="00665D7B" w:rsidRDefault="5E72879B" w:rsidP="000D2F97">
      <w:r w:rsidRPr="00665D7B">
        <w:t xml:space="preserve">Genetic diversity is widely </w:t>
      </w:r>
      <w:r w:rsidR="401A4294" w:rsidRPr="00665D7B">
        <w:t>recognized</w:t>
      </w:r>
      <w:r w:rsidRPr="00665D7B">
        <w:t xml:space="preserve"> as the raw material underlying phenotypic and functional variation within species, and its maintenance is a central goal of biodiversity conservation</w:t>
      </w:r>
      <w:r w:rsidR="243A4CAF" w:rsidRPr="00665D7B">
        <w:t xml:space="preserve"> </w:t>
      </w:r>
      <w:r w:rsidR="00B47215">
        <w:rPr>
          <w:noProof/>
        </w:rPr>
        <w:t>(Shaw et al. 2025)</w:t>
      </w:r>
      <w:r w:rsidRPr="00665D7B">
        <w:t xml:space="preserve">. </w:t>
      </w:r>
      <w:del w:id="62" w:author="Christine Edwards" w:date="2026-10-09T10:17:00Z">
        <w:r w:rsidRPr="00095471" w:rsidDel="0052304D">
          <w:rPr>
            <w:rPrChange w:id="63" w:author="Christine Edwards" w:date="2026-09-16T17:17:00Z">
              <w:rPr>
                <w:rFonts w:cstheme="minorHAnsi"/>
              </w:rPr>
            </w:rPrChange>
          </w:rPr>
          <w:delText>Higher</w:delText>
        </w:r>
        <w:r w:rsidR="41FA88B9" w:rsidRPr="00095471" w:rsidDel="0052304D">
          <w:rPr>
            <w:rPrChange w:id="64" w:author="Christine Edwards" w:date="2026-09-16T17:17:00Z">
              <w:rPr/>
            </w:rPrChange>
          </w:rPr>
          <w:delText xml:space="preserve"> levels of</w:delText>
        </w:r>
      </w:del>
      <w:ins w:id="65" w:author="Christine Edwards" w:date="2026-10-09T10:17:00Z">
        <w:r w:rsidR="0052304D">
          <w:t>Greater</w:t>
        </w:r>
      </w:ins>
      <w:r w:rsidRPr="00665D7B">
        <w:t xml:space="preserve"> genetic diversity </w:t>
      </w:r>
      <w:del w:id="66" w:author="Christine Edwards" w:date="2026-10-09T10:17:00Z">
        <w:r w:rsidR="781151F9" w:rsidRPr="00095471" w:rsidDel="0052304D">
          <w:rPr>
            <w:rPrChange w:id="67" w:author="Christine Edwards" w:date="2026-09-16T17:17:00Z">
              <w:rPr/>
            </w:rPrChange>
          </w:rPr>
          <w:delText>are</w:delText>
        </w:r>
        <w:r w:rsidRPr="00095471" w:rsidDel="0052304D">
          <w:rPr>
            <w:rPrChange w:id="68" w:author="Christine Edwards" w:date="2026-09-16T17:17:00Z">
              <w:rPr/>
            </w:rPrChange>
          </w:rPr>
          <w:delText xml:space="preserve"> </w:delText>
        </w:r>
      </w:del>
      <w:ins w:id="69" w:author="Christine Edwards" w:date="2026-10-09T10:17:00Z">
        <w:r w:rsidR="0052304D">
          <w:t>is</w:t>
        </w:r>
        <w:r w:rsidR="0052304D" w:rsidRPr="00095471">
          <w:rPr>
            <w:rPrChange w:id="70" w:author="Christine Edwards" w:date="2026-09-16T17:17:00Z">
              <w:rPr/>
            </w:rPrChange>
          </w:rPr>
          <w:t xml:space="preserve"> </w:t>
        </w:r>
      </w:ins>
      <w:r w:rsidRPr="00665D7B">
        <w:t>often associated with greater resilience</w:t>
      </w:r>
      <w:r w:rsidR="00D12F25" w:rsidRPr="00665D7B">
        <w:t xml:space="preserve"> to environmental </w:t>
      </w:r>
      <w:proofErr w:type="gramStart"/>
      <w:r w:rsidR="00D12F25" w:rsidRPr="00665D7B">
        <w:t>change</w:t>
      </w:r>
      <w:r w:rsidRPr="00665D7B">
        <w:t xml:space="preserve">, </w:t>
      </w:r>
      <w:ins w:id="71" w:author="Christine Edwards" w:date="2026-10-09T10:17:00Z">
        <w:r w:rsidR="0052304D">
          <w:t>and</w:t>
        </w:r>
        <w:proofErr w:type="gramEnd"/>
        <w:r w:rsidR="0052304D">
          <w:t xml:space="preserve"> increased </w:t>
        </w:r>
      </w:ins>
      <w:r w:rsidRPr="00665D7B">
        <w:t>evolutionary potential</w:t>
      </w:r>
      <w:del w:id="72" w:author="Christine Edwards" w:date="2026-10-09T10:17:00Z">
        <w:r w:rsidRPr="00095471" w:rsidDel="0052304D">
          <w:rPr>
            <w:rPrChange w:id="73" w:author="Christine Edwards" w:date="2026-09-16T17:17:00Z">
              <w:rPr/>
            </w:rPrChange>
          </w:rPr>
          <w:delText>,</w:delText>
        </w:r>
      </w:del>
      <w:r w:rsidRPr="00665D7B">
        <w:t xml:space="preserve"> and individual fitness</w:t>
      </w:r>
      <w:r w:rsidR="00380513" w:rsidRPr="00665D7B">
        <w:t>. Genetic diver</w:t>
      </w:r>
      <w:r w:rsidR="001E48CD" w:rsidRPr="00665D7B">
        <w:t>sity</w:t>
      </w:r>
      <w:del w:id="74" w:author="Christine Edwards" w:date="2026-10-09T10:17:00Z">
        <w:r w:rsidRPr="00095471" w:rsidDel="0052304D">
          <w:rPr>
            <w:rPrChange w:id="75" w:author="Christine Edwards" w:date="2026-09-16T17:17:00Z">
              <w:rPr/>
            </w:rPrChange>
          </w:rPr>
          <w:delText xml:space="preserve"> and</w:delText>
        </w:r>
      </w:del>
      <w:r w:rsidRPr="00665D7B">
        <w:t xml:space="preserve"> can also improve the establishment and </w:t>
      </w:r>
      <w:r w:rsidR="001E48CD" w:rsidRPr="00665D7B">
        <w:t xml:space="preserve">long-term </w:t>
      </w:r>
      <w:r w:rsidRPr="00665D7B">
        <w:t>persistence of reintroduced populations</w:t>
      </w:r>
      <w:r w:rsidR="7352AE02" w:rsidRPr="00665D7B">
        <w:t xml:space="preserve"> </w:t>
      </w:r>
      <w:del w:id="76" w:author="Christine Edwards" w:date="2026-09-16T10:16:00Z">
        <w:r w:rsidR="01B5F68E" w:rsidRPr="00095471" w:rsidDel="000D3AEC">
          <w:rPr>
            <w:rPrChange w:id="77" w:author="Christine Edwards" w:date="2026-09-16T17:17:00Z">
              <w:rPr/>
            </w:rPrChange>
          </w:rPr>
          <w:delText xml:space="preserve"> </w:delText>
        </w:r>
      </w:del>
      <w:r w:rsidR="00B47215">
        <w:rPr>
          <w:noProof/>
        </w:rPr>
        <w:t>(Hoelzel, Bruford, &amp; Fleischer 2019; Van Rossum &amp; Le Pajolec 2021)</w:t>
      </w:r>
      <w:r w:rsidRPr="00665D7B">
        <w:t xml:space="preserve">. For </w:t>
      </w:r>
      <w:r w:rsidR="004B76DB" w:rsidRPr="00665D7B">
        <w:t>endangered</w:t>
      </w:r>
      <w:r w:rsidRPr="00665D7B">
        <w:t xml:space="preserve"> species</w:t>
      </w:r>
      <w:r w:rsidR="001E48CD" w:rsidRPr="00665D7B">
        <w:t xml:space="preserve"> </w:t>
      </w:r>
      <w:del w:id="78" w:author="Christine Edwards" w:date="2026-10-09T10:18:00Z">
        <w:r w:rsidR="001E48CD" w:rsidRPr="00095471" w:rsidDel="0052304D">
          <w:rPr>
            <w:rPrChange w:id="79" w:author="Christine Edwards" w:date="2026-09-16T17:17:00Z">
              <w:rPr/>
            </w:rPrChange>
          </w:rPr>
          <w:delText>characterized by</w:delText>
        </w:r>
      </w:del>
      <w:ins w:id="80" w:author="Christine Edwards" w:date="2026-10-09T10:18:00Z">
        <w:r w:rsidR="0052304D">
          <w:t>with</w:t>
        </w:r>
      </w:ins>
      <w:r w:rsidR="004B76DB" w:rsidRPr="00665D7B">
        <w:t xml:space="preserve"> narrow distributions and</w:t>
      </w:r>
      <w:r w:rsidR="001E48CD" w:rsidRPr="00665D7B">
        <w:t xml:space="preserve"> ongoing</w:t>
      </w:r>
      <w:r w:rsidR="009957FD" w:rsidRPr="00665D7B">
        <w:t xml:space="preserve"> habit</w:t>
      </w:r>
      <w:r w:rsidR="00406121" w:rsidRPr="00665D7B">
        <w:t xml:space="preserve"> loss and</w:t>
      </w:r>
      <w:r w:rsidR="009957FD" w:rsidRPr="00665D7B">
        <w:t xml:space="preserve"> degradation</w:t>
      </w:r>
      <w:r w:rsidRPr="00665D7B">
        <w:t xml:space="preserve">, </w:t>
      </w:r>
      <w:r w:rsidR="000E7033" w:rsidRPr="00665D7B">
        <w:t xml:space="preserve">conserving </w:t>
      </w:r>
      <w:r w:rsidRPr="00665D7B">
        <w:t>genetic diversity</w:t>
      </w:r>
      <w:del w:id="81" w:author="Christine Edwards" w:date="2026-10-09T10:18:00Z">
        <w:r w:rsidRPr="00095471" w:rsidDel="0052304D">
          <w:rPr>
            <w:rPrChange w:id="82" w:author="Christine Edwards" w:date="2026-09-16T17:17:00Z">
              <w:rPr/>
            </w:rPrChange>
          </w:rPr>
          <w:delText xml:space="preserve"> therefore</w:delText>
        </w:r>
      </w:del>
      <w:r w:rsidRPr="00665D7B">
        <w:t xml:space="preserve"> requires </w:t>
      </w:r>
      <w:r w:rsidR="30353DDF" w:rsidRPr="00665D7B">
        <w:t>consideration of</w:t>
      </w:r>
      <w:del w:id="83" w:author="Christine Edwards" w:date="2026-10-08T16:12:00Z">
        <w:r w:rsidR="30353DDF" w:rsidRPr="00095471" w:rsidDel="0052304D">
          <w:rPr>
            <w:rPrChange w:id="84" w:author="Christine Edwards" w:date="2026-09-16T17:17:00Z">
              <w:rPr/>
            </w:rPrChange>
          </w:rPr>
          <w:delText xml:space="preserve"> both</w:delText>
        </w:r>
      </w:del>
      <w:r w:rsidRPr="00665D7B">
        <w:t xml:space="preserve"> natural populations</w:t>
      </w:r>
      <w:ins w:id="85" w:author="Christine Edwards" w:date="2026-10-08T16:12:00Z">
        <w:r w:rsidR="0052304D">
          <w:t>,</w:t>
        </w:r>
      </w:ins>
      <w:del w:id="86" w:author="Christine Edwards" w:date="2026-10-08T16:12:00Z">
        <w:r w:rsidR="42BE7403" w:rsidRPr="00095471" w:rsidDel="0052304D">
          <w:rPr>
            <w:rPrChange w:id="87" w:author="Christine Edwards" w:date="2026-09-16T17:17:00Z">
              <w:rPr/>
            </w:rPrChange>
          </w:rPr>
          <w:delText xml:space="preserve"> and</w:delText>
        </w:r>
      </w:del>
      <w:r w:rsidR="42BE7403" w:rsidRPr="00665D7B">
        <w:t xml:space="preserve"> </w:t>
      </w:r>
      <w:r w:rsidRPr="00665D7B">
        <w:rPr>
          <w:i/>
          <w:iCs/>
        </w:rPr>
        <w:t>ex situ</w:t>
      </w:r>
      <w:r w:rsidRPr="00665D7B">
        <w:t xml:space="preserve"> collections</w:t>
      </w:r>
      <w:r w:rsidR="14F24056" w:rsidRPr="00665D7B">
        <w:t xml:space="preserve">, </w:t>
      </w:r>
      <w:del w:id="88" w:author="Christine Edwards" w:date="2026-10-09T10:19:00Z">
        <w:r w:rsidR="14F24056" w:rsidRPr="00095471" w:rsidDel="0052304D">
          <w:rPr>
            <w:rPrChange w:id="89" w:author="Christine Edwards" w:date="2026-09-16T17:17:00Z">
              <w:rPr/>
            </w:rPrChange>
          </w:rPr>
          <w:delText>as well as</w:delText>
        </w:r>
        <w:r w:rsidRPr="00095471" w:rsidDel="0052304D">
          <w:rPr>
            <w:rPrChange w:id="90" w:author="Christine Edwards" w:date="2026-09-16T17:17:00Z">
              <w:rPr/>
            </w:rPrChange>
          </w:rPr>
          <w:delText xml:space="preserve"> any</w:delText>
        </w:r>
      </w:del>
      <w:ins w:id="91" w:author="Christine Edwards" w:date="2026-10-09T10:19:00Z">
        <w:r w:rsidR="0052304D">
          <w:t>and conservation</w:t>
        </w:r>
      </w:ins>
      <w:r w:rsidRPr="00665D7B">
        <w:t xml:space="preserve"> </w:t>
      </w:r>
      <w:r w:rsidR="00343426" w:rsidRPr="00665D7B">
        <w:t>translocation</w:t>
      </w:r>
      <w:r w:rsidR="76742529" w:rsidRPr="00665D7B">
        <w:t>s</w:t>
      </w:r>
      <w:r w:rsidRPr="00665D7B">
        <w:t xml:space="preserve"> derived from them</w:t>
      </w:r>
      <w:r w:rsidR="398E9CB0" w:rsidRPr="00665D7B">
        <w:t xml:space="preserve"> </w:t>
      </w:r>
      <w:r w:rsidR="00B47215">
        <w:rPr>
          <w:noProof/>
        </w:rPr>
        <w:t>(Aguilar-Gómez et al. 2025; Christine E Edwards et al. 2025; Linan et al. 2024; Mashburn et al. 2023; Van Rossum et al. 2025)</w:t>
      </w:r>
      <w:r w:rsidRPr="00665D7B">
        <w:t>.</w:t>
      </w:r>
    </w:p>
    <w:p w14:paraId="5D319DAA" w14:textId="72D8719C" w:rsidR="00516643" w:rsidRPr="00665D7B" w:rsidRDefault="5D5A46A3" w:rsidP="000D2F97">
      <w:r w:rsidRPr="00665D7B">
        <w:t xml:space="preserve">Conservation strategies for </w:t>
      </w:r>
      <w:r w:rsidR="6019FADB" w:rsidRPr="00665D7B">
        <w:t xml:space="preserve">rare plant </w:t>
      </w:r>
      <w:r w:rsidRPr="00665D7B">
        <w:t xml:space="preserve">species generally span a continuum from </w:t>
      </w:r>
      <w:r w:rsidR="00E745D9" w:rsidRPr="00665D7B">
        <w:t xml:space="preserve">protecting </w:t>
      </w:r>
      <w:r w:rsidRPr="00665D7B">
        <w:t xml:space="preserve">extant </w:t>
      </w:r>
      <w:r w:rsidR="00975B31" w:rsidRPr="00665D7B">
        <w:t xml:space="preserve">natural </w:t>
      </w:r>
      <w:r w:rsidRPr="00665D7B">
        <w:t xml:space="preserve">populations to more interventionist approaches involving </w:t>
      </w:r>
      <w:r w:rsidR="5D4A448D" w:rsidRPr="00665D7B">
        <w:t xml:space="preserve">the establishment of </w:t>
      </w:r>
      <w:r w:rsidR="5D4A448D" w:rsidRPr="00665D7B">
        <w:rPr>
          <w:i/>
          <w:iCs/>
        </w:rPr>
        <w:t>ex situ</w:t>
      </w:r>
      <w:r w:rsidR="5D4A448D" w:rsidRPr="00665D7B">
        <w:t xml:space="preserve"> populations</w:t>
      </w:r>
      <w:r w:rsidR="6EF3508B" w:rsidRPr="00665D7B">
        <w:t xml:space="preserve"> and </w:t>
      </w:r>
      <w:r w:rsidR="009349A7" w:rsidRPr="00665D7B">
        <w:t xml:space="preserve">translocations into </w:t>
      </w:r>
      <w:r w:rsidR="00975B31" w:rsidRPr="00665D7B">
        <w:t>suitable</w:t>
      </w:r>
      <w:r w:rsidR="006E0D5C" w:rsidRPr="00665D7B">
        <w:t xml:space="preserve"> </w:t>
      </w:r>
      <w:proofErr w:type="gramStart"/>
      <w:r w:rsidR="00975B31" w:rsidRPr="00665D7B">
        <w:t>habitats</w:t>
      </w:r>
      <w:r w:rsidRPr="00665D7B">
        <w:t xml:space="preserve">  </w:t>
      </w:r>
      <w:r w:rsidR="00B47215">
        <w:rPr>
          <w:noProof/>
        </w:rPr>
        <w:t>(</w:t>
      </w:r>
      <w:proofErr w:type="gramEnd"/>
      <w:r w:rsidR="00B47215">
        <w:rPr>
          <w:noProof/>
        </w:rPr>
        <w:t>Bucharova 2017; Gaitán-Espitia &amp; Hobday 2021)</w:t>
      </w:r>
      <w:r w:rsidR="3D73127B" w:rsidRPr="00665D7B">
        <w:t xml:space="preserve">. </w:t>
      </w:r>
      <w:r w:rsidR="077D4227" w:rsidRPr="00665D7B">
        <w:t xml:space="preserve">In plants, these interventions can include </w:t>
      </w:r>
      <w:r w:rsidR="54484F69" w:rsidRPr="00665D7B">
        <w:t xml:space="preserve">controlled crosses </w:t>
      </w:r>
      <w:r w:rsidR="077D4227" w:rsidRPr="00665D7B">
        <w:t xml:space="preserve">among </w:t>
      </w:r>
      <w:r w:rsidR="00430563" w:rsidRPr="00665D7B">
        <w:t>natural</w:t>
      </w:r>
      <w:r w:rsidR="077D4227" w:rsidRPr="00665D7B">
        <w:t xml:space="preserve"> populations</w:t>
      </w:r>
      <w:r w:rsidR="008F103E" w:rsidRPr="00665D7B">
        <w:t xml:space="preserve"> and</w:t>
      </w:r>
      <w:ins w:id="92" w:author="Christine Edwards" w:date="2026-09-16T10:16:00Z">
        <w:r w:rsidR="000D3AEC" w:rsidRPr="00095471">
          <w:rPr>
            <w:rPrChange w:id="93" w:author="Christine Edwards" w:date="2026-09-16T17:17:00Z">
              <w:rPr/>
            </w:rPrChange>
          </w:rPr>
          <w:t xml:space="preserve"> </w:t>
        </w:r>
      </w:ins>
      <w:del w:id="94" w:author="Christine Edwards" w:date="2026-09-16T10:17:00Z">
        <w:r w:rsidR="331D1A2B" w:rsidRPr="00095471" w:rsidDel="000D3AEC">
          <w:rPr>
            <w:rPrChange w:id="95" w:author="Christine Edwards" w:date="2026-09-16T17:17:00Z">
              <w:rPr/>
            </w:rPrChange>
          </w:rPr>
          <w:delText>augmentation</w:delText>
        </w:r>
        <w:r w:rsidR="00F316BD" w:rsidRPr="00095471" w:rsidDel="000D3AEC">
          <w:rPr>
            <w:rPrChange w:id="96" w:author="Christine Edwards" w:date="2026-09-16T17:17:00Z">
              <w:rPr/>
            </w:rPrChange>
          </w:rPr>
          <w:delText xml:space="preserve"> </w:delText>
        </w:r>
      </w:del>
      <w:ins w:id="97" w:author="Christine Edwards" w:date="2026-09-16T10:17:00Z">
        <w:r w:rsidR="000D3AEC" w:rsidRPr="00095471">
          <w:rPr>
            <w:rPrChange w:id="98" w:author="Christine Edwards" w:date="2026-09-16T17:17:00Z">
              <w:rPr/>
            </w:rPrChange>
          </w:rPr>
          <w:t xml:space="preserve">translocation </w:t>
        </w:r>
      </w:ins>
      <w:r w:rsidR="00F316BD" w:rsidRPr="00665D7B">
        <w:t>of individuals</w:t>
      </w:r>
      <w:r w:rsidR="331D1A2B" w:rsidRPr="00665D7B">
        <w:t xml:space="preserve"> </w:t>
      </w:r>
      <w:ins w:id="99" w:author="Christine Edwards" w:date="2026-09-16T10:17:00Z">
        <w:r w:rsidR="000D3AEC" w:rsidRPr="00095471">
          <w:rPr>
            <w:rPrChange w:id="100" w:author="Christine Edwards" w:date="2026-09-16T17:17:00Z">
              <w:rPr/>
            </w:rPrChange>
          </w:rPr>
          <w:t xml:space="preserve">among populations </w:t>
        </w:r>
      </w:ins>
      <w:r w:rsidR="474C9C81" w:rsidRPr="00665D7B">
        <w:t>to promote interbreeding and restore genetic variation</w:t>
      </w:r>
      <w:r w:rsidR="00B642C5" w:rsidRPr="00665D7B">
        <w:t xml:space="preserve"> </w:t>
      </w:r>
      <w:r w:rsidR="00B47215">
        <w:rPr>
          <w:noProof/>
        </w:rPr>
        <w:t>(Christine E Edwards et al. 2025)</w:t>
      </w:r>
      <w:r w:rsidR="3D73127B" w:rsidRPr="00665D7B">
        <w:t xml:space="preserve">. Such actions can be valuable when fragmentation, demographic decline, or habitat </w:t>
      </w:r>
      <w:r w:rsidR="2F5F7AF6" w:rsidRPr="00665D7B">
        <w:t xml:space="preserve">degradation </w:t>
      </w:r>
      <w:r w:rsidR="3D73127B" w:rsidRPr="00665D7B">
        <w:t>have reduced effective population size</w:t>
      </w:r>
      <w:r w:rsidR="65AF10DF" w:rsidRPr="00665D7B">
        <w:t>s</w:t>
      </w:r>
      <w:r w:rsidR="3D73127B" w:rsidRPr="00665D7B">
        <w:t xml:space="preserve"> and limited natural gene flow</w:t>
      </w:r>
      <w:r w:rsidR="007A7F9E" w:rsidRPr="00665D7B">
        <w:t xml:space="preserve">. In these circumstances, </w:t>
      </w:r>
      <w:r w:rsidR="00B66CB9" w:rsidRPr="00665D7B">
        <w:t xml:space="preserve">facilitated </w:t>
      </w:r>
      <w:r w:rsidR="00B66CB9" w:rsidRPr="00665D7B">
        <w:lastRenderedPageBreak/>
        <w:t>gene flow</w:t>
      </w:r>
      <w:r w:rsidR="2F01A9F3" w:rsidRPr="00665D7B">
        <w:t xml:space="preserve"> </w:t>
      </w:r>
      <w:r w:rsidR="59F5E5C4" w:rsidRPr="00665D7B">
        <w:t>can increase</w:t>
      </w:r>
      <w:r w:rsidR="3D73127B" w:rsidRPr="00665D7B">
        <w:t xml:space="preserve"> genetic diversity, reduce inbreeding, and</w:t>
      </w:r>
      <w:r w:rsidR="7429E44E" w:rsidRPr="00665D7B">
        <w:t xml:space="preserve"> potentially</w:t>
      </w:r>
      <w:r w:rsidR="3D73127B" w:rsidRPr="00665D7B">
        <w:t xml:space="preserve"> </w:t>
      </w:r>
      <w:r w:rsidR="25336217" w:rsidRPr="00665D7B">
        <w:t>enhance</w:t>
      </w:r>
      <w:r w:rsidR="3D73127B" w:rsidRPr="00665D7B">
        <w:t xml:space="preserve"> fitness </w:t>
      </w:r>
      <w:r w:rsidR="609D4CB7" w:rsidRPr="00665D7B">
        <w:t>and</w:t>
      </w:r>
      <w:r w:rsidR="3D73127B" w:rsidRPr="00665D7B">
        <w:t xml:space="preserve"> longer-term adaptive potential. </w:t>
      </w:r>
      <w:r w:rsidR="541D353A" w:rsidRPr="00665D7B">
        <w:t xml:space="preserve">However, outcomes are </w:t>
      </w:r>
      <w:r w:rsidR="43E07C0C" w:rsidRPr="00665D7B">
        <w:t xml:space="preserve">often </w:t>
      </w:r>
      <w:r w:rsidR="541D353A" w:rsidRPr="00665D7B">
        <w:t>context</w:t>
      </w:r>
      <w:r w:rsidR="3A14B107" w:rsidRPr="00665D7B">
        <w:t>-</w:t>
      </w:r>
      <w:r w:rsidR="541D353A" w:rsidRPr="00665D7B">
        <w:t>dependent and</w:t>
      </w:r>
      <w:r w:rsidR="2B347990" w:rsidRPr="00665D7B">
        <w:t xml:space="preserve"> not always predictable, thus</w:t>
      </w:r>
      <w:r w:rsidR="4CE33C61" w:rsidRPr="00665D7B">
        <w:t xml:space="preserve"> </w:t>
      </w:r>
      <w:r w:rsidR="2B347990" w:rsidRPr="00665D7B">
        <w:t>their applicati</w:t>
      </w:r>
      <w:r w:rsidR="17B3CDA6" w:rsidRPr="00665D7B">
        <w:t>o</w:t>
      </w:r>
      <w:r w:rsidR="2B347990" w:rsidRPr="00665D7B">
        <w:t xml:space="preserve">n remains debated </w:t>
      </w:r>
      <w:del w:id="101" w:author="Christine Edwards" w:date="2026-10-08T16:13:00Z">
        <w:r w:rsidR="133AD33B" w:rsidRPr="00095471" w:rsidDel="0052304D">
          <w:rPr>
            <w:rPrChange w:id="102" w:author="Christine Edwards" w:date="2026-09-16T17:17:00Z">
              <w:rPr/>
            </w:rPrChange>
          </w:rPr>
          <w:delText xml:space="preserve"> </w:delText>
        </w:r>
      </w:del>
      <w:r w:rsidR="00B47215">
        <w:rPr>
          <w:noProof/>
        </w:rPr>
        <w:t>(MacDonald et al. 2025)</w:t>
      </w:r>
      <w:r w:rsidR="3D73127B" w:rsidRPr="00665D7B">
        <w:t>.</w:t>
      </w:r>
    </w:p>
    <w:p w14:paraId="38E79481" w14:textId="32B30C09" w:rsidR="00136949" w:rsidRPr="006F5462" w:rsidRDefault="6BBB7342" w:rsidP="000D2F97">
      <w:r w:rsidRPr="00665D7B">
        <w:t>Using mixed</w:t>
      </w:r>
      <w:ins w:id="103" w:author="Christine Edwards" w:date="2026-10-09T10:22:00Z">
        <w:r w:rsidR="0052304D">
          <w:t>-</w:t>
        </w:r>
      </w:ins>
      <w:del w:id="104" w:author="Christine Edwards" w:date="2026-10-09T10:22:00Z">
        <w:r w:rsidRPr="00095471" w:rsidDel="0052304D">
          <w:rPr>
            <w:rPrChange w:id="105" w:author="Christine Edwards" w:date="2026-09-16T17:17:00Z">
              <w:rPr/>
            </w:rPrChange>
          </w:rPr>
          <w:delText xml:space="preserve"> </w:delText>
        </w:r>
      </w:del>
      <w:r w:rsidRPr="00665D7B">
        <w:t>source</w:t>
      </w:r>
      <w:r w:rsidR="000F16C9" w:rsidRPr="00665D7B">
        <w:t xml:space="preserve"> materials</w:t>
      </w:r>
      <w:r w:rsidRPr="00665D7B">
        <w:t xml:space="preserve"> for </w:t>
      </w:r>
      <w:r w:rsidR="50D16D5F" w:rsidRPr="00665D7B">
        <w:t>controlled crosses, population augmentations</w:t>
      </w:r>
      <w:ins w:id="106" w:author="Christine Edwards" w:date="2026-10-09T10:23:00Z">
        <w:r w:rsidR="0052304D">
          <w:t>,</w:t>
        </w:r>
      </w:ins>
      <w:del w:id="107" w:author="Christine Edwards" w:date="2026-10-09T10:22:00Z">
        <w:r w:rsidR="50D16D5F" w:rsidRPr="00095471" w:rsidDel="0052304D">
          <w:rPr>
            <w:rPrChange w:id="108" w:author="Christine Edwards" w:date="2026-09-16T17:17:00Z">
              <w:rPr/>
            </w:rPrChange>
          </w:rPr>
          <w:delText xml:space="preserve"> or</w:delText>
        </w:r>
      </w:del>
      <w:r w:rsidR="50D16D5F" w:rsidRPr="00665D7B">
        <w:t xml:space="preserve"> </w:t>
      </w:r>
      <w:r w:rsidR="007A402A" w:rsidRPr="00665D7B">
        <w:t>translocation</w:t>
      </w:r>
      <w:ins w:id="109" w:author="Christine Edwards" w:date="2026-10-09T10:22:00Z">
        <w:r w:rsidR="0052304D">
          <w:t>s</w:t>
        </w:r>
      </w:ins>
      <w:r w:rsidR="007A402A" w:rsidRPr="00665D7B">
        <w:t xml:space="preserve"> </w:t>
      </w:r>
      <w:r w:rsidR="7015286D" w:rsidRPr="00665D7B">
        <w:t xml:space="preserve">and other forms of assisted </w:t>
      </w:r>
      <w:r w:rsidR="00DD7031" w:rsidRPr="00665D7B">
        <w:t>migration</w:t>
      </w:r>
      <w:r w:rsidR="7015286D" w:rsidRPr="00665D7B">
        <w:t xml:space="preserve"> raise several </w:t>
      </w:r>
      <w:r w:rsidR="007340A7" w:rsidRPr="00665D7B">
        <w:t>important</w:t>
      </w:r>
      <w:del w:id="110" w:author="Christine Edwards" w:date="2026-10-08T16:13:00Z">
        <w:r w:rsidR="007340A7" w:rsidRPr="00095471" w:rsidDel="0052304D">
          <w:rPr>
            <w:rPrChange w:id="111" w:author="Christine Edwards" w:date="2026-09-16T17:17:00Z">
              <w:rPr/>
            </w:rPrChange>
          </w:rPr>
          <w:delText xml:space="preserve"> </w:delText>
        </w:r>
      </w:del>
      <w:r w:rsidR="7015286D" w:rsidRPr="00665D7B">
        <w:t xml:space="preserve"> questions in conservation</w:t>
      </w:r>
      <w:r w:rsidR="3225DD18" w:rsidRPr="00665D7B">
        <w:t xml:space="preserve"> genetics</w:t>
      </w:r>
      <w:r w:rsidR="7015286D" w:rsidRPr="00665D7B">
        <w:t>. Do disjunct populations represent distinct historical or adaptive components that should be protected separately</w:t>
      </w:r>
      <w:r w:rsidR="4BFBE41E" w:rsidRPr="00665D7B">
        <w:t xml:space="preserve"> </w:t>
      </w:r>
      <w:r w:rsidR="00B47215">
        <w:rPr>
          <w:noProof/>
        </w:rPr>
        <w:t>(Fraser &amp; Bernatchez 2001)</w:t>
      </w:r>
      <w:r w:rsidR="7015286D" w:rsidRPr="00665D7B">
        <w:t xml:space="preserve">? </w:t>
      </w:r>
      <w:r w:rsidR="590BFAF1" w:rsidRPr="00665D7B">
        <w:t xml:space="preserve">Under what conditions does </w:t>
      </w:r>
      <w:r w:rsidR="7015286D" w:rsidRPr="00665D7B">
        <w:t xml:space="preserve">the risk of </w:t>
      </w:r>
      <w:r w:rsidR="4B78E189" w:rsidRPr="00665D7B">
        <w:t>loss of genetic diversity due to inbreeding or genetic drift</w:t>
      </w:r>
      <w:r w:rsidR="7015286D" w:rsidRPr="00665D7B">
        <w:t xml:space="preserve"> </w:t>
      </w:r>
      <w:r w:rsidR="05E6564B" w:rsidRPr="00665D7B">
        <w:t xml:space="preserve">in an isolated population </w:t>
      </w:r>
      <w:r w:rsidR="62A4C1CD" w:rsidRPr="00665D7B">
        <w:t>exceed</w:t>
      </w:r>
      <w:r w:rsidR="7015286D" w:rsidRPr="00665D7B">
        <w:t xml:space="preserve"> the risk </w:t>
      </w:r>
      <w:r w:rsidR="6916018E" w:rsidRPr="00665D7B">
        <w:t>associated with</w:t>
      </w:r>
      <w:r w:rsidR="7015286D" w:rsidRPr="00665D7B">
        <w:t xml:space="preserve"> admixture? Can </w:t>
      </w:r>
      <w:r w:rsidR="00DC7280" w:rsidRPr="00665D7B">
        <w:t>mixed</w:t>
      </w:r>
      <w:r w:rsidR="7015286D" w:rsidRPr="00665D7B">
        <w:t xml:space="preserve"> populations capture </w:t>
      </w:r>
      <w:r w:rsidR="3E5E2095" w:rsidRPr="00665D7B">
        <w:t xml:space="preserve">sufficient genetic </w:t>
      </w:r>
      <w:r w:rsidR="7015286D" w:rsidRPr="00665D7B">
        <w:t xml:space="preserve">diversity to </w:t>
      </w:r>
      <w:r w:rsidR="00573A4E" w:rsidRPr="00665D7B">
        <w:t xml:space="preserve">maintain </w:t>
      </w:r>
      <w:r w:rsidR="0010371F" w:rsidRPr="00665D7B">
        <w:t>their</w:t>
      </w:r>
      <w:r w:rsidR="00573A4E" w:rsidRPr="00665D7B">
        <w:t xml:space="preserve"> </w:t>
      </w:r>
      <w:r w:rsidR="001B2AB4" w:rsidRPr="00665D7B">
        <w:t xml:space="preserve">persistence in local </w:t>
      </w:r>
      <w:r w:rsidR="008627F5" w:rsidRPr="00665D7B">
        <w:t xml:space="preserve">or changing </w:t>
      </w:r>
      <w:r w:rsidR="001B2AB4" w:rsidRPr="00665D7B">
        <w:t>environments</w:t>
      </w:r>
      <w:r w:rsidR="008627F5" w:rsidRPr="00665D7B">
        <w:t>?</w:t>
      </w:r>
      <w:r w:rsidR="7015286D" w:rsidRPr="00665D7B">
        <w:t xml:space="preserve"> The major concerns are well </w:t>
      </w:r>
      <w:proofErr w:type="gramStart"/>
      <w:r w:rsidR="7015286D" w:rsidRPr="00665D7B">
        <w:t>known:</w:t>
      </w:r>
      <w:proofErr w:type="gramEnd"/>
      <w:r w:rsidR="7015286D" w:rsidRPr="00665D7B">
        <w:t xml:space="preserve"> introduced gene flow may cause outbreeding depression, disrupt local adaptation,</w:t>
      </w:r>
      <w:del w:id="112" w:author="Christine Edwards" w:date="2026-10-08T16:16:00Z">
        <w:r w:rsidR="7015286D" w:rsidRPr="00095471" w:rsidDel="0052304D">
          <w:rPr>
            <w:rPrChange w:id="113" w:author="Christine Edwards" w:date="2026-09-16T17:17:00Z">
              <w:rPr/>
            </w:rPrChange>
          </w:rPr>
          <w:delText xml:space="preserve"> or</w:delText>
        </w:r>
      </w:del>
      <w:r w:rsidR="7015286D" w:rsidRPr="00665D7B">
        <w:t xml:space="preserve"> generate maladapted genotypes</w:t>
      </w:r>
      <w:ins w:id="114" w:author="Christine Edwards" w:date="2026-10-08T16:16:00Z">
        <w:r w:rsidR="0052304D">
          <w:t xml:space="preserve">, </w:t>
        </w:r>
      </w:ins>
      <w:ins w:id="115" w:author="Christine Edwards" w:date="2026-10-08T16:17:00Z">
        <w:r w:rsidR="0052304D">
          <w:t>or</w:t>
        </w:r>
      </w:ins>
      <w:ins w:id="116" w:author="Christine Edwards" w:date="2026-10-08T16:27:00Z">
        <w:r w:rsidR="0052304D">
          <w:t xml:space="preserve"> </w:t>
        </w:r>
      </w:ins>
      <w:ins w:id="117" w:author="Christine Edwards" w:date="2026-10-08T16:16:00Z">
        <w:r w:rsidR="0052304D" w:rsidRPr="009A7EBD">
          <w:t>may generate ecological mismatches in recipient environments</w:t>
        </w:r>
      </w:ins>
      <w:r w:rsidR="006F5462">
        <w:t xml:space="preserve"> </w:t>
      </w:r>
      <w:r w:rsidR="00B47215">
        <w:rPr>
          <w:noProof/>
        </w:rPr>
        <w:t>(Bucharova 2017; Hufford &amp; Mazer 2003; MacDonald et al. 2025)</w:t>
      </w:r>
      <w:ins w:id="118" w:author="Christine Edwards" w:date="2026-10-08T16:14:00Z">
        <w:r w:rsidR="0052304D">
          <w:t>. H</w:t>
        </w:r>
      </w:ins>
      <w:del w:id="119" w:author="Christine Edwards" w:date="2026-10-08T16:14:00Z">
        <w:r w:rsidR="7015286D" w:rsidRPr="00095471" w:rsidDel="0052304D">
          <w:rPr>
            <w:rPrChange w:id="120" w:author="Christine Edwards" w:date="2026-09-16T17:17:00Z">
              <w:rPr>
                <w:rFonts w:cstheme="minorHAnsi"/>
              </w:rPr>
            </w:rPrChange>
          </w:rPr>
          <w:delText>; h</w:delText>
        </w:r>
      </w:del>
      <w:r w:rsidR="7015286D" w:rsidRPr="00665D7B">
        <w:t xml:space="preserve">ybridization can also </w:t>
      </w:r>
      <w:r w:rsidR="3721B1DF" w:rsidRPr="00665D7B">
        <w:t>lead to</w:t>
      </w:r>
      <w:r w:rsidR="7015286D" w:rsidRPr="00665D7B">
        <w:t xml:space="preserve"> genetic or demographic swamping if rare lineages are overwhelmed by </w:t>
      </w:r>
      <w:del w:id="121" w:author="Christine Edwards" w:date="2026-10-08T16:41:00Z">
        <w:r w:rsidR="7015286D" w:rsidRPr="00095471" w:rsidDel="0052304D">
          <w:rPr>
            <w:rPrChange w:id="122" w:author="Christine Edwards" w:date="2026-09-16T17:17:00Z">
              <w:rPr/>
            </w:rPrChange>
          </w:rPr>
          <w:delText>admixture</w:delText>
        </w:r>
      </w:del>
      <w:ins w:id="123" w:author="Christine Edwards" w:date="2026-10-08T16:28:00Z">
        <w:r w:rsidR="0052304D">
          <w:t>introgre</w:t>
        </w:r>
      </w:ins>
      <w:ins w:id="124" w:author="Christine Edwards" w:date="2026-10-08T16:29:00Z">
        <w:r w:rsidR="0052304D">
          <w:t xml:space="preserve">ssion </w:t>
        </w:r>
      </w:ins>
      <w:ins w:id="125" w:author="Christine Edwards" w:date="2026-10-08T16:42:00Z">
        <w:r w:rsidR="0052304D">
          <w:t>from</w:t>
        </w:r>
      </w:ins>
      <w:ins w:id="126" w:author="Christine Edwards" w:date="2026-10-08T16:29:00Z">
        <w:r w:rsidR="0052304D">
          <w:t xml:space="preserve"> more widespread relatives</w:t>
        </w:r>
      </w:ins>
      <w:r w:rsidR="458FCF7F" w:rsidRPr="00665D7B">
        <w:t xml:space="preserve"> </w:t>
      </w:r>
      <w:r w:rsidR="00B47215">
        <w:rPr>
          <w:noProof/>
        </w:rPr>
        <w:t>(Aguilar-Gómez et al. 2025)</w:t>
      </w:r>
      <w:del w:id="127" w:author="Christine Edwards" w:date="2026-10-08T16:14:00Z">
        <w:r w:rsidR="7015286D" w:rsidRPr="00095471" w:rsidDel="0052304D">
          <w:rPr>
            <w:rPrChange w:id="128" w:author="Christine Edwards" w:date="2026-09-16T17:17:00Z">
              <w:rPr>
                <w:rFonts w:cstheme="minorHAnsi"/>
              </w:rPr>
            </w:rPrChange>
          </w:rPr>
          <w:delText>;</w:delText>
        </w:r>
      </w:del>
      <w:del w:id="129" w:author="Christine Edwards" w:date="2026-10-08T16:16:00Z">
        <w:r w:rsidR="7015286D" w:rsidRPr="00095471" w:rsidDel="0052304D">
          <w:rPr>
            <w:rPrChange w:id="130" w:author="Christine Edwards" w:date="2026-09-16T17:17:00Z">
              <w:rPr>
                <w:rFonts w:cstheme="minorHAnsi"/>
              </w:rPr>
            </w:rPrChange>
          </w:rPr>
          <w:delText xml:space="preserve"> </w:delText>
        </w:r>
      </w:del>
      <w:del w:id="131" w:author="Christine Edwards" w:date="2026-10-08T16:15:00Z">
        <w:r w:rsidR="7015286D" w:rsidRPr="00095471" w:rsidDel="0052304D">
          <w:rPr>
            <w:rPrChange w:id="132" w:author="Christine Edwards" w:date="2026-09-16T17:17:00Z">
              <w:rPr>
                <w:rFonts w:cstheme="minorHAnsi"/>
              </w:rPr>
            </w:rPrChange>
          </w:rPr>
          <w:delText xml:space="preserve">and </w:delText>
        </w:r>
      </w:del>
      <w:del w:id="133" w:author="Christine Edwards" w:date="2026-10-08T16:16:00Z">
        <w:r w:rsidR="45337DA9" w:rsidRPr="00095471" w:rsidDel="0052304D">
          <w:rPr>
            <w:rPrChange w:id="134" w:author="Christine Edwards" w:date="2026-09-16T17:17:00Z">
              <w:rPr/>
            </w:rPrChange>
          </w:rPr>
          <w:delText xml:space="preserve">translocations </w:delText>
        </w:r>
        <w:r w:rsidR="7015286D" w:rsidRPr="00095471" w:rsidDel="0052304D">
          <w:rPr>
            <w:rPrChange w:id="135" w:author="Christine Edwards" w:date="2026-09-16T17:17:00Z">
              <w:rPr/>
            </w:rPrChange>
          </w:rPr>
          <w:delText>may</w:delText>
        </w:r>
        <w:r w:rsidR="228FC144" w:rsidRPr="00095471" w:rsidDel="0052304D">
          <w:rPr>
            <w:rPrChange w:id="136" w:author="Christine Edwards" w:date="2026-09-16T17:17:00Z">
              <w:rPr/>
            </w:rPrChange>
          </w:rPr>
          <w:delText xml:space="preserve"> generate</w:delText>
        </w:r>
        <w:r w:rsidR="7015286D" w:rsidRPr="00095471" w:rsidDel="0052304D">
          <w:rPr>
            <w:rPrChange w:id="137" w:author="Christine Edwards" w:date="2026-09-16T17:17:00Z">
              <w:rPr/>
            </w:rPrChange>
          </w:rPr>
          <w:delText xml:space="preserve"> ecological mismatches in recipient environments</w:delText>
        </w:r>
        <w:r w:rsidR="3AC75EAD" w:rsidRPr="00095471" w:rsidDel="0052304D">
          <w:rPr>
            <w:rPrChange w:id="138" w:author="Christine Edwards" w:date="2026-09-16T17:17:00Z">
              <w:rPr/>
            </w:rPrChange>
          </w:rPr>
          <w:delText xml:space="preserve"> </w:delText>
        </w:r>
        <w:r w:rsidR="001C3E49" w:rsidRPr="0052304D" w:rsidDel="0052304D">
          <w:fldChar w:fldCharType="begin"/>
        </w:r>
      </w:del>
      <w:r w:rsidR="00665D7B">
        <w:instrText xml:space="preserve"> ADDIN EN.CITE &lt;EndNote&gt;&lt;Cite&gt;&lt;Author&gt;Bucharova&lt;/Author&gt;&lt;Year&gt;2017&lt;/Year&gt;&lt;RecNum&gt;1729&lt;/RecNum&gt;&lt;DisplayText&gt;(Bucharova 2017)&lt;/DisplayText&gt;&lt;record&gt;&lt;rec-number&gt;1729&lt;/rec-number&gt;&lt;foreign-keys&gt;&lt;key app="EN" db-id="szaf2t5f69xez3ewt26vaxsnadp0r9r9sxra" timestamp="1776710738"&gt;1729&lt;/key&gt;&lt;/foreign-keys&gt;&lt;ref-type name="Journal Article"&gt;17&lt;/ref-type&gt;&lt;contributors&gt;&lt;authors&gt;&lt;author&gt;Bucharova, Anna&lt;/author&gt;&lt;/authors&gt;&lt;/contributors&gt;&lt;titles&gt;&lt;title&gt;Assisted migration within species range ignores biotic interactions and lacks evidence&lt;/title&gt;&lt;secondary-title&gt;Restoration Ecology&lt;/secondary-title&gt;&lt;/titles&gt;&lt;periodical&gt;&lt;full-title&gt;Restoration Ecology&lt;/full-title&gt;&lt;/periodical&gt;&lt;pages&gt;14-18&lt;/pages&gt;&lt;volume&gt;25&lt;/volume&gt;&lt;number&gt;1&lt;/number&gt;&lt;keywords&gt;&lt;keyword&gt;adaptation to climate change&lt;/keyword&gt;&lt;keyword&gt;assisted gene flow&lt;/keyword&gt;&lt;keyword&gt;food web&lt;/keyword&gt;&lt;keyword&gt;global change&lt;/keyword&gt;&lt;keyword&gt;predictive provenancing&lt;/keyword&gt;&lt;/keywords&gt;&lt;dates&gt;&lt;year&gt;2017&lt;/year&gt;&lt;pub-dates&gt;&lt;date&gt;2017/01/01&lt;/date&gt;&lt;/pub-dates&gt;&lt;/dates&gt;&lt;publisher&gt;John Wiley &amp;amp; Sons, Ltd&lt;/publisher&gt;&lt;isbn&gt;1061-2971&lt;/isbn&gt;&lt;urls&gt;&lt;related-urls&gt;&lt;url&gt;https://doi.org/10.1111/rec.12457&lt;/url&gt;&lt;/related-urls&gt;&lt;/urls&gt;&lt;electronic-resource-num&gt;https://doi.org/10.1111/rec.12457&lt;/electronic-resource-num&gt;&lt;access-date&gt;2026/04/20&lt;/access-date&gt;&lt;/record&gt;&lt;/Cite&gt;&lt;/EndNote&gt;</w:instrText>
      </w:r>
      <w:del w:id="139" w:author="Christine Edwards" w:date="2026-10-08T16:16:00Z">
        <w:r w:rsidR="001C3E49" w:rsidRPr="0052304D" w:rsidDel="0052304D">
          <w:fldChar w:fldCharType="separate"/>
        </w:r>
      </w:del>
      <w:r w:rsidR="00665D7B">
        <w:rPr>
          <w:noProof/>
        </w:rPr>
        <w:t>(Bucharova 2017)</w:t>
      </w:r>
      <w:del w:id="140" w:author="Christine Edwards" w:date="2026-10-08T16:16:00Z">
        <w:r w:rsidR="001C3E49" w:rsidRPr="0052304D" w:rsidDel="0052304D">
          <w:fldChar w:fldCharType="end"/>
        </w:r>
      </w:del>
      <w:r w:rsidR="7015286D" w:rsidRPr="0052304D">
        <w:t xml:space="preserve">. </w:t>
      </w:r>
      <w:r w:rsidR="438479D3" w:rsidRPr="0052304D">
        <w:t>In addition, small, inbred</w:t>
      </w:r>
      <w:r w:rsidR="72AA6483" w:rsidRPr="0052304D">
        <w:t xml:space="preserve"> but viable</w:t>
      </w:r>
      <w:r w:rsidR="438479D3" w:rsidRPr="0052304D">
        <w:t xml:space="preserve"> population</w:t>
      </w:r>
      <w:r w:rsidR="3CE1042A" w:rsidRPr="0052304D">
        <w:t>s</w:t>
      </w:r>
      <w:r w:rsidR="438479D3" w:rsidRPr="0052304D">
        <w:t xml:space="preserve"> may have already purged some deleterious recessive alleles, such that genetic rescue could introduce</w:t>
      </w:r>
      <w:r w:rsidR="7EC385E4" w:rsidRPr="0052304D">
        <w:t xml:space="preserve"> new</w:t>
      </w:r>
      <w:r w:rsidR="438479D3" w:rsidRPr="0052304D">
        <w:t xml:space="preserve"> </w:t>
      </w:r>
      <w:r w:rsidR="40876E9B" w:rsidRPr="0052304D">
        <w:t xml:space="preserve">genetic load </w:t>
      </w:r>
      <w:r w:rsidR="438479D3" w:rsidRPr="0052304D">
        <w:t xml:space="preserve">and reduce fitness </w:t>
      </w:r>
      <w:r w:rsidR="00B47215" w:rsidRPr="00A07E1E">
        <w:rPr>
          <w:noProof/>
        </w:rPr>
        <w:t>(Dussex, Morales, Grossen, Dalen, &amp; van Oosterhout 2023)</w:t>
      </w:r>
      <w:r w:rsidR="438479D3" w:rsidRPr="0052304D">
        <w:t xml:space="preserve">. </w:t>
      </w:r>
      <w:r w:rsidR="7015286D" w:rsidRPr="0052304D">
        <w:t xml:space="preserve">These risks do not </w:t>
      </w:r>
      <w:r w:rsidR="6ED613AD" w:rsidRPr="0052304D">
        <w:t>preclude</w:t>
      </w:r>
      <w:r w:rsidR="7015286D" w:rsidRPr="0052304D">
        <w:t xml:space="preserve"> </w:t>
      </w:r>
      <w:r w:rsidR="7EC385E4" w:rsidRPr="0052304D">
        <w:t>intervention but</w:t>
      </w:r>
      <w:r w:rsidR="7015286D" w:rsidRPr="0052304D">
        <w:t xml:space="preserve"> </w:t>
      </w:r>
      <w:r w:rsidR="78F34E8E" w:rsidRPr="0052304D">
        <w:t xml:space="preserve">underscore the need </w:t>
      </w:r>
      <w:ins w:id="141" w:author="Christine Edwards" w:date="2026-09-16T10:18:00Z">
        <w:r w:rsidR="000D3AEC" w:rsidRPr="0052304D">
          <w:t>to</w:t>
        </w:r>
      </w:ins>
      <w:del w:id="142" w:author="Christine Edwards" w:date="2026-09-16T10:18:00Z">
        <w:r w:rsidR="78F34E8E" w:rsidRPr="0052304D" w:rsidDel="000D3AEC">
          <w:delText>in</w:delText>
        </w:r>
      </w:del>
      <w:r w:rsidR="3E1DCDF4" w:rsidRPr="0052304D">
        <w:t xml:space="preserve"> identify</w:t>
      </w:r>
      <w:del w:id="143" w:author="Christine Edwards" w:date="2026-09-16T10:18:00Z">
        <w:r w:rsidR="3E1DCDF4" w:rsidRPr="0052304D" w:rsidDel="000D3AEC">
          <w:delText>ing</w:delText>
        </w:r>
      </w:del>
      <w:r w:rsidR="3E1DCDF4" w:rsidRPr="0052304D">
        <w:t xml:space="preserve"> </w:t>
      </w:r>
      <w:r w:rsidR="083021BD" w:rsidRPr="0052304D">
        <w:t>a clear</w:t>
      </w:r>
      <w:r w:rsidR="3E1DCDF4" w:rsidRPr="0052304D">
        <w:t xml:space="preserve"> biological and demographic rationale, </w:t>
      </w:r>
      <w:r w:rsidR="53C613EB" w:rsidRPr="0052304D">
        <w:t>careful</w:t>
      </w:r>
      <w:r w:rsidR="1C2E6423" w:rsidRPr="0052304D">
        <w:t>ly</w:t>
      </w:r>
      <w:r w:rsidR="53C613EB" w:rsidRPr="0052304D">
        <w:t xml:space="preserve"> </w:t>
      </w:r>
      <w:r w:rsidR="3E1DCDF4" w:rsidRPr="0052304D">
        <w:t>evaluat</w:t>
      </w:r>
      <w:r w:rsidR="6F62A5DD" w:rsidRPr="0052304D">
        <w:t>e</w:t>
      </w:r>
      <w:r w:rsidR="24A647ED" w:rsidRPr="0052304D">
        <w:t xml:space="preserve"> </w:t>
      </w:r>
      <w:r w:rsidR="3E1DCDF4" w:rsidRPr="0052304D">
        <w:t xml:space="preserve">risks </w:t>
      </w:r>
      <w:r w:rsidR="008858E3" w:rsidRPr="0052304D">
        <w:t>of</w:t>
      </w:r>
      <w:r w:rsidR="3E1DCDF4" w:rsidRPr="0052304D">
        <w:t xml:space="preserve"> both source and recipient populations, and </w:t>
      </w:r>
      <w:r w:rsidR="4DB7D54D" w:rsidRPr="0052304D">
        <w:t>conduct</w:t>
      </w:r>
      <w:r w:rsidR="51039A57" w:rsidRPr="0052304D">
        <w:t xml:space="preserve"> </w:t>
      </w:r>
      <w:r w:rsidR="3E1DCDF4" w:rsidRPr="0052304D">
        <w:t xml:space="preserve">post-release genetic monitoring </w:t>
      </w:r>
      <w:r w:rsidR="51039A57" w:rsidRPr="0052304D">
        <w:t>to</w:t>
      </w:r>
      <w:r w:rsidR="3E1DCDF4" w:rsidRPr="0052304D">
        <w:t xml:space="preserve"> assess </w:t>
      </w:r>
      <w:r w:rsidR="60AF9420" w:rsidRPr="0052304D">
        <w:t>outcomes</w:t>
      </w:r>
      <w:r w:rsidR="12967321" w:rsidRPr="0052304D">
        <w:t xml:space="preserve"> </w:t>
      </w:r>
      <w:r w:rsidR="00B47215" w:rsidRPr="00A07E1E">
        <w:rPr>
          <w:noProof/>
        </w:rPr>
        <w:t>(Aguilar-Gómez et al. 2025; Linan et al. 2024)</w:t>
      </w:r>
      <w:r w:rsidR="3E1DCDF4" w:rsidRPr="0052304D">
        <w:t>.</w:t>
      </w:r>
    </w:p>
    <w:p w14:paraId="20BBD9D1" w14:textId="587301A4" w:rsidR="002D7D36" w:rsidRPr="0052304D" w:rsidRDefault="006F4F38" w:rsidP="000D2F97">
      <w:r w:rsidRPr="0052304D">
        <w:lastRenderedPageBreak/>
        <w:t>Globe</w:t>
      </w:r>
      <w:r w:rsidR="636CD98D" w:rsidRPr="0052304D">
        <w:t xml:space="preserve"> bladderpod, </w:t>
      </w:r>
      <w:r w:rsidR="636CD98D" w:rsidRPr="0052304D">
        <w:rPr>
          <w:rStyle w:val="Emphasis"/>
        </w:rPr>
        <w:t>Physaria globosa</w:t>
      </w:r>
      <w:r w:rsidR="636CD98D" w:rsidRPr="0052304D">
        <w:t xml:space="preserve"> (</w:t>
      </w:r>
      <w:proofErr w:type="spellStart"/>
      <w:r w:rsidR="636CD98D" w:rsidRPr="0052304D">
        <w:t>Desv</w:t>
      </w:r>
      <w:proofErr w:type="spellEnd"/>
      <w:r w:rsidR="636CD98D" w:rsidRPr="0052304D">
        <w:t xml:space="preserve">.) O’Kane &amp; Al-Shehbaz, is a federally endangered </w:t>
      </w:r>
      <w:r w:rsidR="00EC0D5A" w:rsidRPr="0052304D">
        <w:t xml:space="preserve">annual to </w:t>
      </w:r>
      <w:r w:rsidR="636CD98D" w:rsidRPr="0052304D">
        <w:t xml:space="preserve">biennial </w:t>
      </w:r>
      <w:r w:rsidR="303EFAB8" w:rsidRPr="0052304D">
        <w:t xml:space="preserve">herbaceous </w:t>
      </w:r>
      <w:del w:id="144" w:author="Christine Edwards" w:date="2026-10-08T16:42:00Z">
        <w:r w:rsidR="636CD98D" w:rsidRPr="0052304D" w:rsidDel="0052304D">
          <w:delText>species in the Brassicaceae</w:delText>
        </w:r>
      </w:del>
      <w:ins w:id="145" w:author="Christine Edwards" w:date="2026-10-08T16:42:00Z">
        <w:r w:rsidR="0052304D">
          <w:t>mustard</w:t>
        </w:r>
      </w:ins>
      <w:r w:rsidR="636CD98D" w:rsidRPr="0052304D">
        <w:t xml:space="preserve"> with a geographically restricted and discontinuous distribution in the </w:t>
      </w:r>
      <w:r w:rsidR="15848463" w:rsidRPr="0052304D">
        <w:t>southeastern</w:t>
      </w:r>
      <w:r w:rsidR="636CD98D" w:rsidRPr="0052304D">
        <w:t xml:space="preserve"> United States</w:t>
      </w:r>
      <w:r w:rsidR="30CA248E" w:rsidRPr="0052304D">
        <w:t xml:space="preserve"> </w:t>
      </w:r>
      <w:r w:rsidR="00B47215" w:rsidRPr="00A07E1E">
        <w:rPr>
          <w:noProof/>
        </w:rPr>
        <w:t>(Fuentes-Soriano &amp; Kellogg 2021)</w:t>
      </w:r>
      <w:r w:rsidR="636CD98D" w:rsidRPr="0052304D">
        <w:t>. It occurs on steep, rocky bluff</w:t>
      </w:r>
      <w:ins w:id="146" w:author="Christine Edwards" w:date="2026-10-08T16:43:00Z">
        <w:r w:rsidR="0052304D">
          <w:t>s</w:t>
        </w:r>
      </w:ins>
      <w:r w:rsidR="636CD98D" w:rsidRPr="0052304D">
        <w:t xml:space="preserve"> and talus</w:t>
      </w:r>
      <w:r w:rsidR="739CA571" w:rsidRPr="0052304D">
        <w:t xml:space="preserve"> </w:t>
      </w:r>
      <w:r w:rsidR="57581B64" w:rsidRPr="0052304D">
        <w:t>slopes</w:t>
      </w:r>
      <w:r w:rsidR="636CD98D" w:rsidRPr="0052304D">
        <w:t>, usually on calcareous</w:t>
      </w:r>
      <w:r w:rsidR="51EBFEC9" w:rsidRPr="0052304D">
        <w:t xml:space="preserve"> substrates with</w:t>
      </w:r>
      <w:r w:rsidR="636CD98D" w:rsidRPr="0052304D">
        <w:t xml:space="preserve"> south- to west-facing slopes near rivers or streams</w:t>
      </w:r>
      <w:ins w:id="147" w:author="Christine Edwards" w:date="2026-10-08T16:44:00Z">
        <w:r w:rsidR="0052304D">
          <w:t xml:space="preserve"> </w:t>
        </w:r>
      </w:ins>
      <w:ins w:id="148" w:author="Christine Edwards" w:date="2026-10-08T16:45:00Z">
        <w:r w:rsidR="0052304D">
          <w:t>(Fig. 1A)</w:t>
        </w:r>
      </w:ins>
      <w:r w:rsidR="636CD98D" w:rsidRPr="0052304D">
        <w:t xml:space="preserve">. The species is distributed across </w:t>
      </w:r>
      <w:r w:rsidR="22062009" w:rsidRPr="0052304D">
        <w:t xml:space="preserve">four </w:t>
      </w:r>
      <w:r w:rsidR="636CD98D" w:rsidRPr="0052304D">
        <w:t>disjunct regions: the confluence of the Wabash and Ohio Rivers</w:t>
      </w:r>
      <w:r w:rsidR="0F63C888" w:rsidRPr="0052304D">
        <w:t xml:space="preserve"> in Indiana</w:t>
      </w:r>
      <w:r w:rsidR="003B0CDF" w:rsidRPr="0052304D">
        <w:t xml:space="preserve"> (IN)</w:t>
      </w:r>
      <w:r w:rsidR="636CD98D" w:rsidRPr="0052304D">
        <w:t>, the Kentucky River watershed</w:t>
      </w:r>
      <w:r w:rsidR="0EBDA073" w:rsidRPr="0052304D">
        <w:t xml:space="preserve"> in Kentucky</w:t>
      </w:r>
      <w:r w:rsidR="003B0CDF" w:rsidRPr="0052304D">
        <w:t xml:space="preserve"> (KY)</w:t>
      </w:r>
      <w:r w:rsidR="636CD98D" w:rsidRPr="0052304D">
        <w:t>, and the Cumberland River watershed</w:t>
      </w:r>
      <w:r w:rsidR="3481A41B" w:rsidRPr="0052304D">
        <w:t xml:space="preserve"> in </w:t>
      </w:r>
      <w:r w:rsidR="009D0D9F" w:rsidRPr="0052304D">
        <w:t>Tennessee</w:t>
      </w:r>
      <w:r w:rsidR="003B0CDF" w:rsidRPr="0052304D">
        <w:t xml:space="preserve"> (TN)</w:t>
      </w:r>
      <w:r w:rsidR="009D0D9F" w:rsidRPr="0052304D">
        <w:t>,</w:t>
      </w:r>
      <w:r w:rsidR="1CC9A95E" w:rsidRPr="0052304D">
        <w:t xml:space="preserve"> which is separated i</w:t>
      </w:r>
      <w:r w:rsidR="6C8813FA" w:rsidRPr="0052304D">
        <w:t>nto eastern</w:t>
      </w:r>
      <w:r w:rsidR="003B0CDF" w:rsidRPr="0052304D">
        <w:t xml:space="preserve"> (TNE)</w:t>
      </w:r>
      <w:r w:rsidR="6C8813FA" w:rsidRPr="0052304D">
        <w:t xml:space="preserve"> and western </w:t>
      </w:r>
      <w:r w:rsidR="00BD545B" w:rsidRPr="0052304D">
        <w:t xml:space="preserve">(TNW) </w:t>
      </w:r>
      <w:r w:rsidR="6C8813FA" w:rsidRPr="0052304D">
        <w:t xml:space="preserve">groups, </w:t>
      </w:r>
      <w:r w:rsidR="794B7B4D" w:rsidRPr="0052304D">
        <w:t>divi</w:t>
      </w:r>
      <w:r w:rsidR="3DCEFBD9" w:rsidRPr="0052304D">
        <w:t>d</w:t>
      </w:r>
      <w:r w:rsidR="6C8813FA" w:rsidRPr="0052304D">
        <w:t xml:space="preserve">ed by the Nashville </w:t>
      </w:r>
      <w:r w:rsidR="2776CFEF" w:rsidRPr="0052304D">
        <w:t>metropolitan</w:t>
      </w:r>
      <w:r w:rsidR="6C8813FA" w:rsidRPr="0052304D">
        <w:t xml:space="preserve"> area</w:t>
      </w:r>
      <w:ins w:id="149" w:author="Christine Edwards" w:date="2026-10-08T16:44:00Z">
        <w:r w:rsidR="0052304D">
          <w:t xml:space="preserve"> </w:t>
        </w:r>
      </w:ins>
      <w:ins w:id="150" w:author="Christine Edwards" w:date="2026-10-08T16:45:00Z">
        <w:r w:rsidR="0052304D">
          <w:t>(Fig. 2)</w:t>
        </w:r>
      </w:ins>
      <w:r w:rsidR="5B470B1E" w:rsidRPr="0052304D">
        <w:t xml:space="preserve">. </w:t>
      </w:r>
      <w:r w:rsidR="636CD98D" w:rsidRPr="0052304D">
        <w:rPr>
          <w:rStyle w:val="Emphasis"/>
        </w:rPr>
        <w:t>Physaria globosa</w:t>
      </w:r>
      <w:r w:rsidR="636CD98D" w:rsidRPr="0052304D">
        <w:t xml:space="preserve"> is threatened by habitat </w:t>
      </w:r>
      <w:r w:rsidR="29F32F07" w:rsidRPr="0052304D">
        <w:t>loss and degradation</w:t>
      </w:r>
      <w:r w:rsidR="636CD98D" w:rsidRPr="0052304D">
        <w:t>, soil erosion,</w:t>
      </w:r>
      <w:r w:rsidR="2933717A" w:rsidRPr="0052304D">
        <w:t xml:space="preserve"> and woody encroachment, particularl</w:t>
      </w:r>
      <w:r w:rsidR="0A046F2C" w:rsidRPr="0052304D">
        <w:t>y</w:t>
      </w:r>
      <w:r w:rsidR="2933717A" w:rsidRPr="0052304D">
        <w:t xml:space="preserve"> from</w:t>
      </w:r>
      <w:r w:rsidR="636CD98D" w:rsidRPr="0052304D">
        <w:t xml:space="preserve"> invasive </w:t>
      </w:r>
      <w:r w:rsidR="5CA7D58F" w:rsidRPr="0052304D">
        <w:t xml:space="preserve">nonnative </w:t>
      </w:r>
      <w:r w:rsidR="153026FB" w:rsidRPr="0052304D">
        <w:t>shrubs</w:t>
      </w:r>
      <w:r w:rsidR="513A4A1F" w:rsidRPr="0052304D">
        <w:t xml:space="preserve"> </w:t>
      </w:r>
      <w:r w:rsidR="00B47215" w:rsidRPr="00A07E1E">
        <w:rPr>
          <w:noProof/>
        </w:rPr>
        <w:t>(Kallison et al. 2026; Long, Albrecht, Call, &amp; Region 2021)</w:t>
      </w:r>
      <w:r w:rsidR="18092E7F" w:rsidRPr="0052304D">
        <w:t>.</w:t>
      </w:r>
      <w:r w:rsidR="513A4A1F" w:rsidRPr="0052304D">
        <w:t xml:space="preserve"> </w:t>
      </w:r>
      <w:r w:rsidR="002E2A11" w:rsidRPr="0052304D">
        <w:t>Despite its conservation status,</w:t>
      </w:r>
      <w:r w:rsidR="737AAF6B" w:rsidRPr="0052304D">
        <w:t xml:space="preserve"> it remains unclear how genetic variation is distributed across these disjunct regions and whether individual populations are experiencing genetic risks such as </w:t>
      </w:r>
      <w:r w:rsidR="203C3A7E" w:rsidRPr="0052304D">
        <w:t>bottlenecks</w:t>
      </w:r>
      <w:r w:rsidR="737AAF6B" w:rsidRPr="0052304D">
        <w:t xml:space="preserve">, inbreeding, or genetic </w:t>
      </w:r>
      <w:r w:rsidR="73359225" w:rsidRPr="0052304D">
        <w:t>erosion</w:t>
      </w:r>
      <w:r w:rsidR="737AAF6B" w:rsidRPr="0052304D">
        <w:t>.</w:t>
      </w:r>
    </w:p>
    <w:p w14:paraId="3C16DF49" w14:textId="48B96D00" w:rsidR="005B691F" w:rsidRPr="0052304D" w:rsidRDefault="636CD98D" w:rsidP="000D2F97">
      <w:r w:rsidRPr="0052304D">
        <w:t>Climate change may further intensify these threats</w:t>
      </w:r>
      <w:ins w:id="151" w:author="Christine Edwards" w:date="2026-10-08T16:46:00Z">
        <w:r w:rsidR="0052304D">
          <w:t>,</w:t>
        </w:r>
      </w:ins>
      <w:r w:rsidRPr="0052304D">
        <w:t xml:space="preserve"> </w:t>
      </w:r>
      <w:r w:rsidR="7BBEA19D" w:rsidRPr="0052304D">
        <w:t>as</w:t>
      </w:r>
      <w:r w:rsidRPr="0052304D">
        <w:t xml:space="preserve"> extended summer droughts and extreme precipitation events can increase both physiological stress and flood- or erosion-related habitat disturbance</w:t>
      </w:r>
      <w:r w:rsidR="7B9CB806" w:rsidRPr="0052304D">
        <w:t xml:space="preserve"> </w:t>
      </w:r>
      <w:r w:rsidR="00B47215" w:rsidRPr="00A07E1E">
        <w:rPr>
          <w:noProof/>
        </w:rPr>
        <w:t>(Donat, Lowry, Alexander, O’Gorman, &amp; Maher 2016; Xu et al. 2019)</w:t>
      </w:r>
      <w:r w:rsidRPr="0052304D">
        <w:t xml:space="preserve">. Together, these ecological and genetic vulnerabilities make </w:t>
      </w:r>
      <w:r w:rsidRPr="0052304D">
        <w:rPr>
          <w:rStyle w:val="Emphasis"/>
        </w:rPr>
        <w:t>P. globosa</w:t>
      </w:r>
      <w:r w:rsidRPr="0052304D">
        <w:t xml:space="preserve"> a useful system for evaluating whether conservation</w:t>
      </w:r>
      <w:r w:rsidR="096DCF49" w:rsidRPr="0052304D">
        <w:t xml:space="preserve"> efforts</w:t>
      </w:r>
      <w:r w:rsidRPr="0052304D">
        <w:t xml:space="preserve"> should prioritize </w:t>
      </w:r>
      <w:r w:rsidR="00A10B35" w:rsidRPr="0052304D">
        <w:t>conserving</w:t>
      </w:r>
      <w:r w:rsidRPr="0052304D">
        <w:t xml:space="preserve"> existing population structure</w:t>
      </w:r>
      <w:r w:rsidR="00E32D32" w:rsidRPr="0052304D">
        <w:t xml:space="preserve"> in natural population</w:t>
      </w:r>
      <w:r w:rsidR="008C2314" w:rsidRPr="0052304D">
        <w:t>s</w:t>
      </w:r>
      <w:r w:rsidR="00E32D32" w:rsidRPr="0052304D">
        <w:t xml:space="preserve"> and</w:t>
      </w:r>
      <w:r w:rsidRPr="0052304D">
        <w:t xml:space="preserve"> </w:t>
      </w:r>
      <w:r w:rsidR="008C2314" w:rsidRPr="0052304D">
        <w:rPr>
          <w:i/>
          <w:iCs/>
        </w:rPr>
        <w:t>ex situ</w:t>
      </w:r>
      <w:r w:rsidR="008C2314" w:rsidRPr="0052304D">
        <w:t xml:space="preserve"> conserv</w:t>
      </w:r>
      <w:r w:rsidR="00151509" w:rsidRPr="0052304D">
        <w:t>ation</w:t>
      </w:r>
      <w:r w:rsidR="00E64237" w:rsidRPr="0052304D">
        <w:t xml:space="preserve"> collections</w:t>
      </w:r>
      <w:r w:rsidR="008C2314" w:rsidRPr="0052304D">
        <w:t xml:space="preserve"> </w:t>
      </w:r>
      <w:r w:rsidRPr="0052304D">
        <w:t xml:space="preserve">or restoring genetic diversity through </w:t>
      </w:r>
      <w:r w:rsidR="00F6009D" w:rsidRPr="0052304D">
        <w:t xml:space="preserve">translocation </w:t>
      </w:r>
      <w:r w:rsidR="2335FD23" w:rsidRPr="0052304D">
        <w:t>using mixed</w:t>
      </w:r>
      <w:r w:rsidR="363122E2" w:rsidRPr="0052304D">
        <w:t>-</w:t>
      </w:r>
      <w:r w:rsidR="2335FD23" w:rsidRPr="0052304D">
        <w:t>source material to facilitate admixture</w:t>
      </w:r>
      <w:r w:rsidRPr="0052304D">
        <w:t xml:space="preserve">. Although such interventions may help maintain genetic diversity and promote long-term persistence, they also carry risks, including outbreeding depression, disruption of adaptive differentiation, </w:t>
      </w:r>
      <w:r w:rsidRPr="0052304D">
        <w:lastRenderedPageBreak/>
        <w:t xml:space="preserve">and incomplete representation of natural genetic diversity in </w:t>
      </w:r>
      <w:r w:rsidRPr="0052304D">
        <w:rPr>
          <w:i/>
          <w:iCs/>
        </w:rPr>
        <w:t>ex situ</w:t>
      </w:r>
      <w:r w:rsidRPr="0052304D">
        <w:t xml:space="preserve"> collections. Management decisions should therefore be guided by range-wide data on genetic diversity</w:t>
      </w:r>
      <w:ins w:id="152" w:author="Christine Edwards" w:date="2026-10-09T10:26:00Z">
        <w:r w:rsidR="0052304D">
          <w:t xml:space="preserve"> and</w:t>
        </w:r>
      </w:ins>
      <w:del w:id="153" w:author="Christine Edwards" w:date="2026-10-09T10:26:00Z">
        <w:r w:rsidRPr="0052304D" w:rsidDel="0052304D">
          <w:delText>,</w:delText>
        </w:r>
      </w:del>
      <w:r w:rsidRPr="0052304D">
        <w:t xml:space="preserve"> population structure, </w:t>
      </w:r>
      <w:del w:id="154" w:author="Christine Edwards" w:date="2026-10-09T10:26:00Z">
        <w:r w:rsidRPr="0052304D" w:rsidDel="0052304D">
          <w:delText xml:space="preserve">and </w:delText>
        </w:r>
      </w:del>
      <w:ins w:id="155" w:author="Christine Edwards" w:date="2026-10-09T10:26:00Z">
        <w:r w:rsidR="0052304D">
          <w:t xml:space="preserve">while also evaluating </w:t>
        </w:r>
      </w:ins>
      <w:r w:rsidR="2EDC6F10" w:rsidRPr="0052304D">
        <w:t>the consequence</w:t>
      </w:r>
      <w:r w:rsidR="27D5DE23" w:rsidRPr="0052304D">
        <w:t>s</w:t>
      </w:r>
      <w:r w:rsidR="2EDC6F10" w:rsidRPr="0052304D">
        <w:t xml:space="preserve"> of </w:t>
      </w:r>
      <w:r w:rsidR="5006FDD5" w:rsidRPr="0052304D">
        <w:t>using multiple sources for</w:t>
      </w:r>
      <w:r w:rsidRPr="0052304D">
        <w:t xml:space="preserve"> </w:t>
      </w:r>
      <w:ins w:id="156" w:author="Christine Edwards" w:date="2026-10-09T10:27:00Z">
        <w:r w:rsidR="0052304D">
          <w:t xml:space="preserve">conservation </w:t>
        </w:r>
      </w:ins>
      <w:r w:rsidR="10846A5E" w:rsidRPr="0052304D">
        <w:t>translocat</w:t>
      </w:r>
      <w:ins w:id="157" w:author="Christine Edwards" w:date="2026-10-09T10:27:00Z">
        <w:r w:rsidR="0052304D">
          <w:t>ions</w:t>
        </w:r>
      </w:ins>
      <w:del w:id="158" w:author="Christine Edwards" w:date="2026-10-09T10:26:00Z">
        <w:r w:rsidR="10846A5E" w:rsidRPr="0052304D" w:rsidDel="0052304D">
          <w:delText>ed</w:delText>
        </w:r>
      </w:del>
      <w:ins w:id="159" w:author="Christine Edwards" w:date="2026-10-09T10:27:00Z">
        <w:r w:rsidR="0052304D">
          <w:t>.</w:t>
        </w:r>
      </w:ins>
      <w:del w:id="160" w:author="Christine Edwards" w:date="2026-10-09T10:27:00Z">
        <w:r w:rsidR="10846A5E" w:rsidRPr="0052304D" w:rsidDel="0052304D">
          <w:delText xml:space="preserve">, and </w:delText>
        </w:r>
        <w:r w:rsidR="10846A5E" w:rsidRPr="0052304D" w:rsidDel="0052304D">
          <w:rPr>
            <w:i/>
            <w:iCs/>
          </w:rPr>
          <w:delText>ex situ</w:delText>
        </w:r>
        <w:r w:rsidR="10846A5E" w:rsidRPr="0052304D" w:rsidDel="0052304D">
          <w:delText xml:space="preserve"> </w:delText>
        </w:r>
        <w:r w:rsidRPr="0052304D" w:rsidDel="0052304D">
          <w:delText>populations.</w:delText>
        </w:r>
      </w:del>
    </w:p>
    <w:p w14:paraId="6AAD4E0A" w14:textId="1AB16F05" w:rsidR="00331AC8" w:rsidRPr="0052304D" w:rsidRDefault="007A2479" w:rsidP="000D2F97">
      <w:r w:rsidRPr="0052304D">
        <w:t xml:space="preserve">This study addresses these questions using a comprehensive range-wide analysis of genetic diversity and structure in </w:t>
      </w:r>
      <w:r w:rsidRPr="0052304D">
        <w:rPr>
          <w:i/>
          <w:iCs/>
        </w:rPr>
        <w:t>P. globosa</w:t>
      </w:r>
      <w:r w:rsidRPr="0052304D">
        <w:t>. We sampled 14 natural populations</w:t>
      </w:r>
      <w:r w:rsidR="00F04A42" w:rsidRPr="0052304D">
        <w:t xml:space="preserve"> spanning the species’ distribution</w:t>
      </w:r>
      <w:del w:id="161" w:author="Christine Edwards" w:date="2026-10-09T10:27:00Z">
        <w:r w:rsidR="00FC7599" w:rsidRPr="0052304D" w:rsidDel="0052304D">
          <w:delText>,</w:delText>
        </w:r>
      </w:del>
      <w:r w:rsidR="00FC7599" w:rsidRPr="0052304D">
        <w:t xml:space="preserve"> </w:t>
      </w:r>
      <w:r w:rsidR="008E0321" w:rsidRPr="0052304D">
        <w:t xml:space="preserve">and </w:t>
      </w:r>
      <w:ins w:id="162" w:author="Christine Edwards" w:date="2026-10-09T10:27:00Z">
        <w:r w:rsidR="0052304D">
          <w:t xml:space="preserve">two </w:t>
        </w:r>
        <w:proofErr w:type="gramStart"/>
        <w:r w:rsidR="0052304D">
          <w:t>mixed-source</w:t>
        </w:r>
      </w:ins>
      <w:proofErr w:type="gramEnd"/>
      <w:del w:id="163" w:author="Christine Edwards" w:date="2026-10-09T10:27:00Z">
        <w:r w:rsidR="00FC7599" w:rsidRPr="0052304D" w:rsidDel="0052304D">
          <w:delText>2</w:delText>
        </w:r>
      </w:del>
      <w:r w:rsidR="00FC7599" w:rsidRPr="0052304D">
        <w:t xml:space="preserve"> translocated populations</w:t>
      </w:r>
      <w:del w:id="164" w:author="Christine Edwards" w:date="2026-10-09T10:27:00Z">
        <w:r w:rsidR="008E0321" w:rsidRPr="0052304D" w:rsidDel="0052304D">
          <w:delText xml:space="preserve"> of mixed sources</w:delText>
        </w:r>
      </w:del>
      <w:r w:rsidR="00F04A42" w:rsidRPr="0052304D">
        <w:t>. We</w:t>
      </w:r>
      <w:r w:rsidRPr="0052304D">
        <w:t xml:space="preserve"> genotyped</w:t>
      </w:r>
      <w:r w:rsidR="001902F9" w:rsidRPr="0052304D">
        <w:t xml:space="preserve"> </w:t>
      </w:r>
      <w:r w:rsidR="00F04A42" w:rsidRPr="0052304D">
        <w:t xml:space="preserve">332 </w:t>
      </w:r>
      <w:r w:rsidRPr="0052304D">
        <w:t xml:space="preserve">individuals at 20 microsatellite loci. </w:t>
      </w:r>
      <w:r w:rsidR="10FE3FB5" w:rsidRPr="0052304D">
        <w:t>Our goals were to</w:t>
      </w:r>
      <w:r w:rsidR="00522405" w:rsidRPr="0052304D">
        <w:t>: 1)</w:t>
      </w:r>
      <w:r w:rsidR="6682C08E" w:rsidRPr="0052304D">
        <w:t xml:space="preserve"> </w:t>
      </w:r>
      <w:r w:rsidR="00522405" w:rsidRPr="0052304D">
        <w:t>determine whether</w:t>
      </w:r>
      <w:r w:rsidR="6682C08E" w:rsidRPr="0052304D">
        <w:t xml:space="preserve"> genetic structure </w:t>
      </w:r>
      <w:del w:id="165" w:author="Christine Edwards" w:date="2026-09-16T10:20:00Z">
        <w:r w:rsidR="6682C08E" w:rsidRPr="0052304D" w:rsidDel="000D3AEC">
          <w:delText>corresponds to</w:delText>
        </w:r>
      </w:del>
      <w:ins w:id="166" w:author="Christine Edwards" w:date="2026-10-09T10:44:00Z">
        <w:r w:rsidR="0052304D">
          <w:t>wa</w:t>
        </w:r>
      </w:ins>
      <w:ins w:id="167" w:author="Christine Edwards" w:date="2026-09-16T10:20:00Z">
        <w:r w:rsidR="000D3AEC" w:rsidRPr="0052304D">
          <w:t>s shaped by</w:t>
        </w:r>
      </w:ins>
      <w:r w:rsidR="6682C08E" w:rsidRPr="0052304D">
        <w:t xml:space="preserve"> the species’ disjunct distribution,</w:t>
      </w:r>
      <w:r w:rsidRPr="0052304D">
        <w:t xml:space="preserve"> </w:t>
      </w:r>
      <w:r w:rsidR="00522405" w:rsidRPr="0052304D">
        <w:t xml:space="preserve">2) assess </w:t>
      </w:r>
      <w:ins w:id="168" w:author="Christine Edwards" w:date="2026-09-16T10:20:00Z">
        <w:r w:rsidR="000D3AEC" w:rsidRPr="0052304D">
          <w:t xml:space="preserve">whether </w:t>
        </w:r>
      </w:ins>
      <w:r w:rsidR="00522405" w:rsidRPr="0052304D">
        <w:t>genetic diversity in</w:t>
      </w:r>
      <w:r w:rsidRPr="0052304D">
        <w:t xml:space="preserve"> populations </w:t>
      </w:r>
      <w:del w:id="169" w:author="Christine Edwards" w:date="2026-09-16T10:20:00Z">
        <w:r w:rsidR="00522405" w:rsidRPr="0052304D" w:rsidDel="000D3AEC">
          <w:delText>and whether</w:delText>
        </w:r>
      </w:del>
      <w:ins w:id="170" w:author="Christine Edwards" w:date="2026-09-16T10:20:00Z">
        <w:r w:rsidR="000D3AEC" w:rsidRPr="0052304D">
          <w:t>has been affected by</w:t>
        </w:r>
      </w:ins>
      <w:r w:rsidRPr="0052304D">
        <w:t xml:space="preserve"> bottlenecks, drift, or inbreeding</w:t>
      </w:r>
      <w:del w:id="171" w:author="Christine Edwards" w:date="2026-09-16T10:20:00Z">
        <w:r w:rsidR="00522405" w:rsidRPr="0052304D" w:rsidDel="000D3AEC">
          <w:delText xml:space="preserve"> led to present levels of genetic diversity</w:delText>
        </w:r>
      </w:del>
      <w:r w:rsidRPr="0052304D">
        <w:t>;</w:t>
      </w:r>
      <w:r w:rsidR="00522405" w:rsidRPr="0052304D">
        <w:t xml:space="preserve"> </w:t>
      </w:r>
      <w:r w:rsidRPr="0052304D">
        <w:t xml:space="preserve">and </w:t>
      </w:r>
      <w:r w:rsidR="00522405" w:rsidRPr="0052304D">
        <w:t xml:space="preserve">3) </w:t>
      </w:r>
      <w:del w:id="172" w:author="Christine Edwards" w:date="2026-09-16T10:20:00Z">
        <w:r w:rsidRPr="0052304D" w:rsidDel="000D3AEC">
          <w:delText xml:space="preserve">to evaluate the conservation implications of these patterns for both </w:delText>
        </w:r>
        <w:r w:rsidRPr="0052304D" w:rsidDel="000D3AEC">
          <w:rPr>
            <w:i/>
            <w:iCs/>
          </w:rPr>
          <w:delText>in situ</w:delText>
        </w:r>
        <w:r w:rsidRPr="0052304D" w:rsidDel="000D3AEC">
          <w:delText xml:space="preserve"> protection and </w:delText>
        </w:r>
        <w:r w:rsidRPr="0052304D" w:rsidDel="000D3AEC">
          <w:rPr>
            <w:i/>
            <w:iCs/>
          </w:rPr>
          <w:delText>ex situ</w:delText>
        </w:r>
        <w:r w:rsidRPr="0052304D" w:rsidDel="000D3AEC">
          <w:delText xml:space="preserve"> management. </w:delText>
        </w:r>
        <w:r w:rsidR="5036B9C9" w:rsidRPr="0052304D" w:rsidDel="000D3AEC">
          <w:delText>W</w:delText>
        </w:r>
        <w:r w:rsidR="10FE3FB5" w:rsidRPr="0052304D" w:rsidDel="000D3AEC">
          <w:delText xml:space="preserve">e </w:delText>
        </w:r>
        <w:r w:rsidR="7673398E" w:rsidRPr="0052304D" w:rsidDel="000D3AEC">
          <w:delText>also</w:delText>
        </w:r>
        <w:r w:rsidRPr="0052304D" w:rsidDel="000D3AEC">
          <w:delText xml:space="preserve"> assess</w:delText>
        </w:r>
        <w:r w:rsidR="633E6E95" w:rsidRPr="0052304D" w:rsidDel="000D3AEC">
          <w:delText>ed</w:delText>
        </w:r>
        <w:r w:rsidRPr="0052304D" w:rsidDel="000D3AEC">
          <w:delText xml:space="preserve"> </w:delText>
        </w:r>
      </w:del>
      <w:r w:rsidRPr="0052304D">
        <w:t xml:space="preserve">whether </w:t>
      </w:r>
      <w:r w:rsidR="00B80602" w:rsidRPr="0052304D">
        <w:t xml:space="preserve">existing </w:t>
      </w:r>
      <w:ins w:id="173" w:author="Christine Edwards" w:date="2026-10-09T10:44:00Z">
        <w:r w:rsidR="0052304D">
          <w:t xml:space="preserve">mixed-source </w:t>
        </w:r>
      </w:ins>
      <w:r w:rsidR="00EC7A8E" w:rsidRPr="0052304D">
        <w:t>translocation</w:t>
      </w:r>
      <w:r w:rsidR="67BA41C1" w:rsidRPr="0052304D">
        <w:t>s</w:t>
      </w:r>
      <w:r w:rsidR="00B80602" w:rsidRPr="0052304D">
        <w:t xml:space="preserve"> </w:t>
      </w:r>
      <w:del w:id="174" w:author="Christine Edwards" w:date="2026-10-09T10:44:00Z">
        <w:r w:rsidR="00B80602" w:rsidRPr="0052304D" w:rsidDel="0052304D">
          <w:delText>of mixed sources</w:delText>
        </w:r>
        <w:r w:rsidRPr="0052304D" w:rsidDel="0052304D">
          <w:delText xml:space="preserve"> </w:delText>
        </w:r>
      </w:del>
      <w:del w:id="175" w:author="Christine Edwards" w:date="2026-10-09T10:45:00Z">
        <w:r w:rsidRPr="0052304D" w:rsidDel="0052304D">
          <w:delText xml:space="preserve">can help </w:delText>
        </w:r>
      </w:del>
      <w:r w:rsidRPr="0052304D">
        <w:t xml:space="preserve">retain </w:t>
      </w:r>
      <w:del w:id="176" w:author="Christine Edwards" w:date="2026-09-16T10:21:00Z">
        <w:r w:rsidRPr="0052304D" w:rsidDel="000D3AEC">
          <w:delText xml:space="preserve">species-wide </w:delText>
        </w:r>
      </w:del>
      <w:r w:rsidRPr="0052304D">
        <w:t xml:space="preserve">genetic variation while remaining consistent with the broader recovery goal of </w:t>
      </w:r>
      <w:ins w:id="177" w:author="Christine Edwards" w:date="2026-10-09T10:45:00Z">
        <w:r w:rsidR="0052304D">
          <w:t>promoting</w:t>
        </w:r>
      </w:ins>
      <w:del w:id="178" w:author="Christine Edwards" w:date="2026-10-09T10:45:00Z">
        <w:r w:rsidRPr="0052304D" w:rsidDel="0052304D">
          <w:delText>conserving</w:delText>
        </w:r>
      </w:del>
      <w:r w:rsidRPr="0052304D">
        <w:t xml:space="preserve"> representation, resiliency, and redundancy across the range of this endangered species. </w:t>
      </w:r>
      <w:ins w:id="179" w:author="Christine Edwards" w:date="2026-09-16T10:21:00Z">
        <w:r w:rsidR="000D3AEC" w:rsidRPr="0052304D">
          <w:t xml:space="preserve">Finally, we evaluated the conservation implications of these patterns for both </w:t>
        </w:r>
        <w:r w:rsidR="000D3AEC" w:rsidRPr="0052304D">
          <w:rPr>
            <w:i/>
            <w:iCs/>
          </w:rPr>
          <w:t>in situ</w:t>
        </w:r>
        <w:r w:rsidR="000D3AEC" w:rsidRPr="0052304D">
          <w:t xml:space="preserve"> protection and </w:t>
        </w:r>
        <w:r w:rsidR="000D3AEC" w:rsidRPr="0052304D">
          <w:rPr>
            <w:i/>
            <w:iCs/>
          </w:rPr>
          <w:t>ex situ</w:t>
        </w:r>
        <w:r w:rsidR="000D3AEC" w:rsidRPr="0052304D">
          <w:t xml:space="preserve"> management. </w:t>
        </w:r>
      </w:ins>
    </w:p>
    <w:p w14:paraId="1597C760" w14:textId="124A5C3E" w:rsidR="00B73720" w:rsidRPr="0052304D" w:rsidRDefault="0046123F" w:rsidP="000D2F97">
      <w:pPr>
        <w:pStyle w:val="Heading1"/>
      </w:pPr>
      <w:r w:rsidRPr="0052304D">
        <w:t>Materials and Methods</w:t>
      </w:r>
    </w:p>
    <w:p w14:paraId="7AC87D5F" w14:textId="77777777" w:rsidR="0003206C" w:rsidRPr="0052304D" w:rsidRDefault="0003206C" w:rsidP="000D2F97">
      <w:pPr>
        <w:pStyle w:val="Heading2"/>
      </w:pPr>
      <w:r w:rsidRPr="0052304D">
        <w:t>Study species</w:t>
      </w:r>
    </w:p>
    <w:p w14:paraId="655157B4" w14:textId="6F020ECA" w:rsidR="003E6CF5" w:rsidRPr="0052304D" w:rsidRDefault="00B3095C" w:rsidP="000D2F97">
      <w:pPr>
        <w:rPr>
          <w:i/>
          <w:iCs/>
        </w:rPr>
      </w:pPr>
      <w:r w:rsidRPr="0052304D">
        <w:rPr>
          <w:i/>
          <w:iCs/>
        </w:rPr>
        <w:t>Physaria globosa</w:t>
      </w:r>
      <w:r w:rsidRPr="0052304D">
        <w:t xml:space="preserve"> is a member of the mustard family (Brassicaceae). It is morphologically distinct from other eastern and south-central U.S. congeners, including </w:t>
      </w:r>
      <w:r w:rsidR="00AC6A1B" w:rsidRPr="0052304D">
        <w:rPr>
          <w:i/>
          <w:iCs/>
          <w:lang w:eastAsia="en-US"/>
        </w:rPr>
        <w:t xml:space="preserve">P. </w:t>
      </w:r>
      <w:proofErr w:type="spellStart"/>
      <w:r w:rsidR="00AC6A1B" w:rsidRPr="0052304D">
        <w:rPr>
          <w:i/>
          <w:iCs/>
          <w:lang w:eastAsia="en-US"/>
        </w:rPr>
        <w:t>ouachitensis</w:t>
      </w:r>
      <w:proofErr w:type="spellEnd"/>
      <w:r w:rsidR="00695ACF" w:rsidRPr="0052304D">
        <w:rPr>
          <w:i/>
          <w:iCs/>
          <w:lang w:eastAsia="en-US"/>
        </w:rPr>
        <w:t xml:space="preserve"> </w:t>
      </w:r>
      <w:r w:rsidR="00695ACF" w:rsidRPr="0052304D">
        <w:rPr>
          <w:lang w:eastAsia="en-US"/>
        </w:rPr>
        <w:t>and</w:t>
      </w:r>
      <w:r w:rsidR="00AC6A1B" w:rsidRPr="0052304D">
        <w:rPr>
          <w:i/>
          <w:iCs/>
        </w:rPr>
        <w:t xml:space="preserve"> </w:t>
      </w:r>
      <w:r w:rsidRPr="0052304D">
        <w:rPr>
          <w:i/>
          <w:iCs/>
        </w:rPr>
        <w:t>P. filiformis</w:t>
      </w:r>
      <w:r w:rsidRPr="0052304D">
        <w:t xml:space="preserve">, which are annual plants with fibrous or slender root systems, whereas </w:t>
      </w:r>
      <w:r w:rsidRPr="0052304D">
        <w:rPr>
          <w:rStyle w:val="Emphasis"/>
          <w:rFonts w:cstheme="minorHAnsi"/>
        </w:rPr>
        <w:t>P. globosa</w:t>
      </w:r>
      <w:r w:rsidRPr="0052304D">
        <w:t xml:space="preserve"> is most frequently biennial or </w:t>
      </w:r>
      <w:r w:rsidR="00BE2CF8" w:rsidRPr="0052304D">
        <w:t>sometimes annual</w:t>
      </w:r>
      <w:r w:rsidR="006A54B4" w:rsidRPr="0052304D">
        <w:t>,</w:t>
      </w:r>
      <w:r w:rsidR="0067656E" w:rsidRPr="0052304D">
        <w:t xml:space="preserve"> </w:t>
      </w:r>
      <w:r w:rsidRPr="0052304D">
        <w:t>and often develops a woody caudex</w:t>
      </w:r>
      <w:r w:rsidR="00AC6A1B" w:rsidRPr="0052304D">
        <w:t xml:space="preserve"> </w:t>
      </w:r>
      <w:r w:rsidR="00B47215" w:rsidRPr="00A07E1E">
        <w:rPr>
          <w:noProof/>
        </w:rPr>
        <w:t xml:space="preserve">(Flora of North America, </w:t>
      </w:r>
      <w:r w:rsidR="00B47215" w:rsidRPr="00A07E1E">
        <w:rPr>
          <w:i/>
          <w:noProof/>
        </w:rPr>
        <w:t>Flora of North America</w:t>
      </w:r>
      <w:r w:rsidR="00B47215" w:rsidRPr="00A07E1E">
        <w:rPr>
          <w:noProof/>
        </w:rPr>
        <w:t xml:space="preserve">  2010; Fuentes-Soriano &amp; Al-Shehbaz 2013; Fuentes-Soriano &amp; Kellogg 2021; Kallison et al. 2026)</w:t>
      </w:r>
      <w:r w:rsidR="1D75C4F3" w:rsidRPr="0052304D">
        <w:t xml:space="preserve">. Plants may produce multiple stems and grow up </w:t>
      </w:r>
      <w:r w:rsidR="1D75C4F3" w:rsidRPr="0052304D">
        <w:lastRenderedPageBreak/>
        <w:t xml:space="preserve">to 50 cm tall. Small yellow flowers are produced in April and May and are pollinated </w:t>
      </w:r>
      <w:r w:rsidR="00EF7F66" w:rsidRPr="0052304D">
        <w:t>primarily by small native bees and flies</w:t>
      </w:r>
      <w:r w:rsidR="00EF7F66" w:rsidRPr="0052304D" w:rsidDel="00EF7F66">
        <w:t xml:space="preserve"> </w:t>
      </w:r>
      <w:r w:rsidR="00B47215" w:rsidRPr="00A07E1E">
        <w:rPr>
          <w:noProof/>
        </w:rPr>
        <w:t>(Krosnick et al. 2022)</w:t>
      </w:r>
      <w:r w:rsidR="1D75C4F3" w:rsidRPr="0052304D">
        <w:t>. In June and July, the species produces distinctive globular fruits that give bladderpods their common name. Seeds are thought to be dispersed by water and gravity along the rivers</w:t>
      </w:r>
      <w:r w:rsidR="6811A96E" w:rsidRPr="0052304D">
        <w:t xml:space="preserve"> </w:t>
      </w:r>
      <w:r w:rsidR="00B47215" w:rsidRPr="00A07E1E">
        <w:rPr>
          <w:noProof/>
        </w:rPr>
        <w:t>(Long et al. 2021)</w:t>
      </w:r>
      <w:r w:rsidR="005875DC" w:rsidRPr="0052304D">
        <w:t xml:space="preserve">, or </w:t>
      </w:r>
      <w:r w:rsidR="00B257E7" w:rsidRPr="0052304D">
        <w:t xml:space="preserve">transported by </w:t>
      </w:r>
      <w:r w:rsidR="00ED702E" w:rsidRPr="0052304D">
        <w:t xml:space="preserve">small </w:t>
      </w:r>
      <w:r w:rsidR="004B743A" w:rsidRPr="0052304D">
        <w:t>mammals</w:t>
      </w:r>
      <w:r w:rsidR="00ED702E" w:rsidRPr="0052304D">
        <w:t xml:space="preserve"> (Tara Littlefield</w:t>
      </w:r>
      <w:r w:rsidR="000D3AEC" w:rsidRPr="0052304D">
        <w:t>, pers.</w:t>
      </w:r>
      <w:r w:rsidR="00ED702E" w:rsidRPr="0052304D">
        <w:t xml:space="preserve"> observation)</w:t>
      </w:r>
      <w:r w:rsidR="1D75C4F3" w:rsidRPr="0052304D">
        <w:t>.</w:t>
      </w:r>
      <w:r w:rsidR="003F6219" w:rsidRPr="0052304D">
        <w:t xml:space="preserve"> We have observed that </w:t>
      </w:r>
      <w:r w:rsidR="003F6219" w:rsidRPr="0052304D">
        <w:rPr>
          <w:i/>
          <w:iCs/>
        </w:rPr>
        <w:t>Physaria globosa</w:t>
      </w:r>
      <w:r w:rsidR="003F6219" w:rsidRPr="0052304D">
        <w:t xml:space="preserve"> seeds can persist in soil for at least five years (unpublished data), which is common in the genus </w:t>
      </w:r>
      <w:r w:rsidR="003F6219" w:rsidRPr="0052304D">
        <w:rPr>
          <w:i/>
          <w:iCs/>
        </w:rPr>
        <w:t>Physaria</w:t>
      </w:r>
      <w:r w:rsidR="003F6219" w:rsidRPr="0052304D">
        <w:t xml:space="preserve"> </w:t>
      </w:r>
      <w:r w:rsidR="00B47215" w:rsidRPr="00A07E1E">
        <w:rPr>
          <w:noProof/>
        </w:rPr>
        <w:t>(Elberling 2000)</w:t>
      </w:r>
      <w:r w:rsidR="003F6219" w:rsidRPr="0052304D">
        <w:t>.</w:t>
      </w:r>
    </w:p>
    <w:p w14:paraId="0ED09E45" w14:textId="25EBE232" w:rsidR="0003206C" w:rsidRPr="0052304D" w:rsidRDefault="005A64F9" w:rsidP="000D2F97">
      <w:pPr>
        <w:pStyle w:val="Heading2"/>
      </w:pPr>
      <w:r w:rsidRPr="0052304D">
        <w:t>Sampl</w:t>
      </w:r>
      <w:r w:rsidR="0003206C" w:rsidRPr="0052304D">
        <w:t>e collection</w:t>
      </w:r>
      <w:r w:rsidR="00920BAA" w:rsidRPr="0052304D">
        <w:t xml:space="preserve"> and DNA extraction</w:t>
      </w:r>
    </w:p>
    <w:p w14:paraId="7C498F6A" w14:textId="00D6F260" w:rsidR="00124599" w:rsidRPr="0052304D" w:rsidRDefault="00124599" w:rsidP="000D2F97">
      <w:r w:rsidRPr="0052304D">
        <w:t xml:space="preserve">We sampled </w:t>
      </w:r>
      <w:r w:rsidRPr="0052304D">
        <w:rPr>
          <w:i/>
          <w:iCs/>
        </w:rPr>
        <w:t>Physaria globosa</w:t>
      </w:r>
      <w:r w:rsidRPr="0052304D">
        <w:t xml:space="preserve"> across its known geographic range in May 2021, with sampling effort </w:t>
      </w:r>
      <w:ins w:id="180" w:author="Christine Edwards" w:date="2026-10-09T10:49:00Z">
        <w:r w:rsidR="0052304D">
          <w:t xml:space="preserve">in each region </w:t>
        </w:r>
      </w:ins>
      <w:r w:rsidRPr="0052304D">
        <w:t>proportional to the number of known occurrences in each of the four main geographic regions (</w:t>
      </w:r>
      <w:r w:rsidRPr="0052304D">
        <w:rPr>
          <w:b/>
          <w:bCs/>
        </w:rPr>
        <w:t>Table 1</w:t>
      </w:r>
      <w:r w:rsidRPr="0052304D">
        <w:t xml:space="preserve">). In total, we collected </w:t>
      </w:r>
      <w:r w:rsidR="00273A20" w:rsidRPr="0052304D">
        <w:t xml:space="preserve">332 </w:t>
      </w:r>
      <w:r w:rsidRPr="0052304D">
        <w:t xml:space="preserve">individuals from </w:t>
      </w:r>
      <w:r w:rsidR="00273A20" w:rsidRPr="0052304D">
        <w:t xml:space="preserve">16 </w:t>
      </w:r>
      <w:r w:rsidRPr="0052304D">
        <w:t xml:space="preserve">populations. These included the only known </w:t>
      </w:r>
      <w:r w:rsidR="00154EAF" w:rsidRPr="0052304D">
        <w:t>natural</w:t>
      </w:r>
      <w:r w:rsidRPr="0052304D">
        <w:t xml:space="preserve"> population in Indiana, USA (IN_01); seven </w:t>
      </w:r>
      <w:r w:rsidR="00B25EB9" w:rsidRPr="0052304D">
        <w:t>natural</w:t>
      </w:r>
      <w:r w:rsidRPr="0052304D">
        <w:t xml:space="preserve"> populations in Tennessee, USA, including two eastern Tennessee populations (TNE_01, TNE_02) and five western Tennessee populations (TNW_01, TNW_02, TNW_03, TNW_04, TNW_05); six </w:t>
      </w:r>
      <w:r w:rsidR="00B25EB9" w:rsidRPr="0052304D">
        <w:t>natural</w:t>
      </w:r>
      <w:r w:rsidRPr="0052304D">
        <w:t xml:space="preserve"> populations in Kentucky, USA (KY_01, KY_02, KY_03, KY_04, KY_05, KY_06); </w:t>
      </w:r>
      <w:r w:rsidR="00620802" w:rsidRPr="0052304D">
        <w:t xml:space="preserve">and </w:t>
      </w:r>
      <w:r w:rsidRPr="0052304D">
        <w:t>two translocated populations in Kentucky, USA (TR_01, TR_02)</w:t>
      </w:r>
      <w:r w:rsidR="00620802" w:rsidRPr="0052304D">
        <w:t>.</w:t>
      </w:r>
    </w:p>
    <w:p w14:paraId="3006DE3C" w14:textId="63DAFF37" w:rsidR="00372A57" w:rsidRPr="0052304D" w:rsidRDefault="70E96F45" w:rsidP="000D2F97">
      <w:r w:rsidRPr="0052304D">
        <w:t>The</w:t>
      </w:r>
      <w:r w:rsidR="00CA687E" w:rsidRPr="0052304D">
        <w:t xml:space="preserve"> two</w:t>
      </w:r>
      <w:r w:rsidRPr="0052304D">
        <w:t xml:space="preserve"> translocated</w:t>
      </w:r>
      <w:r w:rsidR="00AD6F43" w:rsidRPr="0052304D">
        <w:t xml:space="preserve"> </w:t>
      </w:r>
      <w:r w:rsidRPr="0052304D">
        <w:t>populations had distinct establishment histories</w:t>
      </w:r>
      <w:r w:rsidR="00D62186" w:rsidRPr="0052304D">
        <w:t xml:space="preserve">. </w:t>
      </w:r>
      <w:r w:rsidR="00840B62" w:rsidRPr="0052304D">
        <w:t xml:space="preserve">The </w:t>
      </w:r>
      <w:r w:rsidR="00124599" w:rsidRPr="0052304D">
        <w:t>TR_01 was established by Tara Littlefield using two sources of introduced material. The firs</w:t>
      </w:r>
      <w:r w:rsidR="00F35136" w:rsidRPr="0052304D">
        <w:t xml:space="preserve">t </w:t>
      </w:r>
      <w:r w:rsidR="00AD3B9D" w:rsidRPr="0052304D">
        <w:t>source was from a road</w:t>
      </w:r>
      <w:r w:rsidR="00397BB7" w:rsidRPr="0052304D">
        <w:t>-</w:t>
      </w:r>
      <w:r w:rsidR="00AD3B9D" w:rsidRPr="0052304D">
        <w:t xml:space="preserve">cut rescue </w:t>
      </w:r>
      <w:r w:rsidR="00124599" w:rsidRPr="0052304D">
        <w:t>at Cove Spring, Kentucky, USA (KY_02) in 2014</w:t>
      </w:r>
      <w:r w:rsidR="006705A1" w:rsidRPr="0052304D">
        <w:t>. Ap</w:t>
      </w:r>
      <w:r w:rsidR="00B029AB" w:rsidRPr="0052304D">
        <w:t xml:space="preserve">proximately 100 seeds </w:t>
      </w:r>
      <w:r w:rsidR="006530A7" w:rsidRPr="0052304D">
        <w:t xml:space="preserve">from </w:t>
      </w:r>
      <w:r w:rsidR="006540B5" w:rsidRPr="0052304D">
        <w:t xml:space="preserve">30-40 maternal plants </w:t>
      </w:r>
      <w:r w:rsidR="00B029AB" w:rsidRPr="0052304D">
        <w:t xml:space="preserve">were collected and moved to </w:t>
      </w:r>
      <w:r w:rsidR="00CF1C44" w:rsidRPr="0052304D">
        <w:t xml:space="preserve">a </w:t>
      </w:r>
      <w:r w:rsidR="00B029AB" w:rsidRPr="0052304D">
        <w:t xml:space="preserve">suitable habitat on the east end of Cove Spring Park, approximately one mile away from the original site. The introduction site had recently been cleared of honeysuckle prior to seed addition, within an approximately 5 </w:t>
      </w:r>
      <w:r w:rsidR="00B029AB" w:rsidRPr="0052304D">
        <w:lastRenderedPageBreak/>
        <w:t xml:space="preserve">× 5 m managed area. The habitat included limestone rock outcrops and associated woody species such as </w:t>
      </w:r>
      <w:r w:rsidR="00B029AB" w:rsidRPr="0052304D">
        <w:rPr>
          <w:i/>
          <w:iCs/>
        </w:rPr>
        <w:t>Juniperus virginiana</w:t>
      </w:r>
      <w:r w:rsidR="00B029AB" w:rsidRPr="0052304D">
        <w:t xml:space="preserve">, </w:t>
      </w:r>
      <w:r w:rsidR="00B029AB" w:rsidRPr="0052304D">
        <w:rPr>
          <w:i/>
          <w:iCs/>
        </w:rPr>
        <w:t xml:space="preserve">Quercus </w:t>
      </w:r>
      <w:proofErr w:type="spellStart"/>
      <w:r w:rsidR="00B029AB" w:rsidRPr="0052304D">
        <w:rPr>
          <w:i/>
          <w:iCs/>
        </w:rPr>
        <w:t>muehlenbergii</w:t>
      </w:r>
      <w:proofErr w:type="spellEnd"/>
      <w:r w:rsidR="00B029AB" w:rsidRPr="0052304D">
        <w:t xml:space="preserve">, </w:t>
      </w:r>
      <w:r w:rsidR="00B029AB" w:rsidRPr="0052304D">
        <w:rPr>
          <w:i/>
          <w:iCs/>
        </w:rPr>
        <w:t xml:space="preserve">Fraxinus </w:t>
      </w:r>
      <w:proofErr w:type="spellStart"/>
      <w:r w:rsidR="00B029AB" w:rsidRPr="0052304D">
        <w:rPr>
          <w:i/>
          <w:iCs/>
        </w:rPr>
        <w:t>quadrangulata</w:t>
      </w:r>
      <w:proofErr w:type="spellEnd"/>
      <w:r w:rsidR="00B029AB" w:rsidRPr="0052304D">
        <w:t xml:space="preserve">, </w:t>
      </w:r>
      <w:r w:rsidR="00B029AB" w:rsidRPr="0052304D">
        <w:rPr>
          <w:i/>
          <w:iCs/>
        </w:rPr>
        <w:t>Cercis canadensis</w:t>
      </w:r>
      <w:r w:rsidR="00B029AB" w:rsidRPr="0052304D">
        <w:t xml:space="preserve">, and </w:t>
      </w:r>
      <w:r w:rsidR="00B029AB" w:rsidRPr="0052304D">
        <w:rPr>
          <w:i/>
          <w:iCs/>
        </w:rPr>
        <w:t>Ostrya virginiana</w:t>
      </w:r>
      <w:r w:rsidR="00B029AB" w:rsidRPr="0052304D">
        <w:t>.</w:t>
      </w:r>
      <w:r w:rsidR="0053714E" w:rsidRPr="0052304D">
        <w:t xml:space="preserve"> </w:t>
      </w:r>
      <w:r w:rsidR="00124599" w:rsidRPr="0052304D">
        <w:t xml:space="preserve">The second source consisted of seeds collected from Woodford County, Kentucky, USA (KY_05) in 2015. </w:t>
      </w:r>
      <w:r w:rsidR="007B2ACC" w:rsidRPr="0052304D">
        <w:t xml:space="preserve">Approximately 200 additional seeds </w:t>
      </w:r>
      <w:r w:rsidR="006540B5" w:rsidRPr="0052304D">
        <w:t xml:space="preserve">from </w:t>
      </w:r>
      <w:r w:rsidR="003D4997" w:rsidRPr="0052304D">
        <w:t xml:space="preserve">5-6 maternal plants </w:t>
      </w:r>
      <w:r w:rsidR="007B2ACC" w:rsidRPr="0052304D">
        <w:t xml:space="preserve">were introduced </w:t>
      </w:r>
      <w:r w:rsidR="00A50D1D" w:rsidRPr="0052304D">
        <w:t>to</w:t>
      </w:r>
      <w:r w:rsidR="007B2ACC" w:rsidRPr="0052304D">
        <w:t xml:space="preserve"> the site. Honeysuckle removal continued in winter 2015, with management focused on expanding the original cleared area where </w:t>
      </w:r>
      <w:r w:rsidR="007B2ACC" w:rsidRPr="0052304D">
        <w:rPr>
          <w:i/>
          <w:iCs/>
        </w:rPr>
        <w:t>Physaria</w:t>
      </w:r>
      <w:r w:rsidR="00306507" w:rsidRPr="0052304D">
        <w:rPr>
          <w:i/>
          <w:iCs/>
        </w:rPr>
        <w:t xml:space="preserve"> globosa</w:t>
      </w:r>
      <w:r w:rsidR="007B2ACC" w:rsidRPr="0052304D">
        <w:t xml:space="preserve"> was introduced.</w:t>
      </w:r>
      <w:r w:rsidR="0069736B" w:rsidRPr="0052304D">
        <w:t xml:space="preserve"> Therefore, the TR</w:t>
      </w:r>
      <w:r w:rsidR="0065029F" w:rsidRPr="0052304D">
        <w:t>_01</w:t>
      </w:r>
      <w:r w:rsidR="0069736B" w:rsidRPr="0052304D">
        <w:t xml:space="preserve"> population could be described as a field-established introduction with mixed seed-source origins. </w:t>
      </w:r>
      <w:del w:id="181" w:author="Christine Edwards" w:date="2026-10-09T10:55:00Z">
        <w:r w:rsidR="00C9072C" w:rsidRPr="0052304D" w:rsidDel="0052304D">
          <w:delText xml:space="preserve">The </w:delText>
        </w:r>
      </w:del>
      <w:r w:rsidR="00306507" w:rsidRPr="0052304D">
        <w:t>TR_01 has been monitored annually by Tara Littlefield</w:t>
      </w:r>
      <w:r w:rsidR="00873906" w:rsidRPr="0052304D">
        <w:t xml:space="preserve">, local </w:t>
      </w:r>
      <w:r w:rsidR="006121D6" w:rsidRPr="0052304D">
        <w:t>vol</w:t>
      </w:r>
      <w:r w:rsidR="008C2E6A" w:rsidRPr="0052304D">
        <w:t xml:space="preserve">unteers, and staff from </w:t>
      </w:r>
      <w:r w:rsidR="00285070" w:rsidRPr="0052304D">
        <w:rPr>
          <w:rFonts w:eastAsia="MS Mincho"/>
        </w:rPr>
        <w:t>Office of Kentucky Nature Preserves</w:t>
      </w:r>
      <w:r w:rsidR="00304CDF" w:rsidRPr="0052304D">
        <w:t xml:space="preserve">. No plants </w:t>
      </w:r>
      <w:r w:rsidR="007843C5" w:rsidRPr="0052304D">
        <w:t xml:space="preserve">were observed </w:t>
      </w:r>
      <w:r w:rsidR="002E66BE" w:rsidRPr="0052304D">
        <w:t>inside</w:t>
      </w:r>
      <w:r w:rsidR="007843C5" w:rsidRPr="0052304D">
        <w:t xml:space="preserve"> the original 5 × 5 m managed area in 2014, </w:t>
      </w:r>
      <w:r w:rsidR="00372A57" w:rsidRPr="0052304D">
        <w:t xml:space="preserve">followed by two vegetative plants in 2015, six vegetative and one flowering plant in 2016, </w:t>
      </w:r>
      <w:ins w:id="182" w:author="Christine Edwards" w:date="2026-10-09T10:56:00Z">
        <w:r w:rsidR="0052304D">
          <w:t>with</w:t>
        </w:r>
      </w:ins>
      <w:del w:id="183" w:author="Christine Edwards" w:date="2026-10-09T10:56:00Z">
        <w:r w:rsidR="00372A57" w:rsidRPr="0052304D" w:rsidDel="0052304D">
          <w:delText>and</w:delText>
        </w:r>
      </w:del>
      <w:r w:rsidR="00372A57" w:rsidRPr="0052304D">
        <w:t xml:space="preserve"> continued </w:t>
      </w:r>
      <w:ins w:id="184" w:author="Christine Edwards" w:date="2026-10-09T10:56:00Z">
        <w:r w:rsidR="0052304D">
          <w:t xml:space="preserve">annual </w:t>
        </w:r>
      </w:ins>
      <w:r w:rsidR="00372A57" w:rsidRPr="0052304D">
        <w:t xml:space="preserve">increases in flowering plants through </w:t>
      </w:r>
      <w:r w:rsidR="00CD7AE5" w:rsidRPr="0052304D">
        <w:t>2025</w:t>
      </w:r>
      <w:r w:rsidR="00372A57" w:rsidRPr="0052304D">
        <w:t xml:space="preserve">. Later increases appear to coincide with continued habitat management and </w:t>
      </w:r>
      <w:del w:id="185" w:author="Christine Edwards" w:date="2026-10-09T10:56:00Z">
        <w:r w:rsidR="00372A57" w:rsidRPr="0052304D" w:rsidDel="0052304D">
          <w:delText xml:space="preserve">expansion of </w:delText>
        </w:r>
      </w:del>
      <w:r w:rsidR="00372A57" w:rsidRPr="0052304D">
        <w:t>honeysuckle removal at the site</w:t>
      </w:r>
      <w:r w:rsidR="00C9072C" w:rsidRPr="0052304D">
        <w:t>. The TR_01</w:t>
      </w:r>
      <w:r w:rsidR="00BD5A8F" w:rsidRPr="0052304D">
        <w:t xml:space="preserve"> population reached 238 vegetative </w:t>
      </w:r>
      <w:r w:rsidR="00A36292" w:rsidRPr="0052304D">
        <w:t>and 29 flowering plants in 2025.</w:t>
      </w:r>
    </w:p>
    <w:p w14:paraId="6E4E12F0" w14:textId="1069302A" w:rsidR="009201DC" w:rsidRPr="00665D7B" w:rsidRDefault="00CD2450" w:rsidP="000D2F97">
      <w:r w:rsidRPr="0052304D">
        <w:t>The TR_02</w:t>
      </w:r>
      <w:r w:rsidR="00303EE4" w:rsidRPr="0052304D">
        <w:t xml:space="preserve"> </w:t>
      </w:r>
      <w:ins w:id="186" w:author="Christine Edwards" w:date="2026-09-16T16:32:00Z">
        <w:r w:rsidR="00BB5FB6" w:rsidRPr="0052304D">
          <w:t xml:space="preserve">population </w:t>
        </w:r>
      </w:ins>
      <w:r w:rsidR="00303EE4" w:rsidRPr="0052304D">
        <w:t>at Jessamine Creek Gorge Preserve</w:t>
      </w:r>
      <w:r w:rsidRPr="0052304D">
        <w:t xml:space="preserve"> </w:t>
      </w:r>
      <w:del w:id="187" w:author="Christine Edwards" w:date="2026-09-16T16:53:00Z">
        <w:r w:rsidR="00371F98" w:rsidRPr="0052304D" w:rsidDel="00310A17">
          <w:delText xml:space="preserve">is a human-assisted </w:delText>
        </w:r>
        <w:r w:rsidR="000B1E1F" w:rsidRPr="0052304D" w:rsidDel="00310A17">
          <w:delText>interbreed</w:delText>
        </w:r>
        <w:r w:rsidR="00371F98" w:rsidRPr="0052304D" w:rsidDel="00310A17">
          <w:delText xml:space="preserve"> population</w:delText>
        </w:r>
      </w:del>
      <w:ins w:id="188" w:author="Christine Edwards" w:date="2026-09-16T16:53:00Z">
        <w:r w:rsidR="00310A17" w:rsidRPr="0052304D">
          <w:t>was</w:t>
        </w:r>
      </w:ins>
      <w:r w:rsidR="00E311CF" w:rsidRPr="0052304D">
        <w:t xml:space="preserve"> established</w:t>
      </w:r>
      <w:r w:rsidR="00200439" w:rsidRPr="0052304D">
        <w:t xml:space="preserve"> by a local conservation enthusiast. </w:t>
      </w:r>
      <w:r w:rsidR="00F01DB5" w:rsidRPr="0052304D">
        <w:t>To the best of our knowledge</w:t>
      </w:r>
      <w:r w:rsidR="00B74833" w:rsidRPr="0052304D">
        <w:t xml:space="preserve">, </w:t>
      </w:r>
      <w:del w:id="189" w:author="Christine Edwards" w:date="2026-09-16T16:53:00Z">
        <w:r w:rsidR="00B74833" w:rsidRPr="0052304D" w:rsidDel="001661AC">
          <w:delText xml:space="preserve">the </w:delText>
        </w:r>
        <w:r w:rsidR="000B3FE7" w:rsidRPr="0052304D" w:rsidDel="001661AC">
          <w:delText>source</w:delText>
        </w:r>
        <w:r w:rsidR="001361F2" w:rsidRPr="0052304D" w:rsidDel="001661AC">
          <w:delText xml:space="preserve"> </w:delText>
        </w:r>
        <w:r w:rsidR="00864D62" w:rsidRPr="0052304D" w:rsidDel="001661AC">
          <w:delText xml:space="preserve">parental </w:delText>
        </w:r>
      </w:del>
      <w:r w:rsidR="001361F2" w:rsidRPr="0052304D">
        <w:t xml:space="preserve">plants were </w:t>
      </w:r>
      <w:ins w:id="190" w:author="Christine Edwards" w:date="2026-09-16T17:10:00Z">
        <w:r w:rsidR="00095471" w:rsidRPr="0052304D">
          <w:t xml:space="preserve">originally </w:t>
        </w:r>
      </w:ins>
      <w:r w:rsidR="001361F2" w:rsidRPr="0052304D">
        <w:t>sampled from</w:t>
      </w:r>
      <w:ins w:id="191" w:author="Christine Edwards" w:date="2026-09-16T17:10:00Z">
        <w:r w:rsidR="00095471" w:rsidRPr="0052304D">
          <w:t xml:space="preserve"> populations in both</w:t>
        </w:r>
      </w:ins>
      <w:r w:rsidR="001361F2" w:rsidRPr="0052304D">
        <w:t xml:space="preserve"> Kentucky and Tennessee </w:t>
      </w:r>
      <w:del w:id="192" w:author="Christine Edwards" w:date="2026-09-16T17:10:00Z">
        <w:r w:rsidR="00864D62" w:rsidRPr="0052304D" w:rsidDel="00095471">
          <w:delText xml:space="preserve">populations </w:delText>
        </w:r>
      </w:del>
      <w:del w:id="193" w:author="Christine Edwards" w:date="2026-09-16T12:33:00Z">
        <w:r w:rsidR="00864D62" w:rsidRPr="0052304D" w:rsidDel="007E3D84">
          <w:delText xml:space="preserve">since </w:delText>
        </w:r>
      </w:del>
      <w:ins w:id="194" w:author="Christine Edwards" w:date="2026-09-16T12:33:00Z">
        <w:r w:rsidR="007E3D84" w:rsidRPr="0052304D">
          <w:t xml:space="preserve">in the </w:t>
        </w:r>
      </w:ins>
      <w:r w:rsidR="00864D62" w:rsidRPr="0052304D">
        <w:t>early 1990s</w:t>
      </w:r>
      <w:ins w:id="195" w:author="Christine Edwards" w:date="2026-09-16T16:53:00Z">
        <w:r w:rsidR="001661AC" w:rsidRPr="0052304D">
          <w:t xml:space="preserve"> and established on private proper</w:t>
        </w:r>
      </w:ins>
      <w:ins w:id="196" w:author="Christine Edwards" w:date="2026-09-16T16:54:00Z">
        <w:r w:rsidR="001661AC" w:rsidRPr="0052304D">
          <w:t>ty in a mixed-source population</w:t>
        </w:r>
      </w:ins>
      <w:r w:rsidR="00864D62" w:rsidRPr="0052304D">
        <w:t xml:space="preserve">. </w:t>
      </w:r>
      <w:r w:rsidR="003D0DA3" w:rsidRPr="0052304D">
        <w:t>The</w:t>
      </w:r>
      <w:ins w:id="197" w:author="Christine Edwards" w:date="2026-09-16T16:54:00Z">
        <w:r w:rsidR="001661AC" w:rsidRPr="0052304D">
          <w:t>se</w:t>
        </w:r>
      </w:ins>
      <w:r w:rsidR="003D0DA3" w:rsidRPr="0052304D">
        <w:t xml:space="preserve"> </w:t>
      </w:r>
      <w:ins w:id="198" w:author="Christine Edwards" w:date="2026-09-16T16:54:00Z">
        <w:r w:rsidR="001661AC" w:rsidRPr="0052304D">
          <w:t>plants</w:t>
        </w:r>
      </w:ins>
      <w:del w:id="199" w:author="Christine Edwards" w:date="2026-09-16T16:54:00Z">
        <w:r w:rsidR="00CC633E" w:rsidRPr="0052304D" w:rsidDel="001661AC">
          <w:delText>parental plants of multiple sources were mixed</w:delText>
        </w:r>
      </w:del>
      <w:r w:rsidR="00CC633E" w:rsidRPr="0052304D">
        <w:t xml:space="preserve"> </w:t>
      </w:r>
      <w:ins w:id="200" w:author="Christine Edwards" w:date="2026-09-16T16:54:00Z">
        <w:r w:rsidR="001661AC" w:rsidRPr="0052304D">
          <w:t>were</w:t>
        </w:r>
      </w:ins>
      <w:del w:id="201" w:author="Christine Edwards" w:date="2026-09-16T16:54:00Z">
        <w:r w:rsidR="00297982" w:rsidRPr="0052304D" w:rsidDel="001661AC">
          <w:delText>and</w:delText>
        </w:r>
      </w:del>
      <w:r w:rsidR="00297982" w:rsidRPr="0052304D">
        <w:t xml:space="preserve"> allowed </w:t>
      </w:r>
      <w:ins w:id="202" w:author="Christine Edwards" w:date="2026-09-16T12:34:00Z">
        <w:r w:rsidR="00FD3FB7" w:rsidRPr="0052304D">
          <w:t xml:space="preserve">to </w:t>
        </w:r>
      </w:ins>
      <w:r w:rsidR="001A5A83" w:rsidRPr="0052304D">
        <w:t>natural</w:t>
      </w:r>
      <w:ins w:id="203" w:author="Christine Edwards" w:date="2026-09-16T12:34:00Z">
        <w:r w:rsidR="00FD3FB7" w:rsidRPr="0052304D">
          <w:t>ly</w:t>
        </w:r>
      </w:ins>
      <w:r w:rsidR="001A5A83" w:rsidRPr="0052304D">
        <w:t xml:space="preserve"> </w:t>
      </w:r>
      <w:ins w:id="204" w:author="Christine Edwards" w:date="2026-09-16T16:56:00Z">
        <w:r w:rsidR="001661AC" w:rsidRPr="0052304D">
          <w:t>cross-</w:t>
        </w:r>
      </w:ins>
      <w:r w:rsidR="001A5A83" w:rsidRPr="0052304D">
        <w:t>pollinat</w:t>
      </w:r>
      <w:ins w:id="205" w:author="Christine Edwards" w:date="2026-09-16T12:34:00Z">
        <w:r w:rsidR="00FD3FB7" w:rsidRPr="0052304D">
          <w:t>e</w:t>
        </w:r>
      </w:ins>
      <w:ins w:id="206" w:author="Christine Edwards" w:date="2026-09-16T16:56:00Z">
        <w:r w:rsidR="001661AC" w:rsidRPr="0052304D">
          <w:t xml:space="preserve">. </w:t>
        </w:r>
      </w:ins>
      <w:del w:id="207" w:author="Christine Edwards" w:date="2026-09-16T12:34:00Z">
        <w:r w:rsidR="001A5A83" w:rsidRPr="0052304D" w:rsidDel="00FD3FB7">
          <w:delText>ion</w:delText>
        </w:r>
      </w:del>
      <w:del w:id="208" w:author="Christine Edwards" w:date="2026-09-16T16:56:00Z">
        <w:r w:rsidR="001A5A83" w:rsidRPr="0052304D" w:rsidDel="001661AC">
          <w:delText xml:space="preserve"> for multiple generations</w:delText>
        </w:r>
      </w:del>
      <w:del w:id="209" w:author="Christine Edwards" w:date="2026-09-16T16:55:00Z">
        <w:r w:rsidR="0008558D" w:rsidRPr="0052304D" w:rsidDel="001661AC">
          <w:delText xml:space="preserve"> at a pr</w:delText>
        </w:r>
        <w:r w:rsidR="00251306" w:rsidRPr="0052304D" w:rsidDel="001661AC">
          <w:delText>ivate locality</w:delText>
        </w:r>
      </w:del>
      <w:del w:id="210" w:author="Christine Edwards" w:date="2026-09-16T16:56:00Z">
        <w:r w:rsidR="001A5A83" w:rsidRPr="0052304D" w:rsidDel="001661AC">
          <w:delText xml:space="preserve">. </w:delText>
        </w:r>
      </w:del>
      <w:ins w:id="211" w:author="Christine Edwards" w:date="2026-09-16T16:55:00Z">
        <w:r w:rsidR="001661AC" w:rsidRPr="0052304D">
          <w:t xml:space="preserve">Seeds </w:t>
        </w:r>
      </w:ins>
      <w:ins w:id="212" w:author="Christine Edwards" w:date="2026-09-16T16:57:00Z">
        <w:r w:rsidR="001661AC" w:rsidRPr="0052304D">
          <w:t xml:space="preserve">resulting from the mixed-source population </w:t>
        </w:r>
      </w:ins>
      <w:ins w:id="213" w:author="Christine Edwards" w:date="2026-09-16T16:55:00Z">
        <w:r w:rsidR="001661AC" w:rsidRPr="0052304D">
          <w:t>were</w:t>
        </w:r>
      </w:ins>
      <w:del w:id="214" w:author="Christine Edwards" w:date="2026-09-16T16:55:00Z">
        <w:r w:rsidR="005C5A68" w:rsidRPr="0052304D" w:rsidDel="001661AC">
          <w:delText>The</w:delText>
        </w:r>
      </w:del>
      <w:r w:rsidR="005C5A68" w:rsidRPr="0052304D">
        <w:t xml:space="preserve"> harvested </w:t>
      </w:r>
      <w:ins w:id="215" w:author="Christine Edwards" w:date="2026-09-16T16:55:00Z">
        <w:r w:rsidR="001661AC" w:rsidRPr="0052304D">
          <w:t>and</w:t>
        </w:r>
      </w:ins>
      <w:del w:id="216" w:author="Christine Edwards" w:date="2026-09-16T16:55:00Z">
        <w:r w:rsidR="005C5A68" w:rsidRPr="0052304D" w:rsidDel="001661AC">
          <w:delText>seeds</w:delText>
        </w:r>
      </w:del>
      <w:r w:rsidR="00A02303" w:rsidRPr="0052304D">
        <w:t xml:space="preserve"> were </w:t>
      </w:r>
      <w:r w:rsidR="00DC335E" w:rsidRPr="0052304D">
        <w:t xml:space="preserve">broadcast-sown </w:t>
      </w:r>
      <w:ins w:id="217" w:author="Christine Edwards" w:date="2026-09-16T17:11:00Z">
        <w:r w:rsidR="00095471" w:rsidRPr="0052304D">
          <w:t xml:space="preserve">approximately three times </w:t>
        </w:r>
      </w:ins>
      <w:r w:rsidR="00C10A33" w:rsidRPr="0052304D">
        <w:t xml:space="preserve">at Jessamine Creek Gorge Preserve from 2010 to </w:t>
      </w:r>
      <w:r w:rsidR="003E66E3" w:rsidRPr="0052304D">
        <w:t>202</w:t>
      </w:r>
      <w:ins w:id="218" w:author="Christine Edwards" w:date="2026-10-09T10:57:00Z">
        <w:r w:rsidR="0052304D">
          <w:t>0</w:t>
        </w:r>
      </w:ins>
      <w:del w:id="219" w:author="Christine Edwards" w:date="2026-10-09T10:57:00Z">
        <w:r w:rsidR="003E66E3" w:rsidRPr="0052304D" w:rsidDel="0052304D">
          <w:delText>0,</w:delText>
        </w:r>
      </w:del>
      <w:del w:id="220" w:author="Christine Edwards" w:date="2026-09-16T17:11:00Z">
        <w:r w:rsidR="003E66E3" w:rsidRPr="0052304D" w:rsidDel="00095471">
          <w:delText xml:space="preserve"> approximately three times</w:delText>
        </w:r>
      </w:del>
      <w:r w:rsidR="003E66E3" w:rsidRPr="0052304D">
        <w:t>.</w:t>
      </w:r>
      <w:r w:rsidR="001F293F" w:rsidRPr="0052304D">
        <w:t xml:space="preserve"> </w:t>
      </w:r>
      <w:ins w:id="221" w:author="Christine Edwards" w:date="2026-10-09T10:57:00Z">
        <w:r w:rsidR="0052304D">
          <w:t xml:space="preserve">The </w:t>
        </w:r>
      </w:ins>
      <w:del w:id="222" w:author="Christine Edwards" w:date="2026-10-09T10:57:00Z">
        <w:r w:rsidR="001F293F" w:rsidRPr="0052304D" w:rsidDel="0052304D">
          <w:delText xml:space="preserve">Unfortunately, </w:delText>
        </w:r>
        <w:r w:rsidR="000B1E1F" w:rsidRPr="0052304D" w:rsidDel="0052304D">
          <w:delText xml:space="preserve">the status of interbreeding, </w:delText>
        </w:r>
      </w:del>
      <w:r w:rsidR="009D60F5" w:rsidRPr="0052304D">
        <w:t>specific source locations</w:t>
      </w:r>
      <w:r w:rsidR="001D09E9" w:rsidRPr="0052304D">
        <w:rPr>
          <w:rFonts w:eastAsia="PMingLiU"/>
        </w:rPr>
        <w:t xml:space="preserve">, </w:t>
      </w:r>
      <w:r w:rsidR="001D09E9" w:rsidRPr="00665D7B">
        <w:rPr>
          <w:rFonts w:eastAsia="PMingLiU"/>
        </w:rPr>
        <w:t xml:space="preserve">and the </w:t>
      </w:r>
      <w:r w:rsidR="009D60F5" w:rsidRPr="00665D7B">
        <w:t>number of seeds used in introduction</w:t>
      </w:r>
      <w:r w:rsidR="0008558D" w:rsidRPr="00665D7B">
        <w:t xml:space="preserve"> </w:t>
      </w:r>
      <w:del w:id="223" w:author="Christine Edwards" w:date="2026-09-16T16:57:00Z">
        <w:r w:rsidR="00A96481" w:rsidRPr="00095471" w:rsidDel="001661AC">
          <w:rPr>
            <w:rPrChange w:id="224" w:author="Christine Edwards" w:date="2026-09-16T17:17:00Z">
              <w:rPr/>
            </w:rPrChange>
          </w:rPr>
          <w:delText>have not</w:delText>
        </w:r>
      </w:del>
      <w:ins w:id="225" w:author="Christine Edwards" w:date="2026-09-16T16:57:00Z">
        <w:r w:rsidR="001661AC" w:rsidRPr="00095471">
          <w:rPr>
            <w:rPrChange w:id="226" w:author="Christine Edwards" w:date="2026-09-16T17:17:00Z">
              <w:rPr/>
            </w:rPrChange>
          </w:rPr>
          <w:t>were not</w:t>
        </w:r>
      </w:ins>
      <w:r w:rsidR="00A96481" w:rsidRPr="00665D7B">
        <w:t xml:space="preserve"> </w:t>
      </w:r>
      <w:del w:id="227" w:author="Christine Edwards" w:date="2026-09-16T16:57:00Z">
        <w:r w:rsidR="00A96481" w:rsidRPr="00095471" w:rsidDel="001661AC">
          <w:rPr>
            <w:rPrChange w:id="228" w:author="Christine Edwards" w:date="2026-09-16T17:17:00Z">
              <w:rPr/>
            </w:rPrChange>
          </w:rPr>
          <w:delText xml:space="preserve">been </w:delText>
        </w:r>
      </w:del>
      <w:r w:rsidR="00A96481" w:rsidRPr="00665D7B">
        <w:t xml:space="preserve">recorded. </w:t>
      </w:r>
    </w:p>
    <w:p w14:paraId="61B4E463" w14:textId="7496786F" w:rsidR="00236C4E" w:rsidRPr="0052304D" w:rsidRDefault="0052304D" w:rsidP="000D2F97">
      <w:ins w:id="229" w:author="Christine Edwards" w:date="2026-10-09T10:58:00Z">
        <w:r>
          <w:lastRenderedPageBreak/>
          <w:t xml:space="preserve">For both wild and translocated populations, we sampled leaf tissue from </w:t>
        </w:r>
      </w:ins>
      <w:del w:id="230" w:author="Christine Edwards" w:date="2026-10-09T10:58:00Z">
        <w:r w:rsidR="00236C4E" w:rsidRPr="00095471" w:rsidDel="0052304D">
          <w:rPr>
            <w:rPrChange w:id="231" w:author="Christine Edwards" w:date="2026-09-16T17:17:00Z">
              <w:rPr/>
            </w:rPrChange>
          </w:rPr>
          <w:delText xml:space="preserve">Between </w:delText>
        </w:r>
      </w:del>
      <w:r w:rsidR="00236C4E" w:rsidRPr="00665D7B">
        <w:t xml:space="preserve">10 </w:t>
      </w:r>
      <w:del w:id="232" w:author="Christine Edwards" w:date="2026-10-09T10:58:00Z">
        <w:r w:rsidR="00236C4E" w:rsidRPr="00095471" w:rsidDel="0052304D">
          <w:rPr>
            <w:rPrChange w:id="233" w:author="Christine Edwards" w:date="2026-09-16T17:17:00Z">
              <w:rPr/>
            </w:rPrChange>
          </w:rPr>
          <w:delText xml:space="preserve">and </w:delText>
        </w:r>
      </w:del>
      <w:ins w:id="234" w:author="Christine Edwards" w:date="2026-10-09T10:58:00Z">
        <w:r>
          <w:t>-</w:t>
        </w:r>
      </w:ins>
      <w:r w:rsidR="00236C4E" w:rsidRPr="00665D7B">
        <w:t xml:space="preserve">24 individuals </w:t>
      </w:r>
      <w:del w:id="235" w:author="Christine Edwards" w:date="2026-10-09T10:58:00Z">
        <w:r w:rsidR="00236C4E" w:rsidRPr="00095471" w:rsidDel="0052304D">
          <w:rPr>
            <w:rPrChange w:id="236" w:author="Christine Edwards" w:date="2026-09-16T17:17:00Z">
              <w:rPr/>
            </w:rPrChange>
          </w:rPr>
          <w:delText xml:space="preserve">were sampled </w:delText>
        </w:r>
      </w:del>
      <w:r w:rsidR="00236C4E" w:rsidRPr="00665D7B">
        <w:t>per population, depending on population size and site accessibility</w:t>
      </w:r>
      <w:ins w:id="237" w:author="Christine Edwards" w:date="2026-10-09T10:59:00Z">
        <w:r>
          <w:t>. We also collected</w:t>
        </w:r>
      </w:ins>
      <w:del w:id="238" w:author="Christine Edwards" w:date="2026-10-09T10:59:00Z">
        <w:r w:rsidR="00236C4E" w:rsidRPr="00095471" w:rsidDel="0052304D">
          <w:rPr>
            <w:rPrChange w:id="239" w:author="Christine Edwards" w:date="2026-09-16T17:17:00Z">
              <w:rPr/>
            </w:rPrChange>
          </w:rPr>
          <w:delText>, and</w:delText>
        </w:r>
      </w:del>
      <w:r w:rsidR="00236C4E" w:rsidRPr="00665D7B">
        <w:t xml:space="preserve"> one herbarium voucher specimen per population</w:t>
      </w:r>
      <w:ins w:id="240" w:author="Christine Edwards" w:date="2026-10-09T10:59:00Z">
        <w:r>
          <w:t>, which</w:t>
        </w:r>
      </w:ins>
      <w:r w:rsidR="00236C4E" w:rsidRPr="00665D7B">
        <w:t xml:space="preserve"> was deposited in the Missouri Botanical Garden Herbarium (MO). </w:t>
      </w:r>
      <w:r w:rsidR="00417492" w:rsidRPr="00665D7B">
        <w:t>The sampling locations</w:t>
      </w:r>
      <w:r w:rsidR="00597553" w:rsidRPr="00665D7B">
        <w:t xml:space="preserve">, </w:t>
      </w:r>
      <w:r w:rsidR="00362269" w:rsidRPr="00665D7B">
        <w:t xml:space="preserve">adjacent </w:t>
      </w:r>
      <w:r w:rsidR="00597553" w:rsidRPr="00665D7B">
        <w:t>rivers, main cities</w:t>
      </w:r>
      <w:r w:rsidR="007F72D0" w:rsidRPr="00665D7B">
        <w:t xml:space="preserve">, and human footprint </w:t>
      </w:r>
      <w:r w:rsidR="00B47215" w:rsidRPr="00A07E1E">
        <w:rPr>
          <w:noProof/>
        </w:rPr>
        <w:t>(Gassert et al. 2023)</w:t>
      </w:r>
      <w:r w:rsidR="002B4B4B" w:rsidRPr="00665D7B">
        <w:t xml:space="preserve"> </w:t>
      </w:r>
      <w:r w:rsidR="007F72D0" w:rsidRPr="00665D7B">
        <w:t xml:space="preserve">were plotted in </w:t>
      </w:r>
      <w:r w:rsidR="002B4B4B" w:rsidRPr="00095471">
        <w:rPr>
          <w:b/>
          <w:bCs/>
          <w:rPrChange w:id="241" w:author="Christine Edwards" w:date="2026-09-16T17:17:00Z">
            <w:rPr>
              <w:b/>
              <w:bCs/>
              <w:color w:val="0070C0"/>
            </w:rPr>
          </w:rPrChange>
        </w:rPr>
        <w:t>Fig. 1</w:t>
      </w:r>
      <w:r w:rsidR="002B4B4B" w:rsidRPr="00665D7B">
        <w:t xml:space="preserve">. </w:t>
      </w:r>
      <w:r w:rsidR="00236C4E" w:rsidRPr="00665D7B">
        <w:t xml:space="preserve">To provide genus-level context for genetic diversity estimates, we also included 17 individuals from three populations of </w:t>
      </w:r>
      <w:r w:rsidR="00236C4E" w:rsidRPr="00665D7B">
        <w:rPr>
          <w:rStyle w:val="Emphasis"/>
          <w:rFonts w:cstheme="minorHAnsi"/>
        </w:rPr>
        <w:t>P. filiformis</w:t>
      </w:r>
      <w:r w:rsidR="00236C4E" w:rsidRPr="00665D7B">
        <w:t xml:space="preserve"> </w:t>
      </w:r>
      <w:r w:rsidR="121DB474" w:rsidRPr="00665D7B">
        <w:t xml:space="preserve">(Rollins) </w:t>
      </w:r>
      <w:proofErr w:type="spellStart"/>
      <w:r w:rsidR="121DB474" w:rsidRPr="00665D7B">
        <w:t>O’kane</w:t>
      </w:r>
      <w:proofErr w:type="spellEnd"/>
      <w:r w:rsidR="121DB474" w:rsidRPr="00665D7B">
        <w:t xml:space="preserve"> and Al</w:t>
      </w:r>
      <w:r w:rsidR="511A287E" w:rsidRPr="00665D7B">
        <w:t>-</w:t>
      </w:r>
      <w:r w:rsidR="121DB474" w:rsidRPr="00665D7B">
        <w:t>Shehbaz</w:t>
      </w:r>
      <w:r w:rsidR="00236C4E" w:rsidRPr="00665D7B">
        <w:t xml:space="preserve"> in Missouri, USA, 19 individuals from three populations of </w:t>
      </w:r>
      <w:r w:rsidR="00236C4E" w:rsidRPr="00665D7B">
        <w:rPr>
          <w:rStyle w:val="Emphasis"/>
          <w:rFonts w:cstheme="minorHAnsi"/>
        </w:rPr>
        <w:t xml:space="preserve">P. </w:t>
      </w:r>
      <w:proofErr w:type="spellStart"/>
      <w:r w:rsidR="00236C4E" w:rsidRPr="00665D7B">
        <w:rPr>
          <w:rStyle w:val="Emphasis"/>
          <w:rFonts w:cstheme="minorHAnsi"/>
        </w:rPr>
        <w:t>ouachitensis</w:t>
      </w:r>
      <w:proofErr w:type="spellEnd"/>
      <w:r w:rsidR="00236C4E" w:rsidRPr="00665D7B">
        <w:t xml:space="preserve"> </w:t>
      </w:r>
      <w:proofErr w:type="spellStart"/>
      <w:r w:rsidR="74AC055A" w:rsidRPr="00665D7B">
        <w:t>Kallison</w:t>
      </w:r>
      <w:proofErr w:type="spellEnd"/>
      <w:r w:rsidR="74AC055A" w:rsidRPr="00665D7B">
        <w:t xml:space="preserve"> and </w:t>
      </w:r>
      <w:ins w:id="242" w:author="Christine Edwards" w:date="2026-10-09T10:59:00Z">
        <w:r>
          <w:t>C.E</w:t>
        </w:r>
      </w:ins>
      <w:ins w:id="243" w:author="Christine Edwards" w:date="2026-10-09T11:00:00Z">
        <w:r>
          <w:t xml:space="preserve">. </w:t>
        </w:r>
      </w:ins>
      <w:r w:rsidR="74AC055A" w:rsidRPr="00665D7B">
        <w:t xml:space="preserve">Edwards </w:t>
      </w:r>
      <w:r w:rsidR="00236C4E" w:rsidRPr="00665D7B">
        <w:t xml:space="preserve">in the Ouachita Mountains of Arkansas, USA, and 12 individuals from one population of </w:t>
      </w:r>
      <w:r w:rsidR="00236C4E" w:rsidRPr="00665D7B">
        <w:rPr>
          <w:rStyle w:val="Emphasis"/>
          <w:rFonts w:cstheme="minorHAnsi"/>
        </w:rPr>
        <w:t xml:space="preserve">P. </w:t>
      </w:r>
      <w:proofErr w:type="spellStart"/>
      <w:r w:rsidR="00236C4E" w:rsidRPr="00665D7B">
        <w:rPr>
          <w:rStyle w:val="Emphasis"/>
          <w:rFonts w:cstheme="minorHAnsi"/>
        </w:rPr>
        <w:t>gracilis</w:t>
      </w:r>
      <w:proofErr w:type="spellEnd"/>
      <w:r w:rsidR="00236C4E" w:rsidRPr="00665D7B">
        <w:t xml:space="preserve"> </w:t>
      </w:r>
      <w:r w:rsidR="4B4BD984" w:rsidRPr="00665D7B">
        <w:t xml:space="preserve">(Hook.) </w:t>
      </w:r>
      <w:proofErr w:type="spellStart"/>
      <w:r w:rsidR="4B4BD984" w:rsidRPr="00665D7B">
        <w:t>O’kane</w:t>
      </w:r>
      <w:proofErr w:type="spellEnd"/>
      <w:r w:rsidR="4B4BD984" w:rsidRPr="00665D7B">
        <w:t xml:space="preserve"> and Al-Shehbaz</w:t>
      </w:r>
      <w:ins w:id="244" w:author="Christine Edwards" w:date="2026-09-16T17:12:00Z">
        <w:r w:rsidR="00095471" w:rsidRPr="00095471">
          <w:rPr>
            <w:rPrChange w:id="245" w:author="Christine Edwards" w:date="2026-09-16T17:17:00Z">
              <w:rPr/>
            </w:rPrChange>
          </w:rPr>
          <w:t xml:space="preserve"> </w:t>
        </w:r>
      </w:ins>
      <w:r w:rsidR="00236C4E" w:rsidRPr="00665D7B">
        <w:t>in Texas, USA (</w:t>
      </w:r>
      <w:r w:rsidR="00236C4E" w:rsidRPr="00095471">
        <w:rPr>
          <w:b/>
          <w:bCs/>
          <w:rPrChange w:id="246" w:author="Christine Edwards" w:date="2026-09-16T17:17:00Z">
            <w:rPr>
              <w:b/>
              <w:bCs/>
              <w:color w:val="4472C4" w:themeColor="accent1"/>
            </w:rPr>
          </w:rPrChange>
        </w:rPr>
        <w:t>Table 2</w:t>
      </w:r>
      <w:r w:rsidR="00236C4E" w:rsidRPr="00665D7B">
        <w:t>), all previously included in</w:t>
      </w:r>
      <w:r w:rsidR="00BD7360" w:rsidRPr="00665D7B">
        <w:t xml:space="preserve"> </w:t>
      </w:r>
      <w:r w:rsidR="00B47215" w:rsidRPr="00090881">
        <w:rPr>
          <w:noProof/>
        </w:rPr>
        <w:t>C. E. Edwards et al. (2021)</w:t>
      </w:r>
      <w:r w:rsidR="00236C4E" w:rsidRPr="0052304D">
        <w:t xml:space="preserve">. The final dataset comprised 406 individuals. Leaf tissue was dried in silica gel in the field, and DNA was extracted from silica-dried tissue using a modified CTAB protocol </w:t>
      </w:r>
      <w:r w:rsidR="00B47215">
        <w:rPr>
          <w:noProof/>
        </w:rPr>
        <w:t>(Allen, Flores-Vergara, Krasynanski, Kumar, &amp; Thompson 2006)</w:t>
      </w:r>
      <w:r w:rsidR="00236C4E" w:rsidRPr="0052304D">
        <w:t>.</w:t>
      </w:r>
    </w:p>
    <w:p w14:paraId="44E25336" w14:textId="776E68BC" w:rsidR="0003206C" w:rsidRPr="0052304D" w:rsidRDefault="0003206C" w:rsidP="000D2F97">
      <w:pPr>
        <w:pStyle w:val="Heading2"/>
      </w:pPr>
      <w:r w:rsidRPr="0052304D">
        <w:t>Microsatellite markers</w:t>
      </w:r>
      <w:r w:rsidR="00626CA6" w:rsidRPr="0052304D">
        <w:t xml:space="preserve"> and genotyping</w:t>
      </w:r>
    </w:p>
    <w:p w14:paraId="795CA33D" w14:textId="6DDEA410" w:rsidR="00422BEE" w:rsidRPr="0052304D" w:rsidRDefault="00422BEE" w:rsidP="000D2F97">
      <w:r w:rsidRPr="0052304D">
        <w:t xml:space="preserve">We </w:t>
      </w:r>
      <w:ins w:id="247" w:author="Christine Edwards" w:date="2026-09-16T17:14:00Z">
        <w:r w:rsidR="00095471" w:rsidRPr="0052304D">
          <w:t>developed and employed</w:t>
        </w:r>
      </w:ins>
      <w:del w:id="248" w:author="Christine Edwards" w:date="2026-09-16T17:14:00Z">
        <w:r w:rsidRPr="0052304D" w:rsidDel="00095471">
          <w:delText>used</w:delText>
        </w:r>
      </w:del>
      <w:r w:rsidRPr="0052304D">
        <w:t xml:space="preserve"> 20 microsatellite markers to genotype </w:t>
      </w:r>
      <w:r w:rsidRPr="0052304D">
        <w:rPr>
          <w:i/>
          <w:iCs/>
        </w:rPr>
        <w:t>P. globosa</w:t>
      </w:r>
      <w:r w:rsidRPr="0052304D">
        <w:t xml:space="preserve">. We first tested 16 microsatellite markers previously developed for </w:t>
      </w:r>
      <w:r w:rsidRPr="0052304D">
        <w:rPr>
          <w:i/>
          <w:iCs/>
        </w:rPr>
        <w:t>Physaria filiformis</w:t>
      </w:r>
      <w:r w:rsidR="00BD7360" w:rsidRPr="0052304D">
        <w:t xml:space="preserve"> </w:t>
      </w:r>
      <w:r w:rsidR="00B47215">
        <w:rPr>
          <w:noProof/>
        </w:rPr>
        <w:t>(C. E. Edwards et al. 2021)</w:t>
      </w:r>
      <w:r w:rsidRPr="0052304D">
        <w:t xml:space="preserve">, of which 10 produced polymorphic PCR bands of the expected size in </w:t>
      </w:r>
      <w:r w:rsidRPr="0052304D">
        <w:rPr>
          <w:i/>
          <w:iCs/>
        </w:rPr>
        <w:t>P. globosa</w:t>
      </w:r>
      <w:r w:rsidRPr="0052304D">
        <w:t xml:space="preserve">. We then developed 10 additional microsatellite markers for </w:t>
      </w:r>
      <w:r w:rsidRPr="0052304D">
        <w:rPr>
          <w:i/>
          <w:iCs/>
        </w:rPr>
        <w:t>P. globosa</w:t>
      </w:r>
      <w:r w:rsidRPr="0052304D">
        <w:t xml:space="preserve"> </w:t>
      </w:r>
      <w:ins w:id="249" w:author="Christine Edwards" w:date="2026-09-16T17:15:00Z">
        <w:r w:rsidR="00095471" w:rsidRPr="0052304D">
          <w:t xml:space="preserve">using the protocol described in </w:t>
        </w:r>
      </w:ins>
      <w:del w:id="250" w:author="Christine Edwards" w:date="2026-09-16T17:15:00Z">
        <w:r w:rsidRPr="0052304D" w:rsidDel="00095471">
          <w:delText xml:space="preserve">following </w:delText>
        </w:r>
      </w:del>
      <w:r w:rsidR="00B47215">
        <w:rPr>
          <w:noProof/>
        </w:rPr>
        <w:t>Swift, Smith, Menges, Bassuner, and Edwards (2016)</w:t>
      </w:r>
      <w:r w:rsidRPr="0052304D">
        <w:t xml:space="preserve">. Briefly, whole-genome libraries were prepared for two </w:t>
      </w:r>
      <w:r w:rsidRPr="0052304D">
        <w:rPr>
          <w:i/>
          <w:iCs/>
        </w:rPr>
        <w:t>P. globosa</w:t>
      </w:r>
      <w:r w:rsidRPr="0052304D">
        <w:t xml:space="preserve"> individuals, one from Tennessee and one from Kentucky, using Nextera DNA Sample Prep Kits</w:t>
      </w:r>
      <w:ins w:id="251" w:author="Christine Edwards" w:date="2026-09-16T17:15:00Z">
        <w:r w:rsidR="00095471" w:rsidRPr="0052304D">
          <w:t>. Libraries</w:t>
        </w:r>
      </w:ins>
      <w:ins w:id="252" w:author="Christine Edwards" w:date="2026-09-16T17:16:00Z">
        <w:r w:rsidR="00095471" w:rsidRPr="0052304D">
          <w:t xml:space="preserve"> were</w:t>
        </w:r>
      </w:ins>
      <w:del w:id="253" w:author="Christine Edwards" w:date="2026-09-16T17:16:00Z">
        <w:r w:rsidRPr="0052304D" w:rsidDel="00095471">
          <w:delText xml:space="preserve"> and</w:delText>
        </w:r>
      </w:del>
      <w:r w:rsidRPr="0052304D">
        <w:t xml:space="preserve"> sequenced on an Illumina MiSeq platform with 2 × 150 bp reads. Sequencing yielded 1,049,048 and 1,163,933 paired-end reads, </w:t>
      </w:r>
      <w:ins w:id="254" w:author="Christine Edwards" w:date="2026-10-09T11:01:00Z">
        <w:r w:rsidR="0052304D">
          <w:t xml:space="preserve">respectively, </w:t>
        </w:r>
      </w:ins>
      <w:r w:rsidRPr="0052304D">
        <w:lastRenderedPageBreak/>
        <w:t>which were assembled de novo into 585,371 contigs using the medium sensitivity/fast setting in Geneious v.7.1.9 (Biomatters, Auckland, New Zealand). MSATCOMMANDER</w:t>
      </w:r>
      <w:r w:rsidR="00051CD2" w:rsidRPr="0052304D">
        <w:t xml:space="preserve"> </w:t>
      </w:r>
      <w:r w:rsidR="00B47215">
        <w:rPr>
          <w:noProof/>
        </w:rPr>
        <w:t>(Faircloth 2008)</w:t>
      </w:r>
      <w:r w:rsidRPr="0052304D">
        <w:t xml:space="preserve"> identified 2,054 unique microsatellites from the contig consensus sequences, and PRIMER3 </w:t>
      </w:r>
      <w:r w:rsidR="00B47215">
        <w:rPr>
          <w:noProof/>
        </w:rPr>
        <w:t>(Rozen &amp; Skaletsky 1999)</w:t>
      </w:r>
      <w:r w:rsidR="00F65F78" w:rsidRPr="0052304D">
        <w:t xml:space="preserve"> </w:t>
      </w:r>
      <w:r w:rsidRPr="0052304D">
        <w:t xml:space="preserve">identified 324 unique primer pairs. An M13 tag (5′-CACGACGTTGTAAAACGAC-3′) was added to the 5′ end of each forward primer to enable universal dye labeling </w:t>
      </w:r>
      <w:r w:rsidR="00B47215">
        <w:rPr>
          <w:noProof/>
        </w:rPr>
        <w:t>(Boutin-Ganache, Raposo, Raymond, &amp; Deschepper 2001)</w:t>
      </w:r>
      <w:r w:rsidRPr="0052304D">
        <w:t xml:space="preserve">. Of 48 primer pairs tested, 10 additional polymorphic loci showed reliable amplification in </w:t>
      </w:r>
      <w:r w:rsidRPr="0052304D">
        <w:rPr>
          <w:i/>
          <w:iCs/>
        </w:rPr>
        <w:t>P. globosa</w:t>
      </w:r>
      <w:r w:rsidRPr="0052304D">
        <w:t>. These 20 loci (</w:t>
      </w:r>
      <w:r w:rsidRPr="0052304D">
        <w:rPr>
          <w:b/>
          <w:bCs/>
          <w:color w:val="0070C0"/>
        </w:rPr>
        <w:t>Appendix 1, Table 1</w:t>
      </w:r>
      <w:r w:rsidRPr="0052304D">
        <w:t xml:space="preserve">) were used to genotype </w:t>
      </w:r>
      <w:ins w:id="255" w:author="Christine Edwards" w:date="2026-10-09T11:02:00Z">
        <w:r w:rsidR="0052304D">
          <w:t xml:space="preserve">the </w:t>
        </w:r>
      </w:ins>
      <w:r w:rsidRPr="0052304D">
        <w:t>406 samples.</w:t>
      </w:r>
    </w:p>
    <w:p w14:paraId="71EF6015" w14:textId="556C92C7" w:rsidR="00422BEE" w:rsidRPr="0052304D" w:rsidRDefault="00422BEE" w:rsidP="000D2F97">
      <w:r w:rsidRPr="0052304D">
        <w:t xml:space="preserve">PCR amplifications were performed in 10 </w:t>
      </w:r>
      <w:proofErr w:type="spellStart"/>
      <w:r w:rsidRPr="0052304D">
        <w:t>μL</w:t>
      </w:r>
      <w:proofErr w:type="spellEnd"/>
      <w:r w:rsidRPr="0052304D">
        <w:t xml:space="preserve"> reactions containing 0.5 U </w:t>
      </w:r>
      <w:proofErr w:type="spellStart"/>
      <w:r w:rsidRPr="0052304D">
        <w:t>GoTaq</w:t>
      </w:r>
      <w:proofErr w:type="spellEnd"/>
      <w:r w:rsidRPr="0052304D">
        <w:t xml:space="preserve"> Flexi DNA polymerase (Promega, Madison, WI, USA), 1× Colorless </w:t>
      </w:r>
      <w:proofErr w:type="spellStart"/>
      <w:r w:rsidRPr="0052304D">
        <w:t>GoTaq</w:t>
      </w:r>
      <w:proofErr w:type="spellEnd"/>
      <w:r w:rsidRPr="0052304D">
        <w:t xml:space="preserve"> Flexi Buffer (Promega, Madison, WI, USA), 1.5 mM MgCl2, 4.5 </w:t>
      </w:r>
      <w:proofErr w:type="spellStart"/>
      <w:r w:rsidRPr="0052304D">
        <w:t>pmol</w:t>
      </w:r>
      <w:proofErr w:type="spellEnd"/>
      <w:r w:rsidRPr="0052304D">
        <w:t xml:space="preserve"> each of the reverse primer and one of four fluorescently labeled M13 primers (6-FAM, VIC, NED, or PET; Applied Biosystems, Foster City, CA, USA), 0.18 </w:t>
      </w:r>
      <w:proofErr w:type="spellStart"/>
      <w:r w:rsidRPr="0052304D">
        <w:t>pmol</w:t>
      </w:r>
      <w:proofErr w:type="spellEnd"/>
      <w:r w:rsidRPr="0052304D">
        <w:t xml:space="preserve"> of the M13-tagged forward primer, and 0.5 mM of each dNTP. Thermal cycling consisted of an initial denaturation at 94 °C for 3 min; 35 cycles of 94 °C for 30 s, 52 °C for 30 s, and 72 °C for 45 s; and a final extension at 72 °C for 20 min. Genotyping was conducted by capillary electrophoresis on an Applied Biosystems 3730xl (Applied Biosystems, Foster City, CA, USA) at the Cornell Biotechnology Resource Center</w:t>
      </w:r>
      <w:ins w:id="256" w:author="Christine Edwards" w:date="2026-10-09T11:02:00Z">
        <w:r w:rsidR="0052304D">
          <w:t>.</w:t>
        </w:r>
      </w:ins>
      <w:del w:id="257" w:author="Christine Edwards" w:date="2026-10-09T11:02:00Z">
        <w:r w:rsidRPr="0052304D" w:rsidDel="0052304D">
          <w:delText>,</w:delText>
        </w:r>
      </w:del>
      <w:r w:rsidRPr="0052304D">
        <w:t xml:space="preserve"> </w:t>
      </w:r>
      <w:ins w:id="258" w:author="Christine Edwards" w:date="2026-10-09T11:02:00Z">
        <w:r w:rsidR="0052304D">
          <w:t>R</w:t>
        </w:r>
      </w:ins>
      <w:del w:id="259" w:author="Christine Edwards" w:date="2026-10-09T11:02:00Z">
        <w:r w:rsidRPr="0052304D" w:rsidDel="0052304D">
          <w:delText>and r</w:delText>
        </w:r>
      </w:del>
      <w:r w:rsidRPr="0052304D">
        <w:t xml:space="preserve">aw trace files were scored in </w:t>
      </w:r>
      <w:proofErr w:type="spellStart"/>
      <w:r w:rsidRPr="0052304D">
        <w:t>GeneMarker</w:t>
      </w:r>
      <w:proofErr w:type="spellEnd"/>
      <w:r w:rsidRPr="0052304D">
        <w:t xml:space="preserve"> v.2.6.2 (</w:t>
      </w:r>
      <w:proofErr w:type="spellStart"/>
      <w:r w:rsidRPr="0052304D">
        <w:t>SoftGenetics</w:t>
      </w:r>
      <w:proofErr w:type="spellEnd"/>
      <w:r w:rsidRPr="0052304D">
        <w:t>, State College, PA, USA).</w:t>
      </w:r>
    </w:p>
    <w:p w14:paraId="0E0A6BB2" w14:textId="2C832068" w:rsidR="009807C4" w:rsidRPr="0052304D" w:rsidRDefault="009807C4" w:rsidP="000D2F97">
      <w:pPr>
        <w:pStyle w:val="Heading2"/>
      </w:pPr>
      <w:r w:rsidRPr="0052304D">
        <w:t xml:space="preserve">Analysis of </w:t>
      </w:r>
      <w:r w:rsidR="00BA4FD1" w:rsidRPr="0052304D">
        <w:t>population structure</w:t>
      </w:r>
    </w:p>
    <w:p w14:paraId="2C809040" w14:textId="22D0BEE7" w:rsidR="00390B59" w:rsidRDefault="00390B59" w:rsidP="000D2F97">
      <w:pPr>
        <w:rPr>
          <w:ins w:id="260" w:author="Christine Edwards" w:date="2026-09-16T17:24:00Z"/>
        </w:rPr>
      </w:pPr>
      <w:r w:rsidRPr="0052304D">
        <w:t xml:space="preserve">Population genetic structure was characterized by Nei’s standard genetic distance among populations, pairwise </w:t>
      </w:r>
      <w:r w:rsidRPr="0052304D">
        <w:rPr>
          <w:rStyle w:val="Emphasis"/>
          <w:rFonts w:cstheme="minorHAnsi"/>
          <w:i w:val="0"/>
          <w:iCs w:val="0"/>
        </w:rPr>
        <w:t>F</w:t>
      </w:r>
      <w:r w:rsidRPr="0052304D">
        <w:rPr>
          <w:vertAlign w:val="subscript"/>
        </w:rPr>
        <w:t>ST</w:t>
      </w:r>
      <w:r w:rsidRPr="0052304D">
        <w:t>, and pairwise G</w:t>
      </w:r>
      <w:r w:rsidRPr="0052304D">
        <w:rPr>
          <w:rStyle w:val="Emphasis"/>
          <w:rFonts w:cstheme="minorHAnsi"/>
          <w:i w:val="0"/>
          <w:iCs w:val="0"/>
          <w:vertAlign w:val="subscript"/>
        </w:rPr>
        <w:t>ST</w:t>
      </w:r>
      <w:r w:rsidRPr="0052304D">
        <w:rPr>
          <w:rStyle w:val="Emphasis"/>
          <w:rFonts w:cstheme="minorHAnsi"/>
          <w:i w:val="0"/>
          <w:iCs w:val="0"/>
        </w:rPr>
        <w:t>, calculated in Genodive</w:t>
      </w:r>
      <w:ins w:id="261" w:author="Christine Edwards" w:date="2026-10-09T11:09:00Z">
        <w:r w:rsidR="0052304D">
          <w:rPr>
            <w:rStyle w:val="Emphasis"/>
            <w:rFonts w:cstheme="minorHAnsi"/>
            <w:i w:val="0"/>
            <w:iCs w:val="0"/>
          </w:rPr>
          <w:t xml:space="preserve"> </w:t>
        </w:r>
      </w:ins>
      <w:r w:rsidR="00B47215">
        <w:rPr>
          <w:rStyle w:val="Emphasis"/>
          <w:rFonts w:cstheme="minorHAnsi"/>
          <w:i w:val="0"/>
          <w:iCs w:val="0"/>
          <w:noProof/>
        </w:rPr>
        <w:t>(Meirmans &amp; Van Tienderen 2004)</w:t>
      </w:r>
      <w:r w:rsidRPr="0052304D">
        <w:rPr>
          <w:rStyle w:val="Emphasis"/>
          <w:rFonts w:cstheme="minorHAnsi"/>
        </w:rPr>
        <w:t xml:space="preserve">. </w:t>
      </w:r>
      <w:r w:rsidR="004E6084" w:rsidRPr="0052304D">
        <w:t xml:space="preserve">The Nei’s </w:t>
      </w:r>
      <w:r w:rsidR="004E6084" w:rsidRPr="0052304D">
        <w:rPr>
          <w:rStyle w:val="Emphasis"/>
          <w:rFonts w:cstheme="minorHAnsi"/>
        </w:rPr>
        <w:t>D</w:t>
      </w:r>
      <w:r w:rsidR="004E6084" w:rsidRPr="0052304D">
        <w:t xml:space="preserve"> matrix was used to construct a neighbor-joining tree in R using the </w:t>
      </w:r>
      <w:r w:rsidR="004E6084" w:rsidRPr="0052304D">
        <w:rPr>
          <w:rStyle w:val="HTMLCode"/>
          <w:rFonts w:asciiTheme="minorHAnsi" w:hAnsiTheme="minorHAnsi" w:cstheme="minorHAnsi"/>
        </w:rPr>
        <w:lastRenderedPageBreak/>
        <w:t>ape</w:t>
      </w:r>
      <w:r w:rsidR="004E6084" w:rsidRPr="0052304D">
        <w:t xml:space="preserve"> package</w:t>
      </w:r>
      <w:r w:rsidR="00924C71" w:rsidRPr="0052304D">
        <w:t xml:space="preserve"> </w:t>
      </w:r>
      <w:r w:rsidR="00B47215" w:rsidRPr="00A07E1E">
        <w:rPr>
          <w:noProof/>
        </w:rPr>
        <w:t>(Paradis, Claude, &amp; Strimmer 2004)</w:t>
      </w:r>
      <w:r w:rsidR="004E6084" w:rsidRPr="0052304D">
        <w:t xml:space="preserve">, rooted with </w:t>
      </w:r>
      <w:r w:rsidR="00A26F2A" w:rsidRPr="0052304D">
        <w:rPr>
          <w:i/>
          <w:iCs/>
        </w:rPr>
        <w:t xml:space="preserve">P. </w:t>
      </w:r>
      <w:proofErr w:type="spellStart"/>
      <w:r w:rsidR="00A26F2A" w:rsidRPr="0052304D">
        <w:rPr>
          <w:i/>
          <w:iCs/>
        </w:rPr>
        <w:t>gracilis</w:t>
      </w:r>
      <w:proofErr w:type="spellEnd"/>
      <w:r w:rsidR="004E6084" w:rsidRPr="0052304D">
        <w:t xml:space="preserve"> as the outgroup.</w:t>
      </w:r>
      <w:r w:rsidR="0048431D" w:rsidRPr="0052304D">
        <w:t xml:space="preserve"> </w:t>
      </w:r>
      <w:r w:rsidR="00DE6487" w:rsidRPr="0052304D">
        <w:t xml:space="preserve">Genetic structure within </w:t>
      </w:r>
      <w:r w:rsidR="00DE6487" w:rsidRPr="0052304D">
        <w:rPr>
          <w:rStyle w:val="Emphasis"/>
        </w:rPr>
        <w:t>P. globosa</w:t>
      </w:r>
      <w:r w:rsidR="00DE6487" w:rsidRPr="0052304D">
        <w:t xml:space="preserve"> was also examined by PCA in </w:t>
      </w:r>
      <w:r w:rsidR="00E21121" w:rsidRPr="0052304D">
        <w:t>the R package</w:t>
      </w:r>
      <w:r w:rsidR="00E21121" w:rsidRPr="0052304D">
        <w:rPr>
          <w:rStyle w:val="HTMLCode"/>
        </w:rPr>
        <w:t xml:space="preserve"> </w:t>
      </w:r>
      <w:proofErr w:type="spellStart"/>
      <w:r w:rsidR="00DE6487" w:rsidRPr="0052304D">
        <w:rPr>
          <w:rStyle w:val="HTMLCode"/>
        </w:rPr>
        <w:t>adegenet</w:t>
      </w:r>
      <w:proofErr w:type="spellEnd"/>
      <w:r w:rsidR="00DE6487" w:rsidRPr="0052304D">
        <w:rPr>
          <w:rStyle w:val="HTMLCode"/>
        </w:rPr>
        <w:t xml:space="preserve"> </w:t>
      </w:r>
      <w:r w:rsidR="00B47215">
        <w:rPr>
          <w:noProof/>
        </w:rPr>
        <w:t>(Jombart 2008)</w:t>
      </w:r>
      <w:r w:rsidR="007150F1" w:rsidRPr="006F5462">
        <w:t xml:space="preserve"> </w:t>
      </w:r>
      <w:r w:rsidR="00DE6487" w:rsidRPr="0052304D">
        <w:t xml:space="preserve">and by Bayesian clustering in STRUCTURE v.2.3.4 </w:t>
      </w:r>
      <w:r w:rsidR="00B47215" w:rsidRPr="00A07E1E">
        <w:rPr>
          <w:noProof/>
        </w:rPr>
        <w:t>(Pritchard, Stephens, &amp; Donnelly 2000)</w:t>
      </w:r>
      <w:r w:rsidR="00DE6487" w:rsidRPr="0052304D">
        <w:t xml:space="preserve">. We ran five replicate analyses for each </w:t>
      </w:r>
      <w:r w:rsidR="00DE6487" w:rsidRPr="0052304D">
        <w:rPr>
          <w:rStyle w:val="Emphasis"/>
        </w:rPr>
        <w:t>K</w:t>
      </w:r>
      <w:r w:rsidR="00DE6487" w:rsidRPr="0052304D">
        <w:t xml:space="preserve"> from 1 to 13, using a burn-in of 600,000 generations and a run length of 1,000,000 generations, and evaluated the most likely number of clusters in STRUCTURE HARVESTER </w:t>
      </w:r>
      <w:r w:rsidR="00B47215" w:rsidRPr="00A07E1E">
        <w:rPr>
          <w:noProof/>
        </w:rPr>
        <w:t>(Earl &amp; vonHoldt 2012)</w:t>
      </w:r>
      <w:r w:rsidR="00DE6487" w:rsidRPr="0052304D">
        <w:t xml:space="preserve">. </w:t>
      </w:r>
      <w:r w:rsidR="002B4AAF" w:rsidRPr="0052304D">
        <w:t xml:space="preserve">The result was visualized on map by </w:t>
      </w:r>
      <w:ins w:id="262" w:author="Christine Edwards" w:date="2026-09-16T17:21:00Z">
        <w:r w:rsidR="00722AAD">
          <w:t>using the</w:t>
        </w:r>
        <w:r w:rsidR="00722AAD" w:rsidRPr="0052304D">
          <w:t xml:space="preserve"> </w:t>
        </w:r>
      </w:ins>
      <w:r w:rsidR="001D7215" w:rsidRPr="0052304D">
        <w:t xml:space="preserve">R package </w:t>
      </w:r>
      <w:proofErr w:type="spellStart"/>
      <w:r w:rsidR="001D7215" w:rsidRPr="0052304D">
        <w:rPr>
          <w:rStyle w:val="HTMLCode"/>
          <w:rFonts w:asciiTheme="minorHAnsi" w:hAnsiTheme="minorHAnsi" w:cstheme="minorHAnsi"/>
        </w:rPr>
        <w:t>scatterpie</w:t>
      </w:r>
      <w:proofErr w:type="spellEnd"/>
      <w:r w:rsidR="00C043F9" w:rsidRPr="0052304D">
        <w:t xml:space="preserve"> </w:t>
      </w:r>
      <w:r w:rsidR="00B47215">
        <w:rPr>
          <w:noProof/>
        </w:rPr>
        <w:t>(Yu 2025)</w:t>
      </w:r>
      <w:r w:rsidR="00C043F9" w:rsidRPr="0052304D">
        <w:t xml:space="preserve">. </w:t>
      </w:r>
      <w:r w:rsidR="00DE6487" w:rsidRPr="0052304D">
        <w:t>Hierarchical genetic structure was further quantified by AMOVA in GenAlEx</w:t>
      </w:r>
      <w:r w:rsidR="00E21121" w:rsidRPr="0052304D">
        <w:t xml:space="preserve"> </w:t>
      </w:r>
      <w:r w:rsidR="00B47215">
        <w:rPr>
          <w:noProof/>
        </w:rPr>
        <w:t>(Peakall &amp; Smouse 2012)</w:t>
      </w:r>
      <w:r w:rsidR="00DE6487" w:rsidRPr="0052304D">
        <w:t>.</w:t>
      </w:r>
      <w:ins w:id="263" w:author="Christine Edwards" w:date="2026-10-02T10:05:00Z">
        <w:r w:rsidR="0052304D">
          <w:t xml:space="preserve"> We </w:t>
        </w:r>
      </w:ins>
      <w:ins w:id="264" w:author="Christine Edwards" w:date="2026-10-02T10:08:00Z">
        <w:r w:rsidR="0052304D">
          <w:t>explored</w:t>
        </w:r>
      </w:ins>
      <w:ins w:id="265" w:author="Christine Edwards" w:date="2026-10-02T10:05:00Z">
        <w:r w:rsidR="0052304D">
          <w:t xml:space="preserve"> three </w:t>
        </w:r>
      </w:ins>
      <w:ins w:id="266" w:author="Christine Edwards" w:date="2026-10-02T10:08:00Z">
        <w:r w:rsidR="0052304D">
          <w:t xml:space="preserve">population </w:t>
        </w:r>
      </w:ins>
      <w:ins w:id="267" w:author="Christine Edwards" w:date="2026-10-02T10:05:00Z">
        <w:r w:rsidR="0052304D">
          <w:t>grouping strategies in AMOVA to determi</w:t>
        </w:r>
      </w:ins>
      <w:ins w:id="268" w:author="Christine Edwards" w:date="2026-10-02T10:06:00Z">
        <w:r w:rsidR="0052304D">
          <w:t xml:space="preserve">ne which </w:t>
        </w:r>
      </w:ins>
      <w:ins w:id="269" w:author="Christine Edwards" w:date="2026-10-02T10:08:00Z">
        <w:r w:rsidR="0052304D">
          <w:t xml:space="preserve">best </w:t>
        </w:r>
      </w:ins>
      <w:ins w:id="270" w:author="Christine Edwards" w:date="2026-10-02T10:06:00Z">
        <w:r w:rsidR="0052304D">
          <w:t>explained patterns of among-population genetic structure</w:t>
        </w:r>
      </w:ins>
      <w:ins w:id="271" w:author="Christine Edwards" w:date="2026-10-09T11:17:00Z">
        <w:r w:rsidR="0052304D">
          <w:t>,</w:t>
        </w:r>
      </w:ins>
      <w:ins w:id="272" w:author="Christine Edwards" w:date="2026-10-02T10:06:00Z">
        <w:r w:rsidR="0052304D">
          <w:t xml:space="preserve"> includi</w:t>
        </w:r>
      </w:ins>
      <w:ins w:id="273" w:author="Christine Edwards" w:date="2026-10-02T10:07:00Z">
        <w:r w:rsidR="0052304D">
          <w:t>ng two groups</w:t>
        </w:r>
      </w:ins>
      <w:ins w:id="274" w:author="Christine Edwards" w:date="2026-10-09T11:17:00Z">
        <w:r w:rsidR="0052304D">
          <w:t xml:space="preserve"> (</w:t>
        </w:r>
      </w:ins>
      <w:ins w:id="275" w:author="Christine Edwards" w:date="2026-10-02T10:07:00Z">
        <w:r w:rsidR="0052304D">
          <w:t>IN+KY and TNE and TNW</w:t>
        </w:r>
      </w:ins>
      <w:ins w:id="276" w:author="Christine Edwards" w:date="2026-10-09T11:17:00Z">
        <w:r w:rsidR="0052304D">
          <w:t>)</w:t>
        </w:r>
      </w:ins>
      <w:ins w:id="277" w:author="Christine Edwards" w:date="2026-10-02T10:07:00Z">
        <w:r w:rsidR="0052304D">
          <w:t>, three groups</w:t>
        </w:r>
      </w:ins>
      <w:ins w:id="278" w:author="Christine Edwards" w:date="2026-10-09T11:17:00Z">
        <w:r w:rsidR="0052304D">
          <w:t xml:space="preserve"> (</w:t>
        </w:r>
      </w:ins>
      <w:ins w:id="279" w:author="Christine Edwards" w:date="2026-10-02T10:07:00Z">
        <w:r w:rsidR="0052304D">
          <w:t>IN+KY, TNE, and TNW</w:t>
        </w:r>
      </w:ins>
      <w:ins w:id="280" w:author="Christine Edwards" w:date="2026-10-09T11:17:00Z">
        <w:r w:rsidR="0052304D">
          <w:t>)</w:t>
        </w:r>
      </w:ins>
      <w:ins w:id="281" w:author="Christine Edwards" w:date="2026-10-02T10:07:00Z">
        <w:r w:rsidR="0052304D">
          <w:t xml:space="preserve">, and </w:t>
        </w:r>
      </w:ins>
      <w:ins w:id="282" w:author="Christine Edwards" w:date="2026-10-02T10:08:00Z">
        <w:r w:rsidR="0052304D">
          <w:t xml:space="preserve">four </w:t>
        </w:r>
      </w:ins>
      <w:ins w:id="283" w:author="Christine Edwards" w:date="2026-10-09T11:18:00Z">
        <w:r w:rsidR="0052304D">
          <w:t xml:space="preserve">groups, with each </w:t>
        </w:r>
      </w:ins>
      <w:ins w:id="284" w:author="Christine Edwards" w:date="2026-10-02T10:08:00Z">
        <w:r w:rsidR="0052304D">
          <w:t xml:space="preserve">ecoregion in </w:t>
        </w:r>
      </w:ins>
      <w:ins w:id="285" w:author="Christine Edwards" w:date="2026-10-09T11:18:00Z">
        <w:r w:rsidR="0052304D">
          <w:t xml:space="preserve">a </w:t>
        </w:r>
      </w:ins>
      <w:ins w:id="286" w:author="Christine Edwards" w:date="2026-10-02T10:08:00Z">
        <w:r w:rsidR="0052304D">
          <w:t>separate group.</w:t>
        </w:r>
      </w:ins>
    </w:p>
    <w:p w14:paraId="75C495C5" w14:textId="77777777" w:rsidR="00722AAD" w:rsidRPr="009A7EBD" w:rsidRDefault="00722AAD" w:rsidP="000D2F97">
      <w:pPr>
        <w:pStyle w:val="Heading2"/>
      </w:pPr>
      <w:r w:rsidRPr="009A7EBD">
        <w:t>Analysis of genetic diversity</w:t>
      </w:r>
    </w:p>
    <w:p w14:paraId="11B29ADC" w14:textId="6E9B2EBA" w:rsidR="00722AAD" w:rsidRPr="009A7EBD" w:rsidRDefault="00722AAD" w:rsidP="000D2F97">
      <w:r w:rsidRPr="009A7EBD">
        <w:t xml:space="preserve">Samples with &gt;50% missing data were excluded, removing nine </w:t>
      </w:r>
      <w:r w:rsidRPr="009A7EBD">
        <w:rPr>
          <w:rStyle w:val="Emphasis"/>
          <w:rFonts w:cstheme="minorHAnsi"/>
        </w:rPr>
        <w:t>P. globosa</w:t>
      </w:r>
      <w:r w:rsidRPr="009A7EBD">
        <w:t xml:space="preserve"> individuals and leaving a final dataset of 397 individuals. The mean number of alleles per population (A), observed and expected heterozygosity (</w:t>
      </w:r>
      <w:r w:rsidRPr="009A7EBD">
        <w:rPr>
          <w:rStyle w:val="Emphasis"/>
          <w:rFonts w:cstheme="minorHAnsi"/>
          <w:i w:val="0"/>
          <w:iCs w:val="0"/>
        </w:rPr>
        <w:t>H</w:t>
      </w:r>
      <w:r w:rsidRPr="009A7EBD">
        <w:rPr>
          <w:rStyle w:val="Emphasis"/>
          <w:rFonts w:cstheme="minorHAnsi"/>
          <w:i w:val="0"/>
          <w:iCs w:val="0"/>
          <w:vertAlign w:val="subscript"/>
        </w:rPr>
        <w:t>O</w:t>
      </w:r>
      <w:r w:rsidRPr="009A7EBD">
        <w:rPr>
          <w:rStyle w:val="Emphasis"/>
          <w:rFonts w:cstheme="minorHAnsi"/>
          <w:i w:val="0"/>
          <w:iCs w:val="0"/>
        </w:rPr>
        <w:t>, H</w:t>
      </w:r>
      <w:r w:rsidRPr="009A7EBD">
        <w:rPr>
          <w:rStyle w:val="Emphasis"/>
          <w:rFonts w:cstheme="minorHAnsi"/>
          <w:i w:val="0"/>
          <w:iCs w:val="0"/>
          <w:vertAlign w:val="subscript"/>
        </w:rPr>
        <w:t>E</w:t>
      </w:r>
      <w:r w:rsidRPr="009A7EBD">
        <w:t>), and the inbreeding coefficient (</w:t>
      </w:r>
      <w:r w:rsidRPr="009A7EBD">
        <w:rPr>
          <w:rStyle w:val="Emphasis"/>
          <w:rFonts w:cstheme="minorHAnsi"/>
          <w:i w:val="0"/>
          <w:iCs w:val="0"/>
        </w:rPr>
        <w:t>F</w:t>
      </w:r>
      <w:r w:rsidRPr="009A7EBD">
        <w:rPr>
          <w:vertAlign w:val="subscript"/>
        </w:rPr>
        <w:t>IS</w:t>
      </w:r>
      <w:r w:rsidRPr="009A7EBD">
        <w:t xml:space="preserve">) were calculated by Genodive </w:t>
      </w:r>
      <w:r w:rsidR="00B47215">
        <w:rPr>
          <w:noProof/>
        </w:rPr>
        <w:t>(Meirmans &amp; Van Tienderen 2004)</w:t>
      </w:r>
      <w:r w:rsidRPr="009A7EBD">
        <w:t>. Private alleles (</w:t>
      </w:r>
      <w:r w:rsidRPr="009A7EBD">
        <w:rPr>
          <w:rStyle w:val="Emphasis"/>
          <w:rFonts w:cstheme="minorHAnsi"/>
          <w:i w:val="0"/>
          <w:iCs w:val="0"/>
        </w:rPr>
        <w:t>A</w:t>
      </w:r>
      <w:r w:rsidRPr="009A7EBD">
        <w:rPr>
          <w:vertAlign w:val="subscript"/>
        </w:rPr>
        <w:t>P</w:t>
      </w:r>
      <w:r w:rsidRPr="009A7EBD">
        <w:t xml:space="preserve">) were identified by GenAlEx </w:t>
      </w:r>
      <w:r w:rsidR="00B47215">
        <w:rPr>
          <w:noProof/>
        </w:rPr>
        <w:t>(Peakall &amp; Smouse 2012)</w:t>
      </w:r>
      <w:r w:rsidRPr="009A7EBD">
        <w:t>, and allelic richness (A</w:t>
      </w:r>
      <w:r w:rsidRPr="009A7EBD">
        <w:rPr>
          <w:vertAlign w:val="subscript"/>
        </w:rPr>
        <w:t>R</w:t>
      </w:r>
      <w:r w:rsidRPr="009A7EBD">
        <w:t xml:space="preserve">) was estimated by HP-Rare </w:t>
      </w:r>
      <w:r w:rsidR="00B47215">
        <w:rPr>
          <w:noProof/>
        </w:rPr>
        <w:t>(Kalinowski 2005)</w:t>
      </w:r>
      <w:r w:rsidRPr="009A7EBD">
        <w:t>. Null allele frequency (N), genotyping error (b), and the inbreeding coefficient corrected for null alleles (</w:t>
      </w:r>
      <w:r w:rsidRPr="009A7EBD">
        <w:rPr>
          <w:rStyle w:val="Emphasis"/>
          <w:rFonts w:cstheme="minorHAnsi"/>
          <w:i w:val="0"/>
          <w:iCs w:val="0"/>
        </w:rPr>
        <w:t>F</w:t>
      </w:r>
      <w:r w:rsidRPr="009A7EBD">
        <w:rPr>
          <w:vertAlign w:val="subscript"/>
        </w:rPr>
        <w:t>B</w:t>
      </w:r>
      <w:r w:rsidRPr="009A7EBD">
        <w:t xml:space="preserve">) were estimated by INEST v.2.2 </w:t>
      </w:r>
      <w:r w:rsidR="00B47215">
        <w:rPr>
          <w:noProof/>
        </w:rPr>
        <w:t>(Chybicki &amp; Burczyk 2009)</w:t>
      </w:r>
      <w:r w:rsidRPr="009A7EBD">
        <w:t xml:space="preserve"> under a Bayesian MCMC framework with 5,000,000 cycles, sampling every 250 cycles after a burn-in of 500,000. Recent bottlenecks were assessed by the bottleneck function in INEST v.2.2 based on heterozygosity excess and M-ratio deficiency, each evaluated with a Z-test and a Wilcoxon </w:t>
      </w:r>
      <w:r w:rsidRPr="009A7EBD">
        <w:lastRenderedPageBreak/>
        <w:t>signed-rank test. Populations were considered to show evidence of a recent bottleneck when at least three of the four tests were significant (</w:t>
      </w:r>
      <w:r w:rsidRPr="009A7EBD">
        <w:rPr>
          <w:rStyle w:val="Emphasis"/>
          <w:rFonts w:cstheme="minorHAnsi"/>
        </w:rPr>
        <w:t>p</w:t>
      </w:r>
      <w:r w:rsidRPr="009A7EBD">
        <w:t xml:space="preserve"> &lt; 0.05).</w:t>
      </w:r>
    </w:p>
    <w:p w14:paraId="66FBB9E7" w14:textId="77777777" w:rsidR="00722AAD" w:rsidRPr="0052304D" w:rsidRDefault="00722AAD" w:rsidP="000D2F97">
      <w:pPr>
        <w:rPr>
          <w:rFonts w:eastAsia="TimesNewRoman"/>
        </w:rPr>
      </w:pPr>
    </w:p>
    <w:p w14:paraId="4ED3DAA9" w14:textId="631DF0E1" w:rsidR="00443441" w:rsidRPr="0052304D" w:rsidRDefault="00C75E3B" w:rsidP="000D2F97">
      <w:pPr>
        <w:pStyle w:val="Heading1"/>
      </w:pPr>
      <w:r w:rsidRPr="0052304D">
        <w:t>Results</w:t>
      </w:r>
    </w:p>
    <w:p w14:paraId="6F2FC47D" w14:textId="2A495619" w:rsidR="00754726" w:rsidRPr="0052304D" w:rsidRDefault="00D01363" w:rsidP="000D2F97">
      <w:pPr>
        <w:pStyle w:val="Heading2"/>
      </w:pPr>
      <w:r w:rsidRPr="0052304D">
        <w:t>Interspecific and intraspecific differentiations</w:t>
      </w:r>
    </w:p>
    <w:p w14:paraId="71C6B7A3" w14:textId="2B6AB9C6" w:rsidR="00075780" w:rsidRPr="0052304D" w:rsidRDefault="414269B3" w:rsidP="000D2F97">
      <w:r w:rsidRPr="0052304D">
        <w:t xml:space="preserve">We sampled </w:t>
      </w:r>
      <w:r w:rsidRPr="0052304D">
        <w:rPr>
          <w:i/>
          <w:iCs/>
        </w:rPr>
        <w:t>P. globosa</w:t>
      </w:r>
      <w:r w:rsidRPr="0052304D">
        <w:t xml:space="preserve"> from </w:t>
      </w:r>
      <w:ins w:id="287" w:author="Christine Edwards" w:date="2026-10-09T11:23:00Z">
        <w:r w:rsidR="0052304D">
          <w:t>one</w:t>
        </w:r>
      </w:ins>
      <w:del w:id="288" w:author="Christine Edwards" w:date="2026-10-09T11:23:00Z">
        <w:r w:rsidR="006E209E" w:rsidRPr="0052304D" w:rsidDel="0052304D">
          <w:delText>1</w:delText>
        </w:r>
      </w:del>
      <w:r w:rsidRPr="0052304D">
        <w:t xml:space="preserve"> natural population in the Indiana region (IN), </w:t>
      </w:r>
      <w:ins w:id="289" w:author="Christine Edwards" w:date="2026-10-09T11:23:00Z">
        <w:r w:rsidR="0052304D">
          <w:t>six</w:t>
        </w:r>
      </w:ins>
      <w:del w:id="290" w:author="Christine Edwards" w:date="2026-10-09T11:23:00Z">
        <w:r w:rsidR="006E209E" w:rsidRPr="0052304D" w:rsidDel="0052304D">
          <w:delText>6</w:delText>
        </w:r>
      </w:del>
      <w:r w:rsidRPr="0052304D">
        <w:t xml:space="preserve"> natural populations in the Kentucky region (KY), </w:t>
      </w:r>
      <w:ins w:id="291" w:author="Christine Edwards" w:date="2026-10-09T11:23:00Z">
        <w:r w:rsidR="0052304D">
          <w:t>five</w:t>
        </w:r>
      </w:ins>
      <w:del w:id="292" w:author="Christine Edwards" w:date="2026-10-09T11:23:00Z">
        <w:r w:rsidR="006E209E" w:rsidRPr="0052304D" w:rsidDel="0052304D">
          <w:delText>5</w:delText>
        </w:r>
      </w:del>
      <w:r w:rsidRPr="0052304D">
        <w:t xml:space="preserve"> natural populations in western Tennessee (TNW), </w:t>
      </w:r>
      <w:ins w:id="293" w:author="Christine Edwards" w:date="2026-10-09T11:23:00Z">
        <w:r w:rsidR="0052304D">
          <w:t>two</w:t>
        </w:r>
      </w:ins>
      <w:del w:id="294" w:author="Christine Edwards" w:date="2026-10-09T11:23:00Z">
        <w:r w:rsidR="0042100C" w:rsidRPr="0052304D" w:rsidDel="0052304D">
          <w:delText>2</w:delText>
        </w:r>
      </w:del>
      <w:r w:rsidRPr="0052304D">
        <w:t xml:space="preserve"> natural populations in eastern Tennessee (TNE), </w:t>
      </w:r>
      <w:r w:rsidR="00322AAA" w:rsidRPr="0052304D">
        <w:t xml:space="preserve">and </w:t>
      </w:r>
      <w:ins w:id="295" w:author="Christine Edwards" w:date="2026-10-09T11:23:00Z">
        <w:r w:rsidR="0052304D">
          <w:t>t</w:t>
        </w:r>
      </w:ins>
      <w:ins w:id="296" w:author="Christine Edwards" w:date="2026-10-09T11:24:00Z">
        <w:r w:rsidR="0052304D">
          <w:t>wo</w:t>
        </w:r>
      </w:ins>
      <w:del w:id="297" w:author="Christine Edwards" w:date="2026-10-09T11:23:00Z">
        <w:r w:rsidR="0042100C" w:rsidRPr="0052304D" w:rsidDel="0052304D">
          <w:delText>2</w:delText>
        </w:r>
      </w:del>
      <w:r w:rsidR="00C13CA2" w:rsidRPr="0052304D">
        <w:t xml:space="preserve"> translocated populations</w:t>
      </w:r>
      <w:r w:rsidR="00322AAA" w:rsidRPr="0052304D">
        <w:t xml:space="preserve"> </w:t>
      </w:r>
      <w:r w:rsidRPr="0052304D">
        <w:t>(</w:t>
      </w:r>
      <w:r w:rsidRPr="0052304D">
        <w:rPr>
          <w:b/>
          <w:bCs/>
        </w:rPr>
        <w:t>Fig. 1A, B; Fig. 2</w:t>
      </w:r>
      <w:r w:rsidRPr="0052304D">
        <w:t xml:space="preserve">). </w:t>
      </w:r>
      <w:r w:rsidR="00075780" w:rsidRPr="0052304D">
        <w:t>Broad-scale population structure was consistent across the neighbor-joining tree, STRUCTURE, PCA, and pairwise differentiation analyses. The neighbor-joining tree (</w:t>
      </w:r>
      <w:r w:rsidR="00075780" w:rsidRPr="0052304D">
        <w:rPr>
          <w:b/>
          <w:bCs/>
        </w:rPr>
        <w:t>Fig. 1C</w:t>
      </w:r>
      <w:r w:rsidR="00075780" w:rsidRPr="0052304D">
        <w:t xml:space="preserve">), rooted with </w:t>
      </w:r>
      <w:r w:rsidR="00075780" w:rsidRPr="0052304D">
        <w:rPr>
          <w:i/>
          <w:iCs/>
        </w:rPr>
        <w:t xml:space="preserve">P. </w:t>
      </w:r>
      <w:proofErr w:type="spellStart"/>
      <w:r w:rsidR="00075780" w:rsidRPr="0052304D">
        <w:rPr>
          <w:i/>
          <w:iCs/>
        </w:rPr>
        <w:t>gracilis</w:t>
      </w:r>
      <w:proofErr w:type="spellEnd"/>
      <w:r w:rsidR="00075780" w:rsidRPr="0052304D">
        <w:t xml:space="preserve">, placed the </w:t>
      </w:r>
      <w:ins w:id="298" w:author="Christine Edwards" w:date="2026-10-08T15:16:00Z">
        <w:r w:rsidR="0052304D">
          <w:t>three</w:t>
        </w:r>
      </w:ins>
      <w:del w:id="299" w:author="Christine Edwards" w:date="2026-10-08T15:16:00Z">
        <w:r w:rsidR="0073080B" w:rsidRPr="0052304D" w:rsidDel="0052304D">
          <w:delText>3</w:delText>
        </w:r>
      </w:del>
      <w:r w:rsidR="00075780" w:rsidRPr="0052304D">
        <w:t xml:space="preserve"> </w:t>
      </w:r>
      <w:r w:rsidR="00075780" w:rsidRPr="0052304D">
        <w:rPr>
          <w:i/>
          <w:iCs/>
        </w:rPr>
        <w:t>P. filiformis</w:t>
      </w:r>
      <w:r w:rsidR="00075780" w:rsidRPr="0052304D">
        <w:t xml:space="preserve"> populations in a group </w:t>
      </w:r>
      <w:del w:id="300" w:author="Christine Edwards" w:date="2026-10-08T15:15:00Z">
        <w:r w:rsidR="00075780" w:rsidRPr="0052304D" w:rsidDel="0052304D">
          <w:delText xml:space="preserve">next </w:delText>
        </w:r>
      </w:del>
      <w:ins w:id="301" w:author="Christine Edwards" w:date="2026-10-08T15:15:00Z">
        <w:r w:rsidR="0052304D">
          <w:t>with</w:t>
        </w:r>
      </w:ins>
      <w:del w:id="302" w:author="Christine Edwards" w:date="2026-10-08T15:15:00Z">
        <w:r w:rsidR="00075780" w:rsidRPr="0052304D" w:rsidDel="0052304D">
          <w:delText>to</w:delText>
        </w:r>
      </w:del>
      <w:r w:rsidR="00075780" w:rsidRPr="0052304D">
        <w:t xml:space="preserve"> </w:t>
      </w:r>
      <w:r w:rsidR="00075780" w:rsidRPr="0052304D">
        <w:rPr>
          <w:i/>
          <w:iCs/>
        </w:rPr>
        <w:t xml:space="preserve">P. </w:t>
      </w:r>
      <w:proofErr w:type="spellStart"/>
      <w:r w:rsidR="00075780" w:rsidRPr="0052304D">
        <w:rPr>
          <w:i/>
          <w:iCs/>
        </w:rPr>
        <w:t>gracilis</w:t>
      </w:r>
      <w:proofErr w:type="spellEnd"/>
      <w:r w:rsidR="00075780" w:rsidRPr="0052304D">
        <w:t xml:space="preserve">, while the </w:t>
      </w:r>
      <w:ins w:id="303" w:author="Christine Edwards" w:date="2026-10-08T15:16:00Z">
        <w:r w:rsidR="0052304D">
          <w:t>three</w:t>
        </w:r>
      </w:ins>
      <w:del w:id="304" w:author="Christine Edwards" w:date="2026-10-08T15:16:00Z">
        <w:r w:rsidR="0073080B" w:rsidRPr="0052304D" w:rsidDel="0052304D">
          <w:delText>3</w:delText>
        </w:r>
      </w:del>
      <w:r w:rsidR="00075780" w:rsidRPr="0052304D">
        <w:t xml:space="preserve"> </w:t>
      </w:r>
      <w:r w:rsidR="00075780" w:rsidRPr="0052304D">
        <w:rPr>
          <w:i/>
          <w:iCs/>
        </w:rPr>
        <w:t xml:space="preserve">P. </w:t>
      </w:r>
      <w:proofErr w:type="spellStart"/>
      <w:r w:rsidR="00075780" w:rsidRPr="0052304D">
        <w:rPr>
          <w:i/>
          <w:iCs/>
        </w:rPr>
        <w:t>ouachitensis</w:t>
      </w:r>
      <w:proofErr w:type="spellEnd"/>
      <w:r w:rsidR="00075780" w:rsidRPr="0052304D">
        <w:t xml:space="preserve"> populations formed a sister group to </w:t>
      </w:r>
      <w:r w:rsidR="00075780" w:rsidRPr="0052304D">
        <w:rPr>
          <w:i/>
          <w:iCs/>
        </w:rPr>
        <w:t>P. globosa</w:t>
      </w:r>
      <w:r w:rsidR="00075780" w:rsidRPr="0052304D">
        <w:t xml:space="preserve">. Within </w:t>
      </w:r>
      <w:r w:rsidR="00075780" w:rsidRPr="0052304D">
        <w:rPr>
          <w:i/>
          <w:iCs/>
        </w:rPr>
        <w:t>P. globosa</w:t>
      </w:r>
      <w:r w:rsidR="00075780" w:rsidRPr="0052304D">
        <w:t xml:space="preserve">, populations were divided into </w:t>
      </w:r>
      <w:r w:rsidR="0073080B" w:rsidRPr="0052304D">
        <w:t>2</w:t>
      </w:r>
      <w:r w:rsidR="00075780" w:rsidRPr="0052304D">
        <w:t xml:space="preserve"> major groups: an IN–KY group and a TNE–TNW group. Pairwise F</w:t>
      </w:r>
      <w:r w:rsidR="00075780" w:rsidRPr="0052304D">
        <w:rPr>
          <w:vertAlign w:val="subscript"/>
        </w:rPr>
        <w:t>ST</w:t>
      </w:r>
      <w:r w:rsidR="00075780" w:rsidRPr="0052304D">
        <w:t xml:space="preserve"> and G</w:t>
      </w:r>
      <w:r w:rsidR="00075780" w:rsidRPr="0052304D">
        <w:rPr>
          <w:vertAlign w:val="subscript"/>
        </w:rPr>
        <w:t>ST</w:t>
      </w:r>
      <w:r w:rsidR="00075780" w:rsidRPr="0052304D">
        <w:t xml:space="preserve"> showed a similar pattern (</w:t>
      </w:r>
      <w:r w:rsidR="00075780" w:rsidRPr="0052304D">
        <w:rPr>
          <w:b/>
          <w:bCs/>
        </w:rPr>
        <w:t>Fig. 3C</w:t>
      </w:r>
      <w:r w:rsidR="00075780" w:rsidRPr="0052304D">
        <w:t>), further supporting this major split among natural populations. Consistent with this result, PCA separated IN–KY populations from TNE–TNW populations along PC1, which explained 16.7% of the variance (</w:t>
      </w:r>
      <w:r w:rsidR="00075780" w:rsidRPr="0052304D">
        <w:rPr>
          <w:b/>
          <w:bCs/>
        </w:rPr>
        <w:t xml:space="preserve">Fig. </w:t>
      </w:r>
      <w:r w:rsidR="00852C01" w:rsidRPr="0052304D">
        <w:rPr>
          <w:b/>
          <w:bCs/>
        </w:rPr>
        <w:t>3</w:t>
      </w:r>
      <w:r w:rsidR="00075780" w:rsidRPr="0052304D">
        <w:rPr>
          <w:b/>
          <w:bCs/>
        </w:rPr>
        <w:t>B</w:t>
      </w:r>
      <w:r w:rsidR="00075780" w:rsidRPr="0052304D">
        <w:t>).</w:t>
      </w:r>
    </w:p>
    <w:p w14:paraId="6F7FD023" w14:textId="602473A4" w:rsidR="00075780" w:rsidRPr="0052304D" w:rsidRDefault="00075780" w:rsidP="000D2F97">
      <w:r w:rsidRPr="0052304D">
        <w:t xml:space="preserve">STRUCTURE analyses provided additional resolution of this pattern. Across analyses of </w:t>
      </w:r>
      <w:r w:rsidRPr="0052304D">
        <w:rPr>
          <w:i/>
          <w:iCs/>
        </w:rPr>
        <w:t>K</w:t>
      </w:r>
      <w:r w:rsidRPr="0052304D">
        <w:t xml:space="preserve"> = 1–13, the </w:t>
      </w:r>
      <w:proofErr w:type="spellStart"/>
      <w:r w:rsidRPr="0052304D">
        <w:t>Evanno</w:t>
      </w:r>
      <w:proofErr w:type="spellEnd"/>
      <w:r w:rsidRPr="0052304D">
        <w:t xml:space="preserve"> method identified </w:t>
      </w:r>
      <w:r w:rsidRPr="0052304D">
        <w:rPr>
          <w:i/>
          <w:iCs/>
        </w:rPr>
        <w:t>K</w:t>
      </w:r>
      <w:r w:rsidRPr="0052304D">
        <w:t xml:space="preserve"> = 2 as the best-supported number of clusters. At </w:t>
      </w:r>
      <w:r w:rsidRPr="0052304D">
        <w:rPr>
          <w:i/>
          <w:iCs/>
        </w:rPr>
        <w:t>K</w:t>
      </w:r>
      <w:r w:rsidRPr="0052304D">
        <w:t xml:space="preserve"> = 2, </w:t>
      </w:r>
      <w:r w:rsidR="00B7040D" w:rsidRPr="0052304D">
        <w:t xml:space="preserve">the IN and KY populations </w:t>
      </w:r>
      <w:r w:rsidR="0DFB081F" w:rsidRPr="0052304D">
        <w:t>formed a genetic cluster</w:t>
      </w:r>
      <w:r w:rsidR="002C0C7E" w:rsidRPr="0052304D">
        <w:t xml:space="preserve">, and </w:t>
      </w:r>
      <w:r w:rsidRPr="0052304D">
        <w:t xml:space="preserve">were separated from </w:t>
      </w:r>
      <w:r w:rsidR="002C0C7E" w:rsidRPr="0052304D">
        <w:t xml:space="preserve">the </w:t>
      </w:r>
      <w:r w:rsidR="5A7640C3" w:rsidRPr="0052304D">
        <w:t>2</w:t>
      </w:r>
      <w:r w:rsidR="5A7640C3" w:rsidRPr="0052304D">
        <w:rPr>
          <w:vertAlign w:val="superscript"/>
        </w:rPr>
        <w:t>nd</w:t>
      </w:r>
      <w:r w:rsidR="5A7640C3" w:rsidRPr="0052304D">
        <w:t xml:space="preserve"> genetic cluster composed of</w:t>
      </w:r>
      <w:r w:rsidR="035968B7" w:rsidRPr="0052304D">
        <w:t xml:space="preserve"> </w:t>
      </w:r>
      <w:r w:rsidR="002C0C7E" w:rsidRPr="0052304D">
        <w:t xml:space="preserve">TNE and TNW </w:t>
      </w:r>
      <w:r w:rsidRPr="0052304D">
        <w:t>populations (</w:t>
      </w:r>
      <w:r w:rsidRPr="0052304D">
        <w:rPr>
          <w:b/>
          <w:bCs/>
        </w:rPr>
        <w:t>Fig. 3A</w:t>
      </w:r>
      <w:r w:rsidRPr="0052304D">
        <w:t xml:space="preserve">). Exploration of higher </w:t>
      </w:r>
      <w:r w:rsidRPr="0052304D">
        <w:rPr>
          <w:i/>
          <w:iCs/>
        </w:rPr>
        <w:t>K</w:t>
      </w:r>
      <w:r w:rsidRPr="0052304D">
        <w:t xml:space="preserve"> values revealed finer-scale structure. At </w:t>
      </w:r>
      <w:r w:rsidRPr="0052304D">
        <w:rPr>
          <w:i/>
          <w:iCs/>
        </w:rPr>
        <w:t>K</w:t>
      </w:r>
      <w:r w:rsidRPr="0052304D">
        <w:t xml:space="preserve"> = 3, a gradient-like pattern was evident among </w:t>
      </w:r>
      <w:r w:rsidR="00F22CC1" w:rsidRPr="0052304D">
        <w:t xml:space="preserve">the </w:t>
      </w:r>
      <w:r w:rsidRPr="0052304D">
        <w:t xml:space="preserve">TNE and TNW populations, except for </w:t>
      </w:r>
      <w:r w:rsidR="00F22CC1" w:rsidRPr="0052304D">
        <w:t xml:space="preserve">the </w:t>
      </w:r>
      <w:r w:rsidRPr="0052304D">
        <w:t xml:space="preserve">TNW_04 and TNW_05, which remained genetically distinct </w:t>
      </w:r>
      <w:r w:rsidRPr="0052304D">
        <w:lastRenderedPageBreak/>
        <w:t xml:space="preserve">and largely unadmixed through the highest </w:t>
      </w:r>
      <w:r w:rsidRPr="0052304D">
        <w:rPr>
          <w:i/>
          <w:iCs/>
        </w:rPr>
        <w:t>K</w:t>
      </w:r>
      <w:r w:rsidRPr="0052304D">
        <w:t xml:space="preserve"> examined. </w:t>
      </w:r>
      <w:r w:rsidR="00BA003D" w:rsidRPr="0052304D">
        <w:t xml:space="preserve">The </w:t>
      </w:r>
      <w:r w:rsidR="00B510FA" w:rsidRPr="0052304D">
        <w:t>Nashville (TN) cosmopolitan</w:t>
      </w:r>
      <w:r w:rsidR="00291261" w:rsidRPr="0052304D">
        <w:t xml:space="preserve"> area</w:t>
      </w:r>
      <w:r w:rsidR="00B510FA" w:rsidRPr="0052304D">
        <w:t xml:space="preserve"> </w:t>
      </w:r>
      <w:r w:rsidR="00A63562" w:rsidRPr="0052304D">
        <w:t xml:space="preserve">did not block the natural gene flow </w:t>
      </w:r>
      <w:r w:rsidR="00B510FA" w:rsidRPr="0052304D">
        <w:t>betw</w:t>
      </w:r>
      <w:r w:rsidR="004D62EC" w:rsidRPr="0052304D">
        <w:t xml:space="preserve">een the TNE and TNW populations </w:t>
      </w:r>
      <w:r w:rsidR="00AC104F" w:rsidRPr="0052304D">
        <w:t>(</w:t>
      </w:r>
      <w:r w:rsidR="00AC104F" w:rsidRPr="0052304D">
        <w:rPr>
          <w:b/>
          <w:bCs/>
        </w:rPr>
        <w:t>Fig. 2</w:t>
      </w:r>
      <w:r w:rsidR="00AC104F" w:rsidRPr="0052304D">
        <w:t>).</w:t>
      </w:r>
      <w:r w:rsidR="00F82262" w:rsidRPr="0052304D">
        <w:t xml:space="preserve"> Instead, </w:t>
      </w:r>
      <w:r w:rsidR="006C4525" w:rsidRPr="0052304D">
        <w:t>the genetic distinct</w:t>
      </w:r>
      <w:ins w:id="305" w:author="Christine Edwards" w:date="2026-10-09T11:25:00Z">
        <w:r w:rsidR="0052304D">
          <w:t>ive</w:t>
        </w:r>
      </w:ins>
      <w:r w:rsidR="006C4525" w:rsidRPr="0052304D">
        <w:t xml:space="preserve">ness of the TNW_04 and TNW_05 populations could be a result of </w:t>
      </w:r>
      <w:r w:rsidR="00505A38" w:rsidRPr="0052304D">
        <w:t>elevated inbreeding (</w:t>
      </w:r>
      <w:r w:rsidR="00505A38" w:rsidRPr="0052304D">
        <w:rPr>
          <w:b/>
          <w:bCs/>
        </w:rPr>
        <w:t>Fig. 4D</w:t>
      </w:r>
      <w:r w:rsidR="00505A38" w:rsidRPr="0052304D">
        <w:t xml:space="preserve">). </w:t>
      </w:r>
      <w:r w:rsidRPr="0052304D">
        <w:t xml:space="preserve">At </w:t>
      </w:r>
      <w:r w:rsidRPr="0052304D">
        <w:rPr>
          <w:i/>
          <w:iCs/>
        </w:rPr>
        <w:t>K</w:t>
      </w:r>
      <w:r w:rsidRPr="0052304D">
        <w:t xml:space="preserve"> = 5, the </w:t>
      </w:r>
      <w:r w:rsidR="00B44EC0" w:rsidRPr="0052304D">
        <w:t>IN</w:t>
      </w:r>
      <w:r w:rsidRPr="0052304D">
        <w:t xml:space="preserve"> population </w:t>
      </w:r>
      <w:r w:rsidR="4438AE18" w:rsidRPr="0052304D">
        <w:t>formed its own genetic cluster</w:t>
      </w:r>
      <w:r w:rsidRPr="0052304D">
        <w:t xml:space="preserve">, although it still remained more similar to </w:t>
      </w:r>
      <w:r w:rsidR="00B44EC0" w:rsidRPr="0052304D">
        <w:t xml:space="preserve">the </w:t>
      </w:r>
      <w:r w:rsidRPr="0052304D">
        <w:t xml:space="preserve">KY than to </w:t>
      </w:r>
      <w:r w:rsidR="00B44EC0" w:rsidRPr="0052304D">
        <w:t xml:space="preserve">the </w:t>
      </w:r>
      <w:r w:rsidRPr="0052304D">
        <w:t>T</w:t>
      </w:r>
      <w:r w:rsidR="00B44EC0" w:rsidRPr="0052304D">
        <w:t>NE and TNW</w:t>
      </w:r>
      <w:r w:rsidRPr="0052304D">
        <w:t xml:space="preserve"> populations, and a gradient-like pattern was also visible among </w:t>
      </w:r>
      <w:r w:rsidR="00B44EC0" w:rsidRPr="0052304D">
        <w:t xml:space="preserve">the </w:t>
      </w:r>
      <w:r w:rsidRPr="0052304D">
        <w:t>K</w:t>
      </w:r>
      <w:r w:rsidR="00B44EC0" w:rsidRPr="0052304D">
        <w:t>Y</w:t>
      </w:r>
      <w:r w:rsidRPr="0052304D">
        <w:t xml:space="preserve"> populations</w:t>
      </w:r>
      <w:r w:rsidR="00C301CA" w:rsidRPr="0052304D">
        <w:t xml:space="preserve"> (</w:t>
      </w:r>
      <w:r w:rsidR="00C301CA" w:rsidRPr="0052304D">
        <w:rPr>
          <w:b/>
          <w:bCs/>
        </w:rPr>
        <w:t>Fig. 3A</w:t>
      </w:r>
      <w:r w:rsidR="00C301CA" w:rsidRPr="0052304D">
        <w:t>)</w:t>
      </w:r>
      <w:r w:rsidRPr="0052304D">
        <w:t>. PCA supported these finer-scale results: PC2, which explained 6.7% of the variance, further separated TNE and TNW populations, except for TNW_03, which clustered with the TNE populations</w:t>
      </w:r>
      <w:r w:rsidR="00B33492" w:rsidRPr="0052304D">
        <w:t xml:space="preserve"> (</w:t>
      </w:r>
      <w:r w:rsidR="00123B40" w:rsidRPr="0052304D">
        <w:rPr>
          <w:b/>
          <w:bCs/>
        </w:rPr>
        <w:t>Fig. 3B</w:t>
      </w:r>
      <w:r w:rsidR="00B33492" w:rsidRPr="0052304D">
        <w:t>)</w:t>
      </w:r>
      <w:r w:rsidRPr="0052304D">
        <w:t>.</w:t>
      </w:r>
    </w:p>
    <w:p w14:paraId="1560CC86" w14:textId="1966D988" w:rsidR="00075780" w:rsidRPr="0052304D" w:rsidRDefault="00075780" w:rsidP="000D2F97">
      <w:r w:rsidRPr="0052304D">
        <w:t xml:space="preserve">The </w:t>
      </w:r>
      <w:r w:rsidR="00AD2392" w:rsidRPr="0052304D">
        <w:t>trans</w:t>
      </w:r>
      <w:r w:rsidR="00805580" w:rsidRPr="0052304D">
        <w:t xml:space="preserve">located </w:t>
      </w:r>
      <w:r w:rsidRPr="0052304D">
        <w:t xml:space="preserve">populations also showed </w:t>
      </w:r>
      <w:r w:rsidR="00FD0A3B" w:rsidRPr="0052304D">
        <w:t xml:space="preserve">genetic </w:t>
      </w:r>
      <w:r w:rsidRPr="0052304D">
        <w:t xml:space="preserve">patterns consistent with their documented origins. </w:t>
      </w:r>
      <w:r w:rsidR="00662970" w:rsidRPr="0052304D">
        <w:t xml:space="preserve">The </w:t>
      </w:r>
      <w:r w:rsidR="00063EE2" w:rsidRPr="0052304D">
        <w:t>TR_01</w:t>
      </w:r>
      <w:r w:rsidRPr="0052304D">
        <w:t xml:space="preserve"> clustered with </w:t>
      </w:r>
      <w:r w:rsidR="00662970" w:rsidRPr="0052304D">
        <w:t>the KY</w:t>
      </w:r>
      <w:r w:rsidRPr="0052304D">
        <w:t xml:space="preserve"> populations in both STRUCTURE and PCA, consistent with its origin from </w:t>
      </w:r>
      <w:r w:rsidR="00662970" w:rsidRPr="0052304D">
        <w:t xml:space="preserve">the </w:t>
      </w:r>
      <w:r w:rsidRPr="0052304D">
        <w:t>KY_02 and KY_05</w:t>
      </w:r>
      <w:r w:rsidR="00662970" w:rsidRPr="0052304D">
        <w:t xml:space="preserve"> populations</w:t>
      </w:r>
      <w:r w:rsidR="00F61AF2" w:rsidRPr="0052304D">
        <w:t xml:space="preserve"> (</w:t>
      </w:r>
      <w:r w:rsidR="00F61AF2" w:rsidRPr="0052304D">
        <w:rPr>
          <w:b/>
          <w:bCs/>
        </w:rPr>
        <w:t>Fig. 3A, B</w:t>
      </w:r>
      <w:r w:rsidR="00F61AF2" w:rsidRPr="0052304D">
        <w:t>)</w:t>
      </w:r>
      <w:r w:rsidRPr="0052304D">
        <w:t xml:space="preserve">. </w:t>
      </w:r>
      <w:r w:rsidR="00B43BAE" w:rsidRPr="0052304D">
        <w:t xml:space="preserve">At K = 4-5, </w:t>
      </w:r>
      <w:ins w:id="306" w:author="Christine Edwards" w:date="2026-10-09T11:34:00Z">
        <w:r w:rsidR="0052304D">
          <w:t>four</w:t>
        </w:r>
      </w:ins>
      <w:del w:id="307" w:author="Christine Edwards" w:date="2026-10-09T11:34:00Z">
        <w:r w:rsidR="007F4522" w:rsidRPr="0052304D" w:rsidDel="0052304D">
          <w:delText>4</w:delText>
        </w:r>
      </w:del>
      <w:r w:rsidR="007F4522" w:rsidRPr="0052304D">
        <w:t xml:space="preserve"> </w:t>
      </w:r>
      <w:r w:rsidR="00F14AC0" w:rsidRPr="0052304D">
        <w:t>individuals</w:t>
      </w:r>
      <w:r w:rsidR="006F3915" w:rsidRPr="0052304D">
        <w:t xml:space="preserve"> (16.7%)</w:t>
      </w:r>
      <w:r w:rsidR="00F14AC0" w:rsidRPr="0052304D">
        <w:t xml:space="preserve"> of </w:t>
      </w:r>
      <w:r w:rsidR="00186473" w:rsidRPr="0052304D">
        <w:t>the TR_01 population show</w:t>
      </w:r>
      <w:r w:rsidR="005514B8" w:rsidRPr="0052304D">
        <w:t xml:space="preserve">ed </w:t>
      </w:r>
      <w:r w:rsidR="00596CD1" w:rsidRPr="0052304D">
        <w:t xml:space="preserve">potential </w:t>
      </w:r>
      <w:r w:rsidR="7ADDF42F" w:rsidRPr="0052304D">
        <w:t>admix</w:t>
      </w:r>
      <w:r w:rsidR="000E717D" w:rsidRPr="0052304D">
        <w:t>t</w:t>
      </w:r>
      <w:r w:rsidR="09967CA5" w:rsidRPr="0052304D">
        <w:t>ure between</w:t>
      </w:r>
      <w:r w:rsidR="00D26E46" w:rsidRPr="0052304D">
        <w:t xml:space="preserve"> the two source populations</w:t>
      </w:r>
      <w:ins w:id="308" w:author="Christine Edwards" w:date="2026-10-09T11:34:00Z">
        <w:r w:rsidR="0052304D">
          <w:t>,</w:t>
        </w:r>
      </w:ins>
      <w:del w:id="309" w:author="Christine Edwards" w:date="2026-10-09T11:34:00Z">
        <w:r w:rsidR="00E51EE7" w:rsidRPr="0052304D" w:rsidDel="0052304D">
          <w:delText xml:space="preserve"> while</w:delText>
        </w:r>
      </w:del>
      <w:r w:rsidR="00E51EE7" w:rsidRPr="0052304D">
        <w:t xml:space="preserve"> </w:t>
      </w:r>
      <w:r w:rsidR="00F75560" w:rsidRPr="0052304D">
        <w:t>1</w:t>
      </w:r>
      <w:r w:rsidR="00801545" w:rsidRPr="0052304D">
        <w:t>6</w:t>
      </w:r>
      <w:r w:rsidR="00F75560" w:rsidRPr="0052304D">
        <w:t xml:space="preserve"> individuals</w:t>
      </w:r>
      <w:r w:rsidR="00F238C7" w:rsidRPr="0052304D">
        <w:t xml:space="preserve"> (66.7%)</w:t>
      </w:r>
      <w:r w:rsidR="00F75560" w:rsidRPr="0052304D">
        <w:t xml:space="preserve"> </w:t>
      </w:r>
      <w:ins w:id="310" w:author="Christine Edwards" w:date="2026-10-09T11:35:00Z">
        <w:r w:rsidR="0052304D">
          <w:t>grouped with</w:t>
        </w:r>
      </w:ins>
      <w:del w:id="311" w:author="Christine Edwards" w:date="2026-10-09T11:35:00Z">
        <w:r w:rsidR="00F75560" w:rsidRPr="0052304D" w:rsidDel="0052304D">
          <w:delText>were</w:delText>
        </w:r>
      </w:del>
      <w:r w:rsidR="00F75560" w:rsidRPr="0052304D">
        <w:t xml:space="preserve"> </w:t>
      </w:r>
      <w:r w:rsidR="0029414C" w:rsidRPr="0052304D">
        <w:t>KY_02</w:t>
      </w:r>
      <w:del w:id="312" w:author="Christine Edwards" w:date="2026-10-09T11:35:00Z">
        <w:r w:rsidR="0029414C" w:rsidRPr="0052304D" w:rsidDel="0052304D">
          <w:delText>-like</w:delText>
        </w:r>
      </w:del>
      <w:r w:rsidR="0029414C" w:rsidRPr="0052304D">
        <w:t xml:space="preserve"> and </w:t>
      </w:r>
      <w:ins w:id="313" w:author="Christine Edwards" w:date="2026-10-09T11:35:00Z">
        <w:r w:rsidR="0052304D">
          <w:t>four</w:t>
        </w:r>
      </w:ins>
      <w:del w:id="314" w:author="Christine Edwards" w:date="2026-10-09T11:35:00Z">
        <w:r w:rsidR="007F4522" w:rsidRPr="0052304D" w:rsidDel="0052304D">
          <w:delText>4</w:delText>
        </w:r>
      </w:del>
      <w:r w:rsidR="007F4522" w:rsidRPr="0052304D">
        <w:t xml:space="preserve"> individuals </w:t>
      </w:r>
      <w:r w:rsidR="006F3915" w:rsidRPr="0052304D">
        <w:t xml:space="preserve">(16.7%) </w:t>
      </w:r>
      <w:del w:id="315" w:author="Christine Edwards" w:date="2026-10-09T11:35:00Z">
        <w:r w:rsidR="007F4522" w:rsidRPr="0052304D" w:rsidDel="0052304D">
          <w:delText xml:space="preserve">were </w:delText>
        </w:r>
      </w:del>
      <w:ins w:id="316" w:author="Christine Edwards" w:date="2026-10-09T11:35:00Z">
        <w:r w:rsidR="0052304D">
          <w:t>grouped with</w:t>
        </w:r>
        <w:r w:rsidR="0052304D" w:rsidRPr="0052304D">
          <w:t xml:space="preserve"> </w:t>
        </w:r>
      </w:ins>
      <w:r w:rsidR="007F4522" w:rsidRPr="0052304D">
        <w:t>KY_05</w:t>
      </w:r>
      <w:del w:id="317" w:author="Christine Edwards" w:date="2026-10-09T11:35:00Z">
        <w:r w:rsidR="007F4522" w:rsidRPr="0052304D" w:rsidDel="0052304D">
          <w:delText>-like</w:delText>
        </w:r>
      </w:del>
      <w:r w:rsidR="007F4522" w:rsidRPr="0052304D">
        <w:t xml:space="preserve"> </w:t>
      </w:r>
      <w:r w:rsidR="005514B8" w:rsidRPr="0052304D">
        <w:t>(</w:t>
      </w:r>
      <w:r w:rsidR="005514B8" w:rsidRPr="0052304D">
        <w:rPr>
          <w:b/>
          <w:bCs/>
        </w:rPr>
        <w:t>Fig. 3A</w:t>
      </w:r>
      <w:r w:rsidR="005514B8" w:rsidRPr="0052304D">
        <w:t>).</w:t>
      </w:r>
      <w:r w:rsidR="00461868" w:rsidRPr="0052304D">
        <w:t xml:space="preserve"> The</w:t>
      </w:r>
      <w:del w:id="318" w:author="Christine Edwards" w:date="2026-10-09T11:35:00Z">
        <w:r w:rsidR="00461868" w:rsidRPr="0052304D" w:rsidDel="0052304D">
          <w:delText xml:space="preserve"> </w:delText>
        </w:r>
        <w:r w:rsidR="00C26581" w:rsidRPr="0052304D" w:rsidDel="0052304D">
          <w:delText>sourced</w:delText>
        </w:r>
      </w:del>
      <w:r w:rsidR="00C26581" w:rsidRPr="0052304D">
        <w:t xml:space="preserve"> </w:t>
      </w:r>
      <w:r w:rsidR="00461868" w:rsidRPr="0052304D">
        <w:t xml:space="preserve">KY_02 </w:t>
      </w:r>
      <w:r w:rsidR="00C26581" w:rsidRPr="0052304D">
        <w:t xml:space="preserve">population had more genetic contributions to the TR_01 population than </w:t>
      </w:r>
      <w:r w:rsidR="00577DF8" w:rsidRPr="0052304D">
        <w:t>the</w:t>
      </w:r>
      <w:del w:id="319" w:author="Christine Edwards" w:date="2026-10-09T11:36:00Z">
        <w:r w:rsidR="00577DF8" w:rsidRPr="0052304D" w:rsidDel="0052304D">
          <w:delText xml:space="preserve"> other sourced</w:delText>
        </w:r>
      </w:del>
      <w:r w:rsidR="00577DF8" w:rsidRPr="0052304D">
        <w:t xml:space="preserve"> KY_05 population</w:t>
      </w:r>
      <w:r w:rsidR="00947CDE" w:rsidRPr="0052304D">
        <w:t xml:space="preserve"> (</w:t>
      </w:r>
      <w:r w:rsidR="00947CDE" w:rsidRPr="0052304D">
        <w:rPr>
          <w:b/>
          <w:bCs/>
        </w:rPr>
        <w:t>Fig. 3C</w:t>
      </w:r>
      <w:r w:rsidR="00947CDE" w:rsidRPr="0052304D">
        <w:t>).</w:t>
      </w:r>
      <w:r w:rsidR="003E35FD" w:rsidRPr="0052304D">
        <w:t xml:space="preserve"> </w:t>
      </w:r>
      <w:r w:rsidR="00C47545" w:rsidRPr="0052304D">
        <w:t xml:space="preserve">The </w:t>
      </w:r>
      <w:r w:rsidR="00AD2392" w:rsidRPr="0052304D">
        <w:t>TR</w:t>
      </w:r>
      <w:r w:rsidRPr="0052304D">
        <w:t xml:space="preserve">_02 </w:t>
      </w:r>
      <w:r w:rsidR="00C47545" w:rsidRPr="0052304D">
        <w:t>population</w:t>
      </w:r>
      <w:r w:rsidRPr="0052304D">
        <w:t xml:space="preserve"> </w:t>
      </w:r>
      <w:r w:rsidR="003532DB" w:rsidRPr="0052304D">
        <w:t>was</w:t>
      </w:r>
      <w:r w:rsidRPr="0052304D">
        <w:t xml:space="preserve"> </w:t>
      </w:r>
      <w:r w:rsidR="16744B35" w:rsidRPr="0052304D">
        <w:t>intermediate</w:t>
      </w:r>
      <w:r w:rsidRPr="0052304D">
        <w:t xml:space="preserve"> between the IN</w:t>
      </w:r>
      <w:r w:rsidR="00C47545" w:rsidRPr="0052304D">
        <w:t>-KY</w:t>
      </w:r>
      <w:r w:rsidRPr="0052304D">
        <w:t xml:space="preserve"> and T</w:t>
      </w:r>
      <w:r w:rsidR="00C47545" w:rsidRPr="0052304D">
        <w:t>NE-TNW</w:t>
      </w:r>
      <w:r w:rsidRPr="0052304D">
        <w:t xml:space="preserve"> </w:t>
      </w:r>
      <w:r w:rsidR="00C47545" w:rsidRPr="0052304D">
        <w:t>populations</w:t>
      </w:r>
      <w:r w:rsidRPr="0052304D">
        <w:t xml:space="preserve"> in PCA and showed admixed ancestry in STRUCTURE</w:t>
      </w:r>
      <w:r w:rsidR="003A0FDC" w:rsidRPr="0052304D">
        <w:t xml:space="preserve"> (</w:t>
      </w:r>
      <w:r w:rsidR="003A0FDC" w:rsidRPr="0052304D">
        <w:rPr>
          <w:b/>
          <w:bCs/>
        </w:rPr>
        <w:t>Fig. 3A, B</w:t>
      </w:r>
      <w:r w:rsidR="003A0FDC" w:rsidRPr="0052304D">
        <w:t>)</w:t>
      </w:r>
      <w:r w:rsidRPr="0052304D">
        <w:t xml:space="preserve">. At </w:t>
      </w:r>
      <w:r w:rsidRPr="0052304D">
        <w:rPr>
          <w:i/>
          <w:iCs/>
        </w:rPr>
        <w:t>K</w:t>
      </w:r>
      <w:r w:rsidRPr="0052304D">
        <w:t xml:space="preserve"> = 5, STRUCTURE </w:t>
      </w:r>
      <w:r w:rsidR="0DE4995F" w:rsidRPr="0052304D">
        <w:t>indicated</w:t>
      </w:r>
      <w:r w:rsidRPr="0052304D">
        <w:t xml:space="preserve"> that t</w:t>
      </w:r>
      <w:r w:rsidR="00FB53E0" w:rsidRPr="0052304D">
        <w:t xml:space="preserve">he TR_02 </w:t>
      </w:r>
      <w:r w:rsidRPr="0052304D">
        <w:t>population included individuals with varying degrees of admixture, including putative F</w:t>
      </w:r>
      <w:r w:rsidRPr="0052304D">
        <w:rPr>
          <w:vertAlign w:val="subscript"/>
        </w:rPr>
        <w:t>1</w:t>
      </w:r>
      <w:r w:rsidRPr="0052304D">
        <w:t xml:space="preserve"> hybrids and backcrosses</w:t>
      </w:r>
      <w:r w:rsidR="003A0FDC" w:rsidRPr="0052304D">
        <w:t xml:space="preserve"> (</w:t>
      </w:r>
      <w:r w:rsidR="003A0FDC" w:rsidRPr="0052304D">
        <w:rPr>
          <w:b/>
          <w:bCs/>
        </w:rPr>
        <w:t>Fig. 3A</w:t>
      </w:r>
      <w:r w:rsidR="003A0FDC" w:rsidRPr="0052304D">
        <w:t>)</w:t>
      </w:r>
      <w:r w:rsidRPr="0052304D">
        <w:t>. In addition, G</w:t>
      </w:r>
      <w:r w:rsidRPr="0052304D">
        <w:rPr>
          <w:vertAlign w:val="subscript"/>
        </w:rPr>
        <w:t>ST</w:t>
      </w:r>
      <w:r w:rsidRPr="0052304D">
        <w:t xml:space="preserve"> </w:t>
      </w:r>
      <w:r w:rsidR="5798B22B" w:rsidRPr="0052304D">
        <w:t>indicated</w:t>
      </w:r>
      <w:r w:rsidRPr="0052304D">
        <w:t xml:space="preserve"> that </w:t>
      </w:r>
      <w:r w:rsidR="005E456C" w:rsidRPr="0052304D">
        <w:t xml:space="preserve">the </w:t>
      </w:r>
      <w:r w:rsidR="000D2A38" w:rsidRPr="0052304D">
        <w:t>TR</w:t>
      </w:r>
      <w:r w:rsidRPr="0052304D">
        <w:t xml:space="preserve">_02 </w:t>
      </w:r>
      <w:r w:rsidR="005E456C" w:rsidRPr="0052304D">
        <w:t>population</w:t>
      </w:r>
      <w:r w:rsidRPr="0052304D">
        <w:t xml:space="preserve"> received stronger genetic contributions from </w:t>
      </w:r>
      <w:r w:rsidR="005E456C" w:rsidRPr="0052304D">
        <w:t xml:space="preserve">the </w:t>
      </w:r>
      <w:r w:rsidRPr="0052304D">
        <w:t>TNW_04 and TNW_05</w:t>
      </w:r>
      <w:r w:rsidR="005E456C" w:rsidRPr="0052304D">
        <w:t xml:space="preserve"> populations</w:t>
      </w:r>
      <w:r w:rsidRPr="0052304D">
        <w:t xml:space="preserve"> than from </w:t>
      </w:r>
      <w:r w:rsidR="0023634A" w:rsidRPr="0052304D">
        <w:t xml:space="preserve">other Tennessee </w:t>
      </w:r>
      <w:r w:rsidRPr="0052304D">
        <w:t>populations</w:t>
      </w:r>
      <w:r w:rsidR="00CB7271" w:rsidRPr="0052304D">
        <w:t xml:space="preserve"> (</w:t>
      </w:r>
      <w:r w:rsidR="00CB7271" w:rsidRPr="0052304D">
        <w:rPr>
          <w:b/>
          <w:bCs/>
        </w:rPr>
        <w:t>Fig. 3</w:t>
      </w:r>
      <w:r w:rsidR="000C2188" w:rsidRPr="0052304D">
        <w:rPr>
          <w:b/>
          <w:bCs/>
        </w:rPr>
        <w:t>C</w:t>
      </w:r>
      <w:r w:rsidR="00CB7271" w:rsidRPr="0052304D">
        <w:t>)</w:t>
      </w:r>
      <w:r w:rsidRPr="0052304D">
        <w:t>.</w:t>
      </w:r>
    </w:p>
    <w:p w14:paraId="376F6C20" w14:textId="3361A95A" w:rsidR="00DE2953" w:rsidRPr="0052304D" w:rsidRDefault="00075780" w:rsidP="000D2F97">
      <w:r w:rsidRPr="0052304D">
        <w:lastRenderedPageBreak/>
        <w:t xml:space="preserve">Among natural populations, we detected significant isolation by geographic distance </w:t>
      </w:r>
      <w:r w:rsidR="000070D6" w:rsidRPr="0052304D">
        <w:t xml:space="preserve">(IBD) </w:t>
      </w:r>
      <w:r w:rsidRPr="0052304D">
        <w:t xml:space="preserve">(Mantel’s </w:t>
      </w:r>
      <w:r w:rsidRPr="0052304D">
        <w:rPr>
          <w:i/>
          <w:iCs/>
        </w:rPr>
        <w:t>r</w:t>
      </w:r>
      <w:r w:rsidRPr="0052304D">
        <w:t xml:space="preserve"> = 0.505, </w:t>
      </w:r>
      <w:r w:rsidRPr="0052304D">
        <w:rPr>
          <w:i/>
          <w:iCs/>
        </w:rPr>
        <w:t>p</w:t>
      </w:r>
      <w:r w:rsidRPr="0052304D">
        <w:t xml:space="preserve"> = 0.001). AMOVA further showed that genetic variation was partitioned across multiple hierarchical levels</w:t>
      </w:r>
      <w:ins w:id="320" w:author="Christine Edwards" w:date="2026-10-08T14:54:00Z">
        <w:r w:rsidR="0052304D">
          <w:t xml:space="preserve">, </w:t>
        </w:r>
      </w:ins>
      <w:ins w:id="321" w:author="Christine Edwards" w:date="2026-10-09T11:42:00Z">
        <w:r w:rsidR="0052304D">
          <w:t>with</w:t>
        </w:r>
      </w:ins>
      <w:ins w:id="322" w:author="Christine Edwards" w:date="2026-10-08T14:54:00Z">
        <w:r w:rsidR="0052304D">
          <w:t xml:space="preserve"> the partitioning of genetic variation similar regardle</w:t>
        </w:r>
      </w:ins>
      <w:ins w:id="323" w:author="Christine Edwards" w:date="2026-10-08T14:55:00Z">
        <w:r w:rsidR="0052304D">
          <w:t>ss of whether populations were grouped into two, three, or four groups</w:t>
        </w:r>
      </w:ins>
      <w:r w:rsidRPr="0052304D">
        <w:t xml:space="preserve"> (</w:t>
      </w:r>
      <w:r w:rsidRPr="0052304D">
        <w:rPr>
          <w:b/>
          <w:bCs/>
        </w:rPr>
        <w:t>Table 2</w:t>
      </w:r>
      <w:r w:rsidRPr="0052304D">
        <w:t>)</w:t>
      </w:r>
      <w:ins w:id="324" w:author="Christine Edwards" w:date="2026-10-08T13:37:00Z">
        <w:r w:rsidR="0052304D">
          <w:t xml:space="preserve">. </w:t>
        </w:r>
      </w:ins>
      <w:ins w:id="325" w:author="Christine Edwards" w:date="2026-10-08T13:38:00Z">
        <w:r w:rsidR="0052304D">
          <w:t>When populations were divide</w:t>
        </w:r>
      </w:ins>
      <w:ins w:id="326" w:author="Christine Edwards" w:date="2026-10-08T14:07:00Z">
        <w:r w:rsidR="0052304D">
          <w:t>d into two groups,</w:t>
        </w:r>
      </w:ins>
      <w:ins w:id="327" w:author="Christine Edwards" w:date="2026-10-08T13:38:00Z">
        <w:r w:rsidR="0052304D">
          <w:t xml:space="preserve"> </w:t>
        </w:r>
      </w:ins>
      <w:ins w:id="328" w:author="Christine Edwards" w:date="2026-10-08T14:56:00Z">
        <w:r w:rsidR="0052304D">
          <w:t>1</w:t>
        </w:r>
      </w:ins>
      <w:ins w:id="329" w:author="Christine Edwards" w:date="2026-10-09T11:44:00Z">
        <w:r w:rsidR="0052304D">
          <w:t>6</w:t>
        </w:r>
      </w:ins>
      <w:ins w:id="330" w:author="Christine Edwards" w:date="2026-10-08T14:55:00Z">
        <w:r w:rsidR="0052304D" w:rsidRPr="0052304D">
          <w:t xml:space="preserve">% of the variation occurred </w:t>
        </w:r>
      </w:ins>
      <w:ins w:id="331" w:author="Christine Edwards" w:date="2026-10-08T14:56:00Z">
        <w:r w:rsidR="0052304D">
          <w:t>betw</w:t>
        </w:r>
      </w:ins>
      <w:ins w:id="332" w:author="Christine Edwards" w:date="2026-10-08T14:57:00Z">
        <w:r w:rsidR="0052304D">
          <w:t>een</w:t>
        </w:r>
      </w:ins>
      <w:ins w:id="333" w:author="Christine Edwards" w:date="2026-10-08T14:55:00Z">
        <w:r w:rsidR="0052304D" w:rsidRPr="0052304D">
          <w:t xml:space="preserve"> regions (IN</w:t>
        </w:r>
      </w:ins>
      <w:ins w:id="334" w:author="Christine Edwards" w:date="2026-10-08T14:56:00Z">
        <w:r w:rsidR="0052304D">
          <w:t>+</w:t>
        </w:r>
      </w:ins>
      <w:ins w:id="335" w:author="Christine Edwards" w:date="2026-10-08T14:55:00Z">
        <w:r w:rsidR="0052304D" w:rsidRPr="0052304D">
          <w:t>KY, TNE</w:t>
        </w:r>
      </w:ins>
      <w:ins w:id="336" w:author="Christine Edwards" w:date="2026-10-08T14:58:00Z">
        <w:r w:rsidR="0052304D">
          <w:t xml:space="preserve">, and </w:t>
        </w:r>
      </w:ins>
      <w:ins w:id="337" w:author="Christine Edwards" w:date="2026-10-08T14:55:00Z">
        <w:r w:rsidR="0052304D" w:rsidRPr="0052304D">
          <w:t>TNW), 2</w:t>
        </w:r>
      </w:ins>
      <w:ins w:id="338" w:author="Christine Edwards" w:date="2026-10-09T11:44:00Z">
        <w:r w:rsidR="0052304D">
          <w:t>3</w:t>
        </w:r>
      </w:ins>
      <w:ins w:id="339" w:author="Christine Edwards" w:date="2026-10-08T14:55:00Z">
        <w:r w:rsidR="0052304D" w:rsidRPr="0052304D">
          <w:t>% among populations within regions, and 6</w:t>
        </w:r>
      </w:ins>
      <w:ins w:id="340" w:author="Christine Edwards" w:date="2026-10-09T11:44:00Z">
        <w:r w:rsidR="0052304D">
          <w:t>2</w:t>
        </w:r>
      </w:ins>
      <w:ins w:id="341" w:author="Christine Edwards" w:date="2026-10-08T14:55:00Z">
        <w:r w:rsidR="0052304D" w:rsidRPr="0052304D">
          <w:t>% within populations.</w:t>
        </w:r>
      </w:ins>
      <w:ins w:id="342" w:author="Christine Edwards" w:date="2026-10-08T14:57:00Z">
        <w:r w:rsidR="0052304D" w:rsidRPr="0052304D">
          <w:t xml:space="preserve"> </w:t>
        </w:r>
        <w:r w:rsidR="0052304D">
          <w:t>When populations were divided into three groups, 1</w:t>
        </w:r>
      </w:ins>
      <w:ins w:id="343" w:author="Christine Edwards" w:date="2026-10-09T11:43:00Z">
        <w:r w:rsidR="0052304D">
          <w:t>5</w:t>
        </w:r>
      </w:ins>
      <w:ins w:id="344" w:author="Christine Edwards" w:date="2026-10-08T14:57:00Z">
        <w:r w:rsidR="0052304D" w:rsidRPr="0052304D">
          <w:t xml:space="preserve">% of the variation occurred </w:t>
        </w:r>
        <w:r w:rsidR="0052304D">
          <w:t>between</w:t>
        </w:r>
        <w:r w:rsidR="0052304D" w:rsidRPr="0052304D">
          <w:t xml:space="preserve"> regions (IN</w:t>
        </w:r>
        <w:r w:rsidR="0052304D">
          <w:t>+</w:t>
        </w:r>
        <w:r w:rsidR="0052304D" w:rsidRPr="0052304D">
          <w:t>KY, TNE</w:t>
        </w:r>
        <w:r w:rsidR="0052304D">
          <w:t>+</w:t>
        </w:r>
        <w:r w:rsidR="0052304D" w:rsidRPr="0052304D">
          <w:t>TNW), 2</w:t>
        </w:r>
      </w:ins>
      <w:ins w:id="345" w:author="Christine Edwards" w:date="2026-10-09T11:43:00Z">
        <w:r w:rsidR="0052304D">
          <w:t>2</w:t>
        </w:r>
      </w:ins>
      <w:ins w:id="346" w:author="Christine Edwards" w:date="2026-10-08T14:57:00Z">
        <w:r w:rsidR="0052304D" w:rsidRPr="0052304D">
          <w:t>% among populations within regions, and 6</w:t>
        </w:r>
      </w:ins>
      <w:ins w:id="347" w:author="Christine Edwards" w:date="2026-10-09T11:43:00Z">
        <w:r w:rsidR="0052304D">
          <w:t>3</w:t>
        </w:r>
      </w:ins>
      <w:ins w:id="348" w:author="Christine Edwards" w:date="2026-10-09T11:44:00Z">
        <w:r w:rsidR="0052304D">
          <w:t xml:space="preserve"> </w:t>
        </w:r>
      </w:ins>
      <w:ins w:id="349" w:author="Christine Edwards" w:date="2026-10-08T14:57:00Z">
        <w:r w:rsidR="0052304D" w:rsidRPr="0052304D">
          <w:t xml:space="preserve">% within </w:t>
        </w:r>
        <w:proofErr w:type="spellStart"/>
        <w:proofErr w:type="gramStart"/>
        <w:r w:rsidR="0052304D" w:rsidRPr="0052304D">
          <w:t>populations.</w:t>
        </w:r>
      </w:ins>
      <w:ins w:id="350" w:author="Christine Edwards" w:date="2026-10-08T13:37:00Z">
        <w:r w:rsidR="0052304D">
          <w:t>When</w:t>
        </w:r>
        <w:proofErr w:type="spellEnd"/>
        <w:proofErr w:type="gramEnd"/>
        <w:r w:rsidR="0052304D">
          <w:t xml:space="preserve"> populations were</w:t>
        </w:r>
      </w:ins>
      <w:ins w:id="351" w:author="Christine Edwards" w:date="2026-10-08T13:38:00Z">
        <w:r w:rsidR="0052304D">
          <w:t xml:space="preserve"> grouped into four groups,</w:t>
        </w:r>
      </w:ins>
      <w:del w:id="352" w:author="Christine Edwards" w:date="2026-10-08T13:37:00Z">
        <w:r w:rsidRPr="0052304D" w:rsidDel="0052304D">
          <w:delText>:</w:delText>
        </w:r>
      </w:del>
      <w:r w:rsidRPr="0052304D">
        <w:t xml:space="preserve"> </w:t>
      </w:r>
      <w:del w:id="353" w:author="Christine Edwards" w:date="2026-10-08T15:13:00Z">
        <w:r w:rsidRPr="0052304D" w:rsidDel="0052304D">
          <w:delText>21</w:delText>
        </w:r>
      </w:del>
      <w:ins w:id="354" w:author="Christine Edwards" w:date="2026-10-08T15:13:00Z">
        <w:r w:rsidR="0052304D">
          <w:t>15</w:t>
        </w:r>
      </w:ins>
      <w:r w:rsidRPr="0052304D">
        <w:t>% of the variation occurred among regions (IN, KY, TNE, and TNW), 21% among populations within regions, and 64% within populations.</w:t>
      </w:r>
      <w:ins w:id="355" w:author="Christine Edwards" w:date="2026-10-08T15:13:00Z">
        <w:r w:rsidR="0052304D">
          <w:t xml:space="preserve"> </w:t>
        </w:r>
      </w:ins>
      <w:ins w:id="356" w:author="Christine Edwards" w:date="2026-10-08T15:14:00Z">
        <w:r w:rsidR="0052304D">
          <w:t xml:space="preserve">The fact that two groups explained the </w:t>
        </w:r>
      </w:ins>
      <w:ins w:id="357" w:author="Christine Edwards" w:date="2026-10-08T15:13:00Z">
        <w:r w:rsidR="0052304D">
          <w:t xml:space="preserve">greatest among-population variation </w:t>
        </w:r>
      </w:ins>
      <w:ins w:id="358" w:author="Christine Edwards" w:date="2026-10-08T15:14:00Z">
        <w:r w:rsidR="0052304D">
          <w:t xml:space="preserve">is agreement with </w:t>
        </w:r>
      </w:ins>
      <w:ins w:id="359" w:author="Christine Edwards" w:date="2026-10-09T11:45:00Z">
        <w:r w:rsidR="0052304D">
          <w:t>the results of analyses of PCA and STRUCTURE</w:t>
        </w:r>
      </w:ins>
      <w:ins w:id="360" w:author="Christine Edwards" w:date="2026-10-08T15:15:00Z">
        <w:r w:rsidR="0052304D">
          <w:t>.</w:t>
        </w:r>
      </w:ins>
    </w:p>
    <w:p w14:paraId="0B6702D4" w14:textId="42C37F5B" w:rsidR="00C75E3B" w:rsidRPr="0052304D" w:rsidRDefault="00C75E3B" w:rsidP="000D2F97">
      <w:pPr>
        <w:pStyle w:val="Heading2"/>
      </w:pPr>
      <w:r w:rsidRPr="0052304D">
        <w:t xml:space="preserve">Genetic </w:t>
      </w:r>
      <w:r w:rsidR="000011AB" w:rsidRPr="0052304D">
        <w:t>diversity</w:t>
      </w:r>
      <w:r w:rsidR="000D4613" w:rsidRPr="0052304D">
        <w:t>,</w:t>
      </w:r>
      <w:r w:rsidR="000011AB" w:rsidRPr="0052304D">
        <w:t xml:space="preserve"> inbreeding, </w:t>
      </w:r>
      <w:r w:rsidR="00D01363" w:rsidRPr="0052304D">
        <w:t xml:space="preserve">and </w:t>
      </w:r>
      <w:r w:rsidR="000011AB" w:rsidRPr="0052304D">
        <w:t>bottleneck</w:t>
      </w:r>
    </w:p>
    <w:p w14:paraId="4A2CADCD" w14:textId="5E30C7AD" w:rsidR="00475720" w:rsidRPr="0052304D" w:rsidRDefault="0F580947" w:rsidP="000D2F97">
      <w:r w:rsidRPr="0052304D">
        <w:t xml:space="preserve">Populations of </w:t>
      </w:r>
      <w:r w:rsidRPr="0052304D">
        <w:rPr>
          <w:i/>
          <w:iCs/>
        </w:rPr>
        <w:t>P. globosa</w:t>
      </w:r>
      <w:r w:rsidRPr="0052304D">
        <w:t xml:space="preserve"> </w:t>
      </w:r>
      <w:r w:rsidR="2866820F" w:rsidRPr="0052304D">
        <w:t>vari</w:t>
      </w:r>
      <w:r w:rsidR="704A8E09" w:rsidRPr="0052304D">
        <w:t>ed</w:t>
      </w:r>
      <w:r w:rsidRPr="0052304D">
        <w:t xml:space="preserve"> in their genetic diversity</w:t>
      </w:r>
      <w:r w:rsidR="61E80291" w:rsidRPr="0052304D">
        <w:t xml:space="preserve"> (</w:t>
      </w:r>
      <w:r w:rsidR="61E80291" w:rsidRPr="0052304D">
        <w:rPr>
          <w:b/>
          <w:bCs/>
        </w:rPr>
        <w:t>Table 3</w:t>
      </w:r>
      <w:r w:rsidR="61E80291" w:rsidRPr="0052304D">
        <w:t>)</w:t>
      </w:r>
      <w:r w:rsidRPr="0052304D">
        <w:t xml:space="preserve">. The average number of alleles per locus (A) in </w:t>
      </w:r>
      <w:r w:rsidRPr="0052304D">
        <w:rPr>
          <w:i/>
          <w:iCs/>
        </w:rPr>
        <w:t>P. globosa</w:t>
      </w:r>
      <w:r w:rsidRPr="0052304D">
        <w:t xml:space="preserve"> ranged from 2.278 – 6.5, </w:t>
      </w:r>
      <w:r w:rsidR="6CEADE4F" w:rsidRPr="0052304D">
        <w:t>the number of private alleles per population (A</w:t>
      </w:r>
      <w:r w:rsidR="00C33FBD" w:rsidRPr="0052304D">
        <w:rPr>
          <w:vertAlign w:val="subscript"/>
        </w:rPr>
        <w:t>P</w:t>
      </w:r>
      <w:r w:rsidR="6CEADE4F" w:rsidRPr="0052304D">
        <w:t xml:space="preserve">) ranged from 1-12, </w:t>
      </w:r>
      <w:r w:rsidRPr="0052304D">
        <w:t xml:space="preserve">and </w:t>
      </w:r>
      <w:r w:rsidR="6CEADE4F" w:rsidRPr="0052304D">
        <w:t xml:space="preserve">the </w:t>
      </w:r>
      <w:r w:rsidR="66908CFD" w:rsidRPr="0052304D">
        <w:t>allel</w:t>
      </w:r>
      <w:r w:rsidR="591B9863" w:rsidRPr="0052304D">
        <w:t>ic</w:t>
      </w:r>
      <w:r w:rsidR="6CEADE4F" w:rsidRPr="0052304D">
        <w:t xml:space="preserve"> richness (</w:t>
      </w:r>
      <w:r w:rsidRPr="0052304D">
        <w:t>A</w:t>
      </w:r>
      <w:r w:rsidRPr="0052304D">
        <w:rPr>
          <w:vertAlign w:val="subscript"/>
        </w:rPr>
        <w:t>R</w:t>
      </w:r>
      <w:r w:rsidR="6CEADE4F" w:rsidRPr="0052304D">
        <w:t xml:space="preserve">) </w:t>
      </w:r>
      <w:r w:rsidRPr="0052304D">
        <w:t>ranged from 2.14 – 4.52 (</w:t>
      </w:r>
      <w:r w:rsidRPr="0052304D">
        <w:rPr>
          <w:b/>
          <w:bCs/>
        </w:rPr>
        <w:t>Table 3</w:t>
      </w:r>
      <w:r w:rsidRPr="0052304D">
        <w:t xml:space="preserve">). </w:t>
      </w:r>
      <w:r w:rsidR="41AF1557" w:rsidRPr="0052304D">
        <w:rPr>
          <w:i/>
          <w:iCs/>
        </w:rPr>
        <w:t>P. globosa</w:t>
      </w:r>
      <w:r w:rsidR="41AF1557" w:rsidRPr="0052304D">
        <w:t xml:space="preserve"> ha</w:t>
      </w:r>
      <w:r w:rsidR="27AB8982" w:rsidRPr="0052304D">
        <w:t>d</w:t>
      </w:r>
      <w:r w:rsidR="5914DB7A" w:rsidRPr="0052304D">
        <w:t xml:space="preserve"> slightly</w:t>
      </w:r>
      <w:r w:rsidR="41AF1557" w:rsidRPr="0052304D">
        <w:t xml:space="preserve"> </w:t>
      </w:r>
      <w:r w:rsidR="1992D94C" w:rsidRPr="0052304D">
        <w:t>lower</w:t>
      </w:r>
      <w:r w:rsidR="41AF1557" w:rsidRPr="0052304D">
        <w:t xml:space="preserve"> A</w:t>
      </w:r>
      <w:r w:rsidR="41AF1557" w:rsidRPr="0052304D">
        <w:rPr>
          <w:vertAlign w:val="subscript"/>
        </w:rPr>
        <w:t>R</w:t>
      </w:r>
      <w:r w:rsidR="41AF1557" w:rsidRPr="0052304D">
        <w:t xml:space="preserve"> </w:t>
      </w:r>
      <w:r w:rsidR="1992D94C" w:rsidRPr="0052304D">
        <w:t>than</w:t>
      </w:r>
      <w:r w:rsidR="41AF1557" w:rsidRPr="0052304D">
        <w:t xml:space="preserve"> its rare sister species, </w:t>
      </w:r>
      <w:r w:rsidR="41AF1557" w:rsidRPr="0052304D">
        <w:rPr>
          <w:i/>
          <w:iCs/>
        </w:rPr>
        <w:t xml:space="preserve">P. filiformis and P. </w:t>
      </w:r>
      <w:proofErr w:type="spellStart"/>
      <w:r w:rsidR="41AF1557" w:rsidRPr="0052304D">
        <w:rPr>
          <w:i/>
          <w:iCs/>
        </w:rPr>
        <w:t>ouachitensis</w:t>
      </w:r>
      <w:proofErr w:type="spellEnd"/>
      <w:r w:rsidR="41AF1557" w:rsidRPr="0052304D">
        <w:t xml:space="preserve">, </w:t>
      </w:r>
      <w:r w:rsidR="6D21CA2F" w:rsidRPr="0052304D">
        <w:t xml:space="preserve">and much </w:t>
      </w:r>
      <w:r w:rsidR="41AF1557" w:rsidRPr="0052304D">
        <w:t>lower A</w:t>
      </w:r>
      <w:r w:rsidR="41AF1557" w:rsidRPr="0052304D">
        <w:rPr>
          <w:vertAlign w:val="subscript"/>
        </w:rPr>
        <w:t xml:space="preserve">R </w:t>
      </w:r>
      <w:r w:rsidR="41AF1557" w:rsidRPr="0052304D">
        <w:t xml:space="preserve">than </w:t>
      </w:r>
      <w:r w:rsidR="028D7638" w:rsidRPr="0052304D">
        <w:t>the widespread species,</w:t>
      </w:r>
      <w:r w:rsidR="5491F5BA" w:rsidRPr="0052304D">
        <w:t xml:space="preserve"> </w:t>
      </w:r>
      <w:r w:rsidR="5491F5BA" w:rsidRPr="0052304D">
        <w:rPr>
          <w:i/>
          <w:iCs/>
        </w:rPr>
        <w:t xml:space="preserve">P. </w:t>
      </w:r>
      <w:proofErr w:type="spellStart"/>
      <w:r w:rsidR="41AF1557" w:rsidRPr="0052304D">
        <w:rPr>
          <w:i/>
          <w:iCs/>
        </w:rPr>
        <w:t>gracilis</w:t>
      </w:r>
      <w:proofErr w:type="spellEnd"/>
      <w:r w:rsidR="41AF1557" w:rsidRPr="0052304D">
        <w:t xml:space="preserve">. </w:t>
      </w:r>
      <w:r w:rsidR="2995109B" w:rsidRPr="0052304D">
        <w:t xml:space="preserve">The </w:t>
      </w:r>
      <w:r w:rsidR="2995109B" w:rsidRPr="0052304D">
        <w:rPr>
          <w:i/>
          <w:iCs/>
        </w:rPr>
        <w:t xml:space="preserve">P. </w:t>
      </w:r>
      <w:proofErr w:type="spellStart"/>
      <w:r w:rsidR="2995109B" w:rsidRPr="0052304D">
        <w:rPr>
          <w:i/>
          <w:iCs/>
        </w:rPr>
        <w:t>gracilis</w:t>
      </w:r>
      <w:proofErr w:type="spellEnd"/>
      <w:r w:rsidR="2995109B" w:rsidRPr="0052304D">
        <w:t xml:space="preserve"> </w:t>
      </w:r>
      <w:ins w:id="361" w:author="Christine Edwards" w:date="2026-10-09T11:46:00Z">
        <w:r w:rsidR="0052304D">
          <w:t xml:space="preserve">population </w:t>
        </w:r>
      </w:ins>
      <w:r w:rsidR="2995109B" w:rsidRPr="0052304D">
        <w:t>ha</w:t>
      </w:r>
      <w:ins w:id="362" w:author="Christine Edwards" w:date="2026-10-09T11:46:00Z">
        <w:r w:rsidR="0052304D">
          <w:t>d</w:t>
        </w:r>
      </w:ins>
      <w:del w:id="363" w:author="Christine Edwards" w:date="2026-10-09T11:46:00Z">
        <w:r w:rsidR="2995109B" w:rsidRPr="0052304D" w:rsidDel="0052304D">
          <w:delText>s</w:delText>
        </w:r>
      </w:del>
      <w:r w:rsidR="2995109B" w:rsidRPr="0052304D">
        <w:t xml:space="preserve"> </w:t>
      </w:r>
      <w:r w:rsidR="6CA12CD3" w:rsidRPr="0052304D">
        <w:t xml:space="preserve">an </w:t>
      </w:r>
      <w:r w:rsidR="3B8981A3" w:rsidRPr="0052304D">
        <w:t>extraordinarily</w:t>
      </w:r>
      <w:r w:rsidR="6CA12CD3" w:rsidRPr="0052304D">
        <w:t xml:space="preserve"> high </w:t>
      </w:r>
      <w:r w:rsidR="1E4DA7FF" w:rsidRPr="0052304D">
        <w:t>private alleles (</w:t>
      </w:r>
      <w:r w:rsidR="6CA12CD3" w:rsidRPr="0052304D">
        <w:t>A</w:t>
      </w:r>
      <w:r w:rsidR="007A1CF3" w:rsidRPr="0052304D">
        <w:rPr>
          <w:vertAlign w:val="subscript"/>
        </w:rPr>
        <w:t>P</w:t>
      </w:r>
      <w:r w:rsidR="713B12FC" w:rsidRPr="0052304D">
        <w:t>)</w:t>
      </w:r>
      <w:r w:rsidR="6CA12CD3" w:rsidRPr="0052304D">
        <w:t xml:space="preserve"> because we only sample</w:t>
      </w:r>
      <w:r w:rsidR="4083CEDB" w:rsidRPr="0052304D">
        <w:t>d from</w:t>
      </w:r>
      <w:r w:rsidR="6CA12CD3" w:rsidRPr="0052304D">
        <w:t xml:space="preserve"> one population</w:t>
      </w:r>
      <w:r w:rsidR="3B8981A3" w:rsidRPr="0052304D">
        <w:t>.</w:t>
      </w:r>
      <w:r w:rsidR="32291666" w:rsidRPr="0052304D">
        <w:t xml:space="preserve"> </w:t>
      </w:r>
      <w:r w:rsidR="41AF1557" w:rsidRPr="0052304D">
        <w:t xml:space="preserve">Within </w:t>
      </w:r>
      <w:r w:rsidR="41AF1557" w:rsidRPr="0052304D">
        <w:rPr>
          <w:i/>
          <w:iCs/>
        </w:rPr>
        <w:t>P. globosa</w:t>
      </w:r>
      <w:r w:rsidR="41AF1557" w:rsidRPr="0052304D">
        <w:t>, b</w:t>
      </w:r>
      <w:r w:rsidRPr="0052304D">
        <w:t xml:space="preserve">oth </w:t>
      </w:r>
      <w:r w:rsidR="2FBC669B" w:rsidRPr="0052304D">
        <w:t>private alleles per population (A</w:t>
      </w:r>
      <w:r w:rsidR="00C33FBD" w:rsidRPr="0052304D">
        <w:rPr>
          <w:vertAlign w:val="subscript"/>
        </w:rPr>
        <w:t>P</w:t>
      </w:r>
      <w:r w:rsidR="2FBC669B" w:rsidRPr="0052304D">
        <w:t xml:space="preserve">) </w:t>
      </w:r>
      <w:r w:rsidRPr="0052304D">
        <w:t>and the</w:t>
      </w:r>
      <w:r w:rsidR="2C1C678D" w:rsidRPr="0052304D">
        <w:t xml:space="preserve"> allele richness </w:t>
      </w:r>
      <w:r w:rsidRPr="0052304D">
        <w:t>(A</w:t>
      </w:r>
      <w:r w:rsidR="2C1C678D" w:rsidRPr="0052304D">
        <w:rPr>
          <w:vertAlign w:val="subscript"/>
        </w:rPr>
        <w:t>R</w:t>
      </w:r>
      <w:r w:rsidRPr="0052304D">
        <w:t xml:space="preserve">) were lowest in </w:t>
      </w:r>
      <w:r w:rsidR="2B26E97D" w:rsidRPr="0052304D">
        <w:t>the</w:t>
      </w:r>
      <w:r w:rsidR="2866820F" w:rsidRPr="0052304D">
        <w:t xml:space="preserve"> </w:t>
      </w:r>
      <w:r w:rsidRPr="0052304D">
        <w:t xml:space="preserve">population TNW_01 from </w:t>
      </w:r>
      <w:r w:rsidR="16598DE1" w:rsidRPr="0052304D">
        <w:t>western Tennessee (TNW</w:t>
      </w:r>
      <w:r w:rsidR="1191A298" w:rsidRPr="0052304D">
        <w:t>)</w:t>
      </w:r>
      <w:r w:rsidR="1759752C" w:rsidRPr="0052304D">
        <w:t xml:space="preserve">, </w:t>
      </w:r>
      <w:r w:rsidR="4F157176" w:rsidRPr="0052304D">
        <w:t xml:space="preserve">and </w:t>
      </w:r>
      <w:r w:rsidR="1759752C" w:rsidRPr="0052304D">
        <w:t>greatest</w:t>
      </w:r>
      <w:r w:rsidRPr="0052304D">
        <w:t xml:space="preserve"> in population KY_04 </w:t>
      </w:r>
      <w:r w:rsidRPr="0052304D">
        <w:lastRenderedPageBreak/>
        <w:t xml:space="preserve">from </w:t>
      </w:r>
      <w:r w:rsidR="1191A298" w:rsidRPr="0052304D">
        <w:t>Kentucky</w:t>
      </w:r>
      <w:r w:rsidR="1759752C" w:rsidRPr="0052304D">
        <w:t xml:space="preserve"> (KY)</w:t>
      </w:r>
      <w:r w:rsidRPr="0052304D">
        <w:t xml:space="preserve"> (</w:t>
      </w:r>
      <w:r w:rsidR="2C1C678D" w:rsidRPr="0052304D">
        <w:rPr>
          <w:b/>
          <w:bCs/>
        </w:rPr>
        <w:t>Fig. 4</w:t>
      </w:r>
      <w:r w:rsidRPr="0052304D">
        <w:t>).</w:t>
      </w:r>
      <w:r w:rsidR="418827CC" w:rsidRPr="0052304D">
        <w:t xml:space="preserve"> The </w:t>
      </w:r>
      <w:r w:rsidR="00C750E3" w:rsidRPr="0052304D">
        <w:t xml:space="preserve">translocated (TR) </w:t>
      </w:r>
      <w:r w:rsidR="418827CC" w:rsidRPr="0052304D">
        <w:t xml:space="preserve">populations </w:t>
      </w:r>
      <w:r w:rsidR="5F95701C" w:rsidRPr="0052304D">
        <w:t xml:space="preserve">had </w:t>
      </w:r>
      <w:del w:id="364" w:author="Christine Edwards" w:date="2026-10-09T11:46:00Z">
        <w:r w:rsidR="5F95701C" w:rsidRPr="0052304D" w:rsidDel="0052304D">
          <w:delText xml:space="preserve">medium </w:delText>
        </w:r>
      </w:del>
      <w:ins w:id="365" w:author="Christine Edwards" w:date="2026-10-09T11:46:00Z">
        <w:r w:rsidR="0052304D">
          <w:t>intermediate</w:t>
        </w:r>
        <w:r w:rsidR="0052304D" w:rsidRPr="0052304D">
          <w:t xml:space="preserve"> </w:t>
        </w:r>
      </w:ins>
      <w:r w:rsidR="5F95701C" w:rsidRPr="0052304D">
        <w:t>A</w:t>
      </w:r>
      <w:r w:rsidR="5F95701C" w:rsidRPr="0052304D">
        <w:rPr>
          <w:vertAlign w:val="subscript"/>
        </w:rPr>
        <w:t>R</w:t>
      </w:r>
      <w:r w:rsidR="5F95701C" w:rsidRPr="0052304D">
        <w:t xml:space="preserve"> but low A</w:t>
      </w:r>
      <w:r w:rsidR="5F95701C" w:rsidRPr="0052304D">
        <w:rPr>
          <w:vertAlign w:val="subscript"/>
        </w:rPr>
        <w:t>P</w:t>
      </w:r>
      <w:r w:rsidR="009C2637" w:rsidRPr="0052304D">
        <w:t xml:space="preserve">, which is consistent with </w:t>
      </w:r>
      <w:del w:id="366" w:author="Christine Edwards" w:date="2026-10-09T11:46:00Z">
        <w:r w:rsidR="009C2637" w:rsidRPr="0052304D" w:rsidDel="0052304D">
          <w:delText xml:space="preserve">the consequence of </w:delText>
        </w:r>
      </w:del>
      <w:r w:rsidR="009C2637" w:rsidRPr="0052304D">
        <w:t>genetic mixing of two or more populations.</w:t>
      </w:r>
    </w:p>
    <w:p w14:paraId="09E432CB" w14:textId="68FF6072" w:rsidR="008E2630" w:rsidRPr="0052304D" w:rsidRDefault="2866820F" w:rsidP="000D2F97">
      <w:r w:rsidRPr="0052304D">
        <w:t xml:space="preserve"> </w:t>
      </w:r>
      <w:r w:rsidR="1137E06C" w:rsidRPr="0052304D">
        <w:t>In</w:t>
      </w:r>
      <w:r w:rsidR="0F580947" w:rsidRPr="0052304D">
        <w:t xml:space="preserve"> </w:t>
      </w:r>
      <w:r w:rsidR="41AF1557" w:rsidRPr="0052304D">
        <w:rPr>
          <w:i/>
          <w:iCs/>
        </w:rPr>
        <w:t>Physaria globosa</w:t>
      </w:r>
      <w:r w:rsidR="4AB7E6F9" w:rsidRPr="0052304D">
        <w:rPr>
          <w:i/>
          <w:iCs/>
        </w:rPr>
        <w:t>,</w:t>
      </w:r>
      <w:r w:rsidR="41AF1557" w:rsidRPr="0052304D">
        <w:t xml:space="preserve"> o</w:t>
      </w:r>
      <w:r w:rsidR="0F580947" w:rsidRPr="0052304D">
        <w:t>bserved heterozygosity (H</w:t>
      </w:r>
      <w:r w:rsidR="0F580947" w:rsidRPr="0052304D">
        <w:rPr>
          <w:vertAlign w:val="subscript"/>
        </w:rPr>
        <w:t>O</w:t>
      </w:r>
      <w:r w:rsidR="0F580947" w:rsidRPr="0052304D">
        <w:t>) ranged from 0.323 – 0.596</w:t>
      </w:r>
      <w:r w:rsidR="3F678B85" w:rsidRPr="0052304D">
        <w:t>,</w:t>
      </w:r>
      <w:r w:rsidR="0F580947" w:rsidRPr="0052304D">
        <w:t xml:space="preserve"> and expected heterozygosity (H</w:t>
      </w:r>
      <w:r w:rsidR="0F580947" w:rsidRPr="0052304D">
        <w:rPr>
          <w:vertAlign w:val="subscript"/>
        </w:rPr>
        <w:t>E</w:t>
      </w:r>
      <w:r w:rsidR="0F580947" w:rsidRPr="0052304D">
        <w:t xml:space="preserve">) ranged from 0.323 – 0.620, </w:t>
      </w:r>
      <w:r w:rsidR="41AF1557" w:rsidRPr="0052304D">
        <w:t xml:space="preserve">which is similar to </w:t>
      </w:r>
      <w:r w:rsidR="41AF1557" w:rsidRPr="0052304D">
        <w:rPr>
          <w:i/>
          <w:iCs/>
        </w:rPr>
        <w:t>P. filiformis</w:t>
      </w:r>
      <w:r w:rsidR="45504DE9" w:rsidRPr="0052304D">
        <w:t xml:space="preserve"> and </w:t>
      </w:r>
      <w:r w:rsidR="45504DE9" w:rsidRPr="0052304D">
        <w:rPr>
          <w:i/>
          <w:iCs/>
        </w:rPr>
        <w:t xml:space="preserve">P. </w:t>
      </w:r>
      <w:proofErr w:type="spellStart"/>
      <w:r w:rsidR="45504DE9" w:rsidRPr="0052304D">
        <w:rPr>
          <w:i/>
          <w:iCs/>
        </w:rPr>
        <w:t>gracilis</w:t>
      </w:r>
      <w:proofErr w:type="spellEnd"/>
      <w:r w:rsidR="45504DE9" w:rsidRPr="0052304D">
        <w:t xml:space="preserve">, but </w:t>
      </w:r>
      <w:del w:id="367" w:author="Christine Edwards" w:date="2026-10-09T11:47:00Z">
        <w:r w:rsidR="45504DE9" w:rsidRPr="0052304D" w:rsidDel="0052304D">
          <w:delText xml:space="preserve">higher </w:delText>
        </w:r>
      </w:del>
      <w:ins w:id="368" w:author="Christine Edwards" w:date="2026-10-09T11:47:00Z">
        <w:r w:rsidR="0052304D">
          <w:t>great</w:t>
        </w:r>
        <w:r w:rsidR="0052304D" w:rsidRPr="0052304D">
          <w:t xml:space="preserve">er </w:t>
        </w:r>
      </w:ins>
      <w:r w:rsidR="45504DE9" w:rsidRPr="0052304D">
        <w:t xml:space="preserve">than </w:t>
      </w:r>
      <w:r w:rsidR="45504DE9" w:rsidRPr="0052304D">
        <w:rPr>
          <w:i/>
          <w:iCs/>
        </w:rPr>
        <w:t xml:space="preserve">P. </w:t>
      </w:r>
      <w:proofErr w:type="spellStart"/>
      <w:r w:rsidR="45504DE9" w:rsidRPr="0052304D">
        <w:rPr>
          <w:i/>
          <w:iCs/>
        </w:rPr>
        <w:t>ouachitensis</w:t>
      </w:r>
      <w:proofErr w:type="spellEnd"/>
      <w:r w:rsidR="45504DE9" w:rsidRPr="0052304D">
        <w:rPr>
          <w:i/>
          <w:iCs/>
        </w:rPr>
        <w:t>.</w:t>
      </w:r>
      <w:r w:rsidR="45504DE9" w:rsidRPr="0052304D">
        <w:t xml:space="preserve"> Within </w:t>
      </w:r>
      <w:r w:rsidR="45504DE9" w:rsidRPr="0052304D">
        <w:rPr>
          <w:i/>
        </w:rPr>
        <w:t>P. globosa</w:t>
      </w:r>
      <w:r w:rsidR="45504DE9" w:rsidRPr="0052304D">
        <w:t xml:space="preserve">, </w:t>
      </w:r>
      <w:r w:rsidR="0F580947" w:rsidRPr="0052304D">
        <w:t xml:space="preserve">most populations from </w:t>
      </w:r>
      <w:r w:rsidR="007300A3" w:rsidRPr="0052304D">
        <w:t>Kentucky (</w:t>
      </w:r>
      <w:r w:rsidR="6B2FB9BA" w:rsidRPr="0052304D">
        <w:t>KY)</w:t>
      </w:r>
      <w:r w:rsidR="0F580947" w:rsidRPr="0052304D">
        <w:t xml:space="preserve"> </w:t>
      </w:r>
      <w:r w:rsidR="042D4C8D" w:rsidRPr="0052304D">
        <w:t>exhibited</w:t>
      </w:r>
      <w:r w:rsidR="0F580947" w:rsidRPr="0052304D">
        <w:t xml:space="preserve"> greater than average H</w:t>
      </w:r>
      <w:r w:rsidR="0F580947" w:rsidRPr="0052304D">
        <w:rPr>
          <w:vertAlign w:val="subscript"/>
        </w:rPr>
        <w:t xml:space="preserve">O </w:t>
      </w:r>
      <w:r w:rsidR="0F580947" w:rsidRPr="0052304D">
        <w:t>and H</w:t>
      </w:r>
      <w:r w:rsidR="0F580947" w:rsidRPr="0052304D">
        <w:rPr>
          <w:vertAlign w:val="subscript"/>
        </w:rPr>
        <w:t>E</w:t>
      </w:r>
      <w:r w:rsidR="10642E03" w:rsidRPr="0052304D">
        <w:t xml:space="preserve">, </w:t>
      </w:r>
      <w:r w:rsidR="0F580947" w:rsidRPr="0052304D">
        <w:t xml:space="preserve">and populations from both </w:t>
      </w:r>
      <w:r w:rsidR="51A85340" w:rsidRPr="0052304D">
        <w:t xml:space="preserve">eastern Tennessee (TNE) </w:t>
      </w:r>
      <w:r w:rsidR="0F580947" w:rsidRPr="0052304D">
        <w:t xml:space="preserve">and </w:t>
      </w:r>
      <w:r w:rsidR="51A85340" w:rsidRPr="0052304D">
        <w:t xml:space="preserve">western Tennessee (TNW) </w:t>
      </w:r>
      <w:r w:rsidR="2814E0FF" w:rsidRPr="0052304D">
        <w:t xml:space="preserve">exhibited </w:t>
      </w:r>
      <w:r w:rsidR="0F580947" w:rsidRPr="0052304D">
        <w:t>lower than average H</w:t>
      </w:r>
      <w:r w:rsidR="0F580947" w:rsidRPr="0052304D">
        <w:rPr>
          <w:vertAlign w:val="subscript"/>
        </w:rPr>
        <w:t xml:space="preserve">O </w:t>
      </w:r>
      <w:r w:rsidR="0F580947" w:rsidRPr="0052304D">
        <w:t>and H</w:t>
      </w:r>
      <w:r w:rsidR="0F580947" w:rsidRPr="0052304D">
        <w:rPr>
          <w:vertAlign w:val="subscript"/>
        </w:rPr>
        <w:t xml:space="preserve">E </w:t>
      </w:r>
      <w:r w:rsidR="0F580947" w:rsidRPr="0052304D">
        <w:t>(</w:t>
      </w:r>
      <w:r w:rsidR="0F580947" w:rsidRPr="0052304D">
        <w:rPr>
          <w:b/>
          <w:bCs/>
        </w:rPr>
        <w:t>Table 3</w:t>
      </w:r>
      <w:r w:rsidR="0F580947" w:rsidRPr="0052304D">
        <w:t>)</w:t>
      </w:r>
      <w:r w:rsidR="0F580947" w:rsidRPr="0052304D">
        <w:rPr>
          <w:vertAlign w:val="subscript"/>
        </w:rPr>
        <w:t>.</w:t>
      </w:r>
      <w:r w:rsidR="0F580947" w:rsidRPr="0052304D">
        <w:t xml:space="preserve"> </w:t>
      </w:r>
      <w:r w:rsidR="18767EA9" w:rsidRPr="0052304D">
        <w:t xml:space="preserve">Generally, </w:t>
      </w:r>
      <w:r w:rsidR="0F580947" w:rsidRPr="0052304D">
        <w:t>H</w:t>
      </w:r>
      <w:r w:rsidR="0F580947" w:rsidRPr="0052304D">
        <w:rPr>
          <w:vertAlign w:val="subscript"/>
        </w:rPr>
        <w:t>E</w:t>
      </w:r>
      <w:r w:rsidR="0F580947" w:rsidRPr="0052304D">
        <w:t xml:space="preserve"> was slightly greater than H</w:t>
      </w:r>
      <w:r w:rsidR="0F580947" w:rsidRPr="0052304D">
        <w:rPr>
          <w:vertAlign w:val="subscript"/>
        </w:rPr>
        <w:t>O</w:t>
      </w:r>
      <w:r w:rsidR="0F580947" w:rsidRPr="0052304D">
        <w:t xml:space="preserve"> in most populations, such that the average inbreeding coefficient (F) was slightly positive </w:t>
      </w:r>
      <w:r w:rsidR="0F580947" w:rsidRPr="00095471">
        <w:t xml:space="preserve">(overall mean = 0.08, </w:t>
      </w:r>
      <w:r w:rsidR="0F580947" w:rsidRPr="0052304D">
        <w:t xml:space="preserve">range </w:t>
      </w:r>
      <w:r w:rsidR="0F580947" w:rsidRPr="00095471">
        <w:t>-0.036 to 0.227) (</w:t>
      </w:r>
      <w:r w:rsidR="0F580947" w:rsidRPr="0052304D">
        <w:rPr>
          <w:b/>
          <w:bCs/>
        </w:rPr>
        <w:t>Table 3</w:t>
      </w:r>
      <w:r w:rsidR="0F580947" w:rsidRPr="00095471">
        <w:t xml:space="preserve">). However, these positive inbreeding </w:t>
      </w:r>
      <w:r w:rsidR="0F580947" w:rsidRPr="00722AAD">
        <w:t>coefficients are likely due in part to null alleles rather than inbreeding, as</w:t>
      </w:r>
      <w:r w:rsidR="27F52E4C" w:rsidRPr="00722AAD">
        <w:t xml:space="preserve"> the</w:t>
      </w:r>
      <w:r w:rsidR="0F580947" w:rsidRPr="00722AAD">
        <w:t xml:space="preserve"> INEST analys</w:t>
      </w:r>
      <w:r w:rsidR="27F52E4C" w:rsidRPr="00722AAD">
        <w:t>i</w:t>
      </w:r>
      <w:r w:rsidR="0F580947" w:rsidRPr="003B5A43">
        <w:t xml:space="preserve">s revealed that the percentage of null alleles </w:t>
      </w:r>
      <w:r w:rsidR="0F580947" w:rsidRPr="0052304D">
        <w:t xml:space="preserve">(% null) ranged from 0.0771 </w:t>
      </w:r>
      <w:ins w:id="369" w:author="Christine Edwards" w:date="2026-10-09T11:47:00Z">
        <w:r w:rsidR="0052304D">
          <w:t>to</w:t>
        </w:r>
      </w:ins>
      <w:del w:id="370" w:author="Christine Edwards" w:date="2026-10-09T11:47:00Z">
        <w:r w:rsidR="0F580947" w:rsidRPr="0052304D" w:rsidDel="0052304D">
          <w:delText>-</w:delText>
        </w:r>
      </w:del>
      <w:r w:rsidR="0F580947" w:rsidRPr="0052304D">
        <w:t xml:space="preserve"> 0.4694 (overall mean = 0.2648) (</w:t>
      </w:r>
      <w:r w:rsidR="0F580947" w:rsidRPr="0052304D">
        <w:rPr>
          <w:b/>
          <w:bCs/>
        </w:rPr>
        <w:t>Table 3</w:t>
      </w:r>
      <w:r w:rsidR="0F580947" w:rsidRPr="0052304D">
        <w:t>). After correcting for null alleles, inbreeding coefficients (F</w:t>
      </w:r>
      <w:r w:rsidR="0F580947" w:rsidRPr="0052304D">
        <w:rPr>
          <w:vertAlign w:val="subscript"/>
        </w:rPr>
        <w:t>B</w:t>
      </w:r>
      <w:r w:rsidR="0F580947" w:rsidRPr="0052304D">
        <w:t>) were generally very close to zero (range 0 – 0.1481; overall mean = 0.04; Table 3), indicating that most populations have not experienced inbreeding. However, three populations (TNW_04, TNW_03, and TNW_01</w:t>
      </w:r>
      <w:r w:rsidRPr="0052304D">
        <w:t>)</w:t>
      </w:r>
      <w:r w:rsidR="36EDE58E" w:rsidRPr="0052304D">
        <w:t>,</w:t>
      </w:r>
      <w:r w:rsidR="0F580947" w:rsidRPr="0052304D">
        <w:t xml:space="preserve"> all from </w:t>
      </w:r>
      <w:ins w:id="371" w:author="Christine Edwards" w:date="2026-10-09T11:48:00Z">
        <w:r w:rsidR="0052304D">
          <w:t xml:space="preserve">the </w:t>
        </w:r>
      </w:ins>
      <w:r w:rsidR="0F580947" w:rsidRPr="0052304D">
        <w:t>TN</w:t>
      </w:r>
      <w:r w:rsidR="2DECAF25" w:rsidRPr="0052304D">
        <w:t>W region</w:t>
      </w:r>
      <w:r w:rsidR="21578CA8" w:rsidRPr="0052304D">
        <w:t>,</w:t>
      </w:r>
      <w:r w:rsidR="0F580947" w:rsidRPr="0052304D">
        <w:t xml:space="preserve"> exhibited inbreeding coefficients greater than &gt;0.10 even when corrected for null alleles, suggesting that they may have experienced some inbreeding.  </w:t>
      </w:r>
    </w:p>
    <w:p w14:paraId="6E62DF5D" w14:textId="433A9913" w:rsidR="00C75E3B" w:rsidRPr="0052304D" w:rsidRDefault="00C75E3B" w:rsidP="000D2F97">
      <w:r w:rsidRPr="0052304D">
        <w:t xml:space="preserve">We used </w:t>
      </w:r>
      <w:r w:rsidR="5D223690" w:rsidRPr="0052304D">
        <w:t>HP-rare</w:t>
      </w:r>
      <w:r w:rsidR="00376D42" w:rsidRPr="0052304D">
        <w:t xml:space="preserve"> </w:t>
      </w:r>
      <w:r w:rsidRPr="0052304D">
        <w:t xml:space="preserve">to test for genetic bottlenecks and considered populations to show significant evidence for a genetic bottleneck when three out of the four tests were statistically significant. This revealed that </w:t>
      </w:r>
      <w:r w:rsidR="63F089FE" w:rsidRPr="0052304D">
        <w:t>the</w:t>
      </w:r>
      <w:r w:rsidR="3D7C7B70" w:rsidRPr="0052304D">
        <w:t xml:space="preserve"> </w:t>
      </w:r>
      <w:r w:rsidRPr="0052304D">
        <w:t>following six populations</w:t>
      </w:r>
      <w:r w:rsidR="1D6E5DBF" w:rsidRPr="0052304D">
        <w:t>,</w:t>
      </w:r>
      <w:r w:rsidRPr="0052304D">
        <w:t xml:space="preserve"> representing three </w:t>
      </w:r>
      <w:r w:rsidR="004D4754" w:rsidRPr="0052304D">
        <w:t xml:space="preserve">geographic </w:t>
      </w:r>
      <w:r w:rsidRPr="0052304D">
        <w:t>regions</w:t>
      </w:r>
      <w:r w:rsidR="532AA82A" w:rsidRPr="0052304D">
        <w:t>,</w:t>
      </w:r>
      <w:r w:rsidRPr="0052304D">
        <w:t xml:space="preserve"> had undergone recent bottlenecks: populations KY_02, KY_05, </w:t>
      </w:r>
      <w:r w:rsidR="008104FA" w:rsidRPr="0052304D">
        <w:t>TR</w:t>
      </w:r>
      <w:r w:rsidRPr="0052304D">
        <w:t xml:space="preserve">_02 from </w:t>
      </w:r>
      <w:ins w:id="372" w:author="Christine Edwards" w:date="2026-10-09T11:48:00Z">
        <w:r w:rsidR="0052304D">
          <w:t xml:space="preserve">the </w:t>
        </w:r>
      </w:ins>
      <w:r w:rsidRPr="0052304D">
        <w:t>KY</w:t>
      </w:r>
      <w:r w:rsidR="00AA6DEC" w:rsidRPr="0052304D">
        <w:t xml:space="preserve"> region</w:t>
      </w:r>
      <w:r w:rsidRPr="0052304D">
        <w:t xml:space="preserve">; population TNE_01 from </w:t>
      </w:r>
      <w:r w:rsidR="009E7039" w:rsidRPr="0052304D">
        <w:t xml:space="preserve">the </w:t>
      </w:r>
      <w:r w:rsidRPr="0052304D">
        <w:t>TN</w:t>
      </w:r>
      <w:r w:rsidR="009E7039" w:rsidRPr="0052304D">
        <w:t>E</w:t>
      </w:r>
      <w:r w:rsidRPr="0052304D">
        <w:t xml:space="preserve"> </w:t>
      </w:r>
      <w:r w:rsidR="009E7039" w:rsidRPr="0052304D">
        <w:t>region</w:t>
      </w:r>
      <w:r w:rsidRPr="0052304D">
        <w:t>; and population</w:t>
      </w:r>
      <w:ins w:id="373" w:author="Christine Edwards" w:date="2026-10-09T11:48:00Z">
        <w:r w:rsidR="0052304D">
          <w:t>s</w:t>
        </w:r>
      </w:ins>
      <w:r w:rsidRPr="0052304D">
        <w:t xml:space="preserve"> TNW_0</w:t>
      </w:r>
      <w:r w:rsidR="009E7039" w:rsidRPr="0052304D">
        <w:t>1</w:t>
      </w:r>
      <w:r w:rsidRPr="0052304D">
        <w:t xml:space="preserve"> and TNW_0</w:t>
      </w:r>
      <w:r w:rsidR="009E7039" w:rsidRPr="0052304D">
        <w:t>2</w:t>
      </w:r>
      <w:r w:rsidRPr="0052304D">
        <w:t xml:space="preserve"> from </w:t>
      </w:r>
      <w:r w:rsidRPr="0052304D">
        <w:lastRenderedPageBreak/>
        <w:t>TN</w:t>
      </w:r>
      <w:r w:rsidR="0089363A" w:rsidRPr="0052304D">
        <w:t>W</w:t>
      </w:r>
      <w:r w:rsidRPr="0052304D">
        <w:t xml:space="preserve"> </w:t>
      </w:r>
      <w:r w:rsidR="0017219D" w:rsidRPr="0052304D">
        <w:t xml:space="preserve">region </w:t>
      </w:r>
      <w:r w:rsidRPr="0052304D">
        <w:t>(</w:t>
      </w:r>
      <w:r w:rsidR="0089363A" w:rsidRPr="0052304D">
        <w:rPr>
          <w:b/>
          <w:bCs/>
        </w:rPr>
        <w:t>Fig.</w:t>
      </w:r>
      <w:r w:rsidRPr="0052304D">
        <w:rPr>
          <w:b/>
          <w:bCs/>
        </w:rPr>
        <w:t xml:space="preserve"> 4</w:t>
      </w:r>
      <w:r w:rsidRPr="0052304D">
        <w:t xml:space="preserve">). Generally, populations with the lowest </w:t>
      </w:r>
      <w:r w:rsidR="0017219D" w:rsidRPr="0052304D">
        <w:t>A</w:t>
      </w:r>
      <w:r w:rsidR="0017219D" w:rsidRPr="0052304D">
        <w:rPr>
          <w:vertAlign w:val="subscript"/>
        </w:rPr>
        <w:t>R</w:t>
      </w:r>
      <w:r w:rsidRPr="0052304D">
        <w:t xml:space="preserve"> also exhibited significant evidence of either genetic bottlenecks (TNE_01, </w:t>
      </w:r>
      <w:r w:rsidR="0017219D" w:rsidRPr="0052304D">
        <w:t xml:space="preserve">TNW_01, </w:t>
      </w:r>
      <w:r w:rsidRPr="0052304D">
        <w:t>TNW_02), inbreeding (TNW_0</w:t>
      </w:r>
      <w:r w:rsidR="0017219D" w:rsidRPr="0052304D">
        <w:t>1</w:t>
      </w:r>
      <w:r w:rsidRPr="0052304D">
        <w:t xml:space="preserve"> and TNW_03), or both (TNW_01). </w:t>
      </w:r>
    </w:p>
    <w:p w14:paraId="3EF740A4" w14:textId="79F1B5C8" w:rsidR="00C75E3B" w:rsidRPr="0052304D" w:rsidRDefault="00C75E3B" w:rsidP="000D2F97">
      <w:pPr>
        <w:pStyle w:val="Heading1"/>
      </w:pPr>
      <w:r w:rsidRPr="0052304D">
        <w:t>Discussion</w:t>
      </w:r>
    </w:p>
    <w:p w14:paraId="3139EFC6" w14:textId="6CE5F10A" w:rsidR="00091E73" w:rsidRDefault="50EEF571" w:rsidP="000D2F97">
      <w:pPr>
        <w:rPr>
          <w:ins w:id="374" w:author="Christine Edwards" w:date="2026-10-11T12:30:00Z"/>
        </w:rPr>
      </w:pPr>
      <w:r w:rsidRPr="0052304D">
        <w:t xml:space="preserve">Our results </w:t>
      </w:r>
      <w:r w:rsidR="009AADE3" w:rsidRPr="0052304D">
        <w:t>indicate</w:t>
      </w:r>
      <w:r w:rsidRPr="0052304D">
        <w:t xml:space="preserve"> that conservation planning for </w:t>
      </w:r>
      <w:r w:rsidRPr="0052304D">
        <w:rPr>
          <w:i/>
          <w:iCs/>
        </w:rPr>
        <w:t>Physaria globosa</w:t>
      </w:r>
      <w:r w:rsidRPr="0052304D">
        <w:t xml:space="preserve"> must balance two genetic realities: </w:t>
      </w:r>
      <w:r w:rsidR="00522405" w:rsidRPr="0052304D">
        <w:t xml:space="preserve">the </w:t>
      </w:r>
      <w:r w:rsidRPr="0052304D">
        <w:t>species retain</w:t>
      </w:r>
      <w:r w:rsidR="00522405" w:rsidRPr="0052304D">
        <w:t>s</w:t>
      </w:r>
      <w:r w:rsidRPr="0052304D">
        <w:t xml:space="preserve"> strong regional genetic structure that </w:t>
      </w:r>
      <w:r w:rsidR="6B3B855D" w:rsidRPr="0052304D">
        <w:t>warrants conservation</w:t>
      </w:r>
      <w:r w:rsidRPr="0052304D">
        <w:t xml:space="preserve">, but genetic vulnerability is unevenly distributed and may require </w:t>
      </w:r>
      <w:r w:rsidR="4B6ECEAD" w:rsidRPr="0052304D">
        <w:t>population-specific</w:t>
      </w:r>
      <w:r w:rsidRPr="0052304D">
        <w:t xml:space="preserve"> intervention</w:t>
      </w:r>
      <w:r w:rsidR="6FF4B110" w:rsidRPr="0052304D">
        <w:t>s</w:t>
      </w:r>
      <w:r w:rsidRPr="0052304D">
        <w:t xml:space="preserve">. </w:t>
      </w:r>
      <w:r w:rsidRPr="0052304D">
        <w:rPr>
          <w:i/>
          <w:iCs/>
        </w:rPr>
        <w:t>Physaria globosa</w:t>
      </w:r>
      <w:r w:rsidRPr="0052304D">
        <w:t xml:space="preserve"> is neither genetically homogeneous across its range nor uniformly genetically depauperate across populations. Instead, the species exhibits strong regional </w:t>
      </w:r>
      <w:r w:rsidR="19BD3F08" w:rsidRPr="0052304D">
        <w:t>differentiation</w:t>
      </w:r>
      <w:ins w:id="375" w:author="Christine Edwards" w:date="2026-10-11T12:17:00Z">
        <w:r w:rsidR="0052304D">
          <w:t xml:space="preserve"> and</w:t>
        </w:r>
      </w:ins>
      <w:del w:id="376" w:author="Christine Edwards" w:date="2026-10-11T12:17:00Z">
        <w:r w:rsidRPr="0052304D" w:rsidDel="0052304D">
          <w:delText>,</w:delText>
        </w:r>
      </w:del>
      <w:r w:rsidRPr="0052304D">
        <w:t xml:space="preserve"> substantial variation in within-population diversity,</w:t>
      </w:r>
      <w:del w:id="377" w:author="Christine Edwards" w:date="2026-10-11T12:17:00Z">
        <w:r w:rsidRPr="0052304D" w:rsidDel="0052304D">
          <w:delText xml:space="preserve"> </w:delText>
        </w:r>
        <w:r w:rsidR="008F791B" w:rsidRPr="0052304D" w:rsidDel="0052304D">
          <w:delText>but</w:delText>
        </w:r>
      </w:del>
      <w:r w:rsidRPr="0052304D">
        <w:t xml:space="preserve"> </w:t>
      </w:r>
      <w:r w:rsidR="008E79D8" w:rsidRPr="0052304D">
        <w:t>with some populations displaying extremely low levels of genetic diversity</w:t>
      </w:r>
      <w:r w:rsidR="008F791B" w:rsidRPr="0052304D">
        <w:t xml:space="preserve"> and recent bottlenecks</w:t>
      </w:r>
      <w:r w:rsidR="008E79D8" w:rsidRPr="0052304D">
        <w:t xml:space="preserve">. </w:t>
      </w:r>
      <w:r w:rsidR="34B223BD" w:rsidRPr="0052304D">
        <w:t>T</w:t>
      </w:r>
      <w:r w:rsidR="6D1F9B33" w:rsidRPr="0052304D">
        <w:t>he</w:t>
      </w:r>
      <w:r w:rsidR="00E01D1F" w:rsidRPr="0052304D">
        <w:t xml:space="preserve"> translocated </w:t>
      </w:r>
      <w:r w:rsidRPr="0052304D">
        <w:t xml:space="preserve">populations </w:t>
      </w:r>
      <w:r w:rsidR="708968AC" w:rsidRPr="0052304D">
        <w:t>exhibit</w:t>
      </w:r>
      <w:r w:rsidRPr="0052304D">
        <w:t xml:space="preserve"> clear </w:t>
      </w:r>
      <w:r w:rsidR="00EC00D3" w:rsidRPr="0052304D">
        <w:t>genetic mixing</w:t>
      </w:r>
      <w:r w:rsidRPr="0052304D">
        <w:t xml:space="preserve">, indicating that </w:t>
      </w:r>
      <w:r w:rsidR="139C1A17" w:rsidRPr="0052304D">
        <w:t xml:space="preserve">mixing </w:t>
      </w:r>
      <w:r w:rsidR="2CFDD8A1" w:rsidRPr="0052304D">
        <w:t>material from different source populations</w:t>
      </w:r>
      <w:r w:rsidRPr="0052304D">
        <w:t xml:space="preserve"> can successfully </w:t>
      </w:r>
      <w:r w:rsidR="002C3230" w:rsidRPr="0052304D">
        <w:t xml:space="preserve">produce viable offspring and </w:t>
      </w:r>
      <w:r w:rsidR="003B2449" w:rsidRPr="0052304D">
        <w:t>increase</w:t>
      </w:r>
      <w:r w:rsidRPr="0052304D">
        <w:t xml:space="preserve"> genetic variation. </w:t>
      </w:r>
      <w:r w:rsidR="003B2449" w:rsidRPr="0052304D">
        <w:t xml:space="preserve">However, </w:t>
      </w:r>
      <w:r w:rsidR="00594A31" w:rsidRPr="0052304D">
        <w:t>the fitness consequence</w:t>
      </w:r>
      <w:r w:rsidR="00621AA2" w:rsidRPr="0052304D">
        <w:t>s</w:t>
      </w:r>
      <w:r w:rsidR="00594A31" w:rsidRPr="0052304D">
        <w:t xml:space="preserve"> of </w:t>
      </w:r>
      <w:r w:rsidR="00B155C4" w:rsidRPr="0052304D">
        <w:t xml:space="preserve">genetic mixing </w:t>
      </w:r>
      <w:r w:rsidR="007F322B" w:rsidRPr="0052304D">
        <w:t>remain</w:t>
      </w:r>
      <w:r w:rsidR="00B155C4" w:rsidRPr="0052304D">
        <w:t xml:space="preserve"> unknow</w:t>
      </w:r>
      <w:r w:rsidR="00292BF8" w:rsidRPr="0052304D">
        <w:t>n</w:t>
      </w:r>
      <w:r w:rsidR="00B155C4" w:rsidRPr="0052304D">
        <w:t xml:space="preserve"> for this species</w:t>
      </w:r>
      <w:ins w:id="378" w:author="Christine Edwards" w:date="2026-10-11T12:19:00Z">
        <w:r w:rsidR="0052304D">
          <w:t xml:space="preserve"> and should </w:t>
        </w:r>
      </w:ins>
      <w:del w:id="379" w:author="Christine Edwards" w:date="2026-10-11T12:19:00Z">
        <w:r w:rsidR="00B155C4" w:rsidRPr="0052304D" w:rsidDel="0052304D">
          <w:delText xml:space="preserve">. </w:delText>
        </w:r>
      </w:del>
      <w:del w:id="380" w:author="Christine Edwards" w:date="2026-10-11T12:18:00Z">
        <w:r w:rsidR="001F3128" w:rsidRPr="0052304D" w:rsidDel="0052304D">
          <w:delText xml:space="preserve">The necessity and </w:delText>
        </w:r>
        <w:r w:rsidR="007F322B" w:rsidRPr="0052304D" w:rsidDel="0052304D">
          <w:delText>long-term effects</w:delText>
        </w:r>
        <w:r w:rsidR="00083F98" w:rsidRPr="0052304D" w:rsidDel="0052304D">
          <w:delText xml:space="preserve"> of genetic mixing</w:delText>
        </w:r>
        <w:r w:rsidR="00D56A17" w:rsidRPr="0052304D" w:rsidDel="0052304D">
          <w:delText xml:space="preserve">, especially </w:delText>
        </w:r>
        <w:r w:rsidR="00066517" w:rsidRPr="0052304D" w:rsidDel="0052304D">
          <w:delText>between naturally disjunct populations</w:delText>
        </w:r>
        <w:r w:rsidR="00D56A17" w:rsidRPr="0052304D" w:rsidDel="0052304D">
          <w:delText>,</w:delText>
        </w:r>
        <w:r w:rsidR="00083F98" w:rsidRPr="0052304D" w:rsidDel="0052304D">
          <w:delText xml:space="preserve"> </w:delText>
        </w:r>
        <w:r w:rsidR="00EC2C9F" w:rsidRPr="0052304D" w:rsidDel="0052304D">
          <w:delText xml:space="preserve">must </w:delText>
        </w:r>
      </w:del>
      <w:del w:id="381" w:author="Christine Edwards" w:date="2026-10-11T12:19:00Z">
        <w:r w:rsidR="00EC2C9F" w:rsidRPr="0052304D" w:rsidDel="0052304D">
          <w:delText>therefore</w:delText>
        </w:r>
      </w:del>
      <w:r w:rsidR="00EC2C9F" w:rsidRPr="0052304D">
        <w:t xml:space="preserve"> be carefully evaluated</w:t>
      </w:r>
      <w:del w:id="382" w:author="Christine Edwards" w:date="2026-10-11T12:19:00Z">
        <w:r w:rsidR="00EC2C9F" w:rsidRPr="0052304D" w:rsidDel="0052304D">
          <w:delText xml:space="preserve"> before such mixing is conducted</w:delText>
        </w:r>
      </w:del>
      <w:r w:rsidR="006B12CB" w:rsidRPr="0052304D">
        <w:t xml:space="preserve">. </w:t>
      </w:r>
      <w:r w:rsidR="00917758" w:rsidRPr="0052304D">
        <w:t xml:space="preserve">Taken together, these findings suggest that a multi-pronged conservation strategy involving protection of natural regional genetic structure, </w:t>
      </w:r>
      <w:r w:rsidR="00917758" w:rsidRPr="0052304D">
        <w:rPr>
          <w:i/>
          <w:iCs/>
        </w:rPr>
        <w:t>ex situ</w:t>
      </w:r>
      <w:r w:rsidR="00917758" w:rsidRPr="0052304D">
        <w:t xml:space="preserve"> conservation of remaining genetic variation, and mixed-source translocations may help maintain genetic variation in </w:t>
      </w:r>
      <w:r w:rsidR="00917758" w:rsidRPr="0052304D">
        <w:rPr>
          <w:rStyle w:val="Emphasis"/>
          <w:rFonts w:cstheme="minorHAnsi"/>
        </w:rPr>
        <w:t>P. globosa</w:t>
      </w:r>
      <w:r w:rsidR="00917758" w:rsidRPr="0052304D">
        <w:t>.</w:t>
      </w:r>
    </w:p>
    <w:p w14:paraId="05D4156B" w14:textId="0C959702" w:rsidR="0052304D" w:rsidRPr="00665D7B" w:rsidRDefault="0052304D" w:rsidP="00482653">
      <w:pPr>
        <w:pStyle w:val="Heading2"/>
      </w:pPr>
      <w:ins w:id="383" w:author="Christine Edwards" w:date="2026-10-11T12:30:00Z">
        <w:r w:rsidRPr="0052304D">
          <w:rPr>
            <w:rPrChange w:id="384" w:author="Christine Edwards" w:date="2026-10-11T12:30:00Z">
              <w:rPr>
                <w:rFonts w:cstheme="minorHAnsi"/>
                <w:color w:val="000000" w:themeColor="text1"/>
              </w:rPr>
            </w:rPrChange>
          </w:rPr>
          <w:t xml:space="preserve">Genetic diversity and structure in </w:t>
        </w:r>
        <w:r w:rsidRPr="0052304D">
          <w:rPr>
            <w:i/>
            <w:rPrChange w:id="385" w:author="Christine Edwards" w:date="2026-10-11T12:30:00Z">
              <w:rPr>
                <w:rFonts w:cstheme="minorHAnsi"/>
                <w:color w:val="000000" w:themeColor="text1"/>
              </w:rPr>
            </w:rPrChange>
          </w:rPr>
          <w:t>P. globosa</w:t>
        </w:r>
      </w:ins>
    </w:p>
    <w:p w14:paraId="14ACA372" w14:textId="31573FB1" w:rsidR="0052304D" w:rsidRDefault="00BB3412" w:rsidP="000D2F97">
      <w:pPr>
        <w:rPr>
          <w:ins w:id="386" w:author="Christine Edwards" w:date="2026-10-11T12:23:00Z"/>
        </w:rPr>
      </w:pPr>
      <w:r w:rsidRPr="0052304D">
        <w:rPr>
          <w:rStyle w:val="Emphasis"/>
          <w:rFonts w:cstheme="minorHAnsi"/>
        </w:rPr>
        <w:t>Physaria globosa</w:t>
      </w:r>
      <w:r w:rsidRPr="0052304D">
        <w:t xml:space="preserve"> exhibits strong genetic structure across its disjunct geographic range, a pattern similar to that reported for the </w:t>
      </w:r>
      <w:del w:id="387" w:author="Christine Edwards" w:date="2026-10-11T12:20:00Z">
        <w:r w:rsidRPr="0052304D" w:rsidDel="0052304D">
          <w:delText xml:space="preserve">geographically proximate and </w:delText>
        </w:r>
      </w:del>
      <w:r w:rsidRPr="0052304D">
        <w:t xml:space="preserve">closely related species </w:t>
      </w:r>
      <w:r w:rsidRPr="0052304D">
        <w:rPr>
          <w:rStyle w:val="Emphasis"/>
          <w:rFonts w:cstheme="minorHAnsi"/>
        </w:rPr>
        <w:t>Physaria filiformis</w:t>
      </w:r>
      <w:r w:rsidRPr="0052304D">
        <w:t xml:space="preserve"> </w:t>
      </w:r>
      <w:r w:rsidR="00B47215">
        <w:rPr>
          <w:noProof/>
        </w:rPr>
        <w:t>(C. E. Edwards et al. 2021)</w:t>
      </w:r>
      <w:r w:rsidR="007B56CE" w:rsidRPr="0052304D">
        <w:t xml:space="preserve">. </w:t>
      </w:r>
      <w:r w:rsidRPr="0052304D">
        <w:t xml:space="preserve">Neighbor-joining analysis, PCA, STRUCTURE, and pairwise genetic differentiation </w:t>
      </w:r>
      <w:r w:rsidRPr="0052304D">
        <w:lastRenderedPageBreak/>
        <w:t xml:space="preserve">consistently support a major split between the IN–KY and TNE–TNW groups, with additional substructure within each </w:t>
      </w:r>
      <w:r w:rsidR="00E31F63" w:rsidRPr="0052304D">
        <w:t>group</w:t>
      </w:r>
      <w:r w:rsidRPr="0052304D">
        <w:t xml:space="preserve">. This pronounced spatial structure is likely reinforced by </w:t>
      </w:r>
      <w:r w:rsidR="004D4675" w:rsidRPr="0052304D">
        <w:t xml:space="preserve">discrete habitats and </w:t>
      </w:r>
      <w:r w:rsidRPr="0052304D">
        <w:t xml:space="preserve">limited dispersal. Seed movement in </w:t>
      </w:r>
      <w:r w:rsidRPr="0052304D">
        <w:rPr>
          <w:rStyle w:val="Emphasis"/>
          <w:rFonts w:cstheme="minorHAnsi"/>
        </w:rPr>
        <w:t>P. globosa</w:t>
      </w:r>
      <w:r w:rsidRPr="0052304D">
        <w:t xml:space="preserve"> appears to be largely gravity-mediated, and pollen dispersal may also be spatially restricted by localized pollinator activity involving bees, flies, and other invertebrates</w:t>
      </w:r>
      <w:r w:rsidR="007B56CE" w:rsidRPr="0052304D">
        <w:t xml:space="preserve"> </w:t>
      </w:r>
      <w:r w:rsidR="00B47215">
        <w:rPr>
          <w:noProof/>
        </w:rPr>
        <w:t>(Waters, Hurt, &amp; Krosnick 2025)</w:t>
      </w:r>
      <w:r w:rsidRPr="0052304D">
        <w:t xml:space="preserve">. In addition, facultative self-compatibility in </w:t>
      </w:r>
      <w:r w:rsidRPr="0052304D">
        <w:rPr>
          <w:rStyle w:val="Emphasis"/>
          <w:rFonts w:cstheme="minorHAnsi"/>
        </w:rPr>
        <w:t>P. globosa</w:t>
      </w:r>
      <w:r w:rsidRPr="0052304D">
        <w:t xml:space="preserve"> may </w:t>
      </w:r>
      <w:del w:id="388" w:author="Christine Edwards" w:date="2026-10-11T12:21:00Z">
        <w:r w:rsidRPr="0052304D" w:rsidDel="0052304D">
          <w:delText xml:space="preserve">further </w:delText>
        </w:r>
      </w:del>
      <w:r w:rsidRPr="0052304D">
        <w:t xml:space="preserve">promote </w:t>
      </w:r>
      <w:del w:id="389" w:author="Christine Edwards" w:date="2026-10-11T12:21:00Z">
        <w:r w:rsidRPr="0052304D" w:rsidDel="0052304D">
          <w:delText xml:space="preserve">localized genetic structure and </w:delText>
        </w:r>
      </w:del>
      <w:r w:rsidRPr="0052304D">
        <w:t xml:space="preserve">elevated inbreeding within populations </w:t>
      </w:r>
      <w:r w:rsidR="00B47215">
        <w:rPr>
          <w:noProof/>
        </w:rPr>
        <w:t>(Powell 2023)</w:t>
      </w:r>
      <w:ins w:id="390" w:author="Christine Edwards" w:date="2026-10-11T12:21:00Z">
        <w:r w:rsidR="0052304D">
          <w:t xml:space="preserve">, further contributing to </w:t>
        </w:r>
        <w:r w:rsidR="0052304D" w:rsidRPr="0052304D">
          <w:t>localized genetic structure</w:t>
        </w:r>
      </w:ins>
      <w:r w:rsidRPr="0052304D">
        <w:t>. Significant isolation-by-distance and AMOVA results are consistent with this interpretation, indicating that genetic differentiation is structured both among regions and among populations within regions.</w:t>
      </w:r>
    </w:p>
    <w:p w14:paraId="16B04DFB" w14:textId="462B2AD3" w:rsidR="00091E73" w:rsidRPr="0052304D" w:rsidRDefault="007B56CE" w:rsidP="000D2F97">
      <w:del w:id="391" w:author="Christine Edwards" w:date="2026-10-11T12:23:00Z">
        <w:r w:rsidRPr="0052304D" w:rsidDel="0052304D">
          <w:delText xml:space="preserve"> </w:delText>
        </w:r>
      </w:del>
      <w:r w:rsidR="4187A6EE" w:rsidRPr="0052304D">
        <w:t>However</w:t>
      </w:r>
      <w:r w:rsidR="50EEF571" w:rsidRPr="0052304D">
        <w:t xml:space="preserve">, genetic structure was not </w:t>
      </w:r>
      <w:r w:rsidR="3763BD89" w:rsidRPr="0052304D">
        <w:t xml:space="preserve">fully </w:t>
      </w:r>
      <w:r w:rsidR="50EEF571" w:rsidRPr="0052304D">
        <w:t>explained by geographic distance alone. Two Tennessee populations</w:t>
      </w:r>
      <w:r w:rsidR="00E10BB7" w:rsidRPr="0052304D">
        <w:t xml:space="preserve"> </w:t>
      </w:r>
      <w:r w:rsidR="4BC7EAD0" w:rsidRPr="0052304D">
        <w:t>(</w:t>
      </w:r>
      <w:r w:rsidR="50EEF571" w:rsidRPr="0052304D">
        <w:t>TNE_02</w:t>
      </w:r>
      <w:r w:rsidR="7DDE8305" w:rsidRPr="0052304D">
        <w:t xml:space="preserve"> and </w:t>
      </w:r>
      <w:r w:rsidR="50EEF571" w:rsidRPr="0052304D">
        <w:t>TNW_03</w:t>
      </w:r>
      <w:r w:rsidR="03A6EC09" w:rsidRPr="0052304D">
        <w:t>)</w:t>
      </w:r>
      <w:r w:rsidR="50EEF571" w:rsidRPr="0052304D">
        <w:t xml:space="preserve"> were genetically similar despite occurring on opposite sides of the greater Nashville metropolitan area</w:t>
      </w:r>
      <w:r w:rsidR="046BF7BD" w:rsidRPr="0052304D">
        <w:t xml:space="preserve"> (</w:t>
      </w:r>
      <w:r w:rsidR="046BF7BD" w:rsidRPr="0052304D">
        <w:rPr>
          <w:b/>
          <w:bCs/>
        </w:rPr>
        <w:t>Fig. 2</w:t>
      </w:r>
      <w:r w:rsidR="046BF7BD" w:rsidRPr="0052304D">
        <w:t>)</w:t>
      </w:r>
      <w:r w:rsidR="50EEF571" w:rsidRPr="0052304D">
        <w:t xml:space="preserve">. </w:t>
      </w:r>
      <w:r w:rsidR="6D9EE53B" w:rsidRPr="0052304D">
        <w:t>Given</w:t>
      </w:r>
      <w:r w:rsidR="50EEF571" w:rsidRPr="0052304D">
        <w:t xml:space="preserve"> </w:t>
      </w:r>
      <w:ins w:id="392" w:author="Christine Edwards" w:date="2026-10-11T12:24:00Z">
        <w:r w:rsidR="0052304D">
          <w:t xml:space="preserve">that </w:t>
        </w:r>
      </w:ins>
      <w:r w:rsidR="50EEF571" w:rsidRPr="0052304D">
        <w:t xml:space="preserve">these populations </w:t>
      </w:r>
      <w:r w:rsidR="001632C9" w:rsidRPr="0052304D">
        <w:t xml:space="preserve">both </w:t>
      </w:r>
      <w:r w:rsidR="50EEF571" w:rsidRPr="0052304D">
        <w:t xml:space="preserve">occur along the Cumberland River, their similarity may reflect rare dispersal </w:t>
      </w:r>
      <w:r w:rsidR="3A2F8F0C" w:rsidRPr="0052304D">
        <w:t>events via</w:t>
      </w:r>
      <w:r w:rsidR="50EEF571" w:rsidRPr="0052304D">
        <w:t xml:space="preserve"> </w:t>
      </w:r>
      <w:r w:rsidR="0C698A43" w:rsidRPr="0052304D">
        <w:t>hydrological processes</w:t>
      </w:r>
      <w:r w:rsidR="50EEF571" w:rsidRPr="0052304D">
        <w:t xml:space="preserve">, flooding, animal </w:t>
      </w:r>
      <w:r w:rsidR="3AC4C002" w:rsidRPr="0052304D">
        <w:t>vec</w:t>
      </w:r>
      <w:r w:rsidR="23A5707D" w:rsidRPr="0052304D">
        <w:t>tors</w:t>
      </w:r>
      <w:r w:rsidR="50EEF571" w:rsidRPr="0052304D">
        <w:t xml:space="preserve">, human activity, or transportation corridors. </w:t>
      </w:r>
      <w:r w:rsidR="7B7E47AD" w:rsidRPr="0052304D">
        <w:t xml:space="preserve">For example, </w:t>
      </w:r>
      <w:r w:rsidR="50EEF571" w:rsidRPr="0052304D">
        <w:t>historical connect</w:t>
      </w:r>
      <w:r w:rsidR="34392673" w:rsidRPr="0052304D">
        <w:t>ivity</w:t>
      </w:r>
      <w:r w:rsidR="50EEF571" w:rsidRPr="0052304D">
        <w:t xml:space="preserve"> </w:t>
      </w:r>
      <w:r w:rsidR="70CD870F" w:rsidRPr="0052304D">
        <w:t>via</w:t>
      </w:r>
      <w:r w:rsidR="50EEF571" w:rsidRPr="0052304D">
        <w:t xml:space="preserve"> the Tennessee Central Railway</w:t>
      </w:r>
      <w:r w:rsidR="00B010C0" w:rsidRPr="0052304D">
        <w:t xml:space="preserve"> </w:t>
      </w:r>
      <w:r w:rsidR="50EEF571" w:rsidRPr="0052304D">
        <w:t>may</w:t>
      </w:r>
      <w:r w:rsidR="305A414B" w:rsidRPr="0052304D">
        <w:t xml:space="preserve"> </w:t>
      </w:r>
      <w:r w:rsidR="50EEF571" w:rsidRPr="0052304D">
        <w:t xml:space="preserve">have facilitated low levels of gene flow or movement of </w:t>
      </w:r>
      <w:r w:rsidR="42A97B15" w:rsidRPr="0052304D">
        <w:t xml:space="preserve">propagules </w:t>
      </w:r>
      <w:r w:rsidR="00B47215">
        <w:rPr>
          <w:noProof/>
        </w:rPr>
        <w:t>(Hicks 2023)</w:t>
      </w:r>
      <w:r w:rsidR="50EEF571" w:rsidRPr="0052304D">
        <w:t xml:space="preserve">. Thus, </w:t>
      </w:r>
      <w:del w:id="393" w:author="Christine Edwards" w:date="2026-10-11T12:24:00Z">
        <w:r w:rsidR="50EEF571" w:rsidRPr="0052304D" w:rsidDel="0052304D">
          <w:delText xml:space="preserve">although </w:delText>
        </w:r>
      </w:del>
      <w:ins w:id="394" w:author="Christine Edwards" w:date="2026-10-11T12:24:00Z">
        <w:r w:rsidR="0052304D">
          <w:t xml:space="preserve">even </w:t>
        </w:r>
        <w:r w:rsidR="0052304D" w:rsidRPr="0052304D">
          <w:t xml:space="preserve">though </w:t>
        </w:r>
      </w:ins>
      <w:r w:rsidR="50EEF571" w:rsidRPr="0052304D">
        <w:rPr>
          <w:i/>
          <w:iCs/>
        </w:rPr>
        <w:t>P. globosa</w:t>
      </w:r>
      <w:r w:rsidR="50EEF571" w:rsidRPr="0052304D">
        <w:t xml:space="preserve"> </w:t>
      </w:r>
      <w:r w:rsidR="001632C9" w:rsidRPr="0052304D">
        <w:t>populations are</w:t>
      </w:r>
      <w:r w:rsidR="50EEF571" w:rsidRPr="0052304D">
        <w:t xml:space="preserve"> strongly </w:t>
      </w:r>
      <w:r w:rsidR="001632C9" w:rsidRPr="0052304D">
        <w:t xml:space="preserve">genetically </w:t>
      </w:r>
      <w:r w:rsidR="50EEF571" w:rsidRPr="0052304D">
        <w:t>structured overall, occasional dispersal or historical connectivity may</w:t>
      </w:r>
      <w:r w:rsidR="4683B85C" w:rsidRPr="0052304D">
        <w:t xml:space="preserve"> </w:t>
      </w:r>
      <w:r w:rsidR="3D1D3224" w:rsidRPr="0052304D">
        <w:t>contribute to</w:t>
      </w:r>
      <w:r w:rsidR="50EEF571" w:rsidRPr="0052304D">
        <w:t xml:space="preserve"> genetic similarity among geographically </w:t>
      </w:r>
      <w:r w:rsidR="5DF808B3" w:rsidRPr="0052304D">
        <w:t>distant</w:t>
      </w:r>
      <w:r w:rsidR="50EEF571" w:rsidRPr="0052304D">
        <w:t xml:space="preserve"> populations.</w:t>
      </w:r>
    </w:p>
    <w:p w14:paraId="6433204B" w14:textId="155C8A5F" w:rsidR="00091E73" w:rsidRPr="0052304D" w:rsidRDefault="50EEF571" w:rsidP="000D2F97">
      <w:r w:rsidRPr="0052304D">
        <w:t xml:space="preserve">Genetic diversity in </w:t>
      </w:r>
      <w:r w:rsidRPr="0052304D">
        <w:rPr>
          <w:i/>
          <w:iCs/>
        </w:rPr>
        <w:t>P. globosa</w:t>
      </w:r>
      <w:r w:rsidRPr="0052304D">
        <w:t xml:space="preserve"> was unevenly distributed across its range. Allelic richness (A</w:t>
      </w:r>
      <w:r w:rsidRPr="0052304D">
        <w:rPr>
          <w:vertAlign w:val="subscript"/>
        </w:rPr>
        <w:t>R</w:t>
      </w:r>
      <w:r w:rsidRPr="0052304D">
        <w:t xml:space="preserve">) </w:t>
      </w:r>
      <w:r w:rsidR="5065725B" w:rsidRPr="0052304D">
        <w:t>wa</w:t>
      </w:r>
      <w:r w:rsidR="77AE2620" w:rsidRPr="0052304D">
        <w:t>s</w:t>
      </w:r>
      <w:r w:rsidRPr="0052304D">
        <w:t xml:space="preserve"> generally lower in </w:t>
      </w:r>
      <w:r w:rsidRPr="0052304D">
        <w:rPr>
          <w:i/>
          <w:iCs/>
        </w:rPr>
        <w:t>P. globosa</w:t>
      </w:r>
      <w:r w:rsidRPr="0052304D">
        <w:t xml:space="preserve"> than in its congeners, but diversity also varied substantially among populations. </w:t>
      </w:r>
      <w:ins w:id="395" w:author="Christine Edwards" w:date="2026-10-11T12:27:00Z">
        <w:r w:rsidR="0052304D">
          <w:t xml:space="preserve">Generally, diversity was greater in the northern part of the species’ range in IN and KY, whereas genetic diversity was lower in the TN populations. </w:t>
        </w:r>
      </w:ins>
      <w:ins w:id="396" w:author="Christine Edwards" w:date="2026-10-11T12:28:00Z">
        <w:r w:rsidR="0052304D">
          <w:t xml:space="preserve">For </w:t>
        </w:r>
        <w:r w:rsidR="0052304D">
          <w:lastRenderedPageBreak/>
          <w:t xml:space="preserve">example, </w:t>
        </w:r>
      </w:ins>
      <w:r w:rsidRPr="0052304D">
        <w:t xml:space="preserve">KY_04 </w:t>
      </w:r>
      <w:r w:rsidR="24C130CE" w:rsidRPr="0052304D">
        <w:t>exhibited</w:t>
      </w:r>
      <w:r w:rsidRPr="0052304D">
        <w:t xml:space="preserve"> the </w:t>
      </w:r>
      <w:del w:id="397" w:author="Christine Edwards" w:date="2026-10-11T12:24:00Z">
        <w:r w:rsidRPr="0052304D" w:rsidDel="0052304D">
          <w:delText xml:space="preserve">highest </w:delText>
        </w:r>
      </w:del>
      <w:ins w:id="398" w:author="Christine Edwards" w:date="2026-10-11T12:24:00Z">
        <w:r w:rsidR="0052304D">
          <w:t>great</w:t>
        </w:r>
        <w:r w:rsidR="0052304D" w:rsidRPr="0052304D">
          <w:t xml:space="preserve">est </w:t>
        </w:r>
      </w:ins>
      <w:r w:rsidRPr="0052304D">
        <w:t xml:space="preserve">allelic richness and number of private alleles, whereas TNW_01 had the lowest. Bottleneck and inbreeding analyses </w:t>
      </w:r>
      <w:r w:rsidR="3828783B" w:rsidRPr="0052304D">
        <w:t xml:space="preserve">support this pattern, </w:t>
      </w:r>
      <w:r w:rsidR="47C2EEC5" w:rsidRPr="0052304D">
        <w:t>indicat</w:t>
      </w:r>
      <w:r w:rsidR="186F000C" w:rsidRPr="0052304D">
        <w:t>ing</w:t>
      </w:r>
      <w:r w:rsidR="47C2EEC5" w:rsidRPr="0052304D">
        <w:t xml:space="preserve"> that genetic risk is</w:t>
      </w:r>
      <w:r w:rsidRPr="0052304D">
        <w:t xml:space="preserve"> localized </w:t>
      </w:r>
      <w:ins w:id="399" w:author="Christine Edwards" w:date="2026-10-11T12:28:00Z">
        <w:r w:rsidR="0052304D">
          <w:t xml:space="preserve">in the southern portion of the species’ range </w:t>
        </w:r>
      </w:ins>
      <w:r w:rsidRPr="0052304D">
        <w:t xml:space="preserve">rather than </w:t>
      </w:r>
      <w:r w:rsidR="531CF8B9" w:rsidRPr="0052304D">
        <w:t xml:space="preserve">pervasive across the </w:t>
      </w:r>
      <w:r w:rsidR="7D2623C4" w:rsidRPr="0052304D">
        <w:t>species</w:t>
      </w:r>
      <w:r w:rsidRPr="0052304D">
        <w:t xml:space="preserve">. </w:t>
      </w:r>
      <w:r w:rsidR="6E6331D5" w:rsidRPr="0052304D">
        <w:t xml:space="preserve">Spatial variation in genetic diversity may, in part, reflect differences in </w:t>
      </w:r>
      <w:r w:rsidRPr="0052304D">
        <w:t>disturbance and management histor</w:t>
      </w:r>
      <w:r w:rsidR="3940627B" w:rsidRPr="0052304D">
        <w:t>ies</w:t>
      </w:r>
      <w:r w:rsidRPr="0052304D">
        <w:t xml:space="preserve">. In the southern </w:t>
      </w:r>
      <w:r w:rsidR="3860139F" w:rsidRPr="0052304D">
        <w:t>portion</w:t>
      </w:r>
      <w:r w:rsidRPr="0052304D">
        <w:t xml:space="preserve"> of the range, construction of locks and dams along the Cumberland River </w:t>
      </w:r>
      <w:r w:rsidR="00B47215">
        <w:rPr>
          <w:noProof/>
        </w:rPr>
        <w:t>(Olson 2021)</w:t>
      </w:r>
      <w:r w:rsidRPr="0052304D">
        <w:t>, historical railroad development</w:t>
      </w:r>
      <w:r w:rsidR="425267DB" w:rsidRPr="0052304D">
        <w:t xml:space="preserve"> </w:t>
      </w:r>
      <w:r w:rsidR="00B47215">
        <w:rPr>
          <w:noProof/>
        </w:rPr>
        <w:t>(Hicks 2023)</w:t>
      </w:r>
      <w:r w:rsidRPr="0052304D">
        <w:t xml:space="preserve">, roadside herbicide use, recreation, and development </w:t>
      </w:r>
      <w:r w:rsidR="00B47215">
        <w:rPr>
          <w:noProof/>
        </w:rPr>
        <w:t>(Long et al. 2021)</w:t>
      </w:r>
      <w:r w:rsidRPr="0052304D">
        <w:t xml:space="preserve"> may have reduced population sizes </w:t>
      </w:r>
      <w:r w:rsidR="798B713B" w:rsidRPr="0052304D">
        <w:t>and</w:t>
      </w:r>
      <w:r w:rsidRPr="0052304D">
        <w:t xml:space="preserve"> altered connectivity</w:t>
      </w:r>
      <w:ins w:id="400" w:author="Christine Edwards" w:date="2026-10-11T12:29:00Z">
        <w:r w:rsidR="0052304D">
          <w:t xml:space="preserve"> in TN</w:t>
        </w:r>
      </w:ins>
      <w:r w:rsidRPr="0052304D">
        <w:t>.</w:t>
      </w:r>
      <w:r w:rsidR="34BBB901" w:rsidRPr="0052304D">
        <w:t xml:space="preserve"> Invasive </w:t>
      </w:r>
      <w:r w:rsidRPr="0052304D">
        <w:rPr>
          <w:i/>
          <w:iCs/>
        </w:rPr>
        <w:t xml:space="preserve">Lonicera </w:t>
      </w:r>
      <w:proofErr w:type="spellStart"/>
      <w:r w:rsidRPr="0052304D">
        <w:rPr>
          <w:i/>
          <w:iCs/>
        </w:rPr>
        <w:t>maackii</w:t>
      </w:r>
      <w:proofErr w:type="spellEnd"/>
      <w:r w:rsidRPr="0052304D">
        <w:t xml:space="preserve"> may further contribute to local genetic erosion by reducing light availability</w:t>
      </w:r>
      <w:r w:rsidR="1D66862A" w:rsidRPr="0052304D">
        <w:t xml:space="preserve"> </w:t>
      </w:r>
      <w:r w:rsidRPr="0052304D">
        <w:t xml:space="preserve">and decreasing </w:t>
      </w:r>
      <w:r w:rsidR="2CB7C0A9" w:rsidRPr="0052304D">
        <w:t xml:space="preserve">native plant </w:t>
      </w:r>
      <w:r w:rsidRPr="0052304D">
        <w:t xml:space="preserve">growth </w:t>
      </w:r>
      <w:r w:rsidR="00B47215">
        <w:rPr>
          <w:noProof/>
        </w:rPr>
        <w:t>(McNeish &amp; McEwan 2016)</w:t>
      </w:r>
      <w:r w:rsidR="185011AE" w:rsidRPr="0052304D">
        <w:t>,</w:t>
      </w:r>
      <w:r w:rsidR="44FC4205" w:rsidRPr="0052304D">
        <w:t xml:space="preserve"> </w:t>
      </w:r>
      <w:r w:rsidR="185011AE" w:rsidRPr="0052304D">
        <w:t>a</w:t>
      </w:r>
      <w:r w:rsidRPr="0052304D">
        <w:t xml:space="preserve"> threat</w:t>
      </w:r>
      <w:r w:rsidR="5B981BD9" w:rsidRPr="0052304D">
        <w:t xml:space="preserve"> particularly</w:t>
      </w:r>
      <w:r w:rsidRPr="0052304D">
        <w:t xml:space="preserve"> relevant </w:t>
      </w:r>
      <w:r w:rsidR="4651464B" w:rsidRPr="0052304D">
        <w:t>for a species</w:t>
      </w:r>
      <w:r w:rsidRPr="0052304D">
        <w:t xml:space="preserve"> </w:t>
      </w:r>
      <w:r w:rsidR="5F3341DC" w:rsidRPr="0052304D">
        <w:t xml:space="preserve">potentially dependent </w:t>
      </w:r>
      <w:r w:rsidR="4430912D" w:rsidRPr="0052304D">
        <w:t xml:space="preserve">on </w:t>
      </w:r>
      <w:r w:rsidR="4DFEBAC7" w:rsidRPr="0052304D">
        <w:t xml:space="preserve">high-light conditions maintained by </w:t>
      </w:r>
      <w:r w:rsidR="0A75ED4F" w:rsidRPr="0052304D">
        <w:t xml:space="preserve">periodic </w:t>
      </w:r>
      <w:r w:rsidRPr="0052304D">
        <w:t xml:space="preserve">disturbance </w:t>
      </w:r>
      <w:r w:rsidR="00B47215">
        <w:rPr>
          <w:noProof/>
        </w:rPr>
        <w:t>(Krosnick et al. 2022; Long et al. 2021)</w:t>
      </w:r>
      <w:r w:rsidRPr="0052304D">
        <w:t>. Conversely, KY_04</w:t>
      </w:r>
      <w:r w:rsidR="0532EBC7" w:rsidRPr="0052304D">
        <w:t>, which</w:t>
      </w:r>
      <w:r w:rsidRPr="0052304D">
        <w:t xml:space="preserve"> </w:t>
      </w:r>
      <w:r w:rsidR="00460118" w:rsidRPr="0052304D">
        <w:t>has been</w:t>
      </w:r>
      <w:r w:rsidRPr="0052304D">
        <w:t xml:space="preserve"> regularly managed with </w:t>
      </w:r>
      <w:r w:rsidR="4DD383A5" w:rsidRPr="0052304D">
        <w:rPr>
          <w:i/>
          <w:iCs/>
        </w:rPr>
        <w:t xml:space="preserve">L. </w:t>
      </w:r>
      <w:proofErr w:type="spellStart"/>
      <w:r w:rsidR="4DD383A5" w:rsidRPr="0052304D">
        <w:rPr>
          <w:i/>
          <w:iCs/>
        </w:rPr>
        <w:t>maackii</w:t>
      </w:r>
      <w:proofErr w:type="spellEnd"/>
      <w:r w:rsidR="4DD383A5" w:rsidRPr="0052304D">
        <w:t xml:space="preserve"> </w:t>
      </w:r>
      <w:r w:rsidRPr="0052304D">
        <w:t>removal</w:t>
      </w:r>
      <w:r w:rsidR="00460118" w:rsidRPr="0052304D">
        <w:t xml:space="preserve"> since </w:t>
      </w:r>
      <w:r w:rsidR="000373B4" w:rsidRPr="0052304D">
        <w:t>2018</w:t>
      </w:r>
      <w:r w:rsidR="24F8B5F6" w:rsidRPr="0052304D">
        <w:t>,</w:t>
      </w:r>
      <w:r w:rsidRPr="0052304D">
        <w:t xml:space="preserve"> </w:t>
      </w:r>
      <w:r w:rsidR="246E7465" w:rsidRPr="0052304D">
        <w:t>exhibited</w:t>
      </w:r>
      <w:r w:rsidRPr="0052304D">
        <w:t xml:space="preserve"> among the highest genetic diversity of all sampled populations. Although our data cannot directly test whether </w:t>
      </w:r>
      <w:r w:rsidR="001632C9" w:rsidRPr="0052304D">
        <w:t xml:space="preserve">these </w:t>
      </w:r>
      <w:r w:rsidRPr="0052304D">
        <w:t>management</w:t>
      </w:r>
      <w:r w:rsidR="001632C9" w:rsidRPr="0052304D">
        <w:t xml:space="preserve"> practices</w:t>
      </w:r>
      <w:r w:rsidRPr="0052304D">
        <w:t xml:space="preserve"> </w:t>
      </w:r>
      <w:r w:rsidR="696335D6" w:rsidRPr="0052304D">
        <w:t>promoted</w:t>
      </w:r>
      <w:r w:rsidRPr="0052304D">
        <w:t xml:space="preserve"> high diversity, th</w:t>
      </w:r>
      <w:r w:rsidR="3857C043" w:rsidRPr="0052304D">
        <w:t>is</w:t>
      </w:r>
      <w:r w:rsidRPr="0052304D">
        <w:t xml:space="preserve"> pattern </w:t>
      </w:r>
      <w:r w:rsidR="4C1FE3F4" w:rsidRPr="0052304D">
        <w:t xml:space="preserve">is consistent with the hypothesis that </w:t>
      </w:r>
      <w:r w:rsidRPr="0052304D">
        <w:t xml:space="preserve">active habitat management may </w:t>
      </w:r>
      <w:r w:rsidR="7A4934ED" w:rsidRPr="0052304D">
        <w:t xml:space="preserve">promote </w:t>
      </w:r>
      <w:r w:rsidRPr="0052304D">
        <w:t>recruitment and</w:t>
      </w:r>
      <w:r w:rsidR="452D5293" w:rsidRPr="0052304D">
        <w:t xml:space="preserve"> help maintain</w:t>
      </w:r>
      <w:r w:rsidRPr="0052304D">
        <w:t xml:space="preserve"> genetic variation, possibly through </w:t>
      </w:r>
      <w:r w:rsidR="22F2F339" w:rsidRPr="0052304D">
        <w:t>contributions</w:t>
      </w:r>
      <w:r w:rsidR="63820FAC" w:rsidRPr="0052304D">
        <w:t xml:space="preserve"> from a</w:t>
      </w:r>
      <w:r w:rsidRPr="0052304D">
        <w:t xml:space="preserve"> persistent</w:t>
      </w:r>
      <w:r w:rsidR="1915E1DB" w:rsidRPr="0052304D">
        <w:t xml:space="preserve"> soil</w:t>
      </w:r>
      <w:r w:rsidRPr="0052304D">
        <w:t xml:space="preserve"> seed bank</w:t>
      </w:r>
      <w:r w:rsidR="001F345F" w:rsidRPr="0052304D">
        <w:t>.</w:t>
      </w:r>
      <w:r w:rsidR="000B612B" w:rsidRPr="0052304D">
        <w:t xml:space="preserve"> </w:t>
      </w:r>
    </w:p>
    <w:p w14:paraId="62AE5425" w14:textId="2D2E9D5A" w:rsidR="0052304D" w:rsidRPr="0052304D" w:rsidRDefault="0052304D" w:rsidP="00482653">
      <w:pPr>
        <w:pStyle w:val="Heading2"/>
        <w:rPr>
          <w:ins w:id="401" w:author="Christine Edwards" w:date="2026-10-11T12:30:00Z"/>
          <w:rPrChange w:id="402" w:author="Christine Edwards" w:date="2026-10-11T12:31:00Z">
            <w:rPr>
              <w:ins w:id="403" w:author="Christine Edwards" w:date="2026-10-11T12:30:00Z"/>
              <w:rFonts w:cstheme="minorHAnsi"/>
              <w:color w:val="000000" w:themeColor="text1"/>
            </w:rPr>
          </w:rPrChange>
        </w:rPr>
      </w:pPr>
      <w:ins w:id="404" w:author="Christine Edwards" w:date="2026-10-11T12:30:00Z">
        <w:r w:rsidRPr="0052304D">
          <w:rPr>
            <w:rPrChange w:id="405" w:author="Christine Edwards" w:date="2026-10-11T12:31:00Z">
              <w:rPr>
                <w:rFonts w:cstheme="minorHAnsi"/>
                <w:color w:val="000000" w:themeColor="text1"/>
              </w:rPr>
            </w:rPrChange>
          </w:rPr>
          <w:t>Genetic variation in mixed-source</w:t>
        </w:r>
      </w:ins>
      <w:ins w:id="406" w:author="Christine Edwards" w:date="2026-10-11T12:31:00Z">
        <w:r w:rsidRPr="0052304D">
          <w:rPr>
            <w:rPrChange w:id="407" w:author="Christine Edwards" w:date="2026-10-11T12:31:00Z">
              <w:rPr>
                <w:rFonts w:cstheme="minorHAnsi"/>
                <w:color w:val="000000" w:themeColor="text1"/>
              </w:rPr>
            </w:rPrChange>
          </w:rPr>
          <w:t xml:space="preserve"> translocations</w:t>
        </w:r>
      </w:ins>
    </w:p>
    <w:p w14:paraId="08B693EA" w14:textId="1269E61A" w:rsidR="00DA65C9" w:rsidRPr="0052304D" w:rsidRDefault="00224C20" w:rsidP="000D2F97">
      <w:r w:rsidRPr="0052304D">
        <w:t xml:space="preserve">Genetic mixing of multiple source populations can be used in </w:t>
      </w:r>
      <w:r w:rsidRPr="0052304D">
        <w:rPr>
          <w:rStyle w:val="Emphasis"/>
          <w:rFonts w:cstheme="minorHAnsi"/>
        </w:rPr>
        <w:t>ex situ</w:t>
      </w:r>
      <w:r w:rsidRPr="0052304D">
        <w:t xml:space="preserve"> and translocated populations to reduce inbreeding and increase </w:t>
      </w:r>
      <w:ins w:id="408" w:author="Christine Edwards" w:date="2026-10-11T12:31:00Z">
        <w:r w:rsidR="0052304D">
          <w:t xml:space="preserve">gene flow and </w:t>
        </w:r>
      </w:ins>
      <w:r w:rsidRPr="0052304D">
        <w:t xml:space="preserve">genetic diversity, but such intervention should be guided by regional genetic structure, source-population history, </w:t>
      </w:r>
      <w:r w:rsidR="00D2430F" w:rsidRPr="0052304D">
        <w:t xml:space="preserve">local adaptation, </w:t>
      </w:r>
      <w:r w:rsidRPr="0052304D">
        <w:t>and post-translocation monitoring rather than treated as universally beneficial</w:t>
      </w:r>
      <w:r w:rsidR="00EF7CFA" w:rsidRPr="0052304D">
        <w:t xml:space="preserve"> </w:t>
      </w:r>
      <w:r w:rsidR="00B47215">
        <w:rPr>
          <w:noProof/>
        </w:rPr>
        <w:t xml:space="preserve">(Van </w:t>
      </w:r>
      <w:r w:rsidR="00B47215">
        <w:rPr>
          <w:noProof/>
        </w:rPr>
        <w:lastRenderedPageBreak/>
        <w:t>Rossum et al. 2025; Van Rossum &amp; Le Pajolec 2021)</w:t>
      </w:r>
      <w:r w:rsidRPr="0052304D">
        <w:t xml:space="preserve">. </w:t>
      </w:r>
      <w:r w:rsidR="005E46FD" w:rsidRPr="0052304D">
        <w:t xml:space="preserve">In </w:t>
      </w:r>
      <w:r w:rsidR="005E46FD" w:rsidRPr="0052304D">
        <w:rPr>
          <w:rStyle w:val="Emphasis"/>
          <w:rFonts w:cstheme="minorHAnsi"/>
        </w:rPr>
        <w:t>Physaria globosa</w:t>
      </w:r>
      <w:r w:rsidR="005E46FD" w:rsidRPr="0052304D">
        <w:t xml:space="preserve">, this concern is particularly relevant because genetic mixing and </w:t>
      </w:r>
      <w:r w:rsidR="00C04A15" w:rsidRPr="0052304D">
        <w:t>translocation</w:t>
      </w:r>
      <w:r w:rsidR="005E46FD" w:rsidRPr="0052304D">
        <w:t xml:space="preserve"> efforts have been conducted for decades without prior genetic assessment or long-term genetic monitoring.</w:t>
      </w:r>
      <w:r w:rsidR="00EF7CFA" w:rsidRPr="0052304D">
        <w:t xml:space="preserve"> </w:t>
      </w:r>
      <w:r w:rsidR="00415A13" w:rsidRPr="0052304D">
        <w:t>This study documented the genetic composition of two genetically mixed populations whose genetic sources originate</w:t>
      </w:r>
      <w:ins w:id="409" w:author="Christine Edwards" w:date="2026-10-11T12:32:00Z">
        <w:r w:rsidR="0052304D">
          <w:t>d</w:t>
        </w:r>
      </w:ins>
      <w:r w:rsidR="00415A13" w:rsidRPr="0052304D">
        <w:t xml:space="preserve"> </w:t>
      </w:r>
      <w:del w:id="410" w:author="Christine Edwards" w:date="2026-10-11T12:32:00Z">
        <w:r w:rsidR="00415A13" w:rsidRPr="0052304D" w:rsidDel="0052304D">
          <w:delText xml:space="preserve">at </w:delText>
        </w:r>
      </w:del>
      <w:ins w:id="411" w:author="Christine Edwards" w:date="2026-10-11T12:32:00Z">
        <w:r w:rsidR="0052304D" w:rsidRPr="0052304D">
          <w:t>a</w:t>
        </w:r>
        <w:r w:rsidR="0052304D">
          <w:t>cross</w:t>
        </w:r>
        <w:r w:rsidR="0052304D" w:rsidRPr="0052304D">
          <w:t xml:space="preserve"> </w:t>
        </w:r>
      </w:ins>
      <w:r w:rsidR="00415A13" w:rsidRPr="0052304D">
        <w:t xml:space="preserve">different geographic scales. One genetically mixed population (TR_01) </w:t>
      </w:r>
      <w:del w:id="412" w:author="Christine Edwards" w:date="2026-10-11T12:32:00Z">
        <w:r w:rsidR="00415A13" w:rsidRPr="0052304D" w:rsidDel="0052304D">
          <w:delText>has genetic sources</w:delText>
        </w:r>
      </w:del>
      <w:ins w:id="413" w:author="Christine Edwards" w:date="2026-10-11T12:32:00Z">
        <w:r w:rsidR="0052304D">
          <w:t>was sourced</w:t>
        </w:r>
      </w:ins>
      <w:r w:rsidR="00415A13" w:rsidRPr="0052304D">
        <w:t xml:space="preserve"> from </w:t>
      </w:r>
      <w:ins w:id="414" w:author="Christine Edwards" w:date="2026-10-11T12:32:00Z">
        <w:r w:rsidR="0052304D">
          <w:t xml:space="preserve">two populations </w:t>
        </w:r>
      </w:ins>
      <w:r w:rsidR="00415A13" w:rsidRPr="0052304D">
        <w:t>within the same geographic region, where gene flow between the source populations c</w:t>
      </w:r>
      <w:ins w:id="415" w:author="Christine Edwards" w:date="2026-10-11T12:32:00Z">
        <w:r w:rsidR="0052304D">
          <w:t>ould</w:t>
        </w:r>
      </w:ins>
      <w:del w:id="416" w:author="Christine Edwards" w:date="2026-10-11T12:32:00Z">
        <w:r w:rsidR="00415A13" w:rsidRPr="0052304D" w:rsidDel="0052304D">
          <w:delText>an</w:delText>
        </w:r>
      </w:del>
      <w:r w:rsidR="00415A13" w:rsidRPr="0052304D">
        <w:t xml:space="preserve"> occur naturally. In contrast, the other genetically mixed population (TR_02) </w:t>
      </w:r>
      <w:del w:id="417" w:author="Christine Edwards" w:date="2026-10-11T12:33:00Z">
        <w:r w:rsidR="00415A13" w:rsidRPr="0052304D" w:rsidDel="0052304D">
          <w:delText>has genetic</w:delText>
        </w:r>
      </w:del>
      <w:ins w:id="418" w:author="Christine Edwards" w:date="2026-10-11T12:33:00Z">
        <w:r w:rsidR="0052304D">
          <w:t>was</w:t>
        </w:r>
      </w:ins>
      <w:r w:rsidR="00415A13" w:rsidRPr="0052304D">
        <w:t xml:space="preserve"> source</w:t>
      </w:r>
      <w:ins w:id="419" w:author="Christine Edwards" w:date="2026-10-11T12:33:00Z">
        <w:r w:rsidR="0052304D">
          <w:t>d</w:t>
        </w:r>
      </w:ins>
      <w:del w:id="420" w:author="Christine Edwards" w:date="2026-10-11T12:33:00Z">
        <w:r w:rsidR="00415A13" w:rsidRPr="0052304D" w:rsidDel="0052304D">
          <w:delText>s</w:delText>
        </w:r>
      </w:del>
      <w:r w:rsidR="00415A13" w:rsidRPr="0052304D">
        <w:t xml:space="preserve"> from two geographically distinct regions, between which natural gene flow rarely occurs.</w:t>
      </w:r>
    </w:p>
    <w:p w14:paraId="740BC86C" w14:textId="5D9FED9D" w:rsidR="00BC579A" w:rsidRPr="0052304D" w:rsidRDefault="00DA01F1" w:rsidP="000D2F97">
      <w:r w:rsidRPr="0052304D">
        <w:t xml:space="preserve">Translocations that promote genetic mixing and increase genetic diversity may be less controversial when they restore or augment gene flow among populations that are naturally or historically connected, because such interventions are less likely to disrupt historical population structure or local adaptation, if present. </w:t>
      </w:r>
      <w:r w:rsidR="00237AE2" w:rsidRPr="0052304D">
        <w:t xml:space="preserve">The TR_01 population was initially established using seeds from the KY_02 population and was subsequently augmented with seeds from the KY_05 population. </w:t>
      </w:r>
      <w:r w:rsidR="00FF5CBE" w:rsidRPr="0052304D">
        <w:t xml:space="preserve">Based on our population structure analysis, natural gene flow </w:t>
      </w:r>
      <w:ins w:id="421" w:author="Christine Edwards" w:date="2026-10-11T12:33:00Z">
        <w:r w:rsidR="0052304D">
          <w:t xml:space="preserve">has </w:t>
        </w:r>
      </w:ins>
      <w:proofErr w:type="spellStart"/>
      <w:r w:rsidR="00FF5CBE" w:rsidRPr="0052304D">
        <w:t>occur</w:t>
      </w:r>
      <w:ins w:id="422" w:author="Christine Edwards" w:date="2026-10-11T12:33:00Z">
        <w:r w:rsidR="0052304D">
          <w:t>ed</w:t>
        </w:r>
      </w:ins>
      <w:proofErr w:type="spellEnd"/>
      <w:del w:id="423" w:author="Christine Edwards" w:date="2026-10-11T12:33:00Z">
        <w:r w:rsidR="00FF5CBE" w:rsidRPr="0052304D" w:rsidDel="0052304D">
          <w:delText>s</w:delText>
        </w:r>
      </w:del>
      <w:r w:rsidR="00FF5CBE" w:rsidRPr="0052304D">
        <w:t xml:space="preserve"> between these two source populations. </w:t>
      </w:r>
      <w:r w:rsidR="0020340A" w:rsidRPr="0052304D">
        <w:t xml:space="preserve">There is no sign of population bottleneck </w:t>
      </w:r>
      <w:r w:rsidR="009F1DF8" w:rsidRPr="0052304D">
        <w:t xml:space="preserve">in the </w:t>
      </w:r>
      <w:r w:rsidR="0020340A" w:rsidRPr="0052304D">
        <w:t>TR_01</w:t>
      </w:r>
      <w:r w:rsidR="009F1DF8" w:rsidRPr="0052304D">
        <w:t xml:space="preserve"> population</w:t>
      </w:r>
      <w:r w:rsidR="0020340A" w:rsidRPr="0052304D">
        <w:t xml:space="preserve">, </w:t>
      </w:r>
      <w:r w:rsidR="00C469C2" w:rsidRPr="0052304D">
        <w:t>suggesting that</w:t>
      </w:r>
      <w:r w:rsidR="0020340A" w:rsidRPr="0052304D">
        <w:t xml:space="preserve"> </w:t>
      </w:r>
      <w:r w:rsidR="000C395E" w:rsidRPr="0052304D">
        <w:t xml:space="preserve">the founder population of 100-200 </w:t>
      </w:r>
      <w:r w:rsidR="005C5041" w:rsidRPr="0052304D">
        <w:t xml:space="preserve">seeds </w:t>
      </w:r>
      <w:r w:rsidR="001F7E37" w:rsidRPr="0052304D">
        <w:t xml:space="preserve">from 30-40 maternal plants </w:t>
      </w:r>
      <w:r w:rsidR="00065C51" w:rsidRPr="0052304D">
        <w:t>was sufficient</w:t>
      </w:r>
      <w:r w:rsidR="00F949BD" w:rsidRPr="0052304D">
        <w:t xml:space="preserve"> </w:t>
      </w:r>
      <w:r w:rsidR="009B2ACF" w:rsidRPr="0052304D">
        <w:t>to</w:t>
      </w:r>
      <w:r w:rsidR="00F949BD" w:rsidRPr="0052304D">
        <w:t xml:space="preserve"> </w:t>
      </w:r>
      <w:r w:rsidR="00703107" w:rsidRPr="0052304D">
        <w:t xml:space="preserve">maintain </w:t>
      </w:r>
      <w:r w:rsidR="00393E95" w:rsidRPr="0052304D">
        <w:t xml:space="preserve">a level of genetic diversity </w:t>
      </w:r>
      <w:r w:rsidR="009B2ACF" w:rsidRPr="0052304D">
        <w:t xml:space="preserve">comparable </w:t>
      </w:r>
      <w:r w:rsidR="00E81299" w:rsidRPr="0052304D">
        <w:t xml:space="preserve">to that </w:t>
      </w:r>
      <w:r w:rsidR="00D2533C" w:rsidRPr="0052304D">
        <w:t>observed in</w:t>
      </w:r>
      <w:r w:rsidR="00393E95" w:rsidRPr="0052304D">
        <w:t xml:space="preserve"> natural populations.</w:t>
      </w:r>
      <w:r w:rsidR="00FA6B5C" w:rsidRPr="0052304D">
        <w:t xml:space="preserve"> </w:t>
      </w:r>
      <w:r w:rsidR="00F67D59" w:rsidRPr="0052304D">
        <w:t>When we sampled the TR_01</w:t>
      </w:r>
      <w:r w:rsidR="00CF2835" w:rsidRPr="0052304D">
        <w:t xml:space="preserve"> population</w:t>
      </w:r>
      <w:r w:rsidR="00AA1528" w:rsidRPr="0052304D">
        <w:t xml:space="preserve"> in 2021</w:t>
      </w:r>
      <w:r w:rsidR="00CF2835" w:rsidRPr="0052304D">
        <w:t xml:space="preserve">, it </w:t>
      </w:r>
      <w:r w:rsidR="001632C9" w:rsidRPr="0052304D">
        <w:t xml:space="preserve">had </w:t>
      </w:r>
      <w:r w:rsidR="00CF2835" w:rsidRPr="0052304D">
        <w:t xml:space="preserve">been 7 years since the </w:t>
      </w:r>
      <w:r w:rsidR="00BE14B0" w:rsidRPr="0052304D">
        <w:t>introduction of the KY_02 population and 6 years since the introduction of the KY_05</w:t>
      </w:r>
      <w:r w:rsidR="00EC5545" w:rsidRPr="0052304D">
        <w:t xml:space="preserve"> population. </w:t>
      </w:r>
      <w:r w:rsidR="00AB23F8" w:rsidRPr="0052304D">
        <w:t xml:space="preserve">However, we only detected that </w:t>
      </w:r>
      <w:r w:rsidR="00AA1528" w:rsidRPr="0052304D">
        <w:t xml:space="preserve">16.7% of the population was admixed. </w:t>
      </w:r>
      <w:r w:rsidR="0003791C" w:rsidRPr="0052304D">
        <w:t xml:space="preserve">The low proportion of admixture could be attributable </w:t>
      </w:r>
      <w:ins w:id="424" w:author="Christine Edwards" w:date="2026-10-12T11:57:00Z">
        <w:r w:rsidR="0052304D">
          <w:t xml:space="preserve">in part </w:t>
        </w:r>
      </w:ins>
      <w:r w:rsidR="0003791C" w:rsidRPr="0052304D">
        <w:t xml:space="preserve">to </w:t>
      </w:r>
      <w:r w:rsidR="00AE7040" w:rsidRPr="0052304D">
        <w:t xml:space="preserve">the </w:t>
      </w:r>
      <w:r w:rsidR="005A674A" w:rsidRPr="0052304D">
        <w:t xml:space="preserve">facultative self-compatibility </w:t>
      </w:r>
      <w:ins w:id="425" w:author="Christine Edwards" w:date="2026-10-12T11:57:00Z">
        <w:r w:rsidR="0052304D">
          <w:lastRenderedPageBreak/>
          <w:t xml:space="preserve">exhibited by the species. However, it is likely </w:t>
        </w:r>
      </w:ins>
      <w:ins w:id="426" w:author="Christine Edwards" w:date="2026-10-12T12:01:00Z">
        <w:r w:rsidR="0052304D">
          <w:t xml:space="preserve">mostly </w:t>
        </w:r>
      </w:ins>
      <w:ins w:id="427" w:author="Christine Edwards" w:date="2026-10-12T11:57:00Z">
        <w:r w:rsidR="0052304D">
          <w:t>attributable to</w:t>
        </w:r>
      </w:ins>
      <w:del w:id="428" w:author="Christine Edwards" w:date="2026-10-12T11:57:00Z">
        <w:r w:rsidR="005A674A" w:rsidRPr="0052304D" w:rsidDel="0052304D">
          <w:delText>and</w:delText>
        </w:r>
      </w:del>
      <w:r w:rsidR="005A674A" w:rsidRPr="0052304D">
        <w:t xml:space="preserve"> </w:t>
      </w:r>
      <w:r w:rsidR="00795286" w:rsidRPr="0052304D">
        <w:t xml:space="preserve">the </w:t>
      </w:r>
      <w:r w:rsidR="004A7028" w:rsidRPr="0052304D">
        <w:t>mostly</w:t>
      </w:r>
      <w:r w:rsidR="00795286" w:rsidRPr="0052304D">
        <w:t xml:space="preserve"> biennial life history of the species</w:t>
      </w:r>
      <w:r w:rsidR="00BD075A" w:rsidRPr="0052304D">
        <w:t xml:space="preserve">. </w:t>
      </w:r>
      <w:r w:rsidR="008C58F1" w:rsidRPr="0052304D">
        <w:t xml:space="preserve">Given that more than 95% of </w:t>
      </w:r>
      <w:ins w:id="429" w:author="Christine Edwards" w:date="2026-10-11T12:35:00Z">
        <w:r w:rsidR="0052304D" w:rsidRPr="0052304D">
          <w:rPr>
            <w:i/>
            <w:rPrChange w:id="430" w:author="Christine Edwards" w:date="2026-10-11T12:36:00Z">
              <w:rPr>
                <w:rFonts w:cstheme="minorHAnsi"/>
              </w:rPr>
            </w:rPrChange>
          </w:rPr>
          <w:t>P. glo</w:t>
        </w:r>
      </w:ins>
      <w:ins w:id="431" w:author="Christine Edwards" w:date="2026-10-11T12:36:00Z">
        <w:r w:rsidR="0052304D" w:rsidRPr="0052304D">
          <w:rPr>
            <w:i/>
            <w:rPrChange w:id="432" w:author="Christine Edwards" w:date="2026-10-11T12:36:00Z">
              <w:rPr>
                <w:rFonts w:cstheme="minorHAnsi"/>
              </w:rPr>
            </w:rPrChange>
          </w:rPr>
          <w:t>bosa</w:t>
        </w:r>
        <w:r w:rsidR="0052304D">
          <w:t xml:space="preserve"> </w:t>
        </w:r>
      </w:ins>
      <w:r w:rsidR="008C58F1" w:rsidRPr="0052304D">
        <w:t>individuals exhibited a biennial life history</w:t>
      </w:r>
      <w:ins w:id="433" w:author="Christine Edwards" w:date="2026-10-11T17:31:00Z">
        <w:r w:rsidR="0052304D">
          <w:t>, flowering in their 2</w:t>
        </w:r>
        <w:r w:rsidR="0052304D" w:rsidRPr="0052304D">
          <w:rPr>
            <w:vertAlign w:val="superscript"/>
            <w:rPrChange w:id="434" w:author="Christine Edwards" w:date="2026-10-11T17:31:00Z">
              <w:rPr>
                <w:rFonts w:cstheme="minorHAnsi"/>
              </w:rPr>
            </w:rPrChange>
          </w:rPr>
          <w:t>nd</w:t>
        </w:r>
        <w:r w:rsidR="0052304D">
          <w:t xml:space="preserve"> year</w:t>
        </w:r>
      </w:ins>
      <w:r w:rsidR="008C58F1" w:rsidRPr="0052304D">
        <w:t xml:space="preserve"> in </w:t>
      </w:r>
      <w:del w:id="435" w:author="Christine Edwards" w:date="2026-10-11T12:34:00Z">
        <w:r w:rsidR="008C58F1" w:rsidRPr="0052304D" w:rsidDel="0052304D">
          <w:delText xml:space="preserve">our </w:delText>
        </w:r>
      </w:del>
      <w:ins w:id="436" w:author="Christine Edwards" w:date="2026-10-11T12:34:00Z">
        <w:r w:rsidR="0052304D">
          <w:t>a</w:t>
        </w:r>
        <w:r w:rsidR="0052304D" w:rsidRPr="0052304D">
          <w:t xml:space="preserve"> </w:t>
        </w:r>
      </w:ins>
      <w:r w:rsidR="008C58F1" w:rsidRPr="0052304D">
        <w:t>greenhouse experiment</w:t>
      </w:r>
      <w:r w:rsidR="00E8437A" w:rsidRPr="0052304D">
        <w:t xml:space="preserve"> (unpublished data)</w:t>
      </w:r>
      <w:r w:rsidR="008C58F1" w:rsidRPr="0052304D">
        <w:t>, individuals sourced from KY_02 and KY_05 and introduced in different years may have had limited overlap in flowering</w:t>
      </w:r>
      <w:ins w:id="437" w:author="Christine Edwards" w:date="2026-10-11T12:36:00Z">
        <w:r w:rsidR="0052304D">
          <w:t xml:space="preserve"> phenology</w:t>
        </w:r>
      </w:ins>
      <w:r w:rsidR="008C58F1" w:rsidRPr="0052304D">
        <w:t xml:space="preserve">, thereby reducing opportunities for genetic mixing. </w:t>
      </w:r>
      <w:del w:id="438" w:author="Christine Edwards" w:date="2026-10-12T11:58:00Z">
        <w:r w:rsidR="00D449C9" w:rsidRPr="0052304D" w:rsidDel="0052304D">
          <w:delText xml:space="preserve">Although flowering time incongruence is expected to </w:delText>
        </w:r>
        <w:r w:rsidR="00570AD0" w:rsidRPr="0052304D" w:rsidDel="0052304D">
          <w:delText>d</w:delText>
        </w:r>
        <w:r w:rsidR="00220107" w:rsidRPr="0052304D" w:rsidDel="0052304D">
          <w:delText>iminish</w:delText>
        </w:r>
        <w:r w:rsidR="002C4B42" w:rsidRPr="0052304D" w:rsidDel="0052304D">
          <w:delText xml:space="preserve"> over successive generations</w:delText>
        </w:r>
        <w:r w:rsidR="00DA2B34" w:rsidRPr="0052304D" w:rsidDel="0052304D">
          <w:delText xml:space="preserve"> </w:delText>
        </w:r>
        <w:r w:rsidR="002C4B42" w:rsidRPr="0052304D" w:rsidDel="0052304D">
          <w:delText>as</w:delText>
        </w:r>
        <w:r w:rsidR="00DA2B34" w:rsidRPr="0052304D" w:rsidDel="0052304D">
          <w:delText xml:space="preserve"> genetic mixing</w:delText>
        </w:r>
        <w:r w:rsidR="005E6FE4" w:rsidRPr="0052304D" w:rsidDel="0052304D">
          <w:delText xml:space="preserve"> increases</w:delText>
        </w:r>
        <w:r w:rsidR="00AE5315" w:rsidRPr="0052304D" w:rsidDel="0052304D">
          <w:delText xml:space="preserve">, </w:delText>
        </w:r>
        <w:r w:rsidR="00BC5971" w:rsidRPr="0052304D" w:rsidDel="0052304D">
          <w:delText>our</w:delText>
        </w:r>
      </w:del>
      <w:ins w:id="439" w:author="Christine Edwards" w:date="2026-10-12T11:58:00Z">
        <w:r w:rsidR="0052304D">
          <w:t>These</w:t>
        </w:r>
      </w:ins>
      <w:r w:rsidR="00BC5971" w:rsidRPr="0052304D">
        <w:t xml:space="preserve"> findings suggest</w:t>
      </w:r>
      <w:r w:rsidR="006C5460" w:rsidRPr="0052304D">
        <w:t xml:space="preserve"> that </w:t>
      </w:r>
      <w:del w:id="440" w:author="Christine Edwards" w:date="2026-10-11T12:35:00Z">
        <w:r w:rsidR="006C5460" w:rsidRPr="0052304D" w:rsidDel="0052304D">
          <w:delText>additional considerations are</w:delText>
        </w:r>
      </w:del>
      <w:ins w:id="441" w:author="Christine Edwards" w:date="2026-10-11T12:35:00Z">
        <w:r w:rsidR="0052304D">
          <w:t>flowering phenology may need to be taken into consideration</w:t>
        </w:r>
      </w:ins>
      <w:del w:id="442" w:author="Christine Edwards" w:date="2026-10-11T12:35:00Z">
        <w:r w:rsidR="006C5460" w:rsidRPr="0052304D" w:rsidDel="0052304D">
          <w:delText xml:space="preserve"> needed</w:delText>
        </w:r>
      </w:del>
      <w:r w:rsidR="006C5460" w:rsidRPr="0052304D">
        <w:t xml:space="preserve"> for </w:t>
      </w:r>
      <w:r w:rsidR="00A601BC" w:rsidRPr="0052304D">
        <w:t>man</w:t>
      </w:r>
      <w:r w:rsidR="004E1E44" w:rsidRPr="0052304D">
        <w:t>aging</w:t>
      </w:r>
      <w:r w:rsidR="00A601BC" w:rsidRPr="0052304D">
        <w:t xml:space="preserve"> </w:t>
      </w:r>
      <w:ins w:id="443" w:author="Christine Edwards" w:date="2026-10-12T12:23:00Z">
        <w:r w:rsidR="0052304D">
          <w:t xml:space="preserve">reintroductions of </w:t>
        </w:r>
      </w:ins>
      <w:r w:rsidR="00A601BC" w:rsidRPr="0052304D">
        <w:t>biennial species</w:t>
      </w:r>
      <w:del w:id="444" w:author="Christine Edwards" w:date="2026-10-12T12:23:00Z">
        <w:r w:rsidR="00A601BC" w:rsidRPr="0052304D" w:rsidDel="0052304D">
          <w:delText xml:space="preserve"> in conservation</w:delText>
        </w:r>
      </w:del>
      <w:ins w:id="445" w:author="Christine Edwards" w:date="2026-10-12T11:59:00Z">
        <w:r w:rsidR="0052304D">
          <w:t>. Specifica</w:t>
        </w:r>
      </w:ins>
      <w:ins w:id="446" w:author="Christine Edwards" w:date="2026-10-12T12:00:00Z">
        <w:r w:rsidR="0052304D">
          <w:t xml:space="preserve">lly, if mixing of different source populations is desired, then they may need to be introduced in the same year, </w:t>
        </w:r>
      </w:ins>
      <w:ins w:id="447" w:author="Christine Edwards" w:date="2026-10-12T12:01:00Z">
        <w:r w:rsidR="0052304D">
          <w:t xml:space="preserve">or new seed </w:t>
        </w:r>
      </w:ins>
      <w:ins w:id="448" w:author="Christine Edwards" w:date="2026-10-12T12:24:00Z">
        <w:r w:rsidR="0052304D">
          <w:t>could</w:t>
        </w:r>
      </w:ins>
      <w:ins w:id="449" w:author="Christine Edwards" w:date="2026-10-12T12:01:00Z">
        <w:r w:rsidR="0052304D">
          <w:t xml:space="preserve"> be introduced in the same year that existing plants are flowering</w:t>
        </w:r>
      </w:ins>
      <w:r w:rsidR="00A601BC" w:rsidRPr="0052304D">
        <w:t>.</w:t>
      </w:r>
    </w:p>
    <w:p w14:paraId="3A6A5E77" w14:textId="7D1B0107" w:rsidR="004A3522" w:rsidRDefault="00E07E2C" w:rsidP="000D2F97">
      <w:pPr>
        <w:rPr>
          <w:ins w:id="450" w:author="Christine Edwards" w:date="2026-10-12T13:01:00Z"/>
        </w:rPr>
      </w:pPr>
      <w:r w:rsidRPr="0052304D">
        <w:t>In</w:t>
      </w:r>
      <w:r w:rsidR="000A200E" w:rsidRPr="0052304D">
        <w:t xml:space="preserve"> contra</w:t>
      </w:r>
      <w:r w:rsidR="009144B0" w:rsidRPr="0052304D">
        <w:t>st</w:t>
      </w:r>
      <w:r w:rsidR="000A200E" w:rsidRPr="0052304D">
        <w:t xml:space="preserve">, although </w:t>
      </w:r>
      <w:r w:rsidR="00CC28B1" w:rsidRPr="0052304D">
        <w:t>translocation</w:t>
      </w:r>
      <w:ins w:id="451" w:author="Christine Edwards" w:date="2026-10-12T13:00:00Z">
        <w:r w:rsidR="0052304D">
          <w:t>s</w:t>
        </w:r>
      </w:ins>
      <w:r w:rsidR="00CC28B1" w:rsidRPr="0052304D">
        <w:t xml:space="preserve"> </w:t>
      </w:r>
      <w:r w:rsidR="005422A3" w:rsidRPr="0052304D">
        <w:t>that mix</w:t>
      </w:r>
      <w:del w:id="452" w:author="Christine Edwards" w:date="2026-10-12T13:00:00Z">
        <w:r w:rsidR="005422A3" w:rsidRPr="0052304D" w:rsidDel="0052304D">
          <w:delText>es</w:delText>
        </w:r>
      </w:del>
      <w:r w:rsidR="005422A3" w:rsidRPr="0052304D">
        <w:t xml:space="preserve"> naturally isolated populations</w:t>
      </w:r>
      <w:r w:rsidR="00780077" w:rsidRPr="0052304D">
        <w:t xml:space="preserve"> can restore genetic diversity</w:t>
      </w:r>
      <w:r w:rsidR="00242036" w:rsidRPr="0052304D">
        <w:t xml:space="preserve"> and alleviate inbreeding depression</w:t>
      </w:r>
      <w:r w:rsidR="000722E3" w:rsidRPr="0052304D">
        <w:t xml:space="preserve">, </w:t>
      </w:r>
      <w:del w:id="453" w:author="Christine Edwards" w:date="2026-10-12T13:01:00Z">
        <w:r w:rsidR="009A5320" w:rsidRPr="0052304D" w:rsidDel="0052304D">
          <w:delText xml:space="preserve">it </w:delText>
        </w:r>
      </w:del>
      <w:ins w:id="454" w:author="Christine Edwards" w:date="2026-10-12T13:01:00Z">
        <w:r w:rsidR="0052304D">
          <w:t>they</w:t>
        </w:r>
        <w:r w:rsidR="0052304D" w:rsidRPr="0052304D">
          <w:t xml:space="preserve"> </w:t>
        </w:r>
      </w:ins>
      <w:r w:rsidR="009A5320" w:rsidRPr="0052304D">
        <w:t xml:space="preserve">may also </w:t>
      </w:r>
      <w:r w:rsidR="005422A3" w:rsidRPr="0052304D">
        <w:t xml:space="preserve">alter natural population structure, demographic history, </w:t>
      </w:r>
      <w:r w:rsidR="005C2758" w:rsidRPr="0052304D">
        <w:t xml:space="preserve">expression of genetic load, </w:t>
      </w:r>
      <w:r w:rsidR="005422A3" w:rsidRPr="0052304D">
        <w:t>or local adaptation, if present</w:t>
      </w:r>
      <w:r w:rsidR="00FF732A" w:rsidRPr="0052304D">
        <w:t xml:space="preserve"> </w:t>
      </w:r>
      <w:r w:rsidR="00B47215">
        <w:rPr>
          <w:noProof/>
        </w:rPr>
        <w:t>(Bell et al. 2019; Frankham 2015; Pérez-Pereira, Caballero, &amp; García-Dorado 2022; Sexton, Strauss, &amp; Rice 2011)</w:t>
      </w:r>
      <w:r w:rsidR="005422A3" w:rsidRPr="0052304D">
        <w:t xml:space="preserve">. </w:t>
      </w:r>
      <w:r w:rsidR="009A5320" w:rsidRPr="0052304D">
        <w:t>Such</w:t>
      </w:r>
      <w:r w:rsidR="00642741" w:rsidRPr="0052304D">
        <w:t xml:space="preserve"> interventions </w:t>
      </w:r>
      <w:r w:rsidR="005422A3" w:rsidRPr="0052304D">
        <w:t>should therefore be considered only after careful evaluation and when the target species faces a high risk of extinction without intervention.</w:t>
      </w:r>
      <w:r w:rsidR="008510C5" w:rsidRPr="0052304D">
        <w:t xml:space="preserve"> </w:t>
      </w:r>
      <w:r w:rsidR="004A3522" w:rsidRPr="0052304D">
        <w:t xml:space="preserve">Our genetic analysis indicated that the TR_02 population is a mixture of genotypes from the IN–KY and TNE–TNW regions, which are geographically distinct and experience little natural gene flow. </w:t>
      </w:r>
      <w:r w:rsidR="00F7606A" w:rsidRPr="0052304D">
        <w:t>Although t</w:t>
      </w:r>
      <w:r w:rsidR="004A3522" w:rsidRPr="0052304D">
        <w:t>his result demonstrates that individuals from these geographically distinct regions can produce viable offspring</w:t>
      </w:r>
      <w:r w:rsidR="00F7606A" w:rsidRPr="0052304D">
        <w:t xml:space="preserve">, for the reasons discussed above, </w:t>
      </w:r>
      <w:r w:rsidR="00F7606A" w:rsidRPr="00482653">
        <w:rPr>
          <w:i/>
          <w:iCs/>
        </w:rPr>
        <w:t xml:space="preserve">we do not recommend </w:t>
      </w:r>
      <w:r w:rsidR="00BC2686" w:rsidRPr="00482653">
        <w:rPr>
          <w:rFonts w:eastAsia="MS Mincho"/>
          <w:i/>
          <w:iCs/>
        </w:rPr>
        <w:t>mixing source populations from different regions without first evaluating offspring performance and genetic compatibility in a controlled setting</w:t>
      </w:r>
      <w:r w:rsidR="00BC2686" w:rsidRPr="0052304D">
        <w:rPr>
          <w:rFonts w:eastAsia="MS Mincho"/>
        </w:rPr>
        <w:t xml:space="preserve">. </w:t>
      </w:r>
      <w:r w:rsidR="002D79D6" w:rsidRPr="0052304D">
        <w:t xml:space="preserve">Moreover, </w:t>
      </w:r>
      <w:r w:rsidR="005E02DF" w:rsidRPr="0052304D">
        <w:t>t</w:t>
      </w:r>
      <w:r w:rsidR="00286B81" w:rsidRPr="0052304D">
        <w:t xml:space="preserve">his </w:t>
      </w:r>
      <w:r w:rsidR="00A020CA" w:rsidRPr="0052304D">
        <w:t xml:space="preserve">translocated </w:t>
      </w:r>
      <w:r w:rsidR="00286B81" w:rsidRPr="0052304D">
        <w:t xml:space="preserve">population also showed </w:t>
      </w:r>
      <w:ins w:id="455" w:author="Christine Edwards" w:date="2026-10-12T12:25:00Z">
        <w:r w:rsidR="0052304D">
          <w:t xml:space="preserve">a </w:t>
        </w:r>
      </w:ins>
      <w:r w:rsidR="00286B81" w:rsidRPr="0052304D">
        <w:t xml:space="preserve">significant </w:t>
      </w:r>
      <w:r w:rsidR="00160C53" w:rsidRPr="0052304D">
        <w:t xml:space="preserve">recent </w:t>
      </w:r>
      <w:r w:rsidR="00286B81" w:rsidRPr="0052304D">
        <w:t>bottleneck</w:t>
      </w:r>
      <w:r w:rsidR="00160C53" w:rsidRPr="0052304D">
        <w:t xml:space="preserve"> with a deficit of rare alleles at segregation sites, which </w:t>
      </w:r>
      <w:r w:rsidR="00EB637A" w:rsidRPr="0052304D">
        <w:lastRenderedPageBreak/>
        <w:t xml:space="preserve">implies this population was </w:t>
      </w:r>
      <w:r w:rsidR="002F3C49" w:rsidRPr="0052304D">
        <w:t>founded with</w:t>
      </w:r>
      <w:r w:rsidR="00800C66" w:rsidRPr="0052304D">
        <w:t xml:space="preserve"> few individuals</w:t>
      </w:r>
      <w:r w:rsidR="002D79D6" w:rsidRPr="0052304D">
        <w:t xml:space="preserve"> </w:t>
      </w:r>
      <w:r w:rsidR="00D62323" w:rsidRPr="0052304D">
        <w:t xml:space="preserve">instead of a </w:t>
      </w:r>
      <w:r w:rsidR="005E02DF" w:rsidRPr="0052304D">
        <w:t>well-planned</w:t>
      </w:r>
      <w:r w:rsidR="00D62323" w:rsidRPr="0052304D">
        <w:t xml:space="preserve"> </w:t>
      </w:r>
      <w:r w:rsidR="00364967" w:rsidRPr="0052304D">
        <w:t>genetic management</w:t>
      </w:r>
      <w:r w:rsidR="00ED696D" w:rsidRPr="0052304D">
        <w:t>.</w:t>
      </w:r>
      <w:r w:rsidR="00D62323" w:rsidRPr="0052304D">
        <w:t xml:space="preserve"> </w:t>
      </w:r>
      <w:r w:rsidR="009633A1" w:rsidRPr="0052304D">
        <w:t>Importantly</w:t>
      </w:r>
      <w:r w:rsidR="00D74A7C" w:rsidRPr="0052304D">
        <w:t>, a</w:t>
      </w:r>
      <w:r w:rsidR="004A3522" w:rsidRPr="0052304D">
        <w:t xml:space="preserve">lthough some </w:t>
      </w:r>
      <w:r w:rsidR="00EF1012" w:rsidRPr="0052304D">
        <w:rPr>
          <w:rStyle w:val="Emphasis"/>
          <w:rFonts w:cstheme="minorHAnsi"/>
        </w:rPr>
        <w:t>P. globosa</w:t>
      </w:r>
      <w:r w:rsidR="00EF1012" w:rsidRPr="0052304D">
        <w:t xml:space="preserve"> </w:t>
      </w:r>
      <w:r w:rsidR="004A3522" w:rsidRPr="0052304D">
        <w:t>populations have experienced demographic bottlenecks and reduced genetic diversity, substantial genetic diversity is still maintained within geographic regions, and there are no clear signs that the species faces imminent extinction.</w:t>
      </w:r>
    </w:p>
    <w:p w14:paraId="61BA2971" w14:textId="0B605E82" w:rsidR="0052304D" w:rsidRPr="00665D7B" w:rsidRDefault="0052304D" w:rsidP="00482653">
      <w:pPr>
        <w:pStyle w:val="Heading2"/>
      </w:pPr>
      <w:ins w:id="456" w:author="Christine Edwards" w:date="2026-10-12T13:01:00Z">
        <w:r w:rsidRPr="0052304D">
          <w:rPr>
            <w:rPrChange w:id="457" w:author="Christine Edwards" w:date="2026-10-12T13:01:00Z">
              <w:rPr>
                <w:rFonts w:cstheme="minorHAnsi"/>
                <w:color w:val="000000" w:themeColor="text1"/>
              </w:rPr>
            </w:rPrChange>
          </w:rPr>
          <w:t xml:space="preserve">Conservation </w:t>
        </w:r>
      </w:ins>
      <w:r w:rsidR="00482653" w:rsidRPr="0052304D">
        <w:rPr>
          <w:rPrChange w:id="458" w:author="Christine Edwards" w:date="2026-10-12T13:01:00Z">
            <w:rPr/>
          </w:rPrChange>
        </w:rPr>
        <w:t>recommendations</w:t>
      </w:r>
    </w:p>
    <w:p w14:paraId="223E7DB4" w14:textId="77777777" w:rsidR="0052304D" w:rsidRDefault="006118BF" w:rsidP="000D2F97">
      <w:pPr>
        <w:rPr>
          <w:ins w:id="459" w:author="Christine Edwards" w:date="2026-10-12T12:52:00Z"/>
        </w:rPr>
      </w:pPr>
      <w:r w:rsidRPr="0052304D">
        <w:t>Our</w:t>
      </w:r>
      <w:r w:rsidR="50EEF571" w:rsidRPr="0052304D">
        <w:t xml:space="preserve"> </w:t>
      </w:r>
      <w:r w:rsidR="00A2460F" w:rsidRPr="0052304D">
        <w:t xml:space="preserve">genetic </w:t>
      </w:r>
      <w:r w:rsidR="50EEF571" w:rsidRPr="0052304D">
        <w:t xml:space="preserve">findings support a risk-benefit </w:t>
      </w:r>
      <w:r w:rsidR="6A0A7AC0" w:rsidRPr="0052304D">
        <w:t>framework</w:t>
      </w:r>
      <w:r w:rsidR="50EEF571" w:rsidRPr="0052304D">
        <w:t xml:space="preserve"> </w:t>
      </w:r>
      <w:r w:rsidR="401E20CB" w:rsidRPr="0052304D">
        <w:t>for</w:t>
      </w:r>
      <w:r w:rsidR="50EEF571" w:rsidRPr="0052304D">
        <w:t xml:space="preserve"> conservation management </w:t>
      </w:r>
      <w:r w:rsidR="52551813" w:rsidRPr="0052304D">
        <w:t>for</w:t>
      </w:r>
      <w:r w:rsidR="50EEF571" w:rsidRPr="0052304D">
        <w:t xml:space="preserve"> </w:t>
      </w:r>
      <w:r w:rsidR="50EEF571" w:rsidRPr="0052304D">
        <w:rPr>
          <w:i/>
          <w:iCs/>
        </w:rPr>
        <w:t>P. globosa</w:t>
      </w:r>
      <w:r w:rsidR="50EEF571" w:rsidRPr="0052304D">
        <w:t xml:space="preserve">. </w:t>
      </w:r>
      <w:r w:rsidR="2ECB016F" w:rsidRPr="0052304D">
        <w:t>S</w:t>
      </w:r>
      <w:r w:rsidR="50EEF571" w:rsidRPr="0052304D">
        <w:t xml:space="preserve">trong regional structure </w:t>
      </w:r>
      <w:r w:rsidR="0020610E" w:rsidRPr="0052304D">
        <w:t xml:space="preserve">(IN-KY vs. TNE-TNW) </w:t>
      </w:r>
      <w:r w:rsidR="50EEF571" w:rsidRPr="0052304D">
        <w:t xml:space="preserve">argues against treating all populations as interchangeable seed sources, </w:t>
      </w:r>
      <w:r w:rsidR="5526168B" w:rsidRPr="0052304D">
        <w:t>as such practices</w:t>
      </w:r>
      <w:r w:rsidR="50EEF571" w:rsidRPr="0052304D">
        <w:t xml:space="preserve"> could erode historic </w:t>
      </w:r>
      <w:r w:rsidR="04EC6CE9" w:rsidRPr="0052304D">
        <w:t xml:space="preserve">genetic </w:t>
      </w:r>
      <w:r w:rsidR="50EEF571" w:rsidRPr="0052304D">
        <w:t>differentiat</w:t>
      </w:r>
      <w:r w:rsidR="1F03098D" w:rsidRPr="0052304D">
        <w:t>ion</w:t>
      </w:r>
      <w:r w:rsidR="50EEF571" w:rsidRPr="0052304D">
        <w:t xml:space="preserve">. </w:t>
      </w:r>
      <w:r w:rsidR="331427E4" w:rsidRPr="0052304D">
        <w:t>Conversely</w:t>
      </w:r>
      <w:r w:rsidR="50EEF571" w:rsidRPr="0052304D">
        <w:t xml:space="preserve">, </w:t>
      </w:r>
      <w:r w:rsidR="33C0A034" w:rsidRPr="0052304D">
        <w:t>reduced</w:t>
      </w:r>
      <w:r w:rsidR="50EEF571" w:rsidRPr="0052304D">
        <w:t xml:space="preserve"> diversity, bottleneck signals, localized inbreeding, and </w:t>
      </w:r>
      <w:r w:rsidR="2B71CF5B" w:rsidRPr="0052304D">
        <w:t>ongoing</w:t>
      </w:r>
      <w:r w:rsidR="50EEF571" w:rsidRPr="0052304D">
        <w:t xml:space="preserve"> habitat threats</w:t>
      </w:r>
      <w:r w:rsidR="232F4D8C" w:rsidRPr="0052304D">
        <w:t xml:space="preserve"> suggest that</w:t>
      </w:r>
      <w:r w:rsidR="50EEF571" w:rsidRPr="0052304D">
        <w:t xml:space="preserve"> </w:t>
      </w:r>
      <w:r w:rsidR="6FA2DC54" w:rsidRPr="0052304D">
        <w:t>current</w:t>
      </w:r>
      <w:r w:rsidR="3ACE9BB0" w:rsidRPr="0052304D">
        <w:t xml:space="preserve"> management</w:t>
      </w:r>
      <w:r w:rsidR="50EEF571" w:rsidRPr="0052304D">
        <w:t xml:space="preserve"> </w:t>
      </w:r>
      <w:r w:rsidR="7D8E017F" w:rsidRPr="0052304D">
        <w:t xml:space="preserve">practices </w:t>
      </w:r>
      <w:r w:rsidR="2887FA40" w:rsidRPr="0052304D">
        <w:t xml:space="preserve">alone </w:t>
      </w:r>
      <w:r w:rsidR="50EEF571" w:rsidRPr="0052304D">
        <w:t>may be</w:t>
      </w:r>
      <w:r w:rsidR="759CDBC1" w:rsidRPr="0052304D">
        <w:t xml:space="preserve"> in</w:t>
      </w:r>
      <w:r w:rsidR="50EEF571" w:rsidRPr="0052304D">
        <w:t>sufficient</w:t>
      </w:r>
      <w:r w:rsidR="31B592F4" w:rsidRPr="0052304D">
        <w:t xml:space="preserve"> in some cases</w:t>
      </w:r>
      <w:r w:rsidR="50EEF571" w:rsidRPr="0052304D">
        <w:t xml:space="preserve">. The most defensible interpretation is therefore not that management must choose between </w:t>
      </w:r>
      <w:r w:rsidR="1CBF2648" w:rsidRPr="0052304D">
        <w:t>conserving population</w:t>
      </w:r>
      <w:r w:rsidR="50EEF571" w:rsidRPr="0052304D">
        <w:t xml:space="preserve"> structure </w:t>
      </w:r>
      <w:r w:rsidR="00A14E0C" w:rsidRPr="0052304D">
        <w:t>or</w:t>
      </w:r>
      <w:r w:rsidR="50EEF571" w:rsidRPr="0052304D">
        <w:t xml:space="preserve"> restoring gene flow, but that both goals must be balanced</w:t>
      </w:r>
      <w:ins w:id="460" w:author="Christine Edwards" w:date="2026-10-12T12:44:00Z">
        <w:r w:rsidR="0052304D">
          <w:t>, such that a combination of in situ and ex situ conservation ma</w:t>
        </w:r>
      </w:ins>
      <w:ins w:id="461" w:author="Christine Edwards" w:date="2026-10-12T12:45:00Z">
        <w:r w:rsidR="0052304D">
          <w:t xml:space="preserve">y be optimal. </w:t>
        </w:r>
      </w:ins>
    </w:p>
    <w:p w14:paraId="52AAE565" w14:textId="13B31152" w:rsidR="00091E73" w:rsidRPr="0052304D" w:rsidDel="0052304D" w:rsidRDefault="50EEF571" w:rsidP="000D2F97">
      <w:pPr>
        <w:rPr>
          <w:del w:id="462" w:author="Christine Edwards" w:date="2026-10-12T12:54:00Z"/>
        </w:rPr>
      </w:pPr>
      <w:del w:id="463" w:author="Christine Edwards" w:date="2026-10-12T12:52:00Z">
        <w:r w:rsidRPr="0052304D" w:rsidDel="0052304D">
          <w:delText>.</w:delText>
        </w:r>
      </w:del>
      <w:del w:id="464" w:author="Christine Edwards" w:date="2026-10-12T12:53:00Z">
        <w:r w:rsidRPr="0052304D" w:rsidDel="0052304D">
          <w:delText xml:space="preserve"> </w:delText>
        </w:r>
        <w:r w:rsidRPr="0052304D" w:rsidDel="0052304D">
          <w:rPr>
            <w:i/>
            <w:iCs/>
          </w:rPr>
          <w:delText>In situ</w:delText>
        </w:r>
        <w:r w:rsidRPr="0052304D" w:rsidDel="0052304D">
          <w:delText xml:space="preserve"> conservation should remain the </w:delText>
        </w:r>
        <w:r w:rsidR="24249325" w:rsidRPr="0052304D" w:rsidDel="0052304D">
          <w:delText>primary focus</w:delText>
        </w:r>
        <w:r w:rsidRPr="0052304D" w:rsidDel="0052304D">
          <w:delText xml:space="preserve"> because it </w:delText>
        </w:r>
        <w:r w:rsidR="1E11CEDA" w:rsidRPr="0052304D" w:rsidDel="0052304D">
          <w:delText>maintains</w:delText>
        </w:r>
        <w:r w:rsidRPr="0052304D" w:rsidDel="0052304D">
          <w:delText xml:space="preserve"> the geographic distribution of </w:delText>
        </w:r>
        <w:r w:rsidR="2360F4F5" w:rsidRPr="0052304D" w:rsidDel="0052304D">
          <w:delText xml:space="preserve">genetic </w:delText>
        </w:r>
        <w:r w:rsidRPr="0052304D" w:rsidDel="0052304D">
          <w:delText>diversity and supports representation and redundancy across the range.</w:delText>
        </w:r>
      </w:del>
      <w:del w:id="465" w:author="Christine Edwards" w:date="2026-10-12T12:54:00Z">
        <w:r w:rsidRPr="0052304D" w:rsidDel="0052304D">
          <w:delText xml:space="preserve"> </w:delText>
        </w:r>
      </w:del>
      <w:moveFromRangeStart w:id="466" w:author="Christine Edwards" w:date="2026-10-12T12:55:00Z" w:name="move242702118"/>
      <w:moveFrom w:id="467" w:author="Christine Edwards" w:date="2026-10-12T12:55:00Z">
        <w:r w:rsidR="07FE1E92" w:rsidRPr="0052304D" w:rsidDel="0052304D">
          <w:t>However, e</w:t>
        </w:r>
        <w:r w:rsidRPr="0052304D" w:rsidDel="0052304D">
          <w:rPr>
            <w:i/>
            <w:iCs/>
          </w:rPr>
          <w:t>x situ</w:t>
        </w:r>
        <w:r w:rsidRPr="0052304D" w:rsidDel="0052304D">
          <w:t xml:space="preserve"> conservation and </w:t>
        </w:r>
        <w:r w:rsidR="0099131C" w:rsidRPr="0052304D" w:rsidDel="0052304D">
          <w:t>translocation</w:t>
        </w:r>
        <w:r w:rsidR="2A73D7EC" w:rsidRPr="0052304D" w:rsidDel="0052304D">
          <w:t xml:space="preserve"> </w:t>
        </w:r>
        <w:r w:rsidR="30FE29FC" w:rsidRPr="0052304D" w:rsidDel="0052304D">
          <w:t xml:space="preserve">efforts </w:t>
        </w:r>
        <w:r w:rsidR="6DD0A980" w:rsidRPr="0052304D" w:rsidDel="0052304D">
          <w:t>using multiple source populations</w:t>
        </w:r>
        <w:r w:rsidR="2A73D7EC" w:rsidRPr="0052304D" w:rsidDel="0052304D">
          <w:t xml:space="preserve"> </w:t>
        </w:r>
        <w:r w:rsidR="003A2CF6" w:rsidRPr="0052304D" w:rsidDel="0052304D">
          <w:t xml:space="preserve">with natural gene flow </w:t>
        </w:r>
        <w:r w:rsidRPr="0052304D" w:rsidDel="0052304D">
          <w:t xml:space="preserve">may </w:t>
        </w:r>
        <w:r w:rsidR="20EB508C" w:rsidRPr="0052304D" w:rsidDel="0052304D">
          <w:t>serve as</w:t>
        </w:r>
        <w:r w:rsidRPr="0052304D" w:rsidDel="0052304D">
          <w:t xml:space="preserve"> complement</w:t>
        </w:r>
        <w:r w:rsidR="3FC1A12A" w:rsidRPr="0052304D" w:rsidDel="0052304D">
          <w:t>ary approaches</w:t>
        </w:r>
        <w:r w:rsidRPr="0052304D" w:rsidDel="0052304D">
          <w:t xml:space="preserve"> when guided by genetic data and </w:t>
        </w:r>
        <w:r w:rsidR="098EFC32" w:rsidRPr="0052304D" w:rsidDel="0052304D">
          <w:t>coupled</w:t>
        </w:r>
        <w:r w:rsidRPr="0052304D" w:rsidDel="0052304D">
          <w:t xml:space="preserve"> </w:t>
        </w:r>
        <w:r w:rsidR="18FF87CD" w:rsidRPr="0052304D" w:rsidDel="0052304D">
          <w:t>with continue</w:t>
        </w:r>
        <w:r w:rsidR="5022BEF2" w:rsidRPr="0052304D" w:rsidDel="0052304D">
          <w:t>d</w:t>
        </w:r>
        <w:r w:rsidRPr="0052304D" w:rsidDel="0052304D">
          <w:t xml:space="preserve"> monitoring</w:t>
        </w:r>
        <w:r w:rsidR="4A682FB4" w:rsidRPr="0052304D" w:rsidDel="0052304D">
          <w:t xml:space="preserve"> and evaluation</w:t>
        </w:r>
        <w:r w:rsidRPr="0052304D" w:rsidDel="0052304D">
          <w:t>.</w:t>
        </w:r>
        <w:r w:rsidR="00053BA2" w:rsidRPr="0052304D" w:rsidDel="0052304D">
          <w:t xml:space="preserve"> </w:t>
        </w:r>
        <w:r w:rsidR="001544F6" w:rsidRPr="0052304D" w:rsidDel="0052304D">
          <w:t>For example, the population TNW_01 showed the lowest allelic richness and heterozygosity among all studied populations. If future studies show that TNW_01 has experienced rapid population decline and strong inbreeding depression, we would</w:t>
        </w:r>
        <w:r w:rsidR="00FC06B1" w:rsidRPr="0052304D" w:rsidDel="0052304D">
          <w:t xml:space="preserve"> </w:t>
        </w:r>
        <w:r w:rsidR="001544F6" w:rsidRPr="0052304D" w:rsidDel="0052304D">
          <w:t>suggest conducting genetic rescue by translocating individuals from TNW_04 or TNW_05, which have higher genetic diversity, into TNW_01.</w:t>
        </w:r>
      </w:moveFrom>
      <w:moveFromRangeEnd w:id="466"/>
    </w:p>
    <w:p w14:paraId="012F2CDC" w14:textId="5719F94B" w:rsidR="00091E73" w:rsidRPr="0052304D" w:rsidRDefault="0052304D" w:rsidP="000D2F97">
      <w:ins w:id="468" w:author="Christine Edwards" w:date="2026-10-12T12:53:00Z">
        <w:r w:rsidRPr="0052304D">
          <w:rPr>
            <w:i/>
            <w:iCs/>
          </w:rPr>
          <w:t>In situ</w:t>
        </w:r>
        <w:r w:rsidRPr="0052304D">
          <w:t xml:space="preserve"> conservation should remain the primary focus because it maintains the geographic distribution of genetic diversity and supports representation and redundancy across the range.</w:t>
        </w:r>
        <w:r>
          <w:t xml:space="preserve"> E</w:t>
        </w:r>
      </w:ins>
      <w:del w:id="469" w:author="Christine Edwards" w:date="2026-10-12T12:53:00Z">
        <w:r w:rsidR="214665DC" w:rsidRPr="0052304D" w:rsidDel="0052304D">
          <w:delText xml:space="preserve">From a conservation perspective, </w:delText>
        </w:r>
        <w:r w:rsidR="371673A9" w:rsidRPr="0052304D" w:rsidDel="0052304D">
          <w:delText>e</w:delText>
        </w:r>
      </w:del>
      <w:r w:rsidR="371673A9" w:rsidRPr="0052304D">
        <w:t>fforts</w:t>
      </w:r>
      <w:r w:rsidR="50EEF571" w:rsidRPr="0052304D">
        <w:t xml:space="preserve"> shoul</w:t>
      </w:r>
      <w:r w:rsidR="1AE7B360" w:rsidRPr="0052304D">
        <w:t xml:space="preserve">d </w:t>
      </w:r>
      <w:r w:rsidR="0DAA4B93" w:rsidRPr="0052304D">
        <w:t>pr</w:t>
      </w:r>
      <w:r w:rsidR="7D0C61A2" w:rsidRPr="0052304D">
        <w:t>i</w:t>
      </w:r>
      <w:r w:rsidR="0DAA4B93" w:rsidRPr="0052304D">
        <w:t>o</w:t>
      </w:r>
      <w:r w:rsidR="38E5E1EC" w:rsidRPr="0052304D">
        <w:t>ritize</w:t>
      </w:r>
      <w:r w:rsidR="0DAA4B93" w:rsidRPr="0052304D">
        <w:t xml:space="preserve"> </w:t>
      </w:r>
      <w:r w:rsidR="071DAE94" w:rsidRPr="0052304D">
        <w:t xml:space="preserve">the </w:t>
      </w:r>
      <w:r w:rsidR="50EEF571" w:rsidRPr="0052304D">
        <w:t>protect</w:t>
      </w:r>
      <w:r w:rsidR="7604561B" w:rsidRPr="0052304D">
        <w:t xml:space="preserve">ion </w:t>
      </w:r>
      <w:r w:rsidR="65255E0B" w:rsidRPr="0052304D">
        <w:t xml:space="preserve">and management </w:t>
      </w:r>
      <w:r w:rsidR="7604561B" w:rsidRPr="0052304D">
        <w:t>of</w:t>
      </w:r>
      <w:r w:rsidR="50EEF571" w:rsidRPr="0052304D">
        <w:t xml:space="preserve"> multiple populations </w:t>
      </w:r>
      <w:r w:rsidR="00BF43A1" w:rsidRPr="0052304D">
        <w:t>within</w:t>
      </w:r>
      <w:r w:rsidR="50EEF571" w:rsidRPr="0052304D">
        <w:t xml:space="preserve"> </w:t>
      </w:r>
      <w:ins w:id="470" w:author="Christine Edwards" w:date="2026-10-12T13:03:00Z">
        <w:r>
          <w:t xml:space="preserve">each of the </w:t>
        </w:r>
      </w:ins>
      <w:r w:rsidR="50EEF571" w:rsidRPr="0052304D">
        <w:t xml:space="preserve">major </w:t>
      </w:r>
      <w:r w:rsidR="008A0C8D" w:rsidRPr="0052304D">
        <w:t xml:space="preserve">geographic </w:t>
      </w:r>
      <w:r w:rsidR="50EEF571" w:rsidRPr="0052304D">
        <w:t>region</w:t>
      </w:r>
      <w:r w:rsidR="004E0BAF" w:rsidRPr="0052304D">
        <w:t>s</w:t>
      </w:r>
      <w:r w:rsidR="00BF43A1" w:rsidRPr="0052304D">
        <w:t xml:space="preserve"> (IN, KY, TNE, TNW)</w:t>
      </w:r>
      <w:r w:rsidR="50EEF571" w:rsidRPr="0052304D">
        <w:t>. At present, Indiana</w:t>
      </w:r>
      <w:r w:rsidR="00BF43A1" w:rsidRPr="0052304D">
        <w:t xml:space="preserve"> (IN)</w:t>
      </w:r>
      <w:r w:rsidR="50EEF571" w:rsidRPr="0052304D">
        <w:t xml:space="preserve"> may be the only region where this goal is largely met, because its single</w:t>
      </w:r>
      <w:del w:id="471" w:author="Christine Edwards" w:date="2026-10-12T12:55:00Z">
        <w:r w:rsidR="00D514E1" w:rsidRPr="0052304D" w:rsidDel="0052304D">
          <w:delText>-</w:delText>
        </w:r>
        <w:r w:rsidR="50EEF571" w:rsidRPr="0052304D" w:rsidDel="0052304D">
          <w:delText>known</w:delText>
        </w:r>
      </w:del>
      <w:r w:rsidR="50EEF571" w:rsidRPr="0052304D">
        <w:t xml:space="preserve"> population is</w:t>
      </w:r>
      <w:r w:rsidR="4A3DC172" w:rsidRPr="0052304D">
        <w:t xml:space="preserve"> both</w:t>
      </w:r>
      <w:r w:rsidR="50EEF571" w:rsidRPr="0052304D">
        <w:t xml:space="preserve"> protected and </w:t>
      </w:r>
      <w:r w:rsidR="22BE1B50" w:rsidRPr="0052304D">
        <w:t xml:space="preserve">actively </w:t>
      </w:r>
      <w:r w:rsidR="50EEF571" w:rsidRPr="0052304D">
        <w:t>managed. In eastern Tennessee</w:t>
      </w:r>
      <w:r w:rsidR="00BF43A1" w:rsidRPr="0052304D">
        <w:t xml:space="preserve"> (TNE)</w:t>
      </w:r>
      <w:r w:rsidR="50EEF571" w:rsidRPr="0052304D">
        <w:t xml:space="preserve">, several populations along the Cumberland River are protected, and populations </w:t>
      </w:r>
      <w:r w:rsidR="714C8647" w:rsidRPr="0052304D">
        <w:t>associated with</w:t>
      </w:r>
      <w:r w:rsidR="50EEF571" w:rsidRPr="0052304D">
        <w:t xml:space="preserve"> </w:t>
      </w:r>
      <w:r w:rsidR="065ED132" w:rsidRPr="0052304D">
        <w:t>cliff-</w:t>
      </w:r>
      <w:r w:rsidR="50EEF571" w:rsidRPr="0052304D">
        <w:t>faces and ledges may be less vulnerable to invasion</w:t>
      </w:r>
      <w:r w:rsidR="7DECB06F" w:rsidRPr="0052304D">
        <w:t xml:space="preserve"> by </w:t>
      </w:r>
      <w:r w:rsidR="7DECB06F" w:rsidRPr="0052304D">
        <w:rPr>
          <w:i/>
          <w:iCs/>
        </w:rPr>
        <w:t xml:space="preserve">L. </w:t>
      </w:r>
      <w:proofErr w:type="spellStart"/>
      <w:r w:rsidR="7DECB06F" w:rsidRPr="0052304D">
        <w:rPr>
          <w:i/>
          <w:iCs/>
        </w:rPr>
        <w:t>maackii</w:t>
      </w:r>
      <w:proofErr w:type="spellEnd"/>
      <w:r w:rsidR="50EEF571" w:rsidRPr="0052304D">
        <w:t xml:space="preserve">; however, the genetic </w:t>
      </w:r>
      <w:r w:rsidR="7FB5412E" w:rsidRPr="0052304D">
        <w:t>status</w:t>
      </w:r>
      <w:r w:rsidR="50EEF571" w:rsidRPr="0052304D">
        <w:t xml:space="preserve"> </w:t>
      </w:r>
      <w:r w:rsidR="4F374A07" w:rsidRPr="0052304D">
        <w:t>of</w:t>
      </w:r>
      <w:r w:rsidR="50EEF571" w:rsidRPr="0052304D">
        <w:t xml:space="preserve"> </w:t>
      </w:r>
      <w:ins w:id="472" w:author="Christine Edwards" w:date="2026-10-12T15:12:00Z">
        <w:r>
          <w:t xml:space="preserve">many of </w:t>
        </w:r>
      </w:ins>
      <w:r w:rsidR="50EEF571" w:rsidRPr="0052304D">
        <w:t>the</w:t>
      </w:r>
      <w:del w:id="473" w:author="Christine Edwards" w:date="2026-10-12T15:12:00Z">
        <w:r w:rsidR="50EEF571" w:rsidRPr="0052304D" w:rsidDel="0052304D">
          <w:delText>se</w:delText>
        </w:r>
      </w:del>
      <w:r w:rsidR="50EEF571" w:rsidRPr="0052304D">
        <w:t xml:space="preserve"> sites </w:t>
      </w:r>
      <w:ins w:id="474" w:author="Christine Edwards" w:date="2026-10-12T15:12:00Z">
        <w:r>
          <w:t xml:space="preserve">in this </w:t>
        </w:r>
        <w:r>
          <w:lastRenderedPageBreak/>
          <w:t xml:space="preserve">region </w:t>
        </w:r>
      </w:ins>
      <w:proofErr w:type="gramStart"/>
      <w:r w:rsidR="50EEF571" w:rsidRPr="0052304D">
        <w:t>remains</w:t>
      </w:r>
      <w:proofErr w:type="gramEnd"/>
      <w:r w:rsidR="50EEF571" w:rsidRPr="0052304D">
        <w:t xml:space="preserve"> un</w:t>
      </w:r>
      <w:r w:rsidR="738BCE66" w:rsidRPr="0052304D">
        <w:t>certain</w:t>
      </w:r>
      <w:r w:rsidR="50EEF571" w:rsidRPr="0052304D">
        <w:t xml:space="preserve"> </w:t>
      </w:r>
      <w:r w:rsidR="11EB3744" w:rsidRPr="0052304D">
        <w:t>due to limited</w:t>
      </w:r>
      <w:r w:rsidR="50EEF571" w:rsidRPr="0052304D">
        <w:t xml:space="preserve"> access during this study. Many populations in Kentucky</w:t>
      </w:r>
      <w:r w:rsidR="00D35C9D" w:rsidRPr="0052304D">
        <w:t xml:space="preserve"> (KY)</w:t>
      </w:r>
      <w:r w:rsidR="50EEF571" w:rsidRPr="0052304D">
        <w:t xml:space="preserve"> and </w:t>
      </w:r>
      <w:r w:rsidR="00D35C9D" w:rsidRPr="0052304D">
        <w:t xml:space="preserve">western </w:t>
      </w:r>
      <w:r w:rsidR="50EEF571" w:rsidRPr="0052304D">
        <w:t>Tennessee</w:t>
      </w:r>
      <w:r w:rsidR="00D35C9D" w:rsidRPr="0052304D">
        <w:t xml:space="preserve"> (TNW)</w:t>
      </w:r>
      <w:r w:rsidR="50EEF571" w:rsidRPr="0052304D">
        <w:t xml:space="preserve"> occur on private land </w:t>
      </w:r>
      <w:r w:rsidR="1B3D0C82" w:rsidRPr="0052304D">
        <w:t>and are not currently being</w:t>
      </w:r>
      <w:r w:rsidR="50EEF571" w:rsidRPr="0052304D">
        <w:t xml:space="preserve"> active</w:t>
      </w:r>
      <w:r w:rsidR="4A1C2831" w:rsidRPr="0052304D">
        <w:t>ly</w:t>
      </w:r>
      <w:r w:rsidR="50EEF571" w:rsidRPr="0052304D">
        <w:t xml:space="preserve"> manage</w:t>
      </w:r>
      <w:r w:rsidR="7ABF6623" w:rsidRPr="0052304D">
        <w:t>d</w:t>
      </w:r>
      <w:r w:rsidR="50EEF571" w:rsidRPr="0052304D">
        <w:t xml:space="preserve">, making them important targets for future conservation. Populations showing low allelic richness, bottleneck signatures, </w:t>
      </w:r>
      <w:r w:rsidR="00D106F0" w:rsidRPr="0052304D">
        <w:t>elevated inbreeding</w:t>
      </w:r>
      <w:r w:rsidR="50EEF571" w:rsidRPr="0052304D">
        <w:t>, or severe habitat degradation should therefore be prioritized for closer demographic and genetic monitoring, habitat management, and, where appropriate, demographic</w:t>
      </w:r>
      <w:r w:rsidR="04D7543F" w:rsidRPr="0052304D">
        <w:t xml:space="preserve"> or genetic</w:t>
      </w:r>
      <w:r w:rsidR="50EEF571" w:rsidRPr="0052304D">
        <w:t xml:space="preserve"> </w:t>
      </w:r>
      <w:r w:rsidR="1BB2CA28" w:rsidRPr="0052304D">
        <w:t>augmentation</w:t>
      </w:r>
      <w:r w:rsidR="50EEF571" w:rsidRPr="0052304D">
        <w:t>.</w:t>
      </w:r>
      <w:r w:rsidR="72EE41B3" w:rsidRPr="0052304D">
        <w:t xml:space="preserve"> However, these efforts may be logistically challenging because </w:t>
      </w:r>
      <w:r w:rsidR="72EE41B3" w:rsidRPr="0052304D">
        <w:rPr>
          <w:i/>
          <w:iCs/>
        </w:rPr>
        <w:t>P. globosa</w:t>
      </w:r>
      <w:r w:rsidR="72EE41B3" w:rsidRPr="0052304D">
        <w:t xml:space="preserve"> often occurs on cliff tops, ledges, and steep slopes that are difficult and potentially dangerous to access, making them important targets for </w:t>
      </w:r>
      <w:r w:rsidR="72EE41B3" w:rsidRPr="0052304D">
        <w:rPr>
          <w:i/>
          <w:iCs/>
        </w:rPr>
        <w:t>ex situ</w:t>
      </w:r>
      <w:r w:rsidR="72EE41B3" w:rsidRPr="0052304D">
        <w:t xml:space="preserve"> conservation.</w:t>
      </w:r>
    </w:p>
    <w:p w14:paraId="6D2541ED" w14:textId="1DE751F8" w:rsidR="0052304D" w:rsidRPr="0052304D" w:rsidRDefault="0052304D" w:rsidP="000D2F97">
      <w:pPr>
        <w:rPr>
          <w:moveTo w:id="475" w:author="Christine Edwards" w:date="2026-10-12T12:55:00Z"/>
        </w:rPr>
      </w:pPr>
      <w:moveToRangeStart w:id="476" w:author="Christine Edwards" w:date="2026-10-12T12:55:00Z" w:name="move242702118"/>
      <w:moveTo w:id="477" w:author="Christine Edwards" w:date="2026-10-12T12:55:00Z">
        <w:del w:id="478" w:author="Christine Edwards" w:date="2026-10-12T12:56:00Z">
          <w:r w:rsidRPr="0052304D" w:rsidDel="0052304D">
            <w:delText>However,</w:delText>
          </w:r>
        </w:del>
      </w:moveTo>
      <w:ins w:id="479" w:author="Christine Edwards" w:date="2026-10-12T12:57:00Z">
        <w:r>
          <w:t xml:space="preserve">Where </w:t>
        </w:r>
      </w:ins>
      <w:ins w:id="480" w:author="Christine Edwards" w:date="2026-10-12T12:58:00Z">
        <w:r>
          <w:t xml:space="preserve">in situ conservation is </w:t>
        </w:r>
      </w:ins>
      <w:ins w:id="481" w:author="Christine Edwards" w:date="2026-10-12T12:59:00Z">
        <w:r>
          <w:t>difficult</w:t>
        </w:r>
      </w:ins>
      <w:ins w:id="482" w:author="Christine Edwards" w:date="2026-10-12T12:57:00Z">
        <w:r>
          <w:t>,</w:t>
        </w:r>
      </w:ins>
      <w:moveTo w:id="483" w:author="Christine Edwards" w:date="2026-10-12T12:55:00Z">
        <w:r w:rsidRPr="0052304D">
          <w:t xml:space="preserve"> e</w:t>
        </w:r>
        <w:r w:rsidRPr="0052304D">
          <w:rPr>
            <w:i/>
            <w:iCs/>
          </w:rPr>
          <w:t>x situ</w:t>
        </w:r>
        <w:r w:rsidRPr="0052304D">
          <w:t xml:space="preserve"> conservation and translocation</w:t>
        </w:r>
      </w:moveTo>
      <w:ins w:id="484" w:author="Christine Edwards" w:date="2026-10-12T12:57:00Z">
        <w:r>
          <w:t>s</w:t>
        </w:r>
      </w:ins>
      <w:moveTo w:id="485" w:author="Christine Edwards" w:date="2026-10-12T12:55:00Z">
        <w:r w:rsidRPr="0052304D">
          <w:t xml:space="preserve"> </w:t>
        </w:r>
        <w:del w:id="486" w:author="Christine Edwards" w:date="2026-10-12T12:56:00Z">
          <w:r w:rsidRPr="0052304D" w:rsidDel="0052304D">
            <w:delText>efforts</w:delText>
          </w:r>
        </w:del>
        <w:del w:id="487" w:author="Christine Edwards" w:date="2026-10-12T12:57:00Z">
          <w:r w:rsidRPr="0052304D" w:rsidDel="0052304D">
            <w:delText xml:space="preserve"> </w:delText>
          </w:r>
        </w:del>
        <w:del w:id="488" w:author="Christine Edwards" w:date="2026-10-12T13:16:00Z">
          <w:r w:rsidRPr="0052304D" w:rsidDel="0052304D">
            <w:delText xml:space="preserve">using multiple source populations </w:delText>
          </w:r>
        </w:del>
        <w:del w:id="489" w:author="Christine Edwards" w:date="2026-10-12T12:56:00Z">
          <w:r w:rsidRPr="0052304D" w:rsidDel="0052304D">
            <w:delText>with</w:delText>
          </w:r>
        </w:del>
        <w:del w:id="490" w:author="Christine Edwards" w:date="2026-10-12T13:16:00Z">
          <w:r w:rsidRPr="0052304D" w:rsidDel="0052304D">
            <w:delText xml:space="preserve"> natural gene flow </w:delText>
          </w:r>
        </w:del>
        <w:r w:rsidRPr="0052304D">
          <w:t xml:space="preserve">may </w:t>
        </w:r>
        <w:del w:id="491" w:author="Christine Edwards" w:date="2026-10-12T12:57:00Z">
          <w:r w:rsidRPr="0052304D" w:rsidDel="0052304D">
            <w:delText>serve as</w:delText>
          </w:r>
        </w:del>
      </w:moveTo>
      <w:ins w:id="492" w:author="Christine Edwards" w:date="2026-10-12T12:57:00Z">
        <w:r>
          <w:t>be</w:t>
        </w:r>
      </w:ins>
      <w:moveTo w:id="493" w:author="Christine Edwards" w:date="2026-10-12T12:55:00Z">
        <w:r w:rsidRPr="0052304D">
          <w:t xml:space="preserve"> complementary approaches </w:t>
        </w:r>
      </w:moveTo>
      <w:ins w:id="494" w:author="Christine Edwards" w:date="2026-10-12T12:58:00Z">
        <w:r>
          <w:t xml:space="preserve">to conserve </w:t>
        </w:r>
        <w:r w:rsidRPr="0052304D">
          <w:rPr>
            <w:i/>
            <w:rPrChange w:id="495" w:author="Christine Edwards" w:date="2026-10-12T15:13:00Z">
              <w:rPr>
                <w:rFonts w:cstheme="minorHAnsi"/>
              </w:rPr>
            </w:rPrChange>
          </w:rPr>
          <w:t>P. globosa</w:t>
        </w:r>
      </w:ins>
      <w:ins w:id="496" w:author="Christine Edwards" w:date="2026-10-12T12:59:00Z">
        <w:r>
          <w:t>.</w:t>
        </w:r>
      </w:ins>
      <w:ins w:id="497" w:author="Christine Edwards" w:date="2026-10-12T12:58:00Z">
        <w:r>
          <w:t xml:space="preserve"> </w:t>
        </w:r>
      </w:ins>
      <w:moveTo w:id="498" w:author="Christine Edwards" w:date="2026-10-12T12:55:00Z">
        <w:del w:id="499" w:author="Christine Edwards" w:date="2026-10-12T12:59:00Z">
          <w:r w:rsidRPr="0052304D" w:rsidDel="0052304D">
            <w:delText>w</w:delText>
          </w:r>
        </w:del>
      </w:moveTo>
      <w:ins w:id="500" w:author="Christine Edwards" w:date="2026-10-12T12:59:00Z">
        <w:r>
          <w:t>W</w:t>
        </w:r>
      </w:ins>
      <w:moveTo w:id="501" w:author="Christine Edwards" w:date="2026-10-12T12:55:00Z">
        <w:r w:rsidRPr="0052304D">
          <w:t>hen</w:t>
        </w:r>
      </w:moveTo>
      <w:ins w:id="502" w:author="Christine Edwards" w:date="2026-10-12T12:59:00Z">
        <w:r>
          <w:t>ever possible, we recommend that these effort</w:t>
        </w:r>
      </w:ins>
      <w:ins w:id="503" w:author="Christine Edwards" w:date="2026-10-12T13:18:00Z">
        <w:r>
          <w:t>s</w:t>
        </w:r>
      </w:ins>
      <w:ins w:id="504" w:author="Christine Edwards" w:date="2026-10-12T12:59:00Z">
        <w:r>
          <w:t xml:space="preserve"> be</w:t>
        </w:r>
      </w:ins>
      <w:moveTo w:id="505" w:author="Christine Edwards" w:date="2026-10-12T12:55:00Z">
        <w:r w:rsidRPr="0052304D">
          <w:t xml:space="preserve"> guided by genetic data </w:t>
        </w:r>
      </w:moveTo>
      <w:ins w:id="506" w:author="Christine Edwards" w:date="2026-10-12T13:16:00Z">
        <w:r>
          <w:t xml:space="preserve">to ensure that </w:t>
        </w:r>
      </w:ins>
      <w:ins w:id="507" w:author="Christine Edwards" w:date="2026-10-12T13:17:00Z">
        <w:r>
          <w:t xml:space="preserve">only populations that have experienced recent gene flow are mixed and </w:t>
        </w:r>
      </w:ins>
      <w:ins w:id="508" w:author="Christine Edwards" w:date="2026-10-12T13:18:00Z">
        <w:r>
          <w:t>that these efforts are</w:t>
        </w:r>
      </w:ins>
      <w:moveTo w:id="509" w:author="Christine Edwards" w:date="2026-10-12T12:55:00Z">
        <w:del w:id="510" w:author="Christine Edwards" w:date="2026-10-12T13:18:00Z">
          <w:r w:rsidRPr="0052304D" w:rsidDel="0052304D">
            <w:delText>and</w:delText>
          </w:r>
        </w:del>
        <w:r w:rsidRPr="0052304D">
          <w:t xml:space="preserve"> coupled with continued monitoring and evaluation</w:t>
        </w:r>
      </w:moveTo>
      <w:ins w:id="511" w:author="Christine Edwards" w:date="2026-10-12T15:13:00Z">
        <w:r>
          <w:t xml:space="preserve"> to evaluate their success</w:t>
        </w:r>
      </w:ins>
      <w:moveTo w:id="512" w:author="Christine Edwards" w:date="2026-10-12T12:55:00Z">
        <w:r w:rsidRPr="0052304D">
          <w:t xml:space="preserve">. </w:t>
        </w:r>
        <w:del w:id="513" w:author="Christine Edwards" w:date="2026-10-12T13:18:00Z">
          <w:r w:rsidRPr="0052304D" w:rsidDel="0052304D">
            <w:delText>For</w:delText>
          </w:r>
        </w:del>
      </w:moveTo>
      <w:ins w:id="514" w:author="Christine Edwards" w:date="2026-10-12T13:18:00Z">
        <w:r>
          <w:t>One</w:t>
        </w:r>
      </w:ins>
      <w:moveTo w:id="515" w:author="Christine Edwards" w:date="2026-10-12T12:55:00Z">
        <w:r w:rsidRPr="0052304D">
          <w:t xml:space="preserve"> example</w:t>
        </w:r>
      </w:moveTo>
      <w:ins w:id="516" w:author="Christine Edwards" w:date="2026-10-12T13:18:00Z">
        <w:r>
          <w:t xml:space="preserve"> of where this cou</w:t>
        </w:r>
      </w:ins>
      <w:ins w:id="517" w:author="Christine Edwards" w:date="2026-10-12T13:19:00Z">
        <w:r>
          <w:t>ld be useful is in</w:t>
        </w:r>
      </w:ins>
      <w:moveTo w:id="518" w:author="Christine Edwards" w:date="2026-10-12T12:55:00Z">
        <w:del w:id="519" w:author="Christine Edwards" w:date="2026-10-12T13:19:00Z">
          <w:r w:rsidRPr="0052304D" w:rsidDel="0052304D">
            <w:delText>,</w:delText>
          </w:r>
        </w:del>
        <w:r w:rsidRPr="0052304D">
          <w:t xml:space="preserve"> the population TNW_01</w:t>
        </w:r>
      </w:moveTo>
      <w:ins w:id="520" w:author="Christine Edwards" w:date="2026-10-12T13:19:00Z">
        <w:r>
          <w:t>, which</w:t>
        </w:r>
      </w:ins>
      <w:moveTo w:id="521" w:author="Christine Edwards" w:date="2026-10-12T12:55:00Z">
        <w:r w:rsidRPr="0052304D">
          <w:t xml:space="preserve"> showed the lowest allelic richness and heterozygosity among all studied populations. If future studies show that TNW_01 has experienced rapid population decline and strong inbreeding depression, we </w:t>
        </w:r>
        <w:proofErr w:type="gramStart"/>
        <w:r w:rsidRPr="0052304D">
          <w:t>would suggest</w:t>
        </w:r>
        <w:proofErr w:type="gramEnd"/>
        <w:r w:rsidRPr="0052304D">
          <w:t xml:space="preserve"> conducting genetic rescue by translocating individuals from TNW_04 or TNW_05, which </w:t>
        </w:r>
      </w:moveTo>
      <w:ins w:id="522" w:author="Christine Edwards" w:date="2026-10-12T13:19:00Z">
        <w:r>
          <w:t xml:space="preserve">are closely related but </w:t>
        </w:r>
      </w:ins>
      <w:moveTo w:id="523" w:author="Christine Edwards" w:date="2026-10-12T12:55:00Z">
        <w:r w:rsidRPr="0052304D">
          <w:t>have higher genetic diversity, into TNW_01.</w:t>
        </w:r>
      </w:moveTo>
    </w:p>
    <w:moveToRangeEnd w:id="476"/>
    <w:p w14:paraId="20509250" w14:textId="791BB646" w:rsidR="00636D58" w:rsidRPr="000D2F97" w:rsidRDefault="50EEF571" w:rsidP="000D2F97">
      <w:r w:rsidRPr="000D2F97">
        <w:t>Finally, this study highlights the limit</w:t>
      </w:r>
      <w:r w:rsidR="20F0B563" w:rsidRPr="000D2F97">
        <w:t>ation</w:t>
      </w:r>
      <w:r w:rsidRPr="000D2F97">
        <w:t xml:space="preserve"> of inference </w:t>
      </w:r>
      <w:r w:rsidR="261EE0D0" w:rsidRPr="000D2F97">
        <w:t xml:space="preserve">based solely on </w:t>
      </w:r>
      <w:r w:rsidRPr="000D2F97">
        <w:t xml:space="preserve">neutral microsatellite </w:t>
      </w:r>
      <w:r w:rsidR="6D23DB55" w:rsidRPr="000D2F97">
        <w:t>markers</w:t>
      </w:r>
      <w:r w:rsidRPr="000D2F97">
        <w:t xml:space="preserve">. </w:t>
      </w:r>
      <w:r w:rsidR="6815967C" w:rsidRPr="000D2F97">
        <w:t xml:space="preserve">Although </w:t>
      </w:r>
      <w:r w:rsidR="1F393D66" w:rsidRPr="000D2F97">
        <w:t xml:space="preserve">these </w:t>
      </w:r>
      <w:r w:rsidR="00B70F93" w:rsidRPr="000D2F97">
        <w:t>markers</w:t>
      </w:r>
      <w:r w:rsidR="1F393D66" w:rsidRPr="000D2F97">
        <w:t xml:space="preserve"> effectively</w:t>
      </w:r>
      <w:r w:rsidRPr="000D2F97">
        <w:t xml:space="preserve"> </w:t>
      </w:r>
      <w:r w:rsidR="7030522F" w:rsidRPr="000D2F97">
        <w:t>characterize</w:t>
      </w:r>
      <w:r w:rsidRPr="000D2F97">
        <w:t xml:space="preserve"> genetic structure, relative </w:t>
      </w:r>
      <w:ins w:id="524" w:author="Christine Edwards" w:date="2026-10-12T15:14:00Z">
        <w:r w:rsidR="0052304D" w:rsidRPr="000D2F97">
          <w:t xml:space="preserve">population genetic </w:t>
        </w:r>
      </w:ins>
      <w:r w:rsidRPr="000D2F97">
        <w:t xml:space="preserve">diversity, </w:t>
      </w:r>
      <w:r w:rsidR="24B11B00" w:rsidRPr="000D2F97">
        <w:t>and admixture</w:t>
      </w:r>
      <w:r w:rsidRPr="000D2F97">
        <w:t xml:space="preserve">, </w:t>
      </w:r>
      <w:r w:rsidR="4589D49A" w:rsidRPr="000D2F97">
        <w:t>they do not</w:t>
      </w:r>
      <w:r w:rsidRPr="000D2F97">
        <w:t xml:space="preserve"> </w:t>
      </w:r>
      <w:r w:rsidR="764D597A" w:rsidRPr="000D2F97">
        <w:t xml:space="preserve">provide insight into adaptive </w:t>
      </w:r>
      <w:r w:rsidR="764D597A" w:rsidRPr="000D2F97">
        <w:lastRenderedPageBreak/>
        <w:t>variation among</w:t>
      </w:r>
      <w:r w:rsidRPr="000D2F97">
        <w:t xml:space="preserve"> regional groups or </w:t>
      </w:r>
      <w:r w:rsidR="757F29A5" w:rsidRPr="000D2F97">
        <w:t>the fitness consequences of</w:t>
      </w:r>
      <w:r w:rsidRPr="000D2F97">
        <w:t xml:space="preserve"> </w:t>
      </w:r>
      <w:r w:rsidR="1A744960" w:rsidRPr="000D2F97">
        <w:t>genetic mixing</w:t>
      </w:r>
      <w:r w:rsidR="2519B4BE" w:rsidRPr="000D2F97">
        <w:t xml:space="preserve"> for </w:t>
      </w:r>
      <w:r w:rsidR="0099131C" w:rsidRPr="000D2F97">
        <w:t>translocation</w:t>
      </w:r>
      <w:r w:rsidRPr="000D2F97">
        <w:t>. Th</w:t>
      </w:r>
      <w:r w:rsidR="6CA63853" w:rsidRPr="000D2F97">
        <w:t xml:space="preserve">is </w:t>
      </w:r>
      <w:r w:rsidRPr="000D2F97">
        <w:t xml:space="preserve">uncertainty is </w:t>
      </w:r>
      <w:r w:rsidR="1AAC0403" w:rsidRPr="000D2F97">
        <w:t xml:space="preserve">particularly </w:t>
      </w:r>
      <w:r w:rsidR="024828DE" w:rsidRPr="000D2F97">
        <w:t>relevant for a</w:t>
      </w:r>
      <w:r w:rsidRPr="000D2F97">
        <w:t xml:space="preserve"> species </w:t>
      </w:r>
      <w:r w:rsidR="7EC89BBA" w:rsidRPr="000D2F97">
        <w:t>in</w:t>
      </w:r>
      <w:r w:rsidRPr="000D2F97">
        <w:t xml:space="preserve"> which conservation decisions may involve </w:t>
      </w:r>
      <w:r w:rsidR="5AF8F278" w:rsidRPr="000D2F97">
        <w:t>translocating</w:t>
      </w:r>
      <w:r w:rsidRPr="000D2F97">
        <w:t xml:space="preserve"> genotypes among historically differentiated populations. Future work integrat</w:t>
      </w:r>
      <w:r w:rsidR="58374DC1" w:rsidRPr="000D2F97">
        <w:t>ing</w:t>
      </w:r>
      <w:r w:rsidRPr="000D2F97">
        <w:t xml:space="preserve"> demographic </w:t>
      </w:r>
      <w:r w:rsidR="37791B50" w:rsidRPr="000D2F97">
        <w:t>data</w:t>
      </w:r>
      <w:r w:rsidRPr="000D2F97">
        <w:t xml:space="preserve">, common-garden or fitness </w:t>
      </w:r>
      <w:r w:rsidR="1DE0D1AD" w:rsidRPr="000D2F97">
        <w:t>experiments</w:t>
      </w:r>
      <w:r w:rsidRPr="000D2F97">
        <w:t xml:space="preserve">, and genome-scale markers will </w:t>
      </w:r>
      <w:r w:rsidR="0D88012D" w:rsidRPr="000D2F97">
        <w:t>be necessary to</w:t>
      </w:r>
      <w:r w:rsidRPr="000D2F97">
        <w:t xml:space="preserve"> determin</w:t>
      </w:r>
      <w:r w:rsidR="39E98EC8" w:rsidRPr="000D2F97">
        <w:t>e</w:t>
      </w:r>
      <w:r w:rsidRPr="000D2F97">
        <w:t xml:space="preserve"> whether management</w:t>
      </w:r>
      <w:r w:rsidR="02A06B82" w:rsidRPr="000D2F97">
        <w:t xml:space="preserve"> interventions</w:t>
      </w:r>
      <w:r w:rsidR="1F8761A4" w:rsidRPr="000D2F97">
        <w:t xml:space="preserve"> and</w:t>
      </w:r>
      <w:r w:rsidRPr="000D2F97">
        <w:t xml:space="preserve"> </w:t>
      </w:r>
      <w:r w:rsidR="0882F5DA" w:rsidRPr="000D2F97">
        <w:t>m</w:t>
      </w:r>
      <w:r w:rsidR="00916255" w:rsidRPr="000D2F97">
        <w:t>u</w:t>
      </w:r>
      <w:r w:rsidR="0882F5DA" w:rsidRPr="000D2F97">
        <w:t>lti-source conservation translocations</w:t>
      </w:r>
      <w:r w:rsidRPr="000D2F97">
        <w:t xml:space="preserve"> enhance </w:t>
      </w:r>
      <w:r w:rsidR="0A784E47" w:rsidRPr="000D2F97">
        <w:t xml:space="preserve">long-persistence </w:t>
      </w:r>
      <w:r w:rsidR="7280DB9D" w:rsidRPr="000D2F97">
        <w:t>and</w:t>
      </w:r>
      <w:r w:rsidRPr="000D2F97">
        <w:t xml:space="preserve"> evolutionary potential in </w:t>
      </w:r>
      <w:r w:rsidRPr="00734AAC">
        <w:rPr>
          <w:i/>
          <w:iCs/>
        </w:rPr>
        <w:t>P. globosa</w:t>
      </w:r>
      <w:r w:rsidRPr="000D2F97">
        <w:t>.</w:t>
      </w:r>
    </w:p>
    <w:p w14:paraId="32D206DA" w14:textId="2C6817F1" w:rsidR="005B082D" w:rsidRPr="0052304D" w:rsidRDefault="00636D58" w:rsidP="000D2F97">
      <w:pPr>
        <w:pStyle w:val="Heading1"/>
      </w:pPr>
      <w:r w:rsidRPr="0052304D">
        <w:t>Acknowledgements</w:t>
      </w:r>
    </w:p>
    <w:p w14:paraId="09009EEF" w14:textId="688AFF49" w:rsidR="00CA2A1B" w:rsidRPr="0052304D" w:rsidRDefault="00636D58" w:rsidP="000D2F97">
      <w:r w:rsidRPr="0052304D">
        <w:t xml:space="preserve">We thank Geoff Call, Caitlin Elam, Noah Dell, Julian Campbell, </w:t>
      </w:r>
      <w:r w:rsidR="00955925" w:rsidRPr="0052304D">
        <w:t>Shawn Krosnick,</w:t>
      </w:r>
      <w:r w:rsidR="00191A9C" w:rsidRPr="0052304D">
        <w:t xml:space="preserve"> Scott Namestnik, and John Malone for assistance with funding, collection permits, and sampling.</w:t>
      </w:r>
      <w:r w:rsidRPr="0052304D">
        <w:t xml:space="preserve"> </w:t>
      </w:r>
    </w:p>
    <w:p w14:paraId="0872619D" w14:textId="0BDFE807" w:rsidR="00061CDF" w:rsidRPr="0052304D" w:rsidRDefault="00771FCE" w:rsidP="000D2F97">
      <w:pPr>
        <w:pStyle w:val="Heading1"/>
      </w:pPr>
      <w:r>
        <w:t>Reference list</w:t>
      </w:r>
    </w:p>
    <w:p w14:paraId="129EBA10" w14:textId="0AEDEABF"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Aguilar-Gómez, D., Yuan, L., Zhang, Y., Ochoa, A., Culver, M., Fitak, R. R., . . . Nielsen, R. (2025). Genetic rescue of Florida panthers reduced homozygosity but did not swamp ancestral genotypes. </w:t>
      </w:r>
      <w:r w:rsidRPr="007662E5">
        <w:rPr>
          <w:rFonts w:asciiTheme="minorHAnsi" w:hAnsiTheme="minorHAnsi" w:cstheme="minorHAnsi"/>
          <w:i/>
          <w:noProof/>
        </w:rPr>
        <w:t>Proceedings of the National Academy of Sciences, 122</w:t>
      </w:r>
      <w:r w:rsidRPr="007662E5">
        <w:rPr>
          <w:rFonts w:asciiTheme="minorHAnsi" w:hAnsiTheme="minorHAnsi" w:cstheme="minorHAnsi"/>
          <w:noProof/>
        </w:rPr>
        <w:t>(31), e2410945122. doi:doi:10.1073/pnas.2410945122</w:t>
      </w:r>
    </w:p>
    <w:p w14:paraId="60228462"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Allen, G. C., Flores-Vergara, M. A., Krasynanski, S., Kumar, S., &amp; Thompson, W. F. (2006). A modified protocol for rapid DNA isolation from plant tissues using cetyltrimethylammonium bromide. </w:t>
      </w:r>
      <w:r w:rsidRPr="007662E5">
        <w:rPr>
          <w:rFonts w:asciiTheme="minorHAnsi" w:hAnsiTheme="minorHAnsi" w:cstheme="minorHAnsi"/>
          <w:i/>
          <w:noProof/>
        </w:rPr>
        <w:t>Nature Protocols, 1</w:t>
      </w:r>
      <w:r w:rsidRPr="007662E5">
        <w:rPr>
          <w:rFonts w:asciiTheme="minorHAnsi" w:hAnsiTheme="minorHAnsi" w:cstheme="minorHAnsi"/>
          <w:noProof/>
        </w:rPr>
        <w:t>(5), 2320–2325. doi:10.1038/nprot.2006.384</w:t>
      </w:r>
    </w:p>
    <w:p w14:paraId="602C9498"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Bell, D. A., Robinson, Z. L., Funk, W. C., Fitzpatrick, S. W., Allendorf, F. W., Tallmon, D. A., &amp; Whiteley, A. R. (2019). The exciting potential and remaining uncertainties of genetic rescue. </w:t>
      </w:r>
      <w:r w:rsidRPr="007662E5">
        <w:rPr>
          <w:rFonts w:asciiTheme="minorHAnsi" w:hAnsiTheme="minorHAnsi" w:cstheme="minorHAnsi"/>
          <w:i/>
          <w:noProof/>
        </w:rPr>
        <w:t>Trends in Ecology &amp; Evolution, 34</w:t>
      </w:r>
      <w:r w:rsidRPr="007662E5">
        <w:rPr>
          <w:rFonts w:asciiTheme="minorHAnsi" w:hAnsiTheme="minorHAnsi" w:cstheme="minorHAnsi"/>
          <w:noProof/>
        </w:rPr>
        <w:t>(12), 1070–1079. doi:10.1016/j.tree.2019.06.006</w:t>
      </w:r>
    </w:p>
    <w:p w14:paraId="5CB9E0BF"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Boutin-Ganache, I., Raposo, M., Raymond, M., &amp; Deschepper, C. F. (2001). M13-tailed primers improve the readability and usability of microsatellite analyses performed with two different allele-sizing methods. </w:t>
      </w:r>
      <w:r w:rsidRPr="007662E5">
        <w:rPr>
          <w:rFonts w:asciiTheme="minorHAnsi" w:hAnsiTheme="minorHAnsi" w:cstheme="minorHAnsi"/>
          <w:i/>
          <w:noProof/>
        </w:rPr>
        <w:t>Biotechniques, 31</w:t>
      </w:r>
      <w:r w:rsidRPr="007662E5">
        <w:rPr>
          <w:rFonts w:asciiTheme="minorHAnsi" w:hAnsiTheme="minorHAnsi" w:cstheme="minorHAnsi"/>
          <w:noProof/>
        </w:rPr>
        <w:t xml:space="preserve">, 24–25. </w:t>
      </w:r>
    </w:p>
    <w:p w14:paraId="49C393DD" w14:textId="4E3C3323"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lastRenderedPageBreak/>
        <w:t xml:space="preserve">Bucharova, A. (2017). Assisted migration within species range ignores biotic interactions and lacks evidence. </w:t>
      </w:r>
      <w:r w:rsidRPr="007662E5">
        <w:rPr>
          <w:rFonts w:asciiTheme="minorHAnsi" w:hAnsiTheme="minorHAnsi" w:cstheme="minorHAnsi"/>
          <w:i/>
          <w:noProof/>
        </w:rPr>
        <w:t>Restoration Ecology, 25</w:t>
      </w:r>
      <w:r w:rsidRPr="007662E5">
        <w:rPr>
          <w:rFonts w:asciiTheme="minorHAnsi" w:hAnsiTheme="minorHAnsi" w:cstheme="minorHAnsi"/>
          <w:noProof/>
        </w:rPr>
        <w:t>(1), 14–18. doi:</w:t>
      </w:r>
      <w:r w:rsidRPr="00B47215">
        <w:rPr>
          <w:rFonts w:asciiTheme="minorHAnsi" w:hAnsiTheme="minorHAnsi" w:cstheme="minorHAnsi"/>
          <w:noProof/>
        </w:rPr>
        <w:t>https://doi.org/10.1111/rec.12457</w:t>
      </w:r>
    </w:p>
    <w:p w14:paraId="10A43A1F"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Chybicki, I. J., &amp; Burczyk, J. (2009). Simultaneous estimation of null alleles and inbreeding coefficients. </w:t>
      </w:r>
      <w:r w:rsidRPr="007662E5">
        <w:rPr>
          <w:rFonts w:asciiTheme="minorHAnsi" w:hAnsiTheme="minorHAnsi" w:cstheme="minorHAnsi"/>
          <w:i/>
          <w:noProof/>
        </w:rPr>
        <w:t>Journal of Heredity, 100</w:t>
      </w:r>
      <w:r w:rsidRPr="007662E5">
        <w:rPr>
          <w:rFonts w:asciiTheme="minorHAnsi" w:hAnsiTheme="minorHAnsi" w:cstheme="minorHAnsi"/>
          <w:noProof/>
        </w:rPr>
        <w:t xml:space="preserve">, 106–113. </w:t>
      </w:r>
    </w:p>
    <w:p w14:paraId="197C28DC"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Donat, M. G., Lowry, A. L., Alexander, L. V., O’Gorman, P. A., &amp; Maher, N. (2016). More extreme precipitation in the world’s dry and wet regions. </w:t>
      </w:r>
      <w:r w:rsidRPr="007662E5">
        <w:rPr>
          <w:rFonts w:asciiTheme="minorHAnsi" w:hAnsiTheme="minorHAnsi" w:cstheme="minorHAnsi"/>
          <w:i/>
          <w:noProof/>
        </w:rPr>
        <w:t>Nature Climate Change, 6</w:t>
      </w:r>
      <w:r w:rsidRPr="007662E5">
        <w:rPr>
          <w:rFonts w:asciiTheme="minorHAnsi" w:hAnsiTheme="minorHAnsi" w:cstheme="minorHAnsi"/>
          <w:noProof/>
        </w:rPr>
        <w:t>(5), 508–513. doi:10.1038/nclimate2941</w:t>
      </w:r>
    </w:p>
    <w:p w14:paraId="3BA9DFCF"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Dussex, N., Morales, H. E., Grossen, C., Dalen, L., &amp; van Oosterhout, C. (2023). Purging and accumulation of genetic load in conservation. </w:t>
      </w:r>
      <w:r w:rsidRPr="007662E5">
        <w:rPr>
          <w:rFonts w:asciiTheme="minorHAnsi" w:hAnsiTheme="minorHAnsi" w:cstheme="minorHAnsi"/>
          <w:i/>
          <w:noProof/>
        </w:rPr>
        <w:t>Trends in Ecology &amp; Evolution, 38</w:t>
      </w:r>
      <w:r w:rsidRPr="007662E5">
        <w:rPr>
          <w:rFonts w:asciiTheme="minorHAnsi" w:hAnsiTheme="minorHAnsi" w:cstheme="minorHAnsi"/>
          <w:noProof/>
        </w:rPr>
        <w:t>(10), 961–969. doi:10.1016/j.tree.2023.05.008</w:t>
      </w:r>
    </w:p>
    <w:p w14:paraId="0DC5D4FB"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Earl, D. A., &amp; vonHoldt, B. M. (2012). STRUCTURE HARVESTER: a website and program for visualizing STRUCTURE output and implementing the Evanno method. </w:t>
      </w:r>
      <w:r w:rsidRPr="007662E5">
        <w:rPr>
          <w:rFonts w:asciiTheme="minorHAnsi" w:hAnsiTheme="minorHAnsi" w:cstheme="minorHAnsi"/>
          <w:i/>
          <w:noProof/>
        </w:rPr>
        <w:t>Conservation Genetics Resources, 4</w:t>
      </w:r>
      <w:r w:rsidRPr="007662E5">
        <w:rPr>
          <w:rFonts w:asciiTheme="minorHAnsi" w:hAnsiTheme="minorHAnsi" w:cstheme="minorHAnsi"/>
          <w:noProof/>
        </w:rPr>
        <w:t>(2), 359–361. doi:10.1007/s12686-011-9548-7</w:t>
      </w:r>
    </w:p>
    <w:p w14:paraId="2FC07A4B"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Edwards, C. E., Bassüner, B., David, A. S., Dell, N., Foye, C. J., Herron, S., . . . Menges, E. S. (2025). Parentage analysis of conservation translocations in the endangered, self-incompatible shrub </w:t>
      </w:r>
      <w:r w:rsidRPr="007662E5">
        <w:rPr>
          <w:rFonts w:asciiTheme="minorHAnsi" w:hAnsiTheme="minorHAnsi" w:cstheme="minorHAnsi"/>
          <w:i/>
          <w:noProof/>
        </w:rPr>
        <w:t>Pseudoziziphus celata</w:t>
      </w:r>
      <w:r w:rsidRPr="007662E5">
        <w:rPr>
          <w:rFonts w:asciiTheme="minorHAnsi" w:hAnsiTheme="minorHAnsi" w:cstheme="minorHAnsi"/>
          <w:noProof/>
        </w:rPr>
        <w:t xml:space="preserve"> reveals reproductive constraints, variable survival and a case for genetics-driven conservation. </w:t>
      </w:r>
      <w:r w:rsidRPr="007662E5">
        <w:rPr>
          <w:rFonts w:asciiTheme="minorHAnsi" w:hAnsiTheme="minorHAnsi" w:cstheme="minorHAnsi"/>
          <w:i/>
          <w:noProof/>
        </w:rPr>
        <w:t>Annals of botany</w:t>
      </w:r>
      <w:r w:rsidRPr="007662E5">
        <w:rPr>
          <w:rFonts w:asciiTheme="minorHAnsi" w:hAnsiTheme="minorHAnsi" w:cstheme="minorHAnsi"/>
          <w:noProof/>
        </w:rPr>
        <w:t>. doi:10.1093/aob/mcaf259</w:t>
      </w:r>
    </w:p>
    <w:p w14:paraId="1FE6FA44"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Edwards, C. E., Tessier, B. C., Swift, J. F., Bassüner, B., Linan, A. G., Albrecht, M. A., &amp; Yatskievych, G. A. (2021). Conservation genetics of the threatened plant species </w:t>
      </w:r>
      <w:r w:rsidRPr="007662E5">
        <w:rPr>
          <w:rFonts w:asciiTheme="minorHAnsi" w:hAnsiTheme="minorHAnsi" w:cstheme="minorHAnsi"/>
          <w:i/>
          <w:noProof/>
        </w:rPr>
        <w:t xml:space="preserve">Physaria filiformis </w:t>
      </w:r>
      <w:r w:rsidRPr="007662E5">
        <w:rPr>
          <w:rFonts w:asciiTheme="minorHAnsi" w:hAnsiTheme="minorHAnsi" w:cstheme="minorHAnsi"/>
          <w:noProof/>
        </w:rPr>
        <w:t xml:space="preserve">(Missouri bladderpod) reveals strong genetic structure and a possible cryptic species. </w:t>
      </w:r>
      <w:r w:rsidRPr="007662E5">
        <w:rPr>
          <w:rFonts w:asciiTheme="minorHAnsi" w:hAnsiTheme="minorHAnsi" w:cstheme="minorHAnsi"/>
          <w:i/>
          <w:noProof/>
        </w:rPr>
        <w:t>PLoS ONE, 16</w:t>
      </w:r>
      <w:r w:rsidRPr="007662E5">
        <w:rPr>
          <w:rFonts w:asciiTheme="minorHAnsi" w:hAnsiTheme="minorHAnsi" w:cstheme="minorHAnsi"/>
          <w:noProof/>
        </w:rPr>
        <w:t xml:space="preserve">, e0247586. </w:t>
      </w:r>
    </w:p>
    <w:p w14:paraId="2DF1D352"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Elberling, H. (2000). Spatial pattern of </w:t>
      </w:r>
      <w:r w:rsidRPr="007662E5">
        <w:rPr>
          <w:rFonts w:asciiTheme="minorHAnsi" w:hAnsiTheme="minorHAnsi" w:cstheme="minorHAnsi"/>
          <w:i/>
          <w:noProof/>
        </w:rPr>
        <w:t>Lesquerella arctica</w:t>
      </w:r>
      <w:r w:rsidRPr="007662E5">
        <w:rPr>
          <w:rFonts w:asciiTheme="minorHAnsi" w:hAnsiTheme="minorHAnsi" w:cstheme="minorHAnsi"/>
          <w:noProof/>
        </w:rPr>
        <w:t xml:space="preserve">: effects of seed bank and desiccation cracks. </w:t>
      </w:r>
      <w:r w:rsidRPr="007662E5">
        <w:rPr>
          <w:rFonts w:asciiTheme="minorHAnsi" w:hAnsiTheme="minorHAnsi" w:cstheme="minorHAnsi"/>
          <w:i/>
          <w:noProof/>
        </w:rPr>
        <w:t>Écoscience, 7</w:t>
      </w:r>
      <w:r w:rsidRPr="007662E5">
        <w:rPr>
          <w:rFonts w:asciiTheme="minorHAnsi" w:hAnsiTheme="minorHAnsi" w:cstheme="minorHAnsi"/>
          <w:noProof/>
        </w:rPr>
        <w:t xml:space="preserve">, 86–91. </w:t>
      </w:r>
    </w:p>
    <w:p w14:paraId="350D6BF5"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Faircloth, B. C. (2008). MSATCOMMANDER: detection of microsatellite repeat arrays and automated, locus-specific primer design. </w:t>
      </w:r>
      <w:r w:rsidRPr="007662E5">
        <w:rPr>
          <w:rFonts w:asciiTheme="minorHAnsi" w:hAnsiTheme="minorHAnsi" w:cstheme="minorHAnsi"/>
          <w:i/>
          <w:noProof/>
        </w:rPr>
        <w:t>Molecular Ecology Resources, 8</w:t>
      </w:r>
      <w:r w:rsidRPr="007662E5">
        <w:rPr>
          <w:rFonts w:asciiTheme="minorHAnsi" w:hAnsiTheme="minorHAnsi" w:cstheme="minorHAnsi"/>
          <w:noProof/>
        </w:rPr>
        <w:t xml:space="preserve">, 92–94. </w:t>
      </w:r>
    </w:p>
    <w:p w14:paraId="0009B740"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i/>
          <w:noProof/>
        </w:rPr>
        <w:t>Flora of North America</w:t>
      </w:r>
      <w:r w:rsidRPr="007662E5">
        <w:rPr>
          <w:rFonts w:asciiTheme="minorHAnsi" w:hAnsiTheme="minorHAnsi" w:cstheme="minorHAnsi"/>
          <w:noProof/>
        </w:rPr>
        <w:t>. (2010).  (Vol. 7). New York and Oxford: Oxford University Press.</w:t>
      </w:r>
    </w:p>
    <w:p w14:paraId="7AE8858C" w14:textId="6A55903C"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Frankham, R. (2015). Genetic rescue of small inbred populations: meta-analysis reveals large and consistent benefits of gene flow. </w:t>
      </w:r>
      <w:r w:rsidRPr="007662E5">
        <w:rPr>
          <w:rFonts w:asciiTheme="minorHAnsi" w:hAnsiTheme="minorHAnsi" w:cstheme="minorHAnsi"/>
          <w:i/>
          <w:noProof/>
        </w:rPr>
        <w:t>Molecular Ecology, 24</w:t>
      </w:r>
      <w:r w:rsidRPr="007662E5">
        <w:rPr>
          <w:rFonts w:asciiTheme="minorHAnsi" w:hAnsiTheme="minorHAnsi" w:cstheme="minorHAnsi"/>
          <w:noProof/>
        </w:rPr>
        <w:t>(11), 2610–2618. doi:</w:t>
      </w:r>
      <w:r w:rsidRPr="00B47215">
        <w:rPr>
          <w:rFonts w:asciiTheme="minorHAnsi" w:hAnsiTheme="minorHAnsi" w:cstheme="minorHAnsi"/>
          <w:noProof/>
        </w:rPr>
        <w:t>https://doi.org/10.1111/mec.13139</w:t>
      </w:r>
    </w:p>
    <w:p w14:paraId="5757F04A" w14:textId="06CCF98C"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lastRenderedPageBreak/>
        <w:t xml:space="preserve">Fraser, D. J., &amp; Bernatchez, L. (2001). Adaptive evolutionary conservation: towards a unified concept for defining conservation units. </w:t>
      </w:r>
      <w:r w:rsidRPr="007662E5">
        <w:rPr>
          <w:rFonts w:asciiTheme="minorHAnsi" w:hAnsiTheme="minorHAnsi" w:cstheme="minorHAnsi"/>
          <w:i/>
          <w:noProof/>
        </w:rPr>
        <w:t>Molecular Ecology, 10</w:t>
      </w:r>
      <w:r w:rsidRPr="007662E5">
        <w:rPr>
          <w:rFonts w:asciiTheme="minorHAnsi" w:hAnsiTheme="minorHAnsi" w:cstheme="minorHAnsi"/>
          <w:noProof/>
        </w:rPr>
        <w:t>(12), 2741–2752. doi:</w:t>
      </w:r>
      <w:r w:rsidRPr="00B47215">
        <w:rPr>
          <w:rFonts w:asciiTheme="minorHAnsi" w:hAnsiTheme="minorHAnsi" w:cstheme="minorHAnsi"/>
          <w:noProof/>
        </w:rPr>
        <w:t>https://doi.org/10.1046/j.0962-1083.2001.01411.x</w:t>
      </w:r>
    </w:p>
    <w:p w14:paraId="766626E1"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Fuentes-Soriano, S., &amp; Al-Shehbaz, I. (2013). Phylogenetic relationships of mustards with multiaperturate pollen (Physarieae, Brassicaceae) based on the plastid </w:t>
      </w:r>
      <w:r w:rsidRPr="007662E5">
        <w:rPr>
          <w:rFonts w:asciiTheme="minorHAnsi" w:hAnsiTheme="minorHAnsi" w:cstheme="minorHAnsi"/>
          <w:i/>
          <w:noProof/>
        </w:rPr>
        <w:t>ndhF</w:t>
      </w:r>
      <w:r w:rsidRPr="007662E5">
        <w:rPr>
          <w:rFonts w:asciiTheme="minorHAnsi" w:hAnsiTheme="minorHAnsi" w:cstheme="minorHAnsi"/>
          <w:noProof/>
        </w:rPr>
        <w:t xml:space="preserve"> gene: Implications for morphological diversification. </w:t>
      </w:r>
      <w:r w:rsidRPr="007662E5">
        <w:rPr>
          <w:rFonts w:asciiTheme="minorHAnsi" w:hAnsiTheme="minorHAnsi" w:cstheme="minorHAnsi"/>
          <w:i/>
          <w:noProof/>
        </w:rPr>
        <w:t>Systematic Botany, 38</w:t>
      </w:r>
      <w:r w:rsidRPr="007662E5">
        <w:rPr>
          <w:rFonts w:asciiTheme="minorHAnsi" w:hAnsiTheme="minorHAnsi" w:cstheme="minorHAnsi"/>
          <w:noProof/>
        </w:rPr>
        <w:t>(1), 178–191. doi:10.1600/036364413x661854</w:t>
      </w:r>
    </w:p>
    <w:p w14:paraId="755F61CB"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Fuentes-Soriano, S., &amp; Kellogg, E. A. (2021). Molecular systematics of tribe Physarieae (Brassicaceae) based on nuclear </w:t>
      </w:r>
      <w:r w:rsidRPr="007662E5">
        <w:rPr>
          <w:rFonts w:asciiTheme="minorHAnsi" w:hAnsiTheme="minorHAnsi" w:cstheme="minorHAnsi"/>
          <w:i/>
          <w:noProof/>
        </w:rPr>
        <w:t>ITS, LUMINIDEPENDENS</w:t>
      </w:r>
      <w:r w:rsidRPr="007662E5">
        <w:rPr>
          <w:rFonts w:asciiTheme="minorHAnsi" w:hAnsiTheme="minorHAnsi" w:cstheme="minorHAnsi"/>
          <w:noProof/>
        </w:rPr>
        <w:t xml:space="preserve">, and chloroplast </w:t>
      </w:r>
      <w:r w:rsidRPr="007662E5">
        <w:rPr>
          <w:rFonts w:asciiTheme="minorHAnsi" w:hAnsiTheme="minorHAnsi" w:cstheme="minorHAnsi"/>
          <w:i/>
          <w:noProof/>
        </w:rPr>
        <w:t>ndhF</w:t>
      </w:r>
      <w:r w:rsidRPr="007662E5">
        <w:rPr>
          <w:rFonts w:asciiTheme="minorHAnsi" w:hAnsiTheme="minorHAnsi" w:cstheme="minorHAnsi"/>
          <w:noProof/>
        </w:rPr>
        <w:t xml:space="preserve">. </w:t>
      </w:r>
      <w:r w:rsidRPr="007662E5">
        <w:rPr>
          <w:rFonts w:asciiTheme="minorHAnsi" w:hAnsiTheme="minorHAnsi" w:cstheme="minorHAnsi"/>
          <w:i/>
          <w:noProof/>
        </w:rPr>
        <w:t>Systematic Botany, 46</w:t>
      </w:r>
      <w:r w:rsidRPr="007662E5">
        <w:rPr>
          <w:rFonts w:asciiTheme="minorHAnsi" w:hAnsiTheme="minorHAnsi" w:cstheme="minorHAnsi"/>
          <w:noProof/>
        </w:rPr>
        <w:t>(3), 611–627. doi:10.1600/036364421x16312067913318</w:t>
      </w:r>
    </w:p>
    <w:p w14:paraId="179DDA01" w14:textId="2F125ACA"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Gaitán-Espitia, J. D., &amp; Hobday, A. J. (2021). Evolutionary principles and genetic considerations for guiding conservation interventions under climate change. </w:t>
      </w:r>
      <w:r w:rsidRPr="007662E5">
        <w:rPr>
          <w:rFonts w:asciiTheme="minorHAnsi" w:hAnsiTheme="minorHAnsi" w:cstheme="minorHAnsi"/>
          <w:i/>
          <w:noProof/>
        </w:rPr>
        <w:t>Global Change Biology, 27</w:t>
      </w:r>
      <w:r w:rsidRPr="007662E5">
        <w:rPr>
          <w:rFonts w:asciiTheme="minorHAnsi" w:hAnsiTheme="minorHAnsi" w:cstheme="minorHAnsi"/>
          <w:noProof/>
        </w:rPr>
        <w:t>(3), 475–488. doi:</w:t>
      </w:r>
      <w:r w:rsidRPr="00B47215">
        <w:rPr>
          <w:rFonts w:asciiTheme="minorHAnsi" w:hAnsiTheme="minorHAnsi" w:cstheme="minorHAnsi"/>
          <w:noProof/>
        </w:rPr>
        <w:t>https://doi.org/10.1111/gcb.15359</w:t>
      </w:r>
    </w:p>
    <w:p w14:paraId="03A623FF"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Gassert, F., Venter, O., Watson, J. E. M., Brumby, S. P., Mazzariello, J. C., Atkinson, S. C., &amp; Hyde, S. (2023). An operational approach to near real time global high resolution mapping of the terrestrial Human Footprint. </w:t>
      </w:r>
      <w:r w:rsidRPr="007662E5">
        <w:rPr>
          <w:rFonts w:asciiTheme="minorHAnsi" w:hAnsiTheme="minorHAnsi" w:cstheme="minorHAnsi"/>
          <w:i/>
          <w:noProof/>
        </w:rPr>
        <w:t>Frontiers in Remote Sensing, Volume 4 - 2023</w:t>
      </w:r>
      <w:r w:rsidRPr="007662E5">
        <w:rPr>
          <w:rFonts w:asciiTheme="minorHAnsi" w:hAnsiTheme="minorHAnsi" w:cstheme="minorHAnsi"/>
          <w:noProof/>
        </w:rPr>
        <w:t>. doi:10.3389/frsen.2023.1130896</w:t>
      </w:r>
    </w:p>
    <w:p w14:paraId="2D528A2F" w14:textId="53789F75"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Hicks, J. A. (2023). A brief history of the Tennessee central railway company. Retrieved from </w:t>
      </w:r>
      <w:r w:rsidRPr="00B47215">
        <w:rPr>
          <w:rFonts w:asciiTheme="minorHAnsi" w:hAnsiTheme="minorHAnsi" w:cstheme="minorHAnsi"/>
          <w:noProof/>
        </w:rPr>
        <w:t>https://www.tcry.org/tcry-history</w:t>
      </w:r>
    </w:p>
    <w:p w14:paraId="6F4628E2"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Hoelzel, A. R., Bruford, M. W., &amp; Fleischer, R. C. (2019). Conservation of adaptive potential and functional diversity. </w:t>
      </w:r>
      <w:r w:rsidRPr="007662E5">
        <w:rPr>
          <w:rFonts w:asciiTheme="minorHAnsi" w:hAnsiTheme="minorHAnsi" w:cstheme="minorHAnsi"/>
          <w:i/>
          <w:noProof/>
        </w:rPr>
        <w:t>Conservation Genetics, 20</w:t>
      </w:r>
      <w:r w:rsidRPr="007662E5">
        <w:rPr>
          <w:rFonts w:asciiTheme="minorHAnsi" w:hAnsiTheme="minorHAnsi" w:cstheme="minorHAnsi"/>
          <w:noProof/>
        </w:rPr>
        <w:t>(1), 1–5. doi:10.1007/s10592-019-01151-x</w:t>
      </w:r>
    </w:p>
    <w:p w14:paraId="647AAE7F"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Hufford, K. M., &amp; Mazer, S. J. (2003). Plant ecotypes: genetic differentiation in the age of ecological restoration. </w:t>
      </w:r>
      <w:r w:rsidRPr="007662E5">
        <w:rPr>
          <w:rFonts w:asciiTheme="minorHAnsi" w:hAnsiTheme="minorHAnsi" w:cstheme="minorHAnsi"/>
          <w:i/>
          <w:noProof/>
        </w:rPr>
        <w:t>Trends in Ecology &amp; Evolution, 18</w:t>
      </w:r>
      <w:r w:rsidRPr="007662E5">
        <w:rPr>
          <w:rFonts w:asciiTheme="minorHAnsi" w:hAnsiTheme="minorHAnsi" w:cstheme="minorHAnsi"/>
          <w:noProof/>
        </w:rPr>
        <w:t>(3), 147–155. doi:10.1016/S0169-5347(03)00002-8</w:t>
      </w:r>
    </w:p>
    <w:p w14:paraId="7E2E72DD"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Jombart, T. (2008). adegenet: a R package for the multivariate analysis of genetic markers. </w:t>
      </w:r>
      <w:r w:rsidRPr="007662E5">
        <w:rPr>
          <w:rFonts w:asciiTheme="minorHAnsi" w:hAnsiTheme="minorHAnsi" w:cstheme="minorHAnsi"/>
          <w:i/>
          <w:noProof/>
        </w:rPr>
        <w:t>Bioinformatics, 24</w:t>
      </w:r>
      <w:r w:rsidRPr="007662E5">
        <w:rPr>
          <w:rFonts w:asciiTheme="minorHAnsi" w:hAnsiTheme="minorHAnsi" w:cstheme="minorHAnsi"/>
          <w:noProof/>
        </w:rPr>
        <w:t xml:space="preserve">, 1403–1405. </w:t>
      </w:r>
    </w:p>
    <w:p w14:paraId="6321AA69"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Kalinowski, S. T. (2005). hp-rare 1.0: a computer program for performing rarefaction on measures of allelic richness. </w:t>
      </w:r>
      <w:r w:rsidRPr="007662E5">
        <w:rPr>
          <w:rFonts w:asciiTheme="minorHAnsi" w:hAnsiTheme="minorHAnsi" w:cstheme="minorHAnsi"/>
          <w:i/>
          <w:noProof/>
        </w:rPr>
        <w:t>Molecular Ecology Notes, 5</w:t>
      </w:r>
      <w:r w:rsidRPr="007662E5">
        <w:rPr>
          <w:rFonts w:asciiTheme="minorHAnsi" w:hAnsiTheme="minorHAnsi" w:cstheme="minorHAnsi"/>
          <w:noProof/>
        </w:rPr>
        <w:t xml:space="preserve">, 187–189. </w:t>
      </w:r>
    </w:p>
    <w:p w14:paraId="68E81D5E"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Kallison, E. R., Hettihewa, B., Mashburn, B., O'Kane, S. L., Jr., Albrecht, M. A., &amp; Edwards, C. E. (2026). Morphological and phylogenomic analyses support the recognition of a cryptic </w:t>
      </w:r>
      <w:r w:rsidRPr="007662E5">
        <w:rPr>
          <w:rFonts w:asciiTheme="minorHAnsi" w:hAnsiTheme="minorHAnsi" w:cstheme="minorHAnsi"/>
          <w:noProof/>
        </w:rPr>
        <w:lastRenderedPageBreak/>
        <w:t xml:space="preserve">new species of </w:t>
      </w:r>
      <w:r w:rsidRPr="007662E5">
        <w:rPr>
          <w:rFonts w:asciiTheme="minorHAnsi" w:hAnsiTheme="minorHAnsi" w:cstheme="minorHAnsi"/>
          <w:i/>
          <w:noProof/>
        </w:rPr>
        <w:t xml:space="preserve">Physaria </w:t>
      </w:r>
      <w:r w:rsidRPr="007662E5">
        <w:rPr>
          <w:rFonts w:asciiTheme="minorHAnsi" w:hAnsiTheme="minorHAnsi" w:cstheme="minorHAnsi"/>
          <w:noProof/>
        </w:rPr>
        <w:t xml:space="preserve">(Brassicaceae)  endemic to the Ouachita Mountains of Arkansas, USA. </w:t>
      </w:r>
      <w:r w:rsidRPr="007662E5">
        <w:rPr>
          <w:rFonts w:asciiTheme="minorHAnsi" w:hAnsiTheme="minorHAnsi" w:cstheme="minorHAnsi"/>
          <w:i/>
          <w:noProof/>
        </w:rPr>
        <w:t>Systematic Botany</w:t>
      </w:r>
      <w:r w:rsidRPr="007662E5">
        <w:rPr>
          <w:rFonts w:asciiTheme="minorHAnsi" w:hAnsiTheme="minorHAnsi" w:cstheme="minorHAnsi"/>
          <w:noProof/>
        </w:rPr>
        <w:t xml:space="preserve">. </w:t>
      </w:r>
    </w:p>
    <w:p w14:paraId="72E6D59B"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Krosnick, S. E., Thacker, J. H., Mattingly, H. T., Call, G. P., Maynord, S. C., Adams, D. S., &amp; Wheeler, K. (2022). Ecological correlates of reproductive output in a Tennessee population of short's bladderpod, </w:t>
      </w:r>
      <w:r w:rsidRPr="007662E5">
        <w:rPr>
          <w:rFonts w:asciiTheme="minorHAnsi" w:hAnsiTheme="minorHAnsi" w:cstheme="minorHAnsi"/>
          <w:i/>
          <w:noProof/>
        </w:rPr>
        <w:t xml:space="preserve">Physaria globosa </w:t>
      </w:r>
      <w:r w:rsidRPr="007662E5">
        <w:rPr>
          <w:rFonts w:asciiTheme="minorHAnsi" w:hAnsiTheme="minorHAnsi" w:cstheme="minorHAnsi"/>
          <w:noProof/>
        </w:rPr>
        <w:t xml:space="preserve">(Brassicaceae). </w:t>
      </w:r>
      <w:r w:rsidRPr="007662E5">
        <w:rPr>
          <w:rFonts w:asciiTheme="minorHAnsi" w:hAnsiTheme="minorHAnsi" w:cstheme="minorHAnsi"/>
          <w:i/>
          <w:noProof/>
        </w:rPr>
        <w:t>Castanea, 87</w:t>
      </w:r>
      <w:r w:rsidRPr="007662E5">
        <w:rPr>
          <w:rFonts w:asciiTheme="minorHAnsi" w:hAnsiTheme="minorHAnsi" w:cstheme="minorHAnsi"/>
          <w:noProof/>
        </w:rPr>
        <w:t xml:space="preserve">, 20–38. </w:t>
      </w:r>
    </w:p>
    <w:p w14:paraId="1FFA4DF0"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Linan, A. G., Gereau, R. E., Sucher, R., Mashimba, F. H., Bassuner, B., Wyatt, A., &amp; Edwards, C. E. (2024). Capturing and managing genetic diversity in ex situ collections of threatened tropical trees: A case study in </w:t>
      </w:r>
      <w:r w:rsidRPr="007662E5">
        <w:rPr>
          <w:rFonts w:asciiTheme="minorHAnsi" w:hAnsiTheme="minorHAnsi" w:cstheme="minorHAnsi"/>
          <w:i/>
          <w:noProof/>
        </w:rPr>
        <w:t>Karomia gigas</w:t>
      </w:r>
      <w:r w:rsidRPr="007662E5">
        <w:rPr>
          <w:rFonts w:asciiTheme="minorHAnsi" w:hAnsiTheme="minorHAnsi" w:cstheme="minorHAnsi"/>
          <w:noProof/>
        </w:rPr>
        <w:t xml:space="preserve">. </w:t>
      </w:r>
      <w:r w:rsidRPr="007662E5">
        <w:rPr>
          <w:rFonts w:asciiTheme="minorHAnsi" w:hAnsiTheme="minorHAnsi" w:cstheme="minorHAnsi"/>
          <w:i/>
          <w:noProof/>
        </w:rPr>
        <w:t>Applications in Plant Sciences, 12</w:t>
      </w:r>
      <w:r w:rsidRPr="007662E5">
        <w:rPr>
          <w:rFonts w:asciiTheme="minorHAnsi" w:hAnsiTheme="minorHAnsi" w:cstheme="minorHAnsi"/>
          <w:noProof/>
        </w:rPr>
        <w:t>(3), e11589. doi:10.1002/aps3.11589</w:t>
      </w:r>
    </w:p>
    <w:p w14:paraId="7BD75C0D" w14:textId="1D96FAEB"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Long, Q., Albrecht, M., Call, G., &amp; Region, S. (2021). </w:t>
      </w:r>
      <w:r w:rsidRPr="007662E5">
        <w:rPr>
          <w:rFonts w:asciiTheme="minorHAnsi" w:hAnsiTheme="minorHAnsi" w:cstheme="minorHAnsi"/>
          <w:i/>
          <w:noProof/>
        </w:rPr>
        <w:t>Recovery implementation strategy for short’s bladderpod (Physaria globosa)</w:t>
      </w:r>
      <w:r w:rsidRPr="007662E5">
        <w:rPr>
          <w:rFonts w:asciiTheme="minorHAnsi" w:hAnsiTheme="minorHAnsi" w:cstheme="minorHAnsi"/>
          <w:noProof/>
        </w:rPr>
        <w:t xml:space="preserve">. Retrieved from </w:t>
      </w:r>
      <w:r w:rsidRPr="00B47215">
        <w:rPr>
          <w:rFonts w:asciiTheme="minorHAnsi" w:hAnsiTheme="minorHAnsi" w:cstheme="minorHAnsi"/>
          <w:noProof/>
        </w:rPr>
        <w:t>https://ecos.fws.gov/docs/recovery_plan/20210805_P.globosa_RIS.pdf</w:t>
      </w:r>
    </w:p>
    <w:p w14:paraId="6D7BD056" w14:textId="3104A17B"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MacDonald, Z. G., Dupuis, J. R., Glasier, J. R. N., Sissons, R., Moehrenschlager, A., Shaffer, H. B., &amp; Sperling, F. A. H. (2025). Whole-genome evaluation of genetic rescue: The case of a curiously isolated and endangered butterfly. </w:t>
      </w:r>
      <w:r w:rsidRPr="007662E5">
        <w:rPr>
          <w:rFonts w:asciiTheme="minorHAnsi" w:hAnsiTheme="minorHAnsi" w:cstheme="minorHAnsi"/>
          <w:i/>
          <w:noProof/>
        </w:rPr>
        <w:t>Molecular Ecology, 34</w:t>
      </w:r>
      <w:r w:rsidRPr="007662E5">
        <w:rPr>
          <w:rFonts w:asciiTheme="minorHAnsi" w:hAnsiTheme="minorHAnsi" w:cstheme="minorHAnsi"/>
          <w:noProof/>
        </w:rPr>
        <w:t>(4), e17657. doi:</w:t>
      </w:r>
      <w:r w:rsidRPr="00B47215">
        <w:rPr>
          <w:rFonts w:asciiTheme="minorHAnsi" w:hAnsiTheme="minorHAnsi" w:cstheme="minorHAnsi"/>
          <w:noProof/>
        </w:rPr>
        <w:t>https://doi.org/10.1111/mec.17657</w:t>
      </w:r>
    </w:p>
    <w:p w14:paraId="7C657A25"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Mashburn, B., Jhangeer-Khan, R., Bégué, A., Tatayah, V., Olsen, K. M., &amp; Edwards, C. E. (2023). Genetic assessment improves conservation efforts for the critically endangered oceanic island endemic </w:t>
      </w:r>
      <w:r w:rsidRPr="007662E5">
        <w:rPr>
          <w:rFonts w:asciiTheme="minorHAnsi" w:hAnsiTheme="minorHAnsi" w:cstheme="minorHAnsi"/>
          <w:i/>
          <w:noProof/>
        </w:rPr>
        <w:t>Hibiscus liliiflorus</w:t>
      </w:r>
      <w:r w:rsidRPr="007662E5">
        <w:rPr>
          <w:rFonts w:asciiTheme="minorHAnsi" w:hAnsiTheme="minorHAnsi" w:cstheme="minorHAnsi"/>
          <w:noProof/>
        </w:rPr>
        <w:t xml:space="preserve">. </w:t>
      </w:r>
      <w:r w:rsidRPr="007662E5">
        <w:rPr>
          <w:rFonts w:asciiTheme="minorHAnsi" w:hAnsiTheme="minorHAnsi" w:cstheme="minorHAnsi"/>
          <w:i/>
          <w:noProof/>
        </w:rPr>
        <w:t>Journal of Heredity, 114</w:t>
      </w:r>
      <w:r w:rsidRPr="007662E5">
        <w:rPr>
          <w:rFonts w:asciiTheme="minorHAnsi" w:hAnsiTheme="minorHAnsi" w:cstheme="minorHAnsi"/>
          <w:noProof/>
        </w:rPr>
        <w:t>(3), 259–270. doi:10.1093/jhered/esad021</w:t>
      </w:r>
    </w:p>
    <w:p w14:paraId="4F4DF9CC"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McNeish, R. E., &amp; McEwan, R. W. (2016). A review on the invasion ecology of Amur honeysuckle (</w:t>
      </w:r>
      <w:r w:rsidRPr="007662E5">
        <w:rPr>
          <w:rFonts w:asciiTheme="minorHAnsi" w:hAnsiTheme="minorHAnsi" w:cstheme="minorHAnsi"/>
          <w:i/>
          <w:noProof/>
        </w:rPr>
        <w:t>Lonicera maackii</w:t>
      </w:r>
      <w:r w:rsidRPr="007662E5">
        <w:rPr>
          <w:rFonts w:asciiTheme="minorHAnsi" w:hAnsiTheme="minorHAnsi" w:cstheme="minorHAnsi"/>
          <w:noProof/>
        </w:rPr>
        <w:t xml:space="preserve">, Caprifoliaceae) a case study of ecological impacts at multiple scales. </w:t>
      </w:r>
      <w:r w:rsidRPr="007662E5">
        <w:rPr>
          <w:rFonts w:asciiTheme="minorHAnsi" w:hAnsiTheme="minorHAnsi" w:cstheme="minorHAnsi"/>
          <w:i/>
          <w:noProof/>
        </w:rPr>
        <w:t>The Journal of the Torrey Botanical Society, 143</w:t>
      </w:r>
      <w:r w:rsidRPr="007662E5">
        <w:rPr>
          <w:rFonts w:asciiTheme="minorHAnsi" w:hAnsiTheme="minorHAnsi" w:cstheme="minorHAnsi"/>
          <w:noProof/>
        </w:rPr>
        <w:t xml:space="preserve">, 367–385. </w:t>
      </w:r>
    </w:p>
    <w:p w14:paraId="033D4126"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Meirmans, P. G., &amp; Van Tienderen, P. H. (2004). GENOTYPE and GENODIVE: two programs for the analysis of genetic diversity of asexual organisms. </w:t>
      </w:r>
      <w:r w:rsidRPr="007662E5">
        <w:rPr>
          <w:rFonts w:asciiTheme="minorHAnsi" w:hAnsiTheme="minorHAnsi" w:cstheme="minorHAnsi"/>
          <w:i/>
          <w:noProof/>
        </w:rPr>
        <w:t>Molecular Ecology Notes, 4</w:t>
      </w:r>
      <w:r w:rsidRPr="007662E5">
        <w:rPr>
          <w:rFonts w:asciiTheme="minorHAnsi" w:hAnsiTheme="minorHAnsi" w:cstheme="minorHAnsi"/>
          <w:noProof/>
        </w:rPr>
        <w:t xml:space="preserve">, 792–794. </w:t>
      </w:r>
    </w:p>
    <w:p w14:paraId="4BC751B6"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Olson, K. (2021). Cumberland river resource stewardship and protection: Managing the cumberland river and the land between the lakes landscapes. </w:t>
      </w:r>
      <w:r w:rsidRPr="007662E5">
        <w:rPr>
          <w:rFonts w:asciiTheme="minorHAnsi" w:hAnsiTheme="minorHAnsi" w:cstheme="minorHAnsi"/>
          <w:i/>
          <w:noProof/>
        </w:rPr>
        <w:t>Journal of Water Resource and Protection, 13</w:t>
      </w:r>
      <w:r w:rsidRPr="007662E5">
        <w:rPr>
          <w:rFonts w:asciiTheme="minorHAnsi" w:hAnsiTheme="minorHAnsi" w:cstheme="minorHAnsi"/>
          <w:noProof/>
        </w:rPr>
        <w:t xml:space="preserve">, 92–111. </w:t>
      </w:r>
    </w:p>
    <w:p w14:paraId="036DDBE3"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Paradis, E., Claude, J., &amp; Strimmer, K. (2004). APE: Analyses of Phylogenetics and Evolution in R language. </w:t>
      </w:r>
      <w:r w:rsidRPr="007662E5">
        <w:rPr>
          <w:rFonts w:asciiTheme="minorHAnsi" w:hAnsiTheme="minorHAnsi" w:cstheme="minorHAnsi"/>
          <w:i/>
          <w:noProof/>
        </w:rPr>
        <w:t>Bioinformatics, 20</w:t>
      </w:r>
      <w:r w:rsidRPr="007662E5">
        <w:rPr>
          <w:rFonts w:asciiTheme="minorHAnsi" w:hAnsiTheme="minorHAnsi" w:cstheme="minorHAnsi"/>
          <w:noProof/>
        </w:rPr>
        <w:t>(2), 289–290. doi:10.1093/bioinformatics/btg412</w:t>
      </w:r>
    </w:p>
    <w:p w14:paraId="39CD2ACF"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lastRenderedPageBreak/>
        <w:t xml:space="preserve">Peakall, R., &amp; Smouse, P. E. (2012). GenAlEx 6.5: genetic analysis in Excel. Population genetic software for teaching and research--an update. </w:t>
      </w:r>
      <w:r w:rsidRPr="007662E5">
        <w:rPr>
          <w:rFonts w:asciiTheme="minorHAnsi" w:hAnsiTheme="minorHAnsi" w:cstheme="minorHAnsi"/>
          <w:i/>
          <w:noProof/>
        </w:rPr>
        <w:t>Bioinformatics, 28</w:t>
      </w:r>
      <w:r w:rsidRPr="007662E5">
        <w:rPr>
          <w:rFonts w:asciiTheme="minorHAnsi" w:hAnsiTheme="minorHAnsi" w:cstheme="minorHAnsi"/>
          <w:noProof/>
        </w:rPr>
        <w:t>(19), 2537–2539. doi:10.1093/bioinformatics/bts460</w:t>
      </w:r>
    </w:p>
    <w:p w14:paraId="1B734747"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Pérez-Pereira, N., Caballero, A., &amp; García-Dorado, A. (2022). Reviewing the consequences of genetic purging on the success of rescue programs. </w:t>
      </w:r>
      <w:r w:rsidRPr="007662E5">
        <w:rPr>
          <w:rFonts w:asciiTheme="minorHAnsi" w:hAnsiTheme="minorHAnsi" w:cstheme="minorHAnsi"/>
          <w:i/>
          <w:noProof/>
        </w:rPr>
        <w:t>Conservation Genetics, 23</w:t>
      </w:r>
      <w:r w:rsidRPr="007662E5">
        <w:rPr>
          <w:rFonts w:asciiTheme="minorHAnsi" w:hAnsiTheme="minorHAnsi" w:cstheme="minorHAnsi"/>
          <w:noProof/>
        </w:rPr>
        <w:t>(1), 1–17. doi:10.1007/s10592-021-01405-7</w:t>
      </w:r>
    </w:p>
    <w:p w14:paraId="384B4EBE"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Powell, E. D. (2023). </w:t>
      </w:r>
      <w:r w:rsidRPr="007662E5">
        <w:rPr>
          <w:rFonts w:asciiTheme="minorHAnsi" w:hAnsiTheme="minorHAnsi" w:cstheme="minorHAnsi"/>
          <w:i/>
          <w:noProof/>
        </w:rPr>
        <w:t>Ecology and reproductive dynamics of Physaria globosa (Brassicaceae).</w:t>
      </w:r>
      <w:r w:rsidRPr="007662E5">
        <w:rPr>
          <w:rFonts w:asciiTheme="minorHAnsi" w:hAnsiTheme="minorHAnsi" w:cstheme="minorHAnsi"/>
          <w:noProof/>
        </w:rPr>
        <w:t xml:space="preserve"> (M.S.), Tennessee Technological University, United States -- Tennessee. ProQuest Dissertations &amp; Theses Global database. (30485652)</w:t>
      </w:r>
    </w:p>
    <w:p w14:paraId="3ED2F1C9"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Pritchard, J. K., Stephens, M., &amp; Donnelly, P. (2000). Inference of population structure using multilocus genotype data. </w:t>
      </w:r>
      <w:r w:rsidRPr="007662E5">
        <w:rPr>
          <w:rFonts w:asciiTheme="minorHAnsi" w:hAnsiTheme="minorHAnsi" w:cstheme="minorHAnsi"/>
          <w:i/>
          <w:noProof/>
        </w:rPr>
        <w:t>Genetics, 155</w:t>
      </w:r>
      <w:r w:rsidRPr="007662E5">
        <w:rPr>
          <w:rFonts w:asciiTheme="minorHAnsi" w:hAnsiTheme="minorHAnsi" w:cstheme="minorHAnsi"/>
          <w:noProof/>
        </w:rPr>
        <w:t>(2), 945–959. doi:10.1093/genetics/155.2.945</w:t>
      </w:r>
    </w:p>
    <w:p w14:paraId="3942D94D"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Rozen, S., &amp; Skaletsky, H. (1999). Primer3 on the WWW for general users and for biologist programmers. </w:t>
      </w:r>
      <w:r w:rsidRPr="007662E5">
        <w:rPr>
          <w:rFonts w:asciiTheme="minorHAnsi" w:hAnsiTheme="minorHAnsi" w:cstheme="minorHAnsi"/>
          <w:i/>
          <w:noProof/>
        </w:rPr>
        <w:t>Methods Molecular Biology, 132</w:t>
      </w:r>
      <w:r w:rsidRPr="007662E5">
        <w:rPr>
          <w:rFonts w:asciiTheme="minorHAnsi" w:hAnsiTheme="minorHAnsi" w:cstheme="minorHAnsi"/>
          <w:noProof/>
        </w:rPr>
        <w:t xml:space="preserve">, 365–386. </w:t>
      </w:r>
    </w:p>
    <w:p w14:paraId="649784FF"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Sexton, J. P., Strauss, S. Y., &amp; Rice, K. J. (2011). Gene flow increases fitness at the warm edge of a species’ range. </w:t>
      </w:r>
      <w:r w:rsidRPr="007662E5">
        <w:rPr>
          <w:rFonts w:asciiTheme="minorHAnsi" w:hAnsiTheme="minorHAnsi" w:cstheme="minorHAnsi"/>
          <w:i/>
          <w:noProof/>
        </w:rPr>
        <w:t>Proceedings of the National Academy of Sciences, 108</w:t>
      </w:r>
      <w:r w:rsidRPr="007662E5">
        <w:rPr>
          <w:rFonts w:asciiTheme="minorHAnsi" w:hAnsiTheme="minorHAnsi" w:cstheme="minorHAnsi"/>
          <w:noProof/>
        </w:rPr>
        <w:t>(28), 11704–11709. doi:10.1073/pnas.1100404108</w:t>
      </w:r>
    </w:p>
    <w:p w14:paraId="36E0CDAF"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Shaw, R. E., Farquharson, K. A., Bruford, M. W., Coates, D. J., Elliott, C. P., Mergeay, J., . . . Grueber, C. E. (2025). Global meta-analysis shows action is needed to halt genetic diversity loss. </w:t>
      </w:r>
      <w:r w:rsidRPr="007662E5">
        <w:rPr>
          <w:rFonts w:asciiTheme="minorHAnsi" w:hAnsiTheme="minorHAnsi" w:cstheme="minorHAnsi"/>
          <w:i/>
          <w:noProof/>
        </w:rPr>
        <w:t>Nature, 638</w:t>
      </w:r>
      <w:r w:rsidRPr="007662E5">
        <w:rPr>
          <w:rFonts w:asciiTheme="minorHAnsi" w:hAnsiTheme="minorHAnsi" w:cstheme="minorHAnsi"/>
          <w:noProof/>
        </w:rPr>
        <w:t>(8051), 704–710. doi:10.1038/s41586-024-08458-x</w:t>
      </w:r>
    </w:p>
    <w:p w14:paraId="796D8021"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Swift, J. F., Smith, S. A., Menges, E. S., Bassuner, B., &amp; Edwards, C. E. (2016). Analysis of mating system and genetic structure in the endangered, amphicarpic plant, Lewton's polygala (</w:t>
      </w:r>
      <w:r w:rsidRPr="007662E5">
        <w:rPr>
          <w:rFonts w:asciiTheme="minorHAnsi" w:hAnsiTheme="minorHAnsi" w:cstheme="minorHAnsi"/>
          <w:i/>
          <w:noProof/>
        </w:rPr>
        <w:t>Polygala lewtonii</w:t>
      </w:r>
      <w:r w:rsidRPr="007662E5">
        <w:rPr>
          <w:rFonts w:asciiTheme="minorHAnsi" w:hAnsiTheme="minorHAnsi" w:cstheme="minorHAnsi"/>
          <w:noProof/>
        </w:rPr>
        <w:t xml:space="preserve">). </w:t>
      </w:r>
      <w:r w:rsidRPr="007662E5">
        <w:rPr>
          <w:rFonts w:asciiTheme="minorHAnsi" w:hAnsiTheme="minorHAnsi" w:cstheme="minorHAnsi"/>
          <w:i/>
          <w:noProof/>
        </w:rPr>
        <w:t>Conservation Genetics</w:t>
      </w:r>
      <w:r w:rsidRPr="007662E5">
        <w:rPr>
          <w:rFonts w:asciiTheme="minorHAnsi" w:hAnsiTheme="minorHAnsi" w:cstheme="minorHAnsi"/>
          <w:noProof/>
        </w:rPr>
        <w:t xml:space="preserve">, 1–16. </w:t>
      </w:r>
    </w:p>
    <w:p w14:paraId="698B7F87" w14:textId="12CC51D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Van Rossum, F., Buisson, D., Le Péchon, T., Daco, L., Hermant, S., Dahlem, R., . . . Bardin, P. (2025). Taxonomic and genetic assessment of disjunct populations of the threatened plant </w:t>
      </w:r>
      <w:r w:rsidRPr="007662E5">
        <w:rPr>
          <w:rFonts w:asciiTheme="minorHAnsi" w:hAnsiTheme="minorHAnsi" w:cstheme="minorHAnsi"/>
          <w:i/>
          <w:noProof/>
        </w:rPr>
        <w:t>Arnica montana</w:t>
      </w:r>
      <w:r w:rsidRPr="007662E5">
        <w:rPr>
          <w:rFonts w:asciiTheme="minorHAnsi" w:hAnsiTheme="minorHAnsi" w:cstheme="minorHAnsi"/>
          <w:noProof/>
        </w:rPr>
        <w:t xml:space="preserve"> (Asteraceae) from central France. </w:t>
      </w:r>
      <w:r w:rsidRPr="007662E5">
        <w:rPr>
          <w:rFonts w:asciiTheme="minorHAnsi" w:hAnsiTheme="minorHAnsi" w:cstheme="minorHAnsi"/>
          <w:i/>
          <w:noProof/>
        </w:rPr>
        <w:t>Perspectives in Plant Ecology, Evolution and Systematics, 67</w:t>
      </w:r>
      <w:r w:rsidRPr="007662E5">
        <w:rPr>
          <w:rFonts w:asciiTheme="minorHAnsi" w:hAnsiTheme="minorHAnsi" w:cstheme="minorHAnsi"/>
          <w:noProof/>
        </w:rPr>
        <w:t>, 125873. doi:</w:t>
      </w:r>
      <w:r w:rsidRPr="00B47215">
        <w:rPr>
          <w:rFonts w:asciiTheme="minorHAnsi" w:hAnsiTheme="minorHAnsi" w:cstheme="minorHAnsi"/>
          <w:noProof/>
        </w:rPr>
        <w:t>https://doi.org/10.1016/j.ppees.2025.125873</w:t>
      </w:r>
    </w:p>
    <w:p w14:paraId="1E29FBA8" w14:textId="171B8B03"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Van Rossum, F., &amp; Le Pajolec, S. (2021). Mixing gene pools to prevent inbreeding issues in translocated populations of clonal species. </w:t>
      </w:r>
      <w:r w:rsidRPr="007662E5">
        <w:rPr>
          <w:rFonts w:asciiTheme="minorHAnsi" w:hAnsiTheme="minorHAnsi" w:cstheme="minorHAnsi"/>
          <w:i/>
          <w:noProof/>
        </w:rPr>
        <w:t>Molecular Ecology, 30</w:t>
      </w:r>
      <w:r w:rsidRPr="007662E5">
        <w:rPr>
          <w:rFonts w:asciiTheme="minorHAnsi" w:hAnsiTheme="minorHAnsi" w:cstheme="minorHAnsi"/>
          <w:noProof/>
        </w:rPr>
        <w:t>(12), 2756–2771. doi:</w:t>
      </w:r>
      <w:r w:rsidRPr="00B47215">
        <w:rPr>
          <w:rFonts w:asciiTheme="minorHAnsi" w:hAnsiTheme="minorHAnsi" w:cstheme="minorHAnsi"/>
          <w:noProof/>
        </w:rPr>
        <w:t>https://doi.org/10.1111/mec.15930</w:t>
      </w:r>
    </w:p>
    <w:p w14:paraId="54AC5489" w14:textId="492C4AC3"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lastRenderedPageBreak/>
        <w:t xml:space="preserve">Waters, C., Hurt, C., &amp; Krosnick, S. (2025). Looking to the past to inform the future: What eDNA from herbarium specimens can tell us about plant–animal interactions. </w:t>
      </w:r>
      <w:r w:rsidRPr="007662E5">
        <w:rPr>
          <w:rFonts w:asciiTheme="minorHAnsi" w:hAnsiTheme="minorHAnsi" w:cstheme="minorHAnsi"/>
          <w:i/>
          <w:noProof/>
        </w:rPr>
        <w:t>Applications in Plant Sciences, 13</w:t>
      </w:r>
      <w:r w:rsidRPr="007662E5">
        <w:rPr>
          <w:rFonts w:asciiTheme="minorHAnsi" w:hAnsiTheme="minorHAnsi" w:cstheme="minorHAnsi"/>
          <w:noProof/>
        </w:rPr>
        <w:t>(2), e11633. doi:</w:t>
      </w:r>
      <w:r w:rsidRPr="00B47215">
        <w:rPr>
          <w:rFonts w:asciiTheme="minorHAnsi" w:hAnsiTheme="minorHAnsi" w:cstheme="minorHAnsi"/>
          <w:noProof/>
        </w:rPr>
        <w:t>https://doi.org/10.1002/aps3.11633</w:t>
      </w:r>
    </w:p>
    <w:p w14:paraId="7EEACE5B"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Xu, C., McDowell, N. G., Fisher, R. A., Wei, L., Sevanto, S., Christoffersen, B. O., . . . Middleton, R. S. (2019). Increasing impacts of extreme droughts on vegetation productivity under climate change. </w:t>
      </w:r>
      <w:r w:rsidRPr="007662E5">
        <w:rPr>
          <w:rFonts w:asciiTheme="minorHAnsi" w:hAnsiTheme="minorHAnsi" w:cstheme="minorHAnsi"/>
          <w:i/>
          <w:noProof/>
        </w:rPr>
        <w:t>Nature Climate Change, 9</w:t>
      </w:r>
      <w:r w:rsidRPr="007662E5">
        <w:rPr>
          <w:rFonts w:asciiTheme="minorHAnsi" w:hAnsiTheme="minorHAnsi" w:cstheme="minorHAnsi"/>
          <w:noProof/>
        </w:rPr>
        <w:t>(12), 948–953. doi:10.1038/s41558-019-0630-6</w:t>
      </w:r>
    </w:p>
    <w:p w14:paraId="7612D1E0" w14:textId="6BAF5091"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Yu, G. (2025). scatterpie: Scatter Pie Plot. Retrieved from </w:t>
      </w:r>
      <w:r w:rsidRPr="00B47215">
        <w:rPr>
          <w:rFonts w:asciiTheme="minorHAnsi" w:hAnsiTheme="minorHAnsi" w:cstheme="minorHAnsi"/>
          <w:noProof/>
        </w:rPr>
        <w:t>https://github.com/yulab-smu/scatterpie</w:t>
      </w:r>
    </w:p>
    <w:p w14:paraId="0A94D81A" w14:textId="6C0832A9" w:rsidR="00061CDF" w:rsidRPr="0052304D" w:rsidRDefault="00061CDF" w:rsidP="007662E5">
      <w:pPr>
        <w:spacing w:after="240" w:line="276" w:lineRule="auto"/>
      </w:pPr>
    </w:p>
    <w:p w14:paraId="58445B47" w14:textId="77777777" w:rsidR="00C94B5F" w:rsidRPr="0052304D" w:rsidRDefault="00C94B5F" w:rsidP="000D2F97"/>
    <w:p w14:paraId="72B4556D" w14:textId="77777777" w:rsidR="00D01363" w:rsidRPr="0052304D" w:rsidRDefault="00D01363" w:rsidP="000D2F97"/>
    <w:p w14:paraId="3A89690E" w14:textId="77777777" w:rsidR="00672430" w:rsidRDefault="00672430" w:rsidP="000D2F97">
      <w:pPr>
        <w:rPr>
          <w:kern w:val="36"/>
          <w:sz w:val="36"/>
          <w:szCs w:val="48"/>
        </w:rPr>
      </w:pPr>
      <w:r>
        <w:br w:type="page"/>
      </w:r>
    </w:p>
    <w:p w14:paraId="4767A26F" w14:textId="3A71FAB1" w:rsidR="00672430" w:rsidRDefault="00672430" w:rsidP="000D2F97">
      <w:pPr>
        <w:pStyle w:val="Heading1"/>
      </w:pPr>
      <w:r>
        <w:lastRenderedPageBreak/>
        <w:t>State</w:t>
      </w:r>
      <w:r w:rsidR="00716502">
        <w:t>ments &amp; Declarations</w:t>
      </w:r>
    </w:p>
    <w:p w14:paraId="17F39575" w14:textId="0C960DE8" w:rsidR="00796FBB" w:rsidRDefault="00796FBB" w:rsidP="00A57152">
      <w:pPr>
        <w:pStyle w:val="Heading2"/>
      </w:pPr>
      <w:r>
        <w:t>Funding</w:t>
      </w:r>
    </w:p>
    <w:p w14:paraId="596A647E" w14:textId="40F62A70" w:rsidR="003C6718" w:rsidRPr="003C6718" w:rsidRDefault="003C6718" w:rsidP="003C6718">
      <w:r w:rsidRPr="0052304D">
        <w:t>Funding for this project was provided through a cooperative agreement (F19AC00621) with the US Fish and Wildlife Service.</w:t>
      </w:r>
    </w:p>
    <w:p w14:paraId="6566E681" w14:textId="2C18B6CD" w:rsidR="00796FBB" w:rsidRDefault="00796FBB" w:rsidP="00A57152">
      <w:pPr>
        <w:pStyle w:val="Heading2"/>
      </w:pPr>
      <w:r>
        <w:t>Competing Interests</w:t>
      </w:r>
    </w:p>
    <w:p w14:paraId="7A2B27F1" w14:textId="77777777" w:rsidR="000D2F97" w:rsidRPr="000D2F97" w:rsidRDefault="000D2F97" w:rsidP="000D2F97">
      <w:pPr>
        <w:rPr>
          <w:i/>
          <w:iCs/>
        </w:rPr>
      </w:pPr>
      <w:r w:rsidRPr="000D2F97">
        <w:t>The authors have no relevant financial or non-financial interests to disclose.</w:t>
      </w:r>
    </w:p>
    <w:p w14:paraId="09467830" w14:textId="5E1BE314" w:rsidR="00A57152" w:rsidRPr="00A57152" w:rsidRDefault="000D2F97" w:rsidP="00A57152">
      <w:pPr>
        <w:pStyle w:val="Heading2"/>
        <w:rPr>
          <w:rFonts w:ascii="Calibri" w:hAnsi="Calibri"/>
          <w:color w:val="0070C0"/>
          <w:kern w:val="36"/>
          <w:sz w:val="36"/>
          <w:szCs w:val="48"/>
        </w:rPr>
      </w:pPr>
      <w:r>
        <w:t>Author</w:t>
      </w:r>
      <w:r w:rsidR="00A57152">
        <w:t xml:space="preserve"> Contributions</w:t>
      </w:r>
    </w:p>
    <w:p w14:paraId="1E75540B" w14:textId="663C2736" w:rsidR="009B72BC" w:rsidRPr="005A7827" w:rsidRDefault="008E6DF0" w:rsidP="008E6DF0">
      <w:r w:rsidRPr="008E6DF0">
        <w:t>W.-H. K. analyzed the data, visualized the results, and wrote the manuscript. C. L. analyzed the data and wrote the manuscript. B. B. conducted molecular experiments. A. G. L. conducted fieldwork, collected samples, and revised the manuscript. T. R. L. conducted fieldwork, collected samples, and wrote the manuscript. M. A. A. conceived the project, conducted fieldwork, collected samples, and revised the manuscript. C. E. E. conceived the project, conducted fieldwork, collected samples, and wrote the manuscript. All authors read and approved the final manuscript.</w:t>
      </w:r>
    </w:p>
    <w:p w14:paraId="05B60EB8" w14:textId="77777777" w:rsidR="00665D7B" w:rsidRPr="0052304D" w:rsidRDefault="00665D7B" w:rsidP="00665D7B">
      <w:pPr>
        <w:pStyle w:val="Heading1"/>
      </w:pPr>
      <w:r w:rsidRPr="0052304D">
        <w:t>Data availability</w:t>
      </w:r>
    </w:p>
    <w:p w14:paraId="4E0EDB3D" w14:textId="4039BD90" w:rsidR="00665D7B" w:rsidRPr="004F0717" w:rsidRDefault="00DF77FB" w:rsidP="007D0C24">
      <w:r w:rsidRPr="004F0717">
        <w:t>The datasets generated and</w:t>
      </w:r>
      <w:r w:rsidR="007D0C24" w:rsidRPr="004F0717">
        <w:t xml:space="preserve"> </w:t>
      </w:r>
      <w:r w:rsidRPr="004F0717">
        <w:t>analyzed</w:t>
      </w:r>
      <w:r w:rsidRPr="004F0717">
        <w:t xml:space="preserve"> during the current study are available in the</w:t>
      </w:r>
      <w:r w:rsidR="007D0C24" w:rsidRPr="004F0717">
        <w:t xml:space="preserve"> </w:t>
      </w:r>
      <w:proofErr w:type="spellStart"/>
      <w:r w:rsidR="007D0C24" w:rsidRPr="004F0717">
        <w:t>Physaria_SSR</w:t>
      </w:r>
      <w:proofErr w:type="spellEnd"/>
      <w:r w:rsidR="007D0C24" w:rsidRPr="004F0717">
        <w:t xml:space="preserve"> repository, </w:t>
      </w:r>
      <w:r w:rsidR="007D0C24" w:rsidRPr="004F0717">
        <w:t>https://github.com/kuowenhsi/Physaria_SSR</w:t>
      </w:r>
      <w:r w:rsidR="007D0C24" w:rsidRPr="004F0717">
        <w:t>.</w:t>
      </w:r>
    </w:p>
    <w:p w14:paraId="3F0D9E9C" w14:textId="7074DB52" w:rsidR="00D01363" w:rsidRPr="0052304D" w:rsidRDefault="00D01363" w:rsidP="000D2F97">
      <w:pPr>
        <w:pStyle w:val="Heading1"/>
      </w:pPr>
      <w:r w:rsidRPr="0052304D">
        <w:t>Tables</w:t>
      </w:r>
    </w:p>
    <w:p w14:paraId="64ECB3B2" w14:textId="738D30C5" w:rsidR="00D01363" w:rsidRPr="00796FBB" w:rsidRDefault="00D01363" w:rsidP="000D2F97">
      <w:pPr>
        <w:pStyle w:val="Heading1"/>
        <w:sectPr w:rsidR="00D01363" w:rsidRPr="00796FBB" w:rsidSect="00735BBF">
          <w:headerReference w:type="even" r:id="rId12"/>
          <w:footerReference w:type="even" r:id="rId13"/>
          <w:footerReference w:type="default" r:id="rId14"/>
          <w:pgSz w:w="12240" w:h="15840"/>
          <w:pgMar w:top="1440" w:right="1440" w:bottom="1440" w:left="1440" w:header="720" w:footer="261" w:gutter="0"/>
          <w:lnNumType w:countBy="1" w:restart="continuous"/>
          <w:cols w:space="720"/>
          <w:docGrid w:linePitch="360"/>
        </w:sectPr>
      </w:pPr>
    </w:p>
    <w:p w14:paraId="67B68DA7" w14:textId="1CC2363A" w:rsidR="00C94B5F" w:rsidRPr="0052304D" w:rsidRDefault="00C94B5F" w:rsidP="000D2F97">
      <w:pPr>
        <w:pStyle w:val="Heading3"/>
        <w:rPr>
          <w:b/>
        </w:rPr>
      </w:pPr>
      <w:r w:rsidRPr="0052304D">
        <w:lastRenderedPageBreak/>
        <w:t xml:space="preserve">Table 1. </w:t>
      </w:r>
      <w:r w:rsidR="002645B6" w:rsidRPr="0052304D">
        <w:t xml:space="preserve">Information about the populations and samples of </w:t>
      </w:r>
      <w:r w:rsidR="002645B6" w:rsidRPr="0052304D">
        <w:rPr>
          <w:i/>
        </w:rPr>
        <w:t>Physaria globosa</w:t>
      </w:r>
      <w:r w:rsidR="002645B6" w:rsidRPr="0052304D">
        <w:t xml:space="preserve"> </w:t>
      </w:r>
      <w:r w:rsidRPr="0052304D">
        <w:t xml:space="preserve">included in the study, including voucher number, collection locality, </w:t>
      </w:r>
      <w:r w:rsidR="00194357" w:rsidRPr="0052304D">
        <w:t>ecoreg</w:t>
      </w:r>
      <w:r w:rsidR="00AD6614" w:rsidRPr="0052304D">
        <w:t>ion</w:t>
      </w:r>
      <w:r w:rsidRPr="0052304D">
        <w:t>, GPS coordinates, and number of samples collected per site.</w:t>
      </w:r>
      <w:r w:rsidRPr="0052304D">
        <w:rPr>
          <w:b/>
        </w:rPr>
        <w:t xml:space="preserve"> </w:t>
      </w:r>
    </w:p>
    <w:tbl>
      <w:tblPr>
        <w:tblpPr w:leftFromText="187" w:rightFromText="187" w:vertAnchor="text" w:horzAnchor="page" w:tblpX="1369" w:tblpY="1"/>
        <w:tblW w:w="0" w:type="auto"/>
        <w:tblBorders>
          <w:top w:val="single" w:sz="4" w:space="0" w:color="auto"/>
          <w:bottom w:val="single" w:sz="4" w:space="0" w:color="auto"/>
        </w:tblBorders>
        <w:tblLook w:val="04A0" w:firstRow="1" w:lastRow="0" w:firstColumn="1" w:lastColumn="0" w:noHBand="0" w:noVBand="1"/>
      </w:tblPr>
      <w:tblGrid>
        <w:gridCol w:w="983"/>
        <w:gridCol w:w="1831"/>
        <w:gridCol w:w="1453"/>
        <w:gridCol w:w="4193"/>
        <w:gridCol w:w="1800"/>
        <w:gridCol w:w="1156"/>
        <w:gridCol w:w="1094"/>
        <w:gridCol w:w="1080"/>
      </w:tblGrid>
      <w:tr w:rsidR="00095471" w:rsidRPr="00095471" w14:paraId="6B5B8D51" w14:textId="77777777" w:rsidTr="00744460">
        <w:trPr>
          <w:trHeight w:val="576"/>
        </w:trPr>
        <w:tc>
          <w:tcPr>
            <w:tcW w:w="0" w:type="auto"/>
            <w:tcBorders>
              <w:top w:val="single" w:sz="4" w:space="0" w:color="auto"/>
              <w:bottom w:val="single" w:sz="4" w:space="0" w:color="auto"/>
            </w:tcBorders>
            <w:vAlign w:val="center"/>
          </w:tcPr>
          <w:p w14:paraId="61651F46" w14:textId="3887E346" w:rsidR="00C94B5F" w:rsidRPr="0052304D" w:rsidRDefault="00636D58" w:rsidP="000D2F97">
            <w:pPr>
              <w:pStyle w:val="Style1"/>
            </w:pPr>
            <w:r w:rsidRPr="0052304D">
              <w:t>Population</w:t>
            </w:r>
          </w:p>
        </w:tc>
        <w:tc>
          <w:tcPr>
            <w:tcW w:w="1831" w:type="dxa"/>
            <w:tcBorders>
              <w:top w:val="single" w:sz="4" w:space="0" w:color="auto"/>
              <w:bottom w:val="single" w:sz="4" w:space="0" w:color="auto"/>
            </w:tcBorders>
            <w:vAlign w:val="center"/>
          </w:tcPr>
          <w:p w14:paraId="7F6DB7F0" w14:textId="18DA75FD" w:rsidR="00C94B5F" w:rsidRPr="0052304D" w:rsidRDefault="00C94B5F" w:rsidP="000D2F97">
            <w:pPr>
              <w:pStyle w:val="Style1"/>
            </w:pPr>
            <w:r w:rsidRPr="0052304D">
              <w:t>Collector</w:t>
            </w:r>
            <w:r w:rsidR="00791CA8" w:rsidRPr="0052304D">
              <w:t>¶</w:t>
            </w:r>
          </w:p>
        </w:tc>
        <w:tc>
          <w:tcPr>
            <w:tcW w:w="1453" w:type="dxa"/>
            <w:tcBorders>
              <w:top w:val="single" w:sz="4" w:space="0" w:color="auto"/>
              <w:bottom w:val="single" w:sz="4" w:space="0" w:color="auto"/>
            </w:tcBorders>
            <w:vAlign w:val="center"/>
          </w:tcPr>
          <w:p w14:paraId="2F366787" w14:textId="57468B8E" w:rsidR="00C94B5F" w:rsidRPr="0052304D" w:rsidRDefault="00C94B5F" w:rsidP="000D2F97">
            <w:pPr>
              <w:pStyle w:val="Style1"/>
            </w:pPr>
            <w:r w:rsidRPr="0052304D">
              <w:t>Species</w:t>
            </w:r>
          </w:p>
        </w:tc>
        <w:tc>
          <w:tcPr>
            <w:tcW w:w="4193" w:type="dxa"/>
            <w:tcBorders>
              <w:top w:val="single" w:sz="4" w:space="0" w:color="auto"/>
              <w:bottom w:val="single" w:sz="4" w:space="0" w:color="auto"/>
            </w:tcBorders>
            <w:vAlign w:val="center"/>
          </w:tcPr>
          <w:p w14:paraId="337A6316" w14:textId="77777777" w:rsidR="00E03687" w:rsidRPr="0052304D" w:rsidRDefault="00C94B5F" w:rsidP="000D2F97">
            <w:pPr>
              <w:pStyle w:val="Style1"/>
            </w:pPr>
            <w:r w:rsidRPr="0052304D">
              <w:t>State, County, Locality</w:t>
            </w:r>
          </w:p>
          <w:p w14:paraId="552E6AE7" w14:textId="7842BDDB" w:rsidR="00C94B5F" w:rsidRPr="0052304D" w:rsidRDefault="00AD6614" w:rsidP="000D2F97">
            <w:pPr>
              <w:pStyle w:val="Style1"/>
            </w:pPr>
            <w:r w:rsidRPr="0052304D">
              <w:t>(Element Occurrence number</w:t>
            </w:r>
            <w:r w:rsidR="00EF3DF1" w:rsidRPr="0052304D">
              <w:t>)</w:t>
            </w:r>
          </w:p>
        </w:tc>
        <w:tc>
          <w:tcPr>
            <w:tcW w:w="1800" w:type="dxa"/>
            <w:tcBorders>
              <w:top w:val="single" w:sz="4" w:space="0" w:color="auto"/>
              <w:bottom w:val="single" w:sz="4" w:space="0" w:color="auto"/>
            </w:tcBorders>
            <w:vAlign w:val="center"/>
          </w:tcPr>
          <w:p w14:paraId="70C7F6FB" w14:textId="6A89F53A" w:rsidR="00C94B5F" w:rsidRPr="0052304D" w:rsidRDefault="00194357" w:rsidP="000D2F97">
            <w:pPr>
              <w:pStyle w:val="Style1"/>
            </w:pPr>
            <w:r w:rsidRPr="0052304D">
              <w:t>Eco</w:t>
            </w:r>
            <w:r w:rsidR="00004C4D" w:rsidRPr="0052304D">
              <w:t>region</w:t>
            </w:r>
          </w:p>
        </w:tc>
        <w:tc>
          <w:tcPr>
            <w:tcW w:w="1156" w:type="dxa"/>
            <w:tcBorders>
              <w:top w:val="single" w:sz="4" w:space="0" w:color="auto"/>
              <w:bottom w:val="single" w:sz="4" w:space="0" w:color="auto"/>
            </w:tcBorders>
            <w:vAlign w:val="center"/>
          </w:tcPr>
          <w:p w14:paraId="425AFDEF" w14:textId="2DC78151" w:rsidR="00C94B5F" w:rsidRPr="0052304D" w:rsidRDefault="00C94B5F" w:rsidP="000D2F97">
            <w:pPr>
              <w:pStyle w:val="Style1"/>
            </w:pPr>
            <w:r w:rsidRPr="0052304D">
              <w:t>Lat</w:t>
            </w:r>
            <w:r w:rsidR="00BE408F" w:rsidRPr="0052304D">
              <w:t>itude</w:t>
            </w:r>
          </w:p>
        </w:tc>
        <w:tc>
          <w:tcPr>
            <w:tcW w:w="1094" w:type="dxa"/>
            <w:tcBorders>
              <w:top w:val="single" w:sz="4" w:space="0" w:color="auto"/>
              <w:bottom w:val="single" w:sz="4" w:space="0" w:color="auto"/>
            </w:tcBorders>
            <w:vAlign w:val="center"/>
          </w:tcPr>
          <w:p w14:paraId="37CC9251" w14:textId="252D1D1D" w:rsidR="00C94B5F" w:rsidRPr="0052304D" w:rsidRDefault="00C94B5F" w:rsidP="000D2F97">
            <w:pPr>
              <w:pStyle w:val="Style1"/>
            </w:pPr>
            <w:r w:rsidRPr="0052304D">
              <w:t>Long</w:t>
            </w:r>
            <w:r w:rsidR="00BE408F" w:rsidRPr="0052304D">
              <w:t>itude</w:t>
            </w:r>
          </w:p>
        </w:tc>
        <w:tc>
          <w:tcPr>
            <w:tcW w:w="1080" w:type="dxa"/>
            <w:tcBorders>
              <w:top w:val="single" w:sz="4" w:space="0" w:color="auto"/>
              <w:bottom w:val="single" w:sz="4" w:space="0" w:color="auto"/>
            </w:tcBorders>
            <w:vAlign w:val="center"/>
          </w:tcPr>
          <w:p w14:paraId="3E15F4C2" w14:textId="77777777" w:rsidR="00C94B5F" w:rsidRPr="0052304D" w:rsidRDefault="00C94B5F" w:rsidP="000D2F97">
            <w:pPr>
              <w:pStyle w:val="Style1"/>
            </w:pPr>
            <w:r w:rsidRPr="0052304D">
              <w:t>Number of samples</w:t>
            </w:r>
          </w:p>
        </w:tc>
      </w:tr>
      <w:tr w:rsidR="00095471" w:rsidRPr="00095471" w14:paraId="6C864B0E" w14:textId="77777777" w:rsidTr="00744460">
        <w:trPr>
          <w:trHeight w:val="576"/>
        </w:trPr>
        <w:tc>
          <w:tcPr>
            <w:tcW w:w="0" w:type="auto"/>
            <w:tcBorders>
              <w:top w:val="single" w:sz="4" w:space="0" w:color="auto"/>
            </w:tcBorders>
            <w:vAlign w:val="center"/>
          </w:tcPr>
          <w:p w14:paraId="32494A46" w14:textId="14C96D35" w:rsidR="00C94B5F" w:rsidRPr="0052304D" w:rsidRDefault="00636D58" w:rsidP="000D2F97">
            <w:pPr>
              <w:pStyle w:val="Style1"/>
            </w:pPr>
            <w:r w:rsidRPr="0052304D">
              <w:t>IN_01</w:t>
            </w:r>
          </w:p>
        </w:tc>
        <w:tc>
          <w:tcPr>
            <w:tcW w:w="1831" w:type="dxa"/>
            <w:tcBorders>
              <w:top w:val="single" w:sz="4" w:space="0" w:color="auto"/>
            </w:tcBorders>
            <w:vAlign w:val="center"/>
          </w:tcPr>
          <w:p w14:paraId="40B31DFF" w14:textId="7890A116" w:rsidR="00C94B5F" w:rsidRPr="0052304D" w:rsidRDefault="00C94B5F" w:rsidP="000D2F97">
            <w:pPr>
              <w:pStyle w:val="Style1"/>
              <w:rPr>
                <w:rFonts w:asciiTheme="minorHAnsi" w:hAnsiTheme="minorHAnsi" w:cstheme="minorHAnsi"/>
              </w:rPr>
            </w:pPr>
            <w:hyperlink r:id="rId15" w:history="1">
              <w:r w:rsidRPr="0052304D">
                <w:rPr>
                  <w:rStyle w:val="Hyperlink"/>
                  <w:rFonts w:asciiTheme="minorHAnsi" w:hAnsiTheme="minorHAnsi" w:cstheme="minorHAnsi"/>
                  <w:color w:val="000000" w:themeColor="text1"/>
                </w:rPr>
                <w:t>Edwards and Linan</w:t>
              </w:r>
              <w:r w:rsidR="00636D58" w:rsidRPr="0052304D">
                <w:rPr>
                  <w:rStyle w:val="Hyperlink"/>
                  <w:rFonts w:asciiTheme="minorHAnsi" w:hAnsiTheme="minorHAnsi" w:cstheme="minorHAnsi"/>
                  <w:color w:val="000000" w:themeColor="text1"/>
                </w:rPr>
                <w:t xml:space="preserve"> 346 (MO)</w:t>
              </w:r>
            </w:hyperlink>
          </w:p>
        </w:tc>
        <w:tc>
          <w:tcPr>
            <w:tcW w:w="1453" w:type="dxa"/>
            <w:tcBorders>
              <w:top w:val="single" w:sz="4" w:space="0" w:color="auto"/>
            </w:tcBorders>
            <w:vAlign w:val="center"/>
          </w:tcPr>
          <w:p w14:paraId="32928CD0" w14:textId="6FFFAB5A" w:rsidR="00C94B5F" w:rsidRPr="00345332" w:rsidRDefault="00C6583B" w:rsidP="000D2F97">
            <w:pPr>
              <w:pStyle w:val="Style1"/>
              <w:rPr>
                <w:i/>
                <w:iCs/>
              </w:rPr>
            </w:pPr>
            <w:r w:rsidRPr="00345332">
              <w:rPr>
                <w:i/>
                <w:iCs/>
              </w:rPr>
              <w:t xml:space="preserve">P. </w:t>
            </w:r>
            <w:r w:rsidR="00C94B5F" w:rsidRPr="00345332">
              <w:rPr>
                <w:i/>
                <w:iCs/>
              </w:rPr>
              <w:t xml:space="preserve"> globosa</w:t>
            </w:r>
          </w:p>
        </w:tc>
        <w:tc>
          <w:tcPr>
            <w:tcW w:w="4193" w:type="dxa"/>
            <w:tcBorders>
              <w:top w:val="single" w:sz="4" w:space="0" w:color="auto"/>
            </w:tcBorders>
            <w:vAlign w:val="center"/>
          </w:tcPr>
          <w:p w14:paraId="3B30E4D9" w14:textId="77777777" w:rsidR="00C94B5F" w:rsidRPr="0052304D" w:rsidRDefault="00C94B5F" w:rsidP="000D2F97">
            <w:pPr>
              <w:pStyle w:val="Style1"/>
            </w:pPr>
            <w:r w:rsidRPr="0052304D">
              <w:t>IN, Posey, Big Cypress Slough</w:t>
            </w:r>
          </w:p>
        </w:tc>
        <w:tc>
          <w:tcPr>
            <w:tcW w:w="1800" w:type="dxa"/>
            <w:tcBorders>
              <w:top w:val="single" w:sz="4" w:space="0" w:color="auto"/>
            </w:tcBorders>
            <w:vAlign w:val="center"/>
          </w:tcPr>
          <w:p w14:paraId="5DC83824" w14:textId="77777777" w:rsidR="00C94B5F" w:rsidRPr="0052304D" w:rsidRDefault="00C94B5F" w:rsidP="000D2F97">
            <w:pPr>
              <w:pStyle w:val="Style1"/>
            </w:pPr>
            <w:r w:rsidRPr="0052304D">
              <w:t>Shawnee Hills</w:t>
            </w:r>
          </w:p>
        </w:tc>
        <w:tc>
          <w:tcPr>
            <w:tcW w:w="1156" w:type="dxa"/>
            <w:tcBorders>
              <w:top w:val="single" w:sz="4" w:space="0" w:color="auto"/>
            </w:tcBorders>
            <w:vAlign w:val="center"/>
          </w:tcPr>
          <w:p w14:paraId="651E98B7" w14:textId="5B1CC6C6" w:rsidR="00C94B5F" w:rsidRPr="0052304D" w:rsidRDefault="00C94B5F" w:rsidP="000D2F97">
            <w:pPr>
              <w:pStyle w:val="Style1"/>
            </w:pPr>
            <w:r w:rsidRPr="0052304D">
              <w:t>37.82</w:t>
            </w:r>
          </w:p>
        </w:tc>
        <w:tc>
          <w:tcPr>
            <w:tcW w:w="1094" w:type="dxa"/>
            <w:tcBorders>
              <w:top w:val="single" w:sz="4" w:space="0" w:color="auto"/>
            </w:tcBorders>
            <w:vAlign w:val="center"/>
          </w:tcPr>
          <w:p w14:paraId="61D583F0" w14:textId="1F9A6958" w:rsidR="00C94B5F" w:rsidRPr="0052304D" w:rsidRDefault="00C94B5F" w:rsidP="000D2F97">
            <w:pPr>
              <w:pStyle w:val="Style1"/>
            </w:pPr>
            <w:r w:rsidRPr="0052304D">
              <w:t>-88.00</w:t>
            </w:r>
          </w:p>
        </w:tc>
        <w:tc>
          <w:tcPr>
            <w:tcW w:w="1080" w:type="dxa"/>
            <w:tcBorders>
              <w:top w:val="single" w:sz="4" w:space="0" w:color="auto"/>
            </w:tcBorders>
            <w:vAlign w:val="center"/>
          </w:tcPr>
          <w:p w14:paraId="573377C3" w14:textId="77777777" w:rsidR="00C94B5F" w:rsidRPr="0052304D" w:rsidRDefault="00C94B5F" w:rsidP="000D2F97">
            <w:pPr>
              <w:pStyle w:val="Style1"/>
            </w:pPr>
            <w:r w:rsidRPr="0052304D">
              <w:t>24</w:t>
            </w:r>
          </w:p>
        </w:tc>
      </w:tr>
      <w:tr w:rsidR="00095471" w:rsidRPr="00095471" w14:paraId="49B160AE" w14:textId="77777777" w:rsidTr="00744460">
        <w:trPr>
          <w:trHeight w:val="576"/>
        </w:trPr>
        <w:tc>
          <w:tcPr>
            <w:tcW w:w="0" w:type="auto"/>
            <w:vAlign w:val="center"/>
          </w:tcPr>
          <w:p w14:paraId="08AD1092" w14:textId="16D072BA" w:rsidR="00864BD1" w:rsidRPr="0052304D" w:rsidRDefault="00864BD1" w:rsidP="000D2F97">
            <w:pPr>
              <w:pStyle w:val="Style1"/>
            </w:pPr>
            <w:r w:rsidRPr="0052304D">
              <w:t>KY_01</w:t>
            </w:r>
          </w:p>
        </w:tc>
        <w:tc>
          <w:tcPr>
            <w:tcW w:w="1831" w:type="dxa"/>
            <w:vAlign w:val="center"/>
          </w:tcPr>
          <w:p w14:paraId="726169D5" w14:textId="4296450C" w:rsidR="00864BD1" w:rsidRPr="0052304D" w:rsidRDefault="00864BD1" w:rsidP="000D2F97">
            <w:pPr>
              <w:pStyle w:val="Style1"/>
              <w:rPr>
                <w:rFonts w:asciiTheme="minorHAnsi" w:hAnsiTheme="minorHAnsi" w:cstheme="minorHAnsi"/>
              </w:rPr>
            </w:pPr>
            <w:hyperlink r:id="rId16" w:history="1">
              <w:r w:rsidRPr="0052304D">
                <w:rPr>
                  <w:rStyle w:val="Hyperlink"/>
                  <w:rFonts w:asciiTheme="minorHAnsi" w:hAnsiTheme="minorHAnsi" w:cstheme="minorHAnsi"/>
                  <w:color w:val="000000" w:themeColor="text1"/>
                </w:rPr>
                <w:t>Edwards, Linan and Littlefield 349 (MO)</w:t>
              </w:r>
            </w:hyperlink>
            <w:r w:rsidRPr="0052304D">
              <w:rPr>
                <w:rFonts w:asciiTheme="minorHAnsi" w:hAnsiTheme="minorHAnsi" w:cstheme="minorHAnsi"/>
              </w:rPr>
              <w:t xml:space="preserve"> </w:t>
            </w:r>
          </w:p>
        </w:tc>
        <w:tc>
          <w:tcPr>
            <w:tcW w:w="1453" w:type="dxa"/>
            <w:vAlign w:val="center"/>
          </w:tcPr>
          <w:p w14:paraId="1E260472" w14:textId="5AD90260" w:rsidR="00864BD1" w:rsidRPr="00345332" w:rsidRDefault="00864BD1" w:rsidP="000D2F97">
            <w:pPr>
              <w:pStyle w:val="Style1"/>
              <w:rPr>
                <w:i/>
                <w:iCs/>
              </w:rPr>
            </w:pPr>
            <w:r w:rsidRPr="00345332">
              <w:rPr>
                <w:i/>
                <w:iCs/>
              </w:rPr>
              <w:t>P. globosa</w:t>
            </w:r>
          </w:p>
        </w:tc>
        <w:tc>
          <w:tcPr>
            <w:tcW w:w="4193" w:type="dxa"/>
            <w:vAlign w:val="center"/>
          </w:tcPr>
          <w:p w14:paraId="33854AD4" w14:textId="6A747B56" w:rsidR="00864BD1" w:rsidRPr="0052304D" w:rsidRDefault="00864BD1" w:rsidP="000D2F97">
            <w:pPr>
              <w:pStyle w:val="Style1"/>
            </w:pPr>
            <w:r w:rsidRPr="0052304D">
              <w:t>KY, Franklin</w:t>
            </w:r>
            <w:r w:rsidR="00916C63" w:rsidRPr="0052304D">
              <w:t>.</w:t>
            </w:r>
            <w:r w:rsidRPr="0052304D">
              <w:t xml:space="preserve"> Near intersection of Camp Pleasant Rd. and Gregory Woods Rd. (EO</w:t>
            </w:r>
            <w:r w:rsidR="00916C63" w:rsidRPr="0052304D">
              <w:t>-</w:t>
            </w:r>
            <w:r w:rsidRPr="0052304D">
              <w:t>23a)</w:t>
            </w:r>
          </w:p>
        </w:tc>
        <w:tc>
          <w:tcPr>
            <w:tcW w:w="1800" w:type="dxa"/>
            <w:vAlign w:val="center"/>
          </w:tcPr>
          <w:p w14:paraId="1B947073" w14:textId="0883D423" w:rsidR="00864BD1" w:rsidRPr="0052304D" w:rsidRDefault="00864BD1" w:rsidP="000D2F97">
            <w:pPr>
              <w:pStyle w:val="Style1"/>
            </w:pPr>
            <w:r w:rsidRPr="0052304D">
              <w:t>Bluegrass</w:t>
            </w:r>
          </w:p>
        </w:tc>
        <w:tc>
          <w:tcPr>
            <w:tcW w:w="1156" w:type="dxa"/>
            <w:vAlign w:val="center"/>
          </w:tcPr>
          <w:p w14:paraId="28AA9F8E" w14:textId="446E02C7" w:rsidR="00864BD1" w:rsidRPr="0052304D" w:rsidRDefault="00864BD1" w:rsidP="000D2F97">
            <w:pPr>
              <w:pStyle w:val="Style1"/>
            </w:pPr>
            <w:r w:rsidRPr="0052304D">
              <w:t>38.31</w:t>
            </w:r>
          </w:p>
        </w:tc>
        <w:tc>
          <w:tcPr>
            <w:tcW w:w="1094" w:type="dxa"/>
            <w:vAlign w:val="center"/>
          </w:tcPr>
          <w:p w14:paraId="34B7D1C5" w14:textId="4B6D71BF" w:rsidR="00864BD1" w:rsidRPr="0052304D" w:rsidRDefault="00864BD1" w:rsidP="000D2F97">
            <w:pPr>
              <w:pStyle w:val="Style1"/>
            </w:pPr>
            <w:r w:rsidRPr="0052304D">
              <w:t>-84.80</w:t>
            </w:r>
          </w:p>
        </w:tc>
        <w:tc>
          <w:tcPr>
            <w:tcW w:w="1080" w:type="dxa"/>
            <w:vAlign w:val="center"/>
          </w:tcPr>
          <w:p w14:paraId="0AF73B7A" w14:textId="40B183FA" w:rsidR="00864BD1" w:rsidRPr="0052304D" w:rsidRDefault="00864BD1" w:rsidP="000D2F97">
            <w:pPr>
              <w:pStyle w:val="Style1"/>
            </w:pPr>
            <w:r w:rsidRPr="0052304D">
              <w:t>24</w:t>
            </w:r>
          </w:p>
        </w:tc>
      </w:tr>
      <w:tr w:rsidR="00095471" w:rsidRPr="00095471" w14:paraId="568FB7DF" w14:textId="77777777" w:rsidTr="00744460">
        <w:trPr>
          <w:trHeight w:val="576"/>
        </w:trPr>
        <w:tc>
          <w:tcPr>
            <w:tcW w:w="0" w:type="auto"/>
            <w:vAlign w:val="center"/>
          </w:tcPr>
          <w:p w14:paraId="76FA4268" w14:textId="5F799154" w:rsidR="00864BD1" w:rsidRPr="0052304D" w:rsidRDefault="00864BD1" w:rsidP="000D2F97">
            <w:pPr>
              <w:pStyle w:val="Style1"/>
            </w:pPr>
            <w:r w:rsidRPr="0052304D">
              <w:t>KY_02</w:t>
            </w:r>
          </w:p>
        </w:tc>
        <w:tc>
          <w:tcPr>
            <w:tcW w:w="1831" w:type="dxa"/>
            <w:vAlign w:val="center"/>
          </w:tcPr>
          <w:p w14:paraId="79D28664" w14:textId="75D2E9CE" w:rsidR="00864BD1" w:rsidRPr="0052304D" w:rsidRDefault="00864BD1" w:rsidP="000D2F97">
            <w:pPr>
              <w:pStyle w:val="Style1"/>
              <w:rPr>
                <w:rFonts w:asciiTheme="minorHAnsi" w:hAnsiTheme="minorHAnsi" w:cstheme="minorHAnsi"/>
              </w:rPr>
            </w:pPr>
            <w:hyperlink r:id="rId17" w:history="1">
              <w:r w:rsidRPr="0052304D">
                <w:rPr>
                  <w:rStyle w:val="Hyperlink"/>
                  <w:rFonts w:asciiTheme="minorHAnsi" w:hAnsiTheme="minorHAnsi" w:cstheme="minorHAnsi"/>
                  <w:color w:val="000000" w:themeColor="text1"/>
                </w:rPr>
                <w:t>Edwards, Linan and Littlefield 347 (MO)</w:t>
              </w:r>
            </w:hyperlink>
          </w:p>
        </w:tc>
        <w:tc>
          <w:tcPr>
            <w:tcW w:w="1453" w:type="dxa"/>
            <w:vAlign w:val="center"/>
          </w:tcPr>
          <w:p w14:paraId="1C7A98DA" w14:textId="598738BA" w:rsidR="00864BD1" w:rsidRPr="00345332" w:rsidRDefault="00864BD1" w:rsidP="000D2F97">
            <w:pPr>
              <w:pStyle w:val="Style1"/>
              <w:rPr>
                <w:i/>
                <w:iCs/>
              </w:rPr>
            </w:pPr>
            <w:r w:rsidRPr="00345332">
              <w:rPr>
                <w:i/>
                <w:iCs/>
              </w:rPr>
              <w:t>P. globosa</w:t>
            </w:r>
          </w:p>
        </w:tc>
        <w:tc>
          <w:tcPr>
            <w:tcW w:w="4193" w:type="dxa"/>
            <w:vAlign w:val="center"/>
          </w:tcPr>
          <w:p w14:paraId="264693AD" w14:textId="7E3DA6C7" w:rsidR="00864BD1" w:rsidRPr="0052304D" w:rsidRDefault="00864BD1" w:rsidP="000D2F97">
            <w:pPr>
              <w:pStyle w:val="Style1"/>
            </w:pPr>
            <w:r w:rsidRPr="0052304D">
              <w:t>KY, Franklin, Cove Spring</w:t>
            </w:r>
            <w:r w:rsidR="00916C63" w:rsidRPr="0052304D">
              <w:t>.</w:t>
            </w:r>
            <w:r w:rsidRPr="0052304D">
              <w:t xml:space="preserve"> Area </w:t>
            </w:r>
            <w:r w:rsidR="00916C63" w:rsidRPr="0052304D">
              <w:t>n</w:t>
            </w:r>
            <w:r w:rsidRPr="0052304D">
              <w:t>orth of parking lot on 127, just north of its intersection with 421 (EO18)</w:t>
            </w:r>
          </w:p>
        </w:tc>
        <w:tc>
          <w:tcPr>
            <w:tcW w:w="1800" w:type="dxa"/>
            <w:vAlign w:val="center"/>
          </w:tcPr>
          <w:p w14:paraId="7C9C1B53" w14:textId="77777777" w:rsidR="00864BD1" w:rsidRPr="0052304D" w:rsidRDefault="00864BD1" w:rsidP="000D2F97">
            <w:pPr>
              <w:pStyle w:val="Style1"/>
            </w:pPr>
            <w:r w:rsidRPr="0052304D">
              <w:t>Bluegrass</w:t>
            </w:r>
          </w:p>
        </w:tc>
        <w:tc>
          <w:tcPr>
            <w:tcW w:w="1156" w:type="dxa"/>
            <w:vAlign w:val="center"/>
          </w:tcPr>
          <w:p w14:paraId="0BD14A4C" w14:textId="01C82871" w:rsidR="00864BD1" w:rsidRPr="0052304D" w:rsidRDefault="00864BD1" w:rsidP="000D2F97">
            <w:pPr>
              <w:pStyle w:val="Style1"/>
            </w:pPr>
            <w:r w:rsidRPr="0052304D">
              <w:t>38.22</w:t>
            </w:r>
          </w:p>
        </w:tc>
        <w:tc>
          <w:tcPr>
            <w:tcW w:w="1094" w:type="dxa"/>
            <w:vAlign w:val="center"/>
          </w:tcPr>
          <w:p w14:paraId="771C04EC" w14:textId="76C437DC" w:rsidR="00864BD1" w:rsidRPr="0052304D" w:rsidRDefault="00864BD1" w:rsidP="000D2F97">
            <w:pPr>
              <w:pStyle w:val="Style1"/>
            </w:pPr>
            <w:r w:rsidRPr="0052304D">
              <w:t>-84.85</w:t>
            </w:r>
          </w:p>
        </w:tc>
        <w:tc>
          <w:tcPr>
            <w:tcW w:w="1080" w:type="dxa"/>
            <w:vAlign w:val="center"/>
          </w:tcPr>
          <w:p w14:paraId="08F5BE3C" w14:textId="77777777" w:rsidR="00864BD1" w:rsidRPr="0052304D" w:rsidRDefault="00864BD1" w:rsidP="000D2F97">
            <w:pPr>
              <w:pStyle w:val="Style1"/>
            </w:pPr>
            <w:r w:rsidRPr="0052304D">
              <w:t>11</w:t>
            </w:r>
          </w:p>
        </w:tc>
      </w:tr>
      <w:tr w:rsidR="00095471" w:rsidRPr="00095471" w14:paraId="57156623" w14:textId="77777777" w:rsidTr="00744460">
        <w:trPr>
          <w:trHeight w:val="576"/>
        </w:trPr>
        <w:tc>
          <w:tcPr>
            <w:tcW w:w="0" w:type="auto"/>
            <w:vAlign w:val="center"/>
          </w:tcPr>
          <w:p w14:paraId="628DC911" w14:textId="6D34CC43" w:rsidR="00864BD1" w:rsidRPr="0052304D" w:rsidRDefault="00864BD1" w:rsidP="000D2F97">
            <w:pPr>
              <w:pStyle w:val="Style1"/>
            </w:pPr>
            <w:r w:rsidRPr="0052304D">
              <w:t>KY_03</w:t>
            </w:r>
          </w:p>
        </w:tc>
        <w:tc>
          <w:tcPr>
            <w:tcW w:w="1831" w:type="dxa"/>
            <w:vAlign w:val="center"/>
          </w:tcPr>
          <w:p w14:paraId="74676FF5" w14:textId="53C86397" w:rsidR="00864BD1" w:rsidRPr="0052304D" w:rsidRDefault="00864BD1" w:rsidP="000D2F97">
            <w:pPr>
              <w:pStyle w:val="Style1"/>
              <w:rPr>
                <w:rFonts w:asciiTheme="minorHAnsi" w:hAnsiTheme="minorHAnsi" w:cstheme="minorHAnsi"/>
              </w:rPr>
            </w:pPr>
            <w:hyperlink r:id="rId18" w:history="1">
              <w:r w:rsidRPr="0052304D">
                <w:rPr>
                  <w:rStyle w:val="Hyperlink"/>
                  <w:rFonts w:asciiTheme="minorHAnsi" w:hAnsiTheme="minorHAnsi" w:cstheme="minorHAnsi"/>
                  <w:color w:val="000000" w:themeColor="text1"/>
                </w:rPr>
                <w:t>Edwards, Linan and Littlefield 350 (MO)</w:t>
              </w:r>
            </w:hyperlink>
          </w:p>
        </w:tc>
        <w:tc>
          <w:tcPr>
            <w:tcW w:w="1453" w:type="dxa"/>
            <w:vAlign w:val="center"/>
          </w:tcPr>
          <w:p w14:paraId="3F3F0197" w14:textId="48B96EF0" w:rsidR="00864BD1" w:rsidRPr="00345332" w:rsidRDefault="00864BD1" w:rsidP="000D2F97">
            <w:pPr>
              <w:pStyle w:val="Style1"/>
              <w:rPr>
                <w:i/>
                <w:iCs/>
              </w:rPr>
            </w:pPr>
            <w:r w:rsidRPr="00345332">
              <w:rPr>
                <w:i/>
                <w:iCs/>
              </w:rPr>
              <w:t>P. globosa</w:t>
            </w:r>
          </w:p>
        </w:tc>
        <w:tc>
          <w:tcPr>
            <w:tcW w:w="4193" w:type="dxa"/>
            <w:vAlign w:val="center"/>
          </w:tcPr>
          <w:p w14:paraId="6F2CD3CC" w14:textId="1E34296A" w:rsidR="00864BD1" w:rsidRPr="0052304D" w:rsidRDefault="00864BD1" w:rsidP="000D2F97">
            <w:pPr>
              <w:pStyle w:val="Style1"/>
            </w:pPr>
            <w:r w:rsidRPr="0052304D">
              <w:t>KY, Franklin</w:t>
            </w:r>
            <w:r w:rsidR="00916C63" w:rsidRPr="0052304D">
              <w:t>.</w:t>
            </w:r>
            <w:r w:rsidRPr="0052304D">
              <w:t xml:space="preserve"> Bald Knob (EO</w:t>
            </w:r>
            <w:r w:rsidR="00916C63" w:rsidRPr="0052304D">
              <w:t>-</w:t>
            </w:r>
            <w:r w:rsidRPr="0052304D">
              <w:t>07)</w:t>
            </w:r>
          </w:p>
        </w:tc>
        <w:tc>
          <w:tcPr>
            <w:tcW w:w="1800" w:type="dxa"/>
            <w:vAlign w:val="center"/>
          </w:tcPr>
          <w:p w14:paraId="25C62010" w14:textId="4DE7BA58" w:rsidR="00864BD1" w:rsidRPr="0052304D" w:rsidRDefault="00864BD1" w:rsidP="000D2F97">
            <w:pPr>
              <w:pStyle w:val="Style1"/>
            </w:pPr>
            <w:r w:rsidRPr="0052304D">
              <w:t>Bluegrass</w:t>
            </w:r>
          </w:p>
        </w:tc>
        <w:tc>
          <w:tcPr>
            <w:tcW w:w="1156" w:type="dxa"/>
            <w:vAlign w:val="center"/>
          </w:tcPr>
          <w:p w14:paraId="3CC8CF78" w14:textId="4DE48DCC" w:rsidR="00864BD1" w:rsidRPr="0052304D" w:rsidRDefault="00864BD1" w:rsidP="000D2F97">
            <w:pPr>
              <w:pStyle w:val="Style1"/>
            </w:pPr>
            <w:r w:rsidRPr="0052304D">
              <w:t>38.20</w:t>
            </w:r>
          </w:p>
        </w:tc>
        <w:tc>
          <w:tcPr>
            <w:tcW w:w="1094" w:type="dxa"/>
            <w:vAlign w:val="center"/>
          </w:tcPr>
          <w:p w14:paraId="7ECBF745" w14:textId="54209E0E" w:rsidR="00864BD1" w:rsidRPr="0052304D" w:rsidRDefault="00864BD1" w:rsidP="000D2F97">
            <w:pPr>
              <w:pStyle w:val="Style1"/>
            </w:pPr>
            <w:r w:rsidRPr="0052304D">
              <w:t>-84.88</w:t>
            </w:r>
          </w:p>
        </w:tc>
        <w:tc>
          <w:tcPr>
            <w:tcW w:w="1080" w:type="dxa"/>
            <w:vAlign w:val="center"/>
          </w:tcPr>
          <w:p w14:paraId="71DA199C" w14:textId="025C5BDA" w:rsidR="00864BD1" w:rsidRPr="0052304D" w:rsidRDefault="00864BD1" w:rsidP="000D2F97">
            <w:pPr>
              <w:pStyle w:val="Style1"/>
            </w:pPr>
            <w:r w:rsidRPr="0052304D">
              <w:t>23</w:t>
            </w:r>
          </w:p>
        </w:tc>
      </w:tr>
      <w:tr w:rsidR="00095471" w:rsidRPr="00095471" w14:paraId="78450D02" w14:textId="77777777" w:rsidTr="00744460">
        <w:trPr>
          <w:trHeight w:val="576"/>
        </w:trPr>
        <w:tc>
          <w:tcPr>
            <w:tcW w:w="0" w:type="auto"/>
            <w:vAlign w:val="center"/>
          </w:tcPr>
          <w:p w14:paraId="6AFC3F47" w14:textId="5EB896A9" w:rsidR="00864BD1" w:rsidRPr="0052304D" w:rsidRDefault="00864BD1" w:rsidP="000D2F97">
            <w:pPr>
              <w:pStyle w:val="Style1"/>
            </w:pPr>
            <w:r w:rsidRPr="0052304D">
              <w:t>KY_04</w:t>
            </w:r>
          </w:p>
        </w:tc>
        <w:tc>
          <w:tcPr>
            <w:tcW w:w="1831" w:type="dxa"/>
            <w:vAlign w:val="center"/>
          </w:tcPr>
          <w:p w14:paraId="6A147C94" w14:textId="16DEFD9B" w:rsidR="00864BD1" w:rsidRPr="0052304D" w:rsidRDefault="00864BD1" w:rsidP="000D2F97">
            <w:pPr>
              <w:pStyle w:val="Style1"/>
              <w:rPr>
                <w:rFonts w:asciiTheme="minorHAnsi" w:hAnsiTheme="minorHAnsi" w:cstheme="minorHAnsi"/>
              </w:rPr>
            </w:pPr>
            <w:hyperlink r:id="rId19" w:history="1">
              <w:r w:rsidRPr="0052304D">
                <w:rPr>
                  <w:rStyle w:val="Hyperlink"/>
                  <w:rFonts w:asciiTheme="minorHAnsi" w:hAnsiTheme="minorHAnsi" w:cstheme="minorHAnsi"/>
                  <w:color w:val="000000" w:themeColor="text1"/>
                </w:rPr>
                <w:t>Edwards, Linan and Littlefield 351 (MO)</w:t>
              </w:r>
            </w:hyperlink>
          </w:p>
        </w:tc>
        <w:tc>
          <w:tcPr>
            <w:tcW w:w="1453" w:type="dxa"/>
            <w:vAlign w:val="center"/>
          </w:tcPr>
          <w:p w14:paraId="2EFC2849" w14:textId="32ACCA34" w:rsidR="00864BD1" w:rsidRPr="00345332" w:rsidRDefault="00864BD1" w:rsidP="000D2F97">
            <w:pPr>
              <w:pStyle w:val="Style1"/>
              <w:rPr>
                <w:i/>
                <w:iCs/>
              </w:rPr>
            </w:pPr>
            <w:r w:rsidRPr="00345332">
              <w:rPr>
                <w:i/>
                <w:iCs/>
              </w:rPr>
              <w:t>P. globosa</w:t>
            </w:r>
          </w:p>
        </w:tc>
        <w:tc>
          <w:tcPr>
            <w:tcW w:w="4193" w:type="dxa"/>
            <w:vAlign w:val="center"/>
          </w:tcPr>
          <w:p w14:paraId="1AA24F4A" w14:textId="6BBB5E35" w:rsidR="00864BD1" w:rsidRPr="0052304D" w:rsidRDefault="00864BD1" w:rsidP="000D2F97">
            <w:pPr>
              <w:pStyle w:val="Style1"/>
            </w:pPr>
            <w:r w:rsidRPr="0052304D">
              <w:t>KY, Franklin</w:t>
            </w:r>
            <w:r w:rsidR="00916C63" w:rsidRPr="0052304D">
              <w:t>.</w:t>
            </w:r>
            <w:r w:rsidRPr="0052304D">
              <w:t xml:space="preserve"> Ninevah Rd</w:t>
            </w:r>
            <w:r w:rsidR="00196CEA" w:rsidRPr="0052304D">
              <w:t>.</w:t>
            </w:r>
            <w:r w:rsidRPr="0052304D">
              <w:t xml:space="preserve"> (EO</w:t>
            </w:r>
            <w:r w:rsidR="00916C63" w:rsidRPr="0052304D">
              <w:t>-</w:t>
            </w:r>
            <w:r w:rsidRPr="0052304D">
              <w:t>04)</w:t>
            </w:r>
          </w:p>
        </w:tc>
        <w:tc>
          <w:tcPr>
            <w:tcW w:w="1800" w:type="dxa"/>
            <w:vAlign w:val="center"/>
          </w:tcPr>
          <w:p w14:paraId="5FC88A65" w14:textId="0F99CA77" w:rsidR="00864BD1" w:rsidRPr="0052304D" w:rsidRDefault="00864BD1" w:rsidP="000D2F97">
            <w:pPr>
              <w:pStyle w:val="Style1"/>
            </w:pPr>
            <w:r w:rsidRPr="0052304D">
              <w:t>Bluegrass</w:t>
            </w:r>
          </w:p>
        </w:tc>
        <w:tc>
          <w:tcPr>
            <w:tcW w:w="1156" w:type="dxa"/>
            <w:vAlign w:val="center"/>
          </w:tcPr>
          <w:p w14:paraId="2B722D98" w14:textId="19F901DD" w:rsidR="00864BD1" w:rsidRPr="0052304D" w:rsidRDefault="00864BD1" w:rsidP="000D2F97">
            <w:pPr>
              <w:pStyle w:val="Style1"/>
            </w:pPr>
            <w:r w:rsidRPr="0052304D">
              <w:t>38.11</w:t>
            </w:r>
          </w:p>
        </w:tc>
        <w:tc>
          <w:tcPr>
            <w:tcW w:w="1094" w:type="dxa"/>
            <w:vAlign w:val="center"/>
          </w:tcPr>
          <w:p w14:paraId="564BDF15" w14:textId="00C92B78" w:rsidR="00864BD1" w:rsidRPr="0052304D" w:rsidRDefault="00864BD1" w:rsidP="000D2F97">
            <w:pPr>
              <w:pStyle w:val="Style1"/>
            </w:pPr>
            <w:r w:rsidRPr="0052304D">
              <w:t>-84.87</w:t>
            </w:r>
          </w:p>
        </w:tc>
        <w:tc>
          <w:tcPr>
            <w:tcW w:w="1080" w:type="dxa"/>
            <w:vAlign w:val="center"/>
          </w:tcPr>
          <w:p w14:paraId="37BA11AE" w14:textId="40954634" w:rsidR="00864BD1" w:rsidRPr="0052304D" w:rsidRDefault="00864BD1" w:rsidP="000D2F97">
            <w:pPr>
              <w:pStyle w:val="Style1"/>
            </w:pPr>
            <w:r w:rsidRPr="0052304D">
              <w:t>24</w:t>
            </w:r>
          </w:p>
        </w:tc>
      </w:tr>
      <w:tr w:rsidR="00095471" w:rsidRPr="00095471" w14:paraId="1C0944E8" w14:textId="77777777" w:rsidTr="00744460">
        <w:trPr>
          <w:trHeight w:val="576"/>
        </w:trPr>
        <w:tc>
          <w:tcPr>
            <w:tcW w:w="0" w:type="auto"/>
            <w:vAlign w:val="center"/>
          </w:tcPr>
          <w:p w14:paraId="08C3A435" w14:textId="39B307CB" w:rsidR="00864BD1" w:rsidRPr="0052304D" w:rsidRDefault="00864BD1" w:rsidP="000D2F97">
            <w:pPr>
              <w:pStyle w:val="Style1"/>
            </w:pPr>
            <w:r w:rsidRPr="0052304D">
              <w:t>KY_05</w:t>
            </w:r>
          </w:p>
        </w:tc>
        <w:tc>
          <w:tcPr>
            <w:tcW w:w="1831" w:type="dxa"/>
            <w:vAlign w:val="center"/>
          </w:tcPr>
          <w:p w14:paraId="547F4D1C" w14:textId="4B199954" w:rsidR="00864BD1" w:rsidRPr="0052304D" w:rsidRDefault="00864BD1" w:rsidP="000D2F97">
            <w:pPr>
              <w:pStyle w:val="Style1"/>
              <w:rPr>
                <w:rFonts w:asciiTheme="minorHAnsi" w:hAnsiTheme="minorHAnsi" w:cstheme="minorHAnsi"/>
              </w:rPr>
            </w:pPr>
            <w:hyperlink r:id="rId20" w:history="1">
              <w:r w:rsidRPr="0052304D">
                <w:rPr>
                  <w:rStyle w:val="Hyperlink"/>
                  <w:rFonts w:asciiTheme="minorHAnsi" w:hAnsiTheme="minorHAnsi" w:cstheme="minorHAnsi"/>
                  <w:color w:val="000000" w:themeColor="text1"/>
                </w:rPr>
                <w:t>Edwards, Linan and Littlefield</w:t>
              </w:r>
              <w:r w:rsidR="00225264" w:rsidRPr="0052304D">
                <w:rPr>
                  <w:rStyle w:val="Hyperlink"/>
                  <w:rFonts w:asciiTheme="minorHAnsi" w:hAnsiTheme="minorHAnsi" w:cstheme="minorHAnsi"/>
                  <w:color w:val="000000" w:themeColor="text1"/>
                </w:rPr>
                <w:t xml:space="preserve"> 352</w:t>
              </w:r>
              <w:r w:rsidRPr="0052304D">
                <w:rPr>
                  <w:rStyle w:val="Hyperlink"/>
                  <w:rFonts w:asciiTheme="minorHAnsi" w:hAnsiTheme="minorHAnsi" w:cstheme="minorHAnsi"/>
                  <w:color w:val="000000" w:themeColor="text1"/>
                </w:rPr>
                <w:t xml:space="preserve"> (MO)</w:t>
              </w:r>
            </w:hyperlink>
          </w:p>
        </w:tc>
        <w:tc>
          <w:tcPr>
            <w:tcW w:w="1453" w:type="dxa"/>
            <w:vAlign w:val="center"/>
          </w:tcPr>
          <w:p w14:paraId="32BE0C6E" w14:textId="1656B8E1" w:rsidR="00864BD1" w:rsidRPr="00345332" w:rsidRDefault="00864BD1" w:rsidP="000D2F97">
            <w:pPr>
              <w:pStyle w:val="Style1"/>
              <w:rPr>
                <w:i/>
                <w:iCs/>
              </w:rPr>
            </w:pPr>
            <w:r w:rsidRPr="00345332">
              <w:rPr>
                <w:i/>
                <w:iCs/>
              </w:rPr>
              <w:t>P. globosa</w:t>
            </w:r>
          </w:p>
        </w:tc>
        <w:tc>
          <w:tcPr>
            <w:tcW w:w="4193" w:type="dxa"/>
            <w:vAlign w:val="center"/>
          </w:tcPr>
          <w:p w14:paraId="3FEFA8F5" w14:textId="18566873" w:rsidR="00864BD1" w:rsidRPr="0052304D" w:rsidRDefault="00864BD1" w:rsidP="000D2F97">
            <w:pPr>
              <w:pStyle w:val="Style1"/>
            </w:pPr>
            <w:r w:rsidRPr="0052304D">
              <w:t>KY, Woodford</w:t>
            </w:r>
            <w:r w:rsidR="00916C63" w:rsidRPr="0052304D">
              <w:t>.</w:t>
            </w:r>
            <w:r w:rsidRPr="0052304D">
              <w:t xml:space="preserve"> </w:t>
            </w:r>
            <w:r w:rsidR="00916C63" w:rsidRPr="0052304D">
              <w:t>O</w:t>
            </w:r>
            <w:r w:rsidRPr="0052304D">
              <w:t>ff Delaney Ferry Rd</w:t>
            </w:r>
            <w:r w:rsidR="00196CEA" w:rsidRPr="0052304D">
              <w:t>.</w:t>
            </w:r>
            <w:r w:rsidRPr="0052304D">
              <w:t xml:space="preserve"> (Murphy property, EO</w:t>
            </w:r>
            <w:r w:rsidR="00916C63" w:rsidRPr="0052304D">
              <w:t>-</w:t>
            </w:r>
            <w:r w:rsidRPr="0052304D">
              <w:t xml:space="preserve">28) </w:t>
            </w:r>
          </w:p>
        </w:tc>
        <w:tc>
          <w:tcPr>
            <w:tcW w:w="1800" w:type="dxa"/>
            <w:vAlign w:val="center"/>
          </w:tcPr>
          <w:p w14:paraId="6831A667" w14:textId="35D0F184" w:rsidR="00864BD1" w:rsidRPr="0052304D" w:rsidRDefault="00864BD1" w:rsidP="000D2F97">
            <w:pPr>
              <w:pStyle w:val="Style1"/>
            </w:pPr>
            <w:r w:rsidRPr="0052304D">
              <w:t>Bluegrass/ partially cultivated</w:t>
            </w:r>
          </w:p>
        </w:tc>
        <w:tc>
          <w:tcPr>
            <w:tcW w:w="1156" w:type="dxa"/>
            <w:vAlign w:val="center"/>
          </w:tcPr>
          <w:p w14:paraId="53C9B0BB" w14:textId="2BCE2F3E" w:rsidR="00864BD1" w:rsidRPr="0052304D" w:rsidRDefault="00864BD1" w:rsidP="000D2F97">
            <w:pPr>
              <w:pStyle w:val="Style1"/>
            </w:pPr>
            <w:r w:rsidRPr="0052304D">
              <w:t>37.97</w:t>
            </w:r>
          </w:p>
        </w:tc>
        <w:tc>
          <w:tcPr>
            <w:tcW w:w="1094" w:type="dxa"/>
            <w:vAlign w:val="center"/>
          </w:tcPr>
          <w:p w14:paraId="7B8DE4AD" w14:textId="1FF732A5" w:rsidR="00864BD1" w:rsidRPr="0052304D" w:rsidRDefault="00864BD1" w:rsidP="000D2F97">
            <w:pPr>
              <w:pStyle w:val="Style1"/>
            </w:pPr>
            <w:r w:rsidRPr="0052304D">
              <w:t>-84.69</w:t>
            </w:r>
          </w:p>
        </w:tc>
        <w:tc>
          <w:tcPr>
            <w:tcW w:w="1080" w:type="dxa"/>
            <w:vAlign w:val="center"/>
          </w:tcPr>
          <w:p w14:paraId="0D8AAC86" w14:textId="695EA49A" w:rsidR="00864BD1" w:rsidRPr="0052304D" w:rsidRDefault="00864BD1" w:rsidP="000D2F97">
            <w:pPr>
              <w:pStyle w:val="Style1"/>
            </w:pPr>
            <w:r w:rsidRPr="0052304D">
              <w:t>24</w:t>
            </w:r>
          </w:p>
        </w:tc>
      </w:tr>
      <w:tr w:rsidR="00095471" w:rsidRPr="00095471" w14:paraId="642E0436" w14:textId="77777777" w:rsidTr="00744460">
        <w:trPr>
          <w:trHeight w:val="576"/>
        </w:trPr>
        <w:tc>
          <w:tcPr>
            <w:tcW w:w="0" w:type="auto"/>
            <w:vAlign w:val="center"/>
          </w:tcPr>
          <w:p w14:paraId="11EF67CD" w14:textId="713034EA" w:rsidR="00864BD1" w:rsidRPr="0052304D" w:rsidRDefault="00864BD1" w:rsidP="000D2F97">
            <w:pPr>
              <w:pStyle w:val="Style1"/>
            </w:pPr>
            <w:r w:rsidRPr="0052304D">
              <w:t>KY_06</w:t>
            </w:r>
          </w:p>
        </w:tc>
        <w:tc>
          <w:tcPr>
            <w:tcW w:w="1831" w:type="dxa"/>
            <w:vAlign w:val="center"/>
          </w:tcPr>
          <w:p w14:paraId="286DD9DF" w14:textId="530AA6F9" w:rsidR="00864BD1" w:rsidRPr="0052304D" w:rsidRDefault="00864BD1" w:rsidP="000D2F97">
            <w:pPr>
              <w:pStyle w:val="Style1"/>
              <w:rPr>
                <w:rFonts w:asciiTheme="minorHAnsi" w:hAnsiTheme="minorHAnsi" w:cstheme="minorHAnsi"/>
              </w:rPr>
            </w:pPr>
            <w:hyperlink r:id="rId21" w:history="1">
              <w:r w:rsidRPr="0052304D">
                <w:rPr>
                  <w:rStyle w:val="Hyperlink"/>
                  <w:rFonts w:asciiTheme="minorHAnsi" w:hAnsiTheme="minorHAnsi" w:cstheme="minorHAnsi"/>
                  <w:color w:val="000000" w:themeColor="text1"/>
                </w:rPr>
                <w:t>Edwards, Linan and Littlefield</w:t>
              </w:r>
              <w:r w:rsidR="005759B7" w:rsidRPr="0052304D">
                <w:rPr>
                  <w:rStyle w:val="Hyperlink"/>
                  <w:rFonts w:asciiTheme="minorHAnsi" w:hAnsiTheme="minorHAnsi" w:cstheme="minorHAnsi"/>
                  <w:color w:val="000000" w:themeColor="text1"/>
                </w:rPr>
                <w:t xml:space="preserve"> 354</w:t>
              </w:r>
              <w:r w:rsidRPr="0052304D">
                <w:rPr>
                  <w:rStyle w:val="Hyperlink"/>
                  <w:rFonts w:asciiTheme="minorHAnsi" w:hAnsiTheme="minorHAnsi" w:cstheme="minorHAnsi"/>
                  <w:color w:val="000000" w:themeColor="text1"/>
                </w:rPr>
                <w:t xml:space="preserve"> (MO)</w:t>
              </w:r>
            </w:hyperlink>
          </w:p>
        </w:tc>
        <w:tc>
          <w:tcPr>
            <w:tcW w:w="1453" w:type="dxa"/>
            <w:vAlign w:val="center"/>
          </w:tcPr>
          <w:p w14:paraId="194C14E8" w14:textId="5E035929" w:rsidR="00864BD1" w:rsidRPr="00345332" w:rsidRDefault="00864BD1" w:rsidP="000D2F97">
            <w:pPr>
              <w:pStyle w:val="Style1"/>
              <w:rPr>
                <w:i/>
                <w:iCs/>
              </w:rPr>
            </w:pPr>
            <w:r w:rsidRPr="00345332">
              <w:rPr>
                <w:i/>
                <w:iCs/>
              </w:rPr>
              <w:t>P. globosa</w:t>
            </w:r>
          </w:p>
        </w:tc>
        <w:tc>
          <w:tcPr>
            <w:tcW w:w="4193" w:type="dxa"/>
            <w:vAlign w:val="center"/>
          </w:tcPr>
          <w:p w14:paraId="16CADA68" w14:textId="17BEA744" w:rsidR="00864BD1" w:rsidRPr="0052304D" w:rsidRDefault="00864BD1" w:rsidP="000D2F97">
            <w:pPr>
              <w:pStyle w:val="Style1"/>
            </w:pPr>
            <w:r w:rsidRPr="0052304D">
              <w:t>KY, Madison</w:t>
            </w:r>
            <w:r w:rsidR="00414218" w:rsidRPr="0052304D">
              <w:t>.</w:t>
            </w:r>
            <w:r w:rsidRPr="0052304D">
              <w:t xml:space="preserve"> </w:t>
            </w:r>
            <w:r w:rsidR="00C6128D" w:rsidRPr="0052304D">
              <w:t xml:space="preserve">Valley </w:t>
            </w:r>
            <w:r w:rsidR="00414218" w:rsidRPr="0052304D">
              <w:t>v</w:t>
            </w:r>
            <w:r w:rsidR="00C6128D" w:rsidRPr="0052304D">
              <w:t>iew on bluff over Tate Creek. In thick honeysuckle</w:t>
            </w:r>
            <w:r w:rsidR="006D3A5F" w:rsidRPr="0052304D">
              <w:t xml:space="preserve"> </w:t>
            </w:r>
            <w:r w:rsidRPr="0052304D">
              <w:t>(EO10a)</w:t>
            </w:r>
          </w:p>
        </w:tc>
        <w:tc>
          <w:tcPr>
            <w:tcW w:w="1800" w:type="dxa"/>
            <w:vAlign w:val="center"/>
          </w:tcPr>
          <w:p w14:paraId="7F297E40" w14:textId="75102E55" w:rsidR="00864BD1" w:rsidRPr="0052304D" w:rsidRDefault="00864BD1" w:rsidP="000D2F97">
            <w:pPr>
              <w:pStyle w:val="Style1"/>
            </w:pPr>
            <w:r w:rsidRPr="0052304D">
              <w:t>Bluegrass</w:t>
            </w:r>
          </w:p>
        </w:tc>
        <w:tc>
          <w:tcPr>
            <w:tcW w:w="1156" w:type="dxa"/>
            <w:vAlign w:val="center"/>
          </w:tcPr>
          <w:p w14:paraId="75DD5F79" w14:textId="08CE7A5A" w:rsidR="00864BD1" w:rsidRPr="0052304D" w:rsidRDefault="00864BD1" w:rsidP="000D2F97">
            <w:pPr>
              <w:pStyle w:val="Style1"/>
            </w:pPr>
            <w:r w:rsidRPr="0052304D">
              <w:t>37.84</w:t>
            </w:r>
          </w:p>
        </w:tc>
        <w:tc>
          <w:tcPr>
            <w:tcW w:w="1094" w:type="dxa"/>
            <w:vAlign w:val="center"/>
          </w:tcPr>
          <w:p w14:paraId="48A49952" w14:textId="743891C1" w:rsidR="00864BD1" w:rsidRPr="0052304D" w:rsidRDefault="00864BD1" w:rsidP="000D2F97">
            <w:pPr>
              <w:pStyle w:val="Style1"/>
            </w:pPr>
            <w:r w:rsidRPr="0052304D">
              <w:t>-84.42</w:t>
            </w:r>
          </w:p>
        </w:tc>
        <w:tc>
          <w:tcPr>
            <w:tcW w:w="1080" w:type="dxa"/>
            <w:vAlign w:val="center"/>
          </w:tcPr>
          <w:p w14:paraId="6D9ABC13" w14:textId="393C88C2" w:rsidR="00864BD1" w:rsidRPr="0052304D" w:rsidRDefault="00864BD1" w:rsidP="000D2F97">
            <w:pPr>
              <w:pStyle w:val="Style1"/>
            </w:pPr>
            <w:r w:rsidRPr="0052304D">
              <w:t>11</w:t>
            </w:r>
          </w:p>
        </w:tc>
      </w:tr>
      <w:tr w:rsidR="00095471" w:rsidRPr="00095471" w14:paraId="11C1F88E" w14:textId="77777777" w:rsidTr="00744460">
        <w:trPr>
          <w:trHeight w:val="576"/>
        </w:trPr>
        <w:tc>
          <w:tcPr>
            <w:tcW w:w="0" w:type="auto"/>
            <w:vAlign w:val="center"/>
          </w:tcPr>
          <w:p w14:paraId="0C110CE7" w14:textId="293D70AC" w:rsidR="00864BD1" w:rsidRPr="0052304D" w:rsidRDefault="0090080D" w:rsidP="000D2F97">
            <w:pPr>
              <w:pStyle w:val="Style1"/>
            </w:pPr>
            <w:r w:rsidRPr="0052304D">
              <w:t>TR_01</w:t>
            </w:r>
          </w:p>
        </w:tc>
        <w:tc>
          <w:tcPr>
            <w:tcW w:w="1831" w:type="dxa"/>
            <w:vAlign w:val="center"/>
          </w:tcPr>
          <w:p w14:paraId="0528A11C" w14:textId="44550D27" w:rsidR="00864BD1" w:rsidRPr="0052304D" w:rsidRDefault="00864BD1" w:rsidP="000D2F97">
            <w:pPr>
              <w:pStyle w:val="Style1"/>
              <w:rPr>
                <w:rFonts w:asciiTheme="minorHAnsi" w:hAnsiTheme="minorHAnsi" w:cstheme="minorHAnsi"/>
              </w:rPr>
            </w:pPr>
            <w:hyperlink r:id="rId22" w:history="1">
              <w:r w:rsidRPr="0052304D">
                <w:rPr>
                  <w:rStyle w:val="Hyperlink"/>
                  <w:rFonts w:asciiTheme="minorHAnsi" w:hAnsiTheme="minorHAnsi" w:cstheme="minorHAnsi"/>
                  <w:color w:val="000000" w:themeColor="text1"/>
                </w:rPr>
                <w:t>Edwards, Linan and Littlefield 348 (MO)</w:t>
              </w:r>
            </w:hyperlink>
          </w:p>
        </w:tc>
        <w:tc>
          <w:tcPr>
            <w:tcW w:w="1453" w:type="dxa"/>
            <w:vAlign w:val="center"/>
          </w:tcPr>
          <w:p w14:paraId="02B96294" w14:textId="5A78FC52" w:rsidR="00864BD1" w:rsidRPr="00345332" w:rsidRDefault="00864BD1" w:rsidP="000D2F97">
            <w:pPr>
              <w:pStyle w:val="Style1"/>
              <w:rPr>
                <w:i/>
                <w:iCs/>
              </w:rPr>
            </w:pPr>
            <w:r w:rsidRPr="00345332">
              <w:rPr>
                <w:i/>
                <w:iCs/>
              </w:rPr>
              <w:t>P.  globosa</w:t>
            </w:r>
          </w:p>
        </w:tc>
        <w:tc>
          <w:tcPr>
            <w:tcW w:w="4193" w:type="dxa"/>
            <w:vAlign w:val="center"/>
          </w:tcPr>
          <w:p w14:paraId="05E3C222" w14:textId="74D97D20" w:rsidR="009C6077" w:rsidRPr="0052304D" w:rsidRDefault="00864BD1" w:rsidP="000D2F97">
            <w:pPr>
              <w:pStyle w:val="Style1"/>
            </w:pPr>
            <w:r w:rsidRPr="0052304D">
              <w:t>KY, Franklin</w:t>
            </w:r>
            <w:r w:rsidR="00414218" w:rsidRPr="0052304D">
              <w:t>.</w:t>
            </w:r>
            <w:r w:rsidRPr="0052304D">
              <w:t xml:space="preserve"> Cove Spring (EO30)</w:t>
            </w:r>
            <w:r w:rsidR="00414218" w:rsidRPr="0052304D">
              <w:t>.</w:t>
            </w:r>
            <w:r w:rsidRPr="0052304D">
              <w:t xml:space="preserve"> </w:t>
            </w:r>
          </w:p>
          <w:p w14:paraId="1D076C1C" w14:textId="2E75AEFF" w:rsidR="00864BD1" w:rsidRPr="0052304D" w:rsidRDefault="009C6077" w:rsidP="000D2F97">
            <w:pPr>
              <w:pStyle w:val="Style1"/>
            </w:pPr>
            <w:r w:rsidRPr="0052304D">
              <w:t>S</w:t>
            </w:r>
            <w:r w:rsidR="00864BD1" w:rsidRPr="0052304D">
              <w:t>ource: KY</w:t>
            </w:r>
            <w:r w:rsidR="00011550" w:rsidRPr="0052304D">
              <w:t>_02 and KY_05</w:t>
            </w:r>
          </w:p>
        </w:tc>
        <w:tc>
          <w:tcPr>
            <w:tcW w:w="1800" w:type="dxa"/>
            <w:vAlign w:val="center"/>
          </w:tcPr>
          <w:p w14:paraId="40CB2552" w14:textId="35183F2A" w:rsidR="00864BD1" w:rsidRPr="0052304D" w:rsidRDefault="0099671E" w:rsidP="000D2F97">
            <w:pPr>
              <w:pStyle w:val="Style1"/>
            </w:pPr>
            <w:r w:rsidRPr="0052304D">
              <w:t>Translocation</w:t>
            </w:r>
            <w:r w:rsidR="00864BD1" w:rsidRPr="0052304D">
              <w:t xml:space="preserve"> </w:t>
            </w:r>
          </w:p>
        </w:tc>
        <w:tc>
          <w:tcPr>
            <w:tcW w:w="1156" w:type="dxa"/>
            <w:vAlign w:val="center"/>
          </w:tcPr>
          <w:p w14:paraId="4C639FA4" w14:textId="1E5AF818" w:rsidR="00864BD1" w:rsidRPr="0052304D" w:rsidRDefault="00864BD1" w:rsidP="000D2F97">
            <w:pPr>
              <w:pStyle w:val="Style1"/>
            </w:pPr>
            <w:r w:rsidRPr="0052304D">
              <w:t>38.22</w:t>
            </w:r>
          </w:p>
        </w:tc>
        <w:tc>
          <w:tcPr>
            <w:tcW w:w="1094" w:type="dxa"/>
            <w:vAlign w:val="center"/>
          </w:tcPr>
          <w:p w14:paraId="24F04327" w14:textId="22EC7C8C" w:rsidR="00864BD1" w:rsidRPr="0052304D" w:rsidRDefault="00864BD1" w:rsidP="000D2F97">
            <w:pPr>
              <w:pStyle w:val="Style1"/>
            </w:pPr>
            <w:r w:rsidRPr="0052304D">
              <w:t>-84.84</w:t>
            </w:r>
          </w:p>
        </w:tc>
        <w:tc>
          <w:tcPr>
            <w:tcW w:w="1080" w:type="dxa"/>
            <w:vAlign w:val="center"/>
          </w:tcPr>
          <w:p w14:paraId="304CEA36" w14:textId="6572D9CE" w:rsidR="00864BD1" w:rsidRPr="0052304D" w:rsidRDefault="00864BD1" w:rsidP="000D2F97">
            <w:pPr>
              <w:pStyle w:val="Style1"/>
            </w:pPr>
            <w:r w:rsidRPr="0052304D">
              <w:t>24</w:t>
            </w:r>
          </w:p>
        </w:tc>
      </w:tr>
      <w:tr w:rsidR="00095471" w:rsidRPr="00095471" w14:paraId="2388FD22" w14:textId="77777777" w:rsidTr="00744460">
        <w:trPr>
          <w:trHeight w:val="576"/>
        </w:trPr>
        <w:tc>
          <w:tcPr>
            <w:tcW w:w="0" w:type="auto"/>
            <w:vAlign w:val="center"/>
          </w:tcPr>
          <w:p w14:paraId="59691861" w14:textId="7E3C0F70" w:rsidR="00864BD1" w:rsidRPr="0052304D" w:rsidRDefault="0099671E" w:rsidP="000D2F97">
            <w:pPr>
              <w:pStyle w:val="Style1"/>
            </w:pPr>
            <w:r w:rsidRPr="0052304D">
              <w:t>TR</w:t>
            </w:r>
            <w:r w:rsidR="00864BD1" w:rsidRPr="0052304D">
              <w:t>_02</w:t>
            </w:r>
          </w:p>
        </w:tc>
        <w:tc>
          <w:tcPr>
            <w:tcW w:w="1831" w:type="dxa"/>
            <w:vAlign w:val="center"/>
          </w:tcPr>
          <w:p w14:paraId="2FD9354E" w14:textId="6D1748FE" w:rsidR="00864BD1" w:rsidRPr="0052304D" w:rsidRDefault="00864BD1" w:rsidP="000D2F97">
            <w:pPr>
              <w:pStyle w:val="Style1"/>
              <w:rPr>
                <w:rFonts w:asciiTheme="minorHAnsi" w:hAnsiTheme="minorHAnsi" w:cstheme="minorHAnsi"/>
              </w:rPr>
            </w:pPr>
            <w:hyperlink r:id="rId23" w:history="1">
              <w:r w:rsidRPr="0052304D">
                <w:rPr>
                  <w:rStyle w:val="Hyperlink"/>
                  <w:rFonts w:asciiTheme="minorHAnsi" w:hAnsiTheme="minorHAnsi" w:cstheme="minorHAnsi"/>
                  <w:color w:val="000000" w:themeColor="text1"/>
                </w:rPr>
                <w:t xml:space="preserve">Edwards, Linan and Littlefield </w:t>
              </w:r>
              <w:r w:rsidR="00B5649F" w:rsidRPr="0052304D">
                <w:rPr>
                  <w:rStyle w:val="Hyperlink"/>
                  <w:rFonts w:asciiTheme="minorHAnsi" w:hAnsiTheme="minorHAnsi" w:cstheme="minorHAnsi"/>
                  <w:color w:val="000000" w:themeColor="text1"/>
                </w:rPr>
                <w:t xml:space="preserve">353 </w:t>
              </w:r>
              <w:r w:rsidRPr="0052304D">
                <w:rPr>
                  <w:rStyle w:val="Hyperlink"/>
                  <w:rFonts w:asciiTheme="minorHAnsi" w:hAnsiTheme="minorHAnsi" w:cstheme="minorHAnsi"/>
                  <w:color w:val="000000" w:themeColor="text1"/>
                </w:rPr>
                <w:t>(MO)</w:t>
              </w:r>
            </w:hyperlink>
          </w:p>
        </w:tc>
        <w:tc>
          <w:tcPr>
            <w:tcW w:w="1453" w:type="dxa"/>
            <w:vAlign w:val="center"/>
          </w:tcPr>
          <w:p w14:paraId="3ADEB2AD" w14:textId="180D12E7" w:rsidR="00864BD1" w:rsidRPr="00345332" w:rsidRDefault="00864BD1" w:rsidP="000D2F97">
            <w:pPr>
              <w:pStyle w:val="Style1"/>
              <w:rPr>
                <w:i/>
                <w:iCs/>
              </w:rPr>
            </w:pPr>
            <w:r w:rsidRPr="00345332">
              <w:rPr>
                <w:i/>
                <w:iCs/>
              </w:rPr>
              <w:t>P.  globosa</w:t>
            </w:r>
          </w:p>
        </w:tc>
        <w:tc>
          <w:tcPr>
            <w:tcW w:w="4193" w:type="dxa"/>
            <w:vAlign w:val="center"/>
          </w:tcPr>
          <w:p w14:paraId="0C795950" w14:textId="3F0446B3" w:rsidR="00864BD1" w:rsidRPr="0052304D" w:rsidRDefault="00864BD1" w:rsidP="000D2F97">
            <w:pPr>
              <w:pStyle w:val="Style1"/>
            </w:pPr>
            <w:r w:rsidRPr="0052304D">
              <w:t>KY, Jessamine</w:t>
            </w:r>
            <w:r w:rsidR="009C6077" w:rsidRPr="0052304D">
              <w:t>.</w:t>
            </w:r>
            <w:r w:rsidR="00B5649F" w:rsidRPr="0052304D">
              <w:t xml:space="preserve"> Jessamine Creek Gorge Preserve, at the entrance to the parking area</w:t>
            </w:r>
          </w:p>
        </w:tc>
        <w:tc>
          <w:tcPr>
            <w:tcW w:w="1800" w:type="dxa"/>
            <w:vAlign w:val="center"/>
          </w:tcPr>
          <w:p w14:paraId="266409F6" w14:textId="61292C14" w:rsidR="00864BD1" w:rsidRPr="0052304D" w:rsidRDefault="0099671E" w:rsidP="000D2F97">
            <w:pPr>
              <w:pStyle w:val="Style1"/>
            </w:pPr>
            <w:r w:rsidRPr="0052304D">
              <w:t>Translocation</w:t>
            </w:r>
          </w:p>
        </w:tc>
        <w:tc>
          <w:tcPr>
            <w:tcW w:w="1156" w:type="dxa"/>
            <w:vAlign w:val="center"/>
          </w:tcPr>
          <w:p w14:paraId="66DEE92C" w14:textId="36E1C30B" w:rsidR="00864BD1" w:rsidRPr="0052304D" w:rsidRDefault="00864BD1" w:rsidP="000D2F97">
            <w:pPr>
              <w:pStyle w:val="Style1"/>
            </w:pPr>
            <w:r w:rsidRPr="0052304D">
              <w:t>37.83</w:t>
            </w:r>
          </w:p>
        </w:tc>
        <w:tc>
          <w:tcPr>
            <w:tcW w:w="1094" w:type="dxa"/>
            <w:vAlign w:val="center"/>
          </w:tcPr>
          <w:p w14:paraId="10A42FC7" w14:textId="0E04400F" w:rsidR="00864BD1" w:rsidRPr="0052304D" w:rsidRDefault="00864BD1" w:rsidP="000D2F97">
            <w:pPr>
              <w:pStyle w:val="Style1"/>
            </w:pPr>
            <w:r w:rsidRPr="0052304D">
              <w:t>-84.64</w:t>
            </w:r>
          </w:p>
        </w:tc>
        <w:tc>
          <w:tcPr>
            <w:tcW w:w="1080" w:type="dxa"/>
            <w:vAlign w:val="center"/>
          </w:tcPr>
          <w:p w14:paraId="05C9A343" w14:textId="541A48BA" w:rsidR="00864BD1" w:rsidRPr="0052304D" w:rsidRDefault="00864BD1" w:rsidP="000D2F97">
            <w:pPr>
              <w:pStyle w:val="Style1"/>
            </w:pPr>
            <w:r w:rsidRPr="0052304D">
              <w:t>24</w:t>
            </w:r>
          </w:p>
        </w:tc>
      </w:tr>
      <w:tr w:rsidR="00095471" w:rsidRPr="00095471" w14:paraId="3543B4D0" w14:textId="77777777" w:rsidTr="00744460">
        <w:trPr>
          <w:trHeight w:val="576"/>
        </w:trPr>
        <w:tc>
          <w:tcPr>
            <w:tcW w:w="0" w:type="auto"/>
            <w:vAlign w:val="center"/>
          </w:tcPr>
          <w:p w14:paraId="32936EFC" w14:textId="4E22F1A5" w:rsidR="00864BD1" w:rsidRPr="0052304D" w:rsidRDefault="00864BD1" w:rsidP="000D2F97">
            <w:pPr>
              <w:pStyle w:val="Style1"/>
            </w:pPr>
            <w:r w:rsidRPr="0052304D">
              <w:t>TNE_01</w:t>
            </w:r>
          </w:p>
        </w:tc>
        <w:tc>
          <w:tcPr>
            <w:tcW w:w="1831" w:type="dxa"/>
            <w:vAlign w:val="center"/>
          </w:tcPr>
          <w:p w14:paraId="5D157E8E" w14:textId="70726571" w:rsidR="00864BD1" w:rsidRPr="0052304D" w:rsidRDefault="00864BD1" w:rsidP="000D2F97">
            <w:pPr>
              <w:pStyle w:val="Style1"/>
              <w:rPr>
                <w:rFonts w:asciiTheme="minorHAnsi" w:hAnsiTheme="minorHAnsi" w:cstheme="minorHAnsi"/>
              </w:rPr>
            </w:pPr>
            <w:hyperlink r:id="rId24" w:history="1">
              <w:r w:rsidRPr="0052304D">
                <w:rPr>
                  <w:rStyle w:val="Hyperlink"/>
                  <w:rFonts w:asciiTheme="minorHAnsi" w:hAnsiTheme="minorHAnsi" w:cstheme="minorHAnsi"/>
                  <w:color w:val="000000" w:themeColor="text1"/>
                </w:rPr>
                <w:t xml:space="preserve">Edwards, Albrecht, and Elam </w:t>
              </w:r>
              <w:r w:rsidR="008F2782" w:rsidRPr="0052304D">
                <w:rPr>
                  <w:rStyle w:val="Hyperlink"/>
                  <w:rFonts w:asciiTheme="minorHAnsi" w:hAnsiTheme="minorHAnsi" w:cstheme="minorHAnsi"/>
                  <w:color w:val="000000" w:themeColor="text1"/>
                </w:rPr>
                <w:t xml:space="preserve">357 </w:t>
              </w:r>
              <w:r w:rsidRPr="0052304D">
                <w:rPr>
                  <w:rStyle w:val="Hyperlink"/>
                  <w:rFonts w:asciiTheme="minorHAnsi" w:hAnsiTheme="minorHAnsi" w:cstheme="minorHAnsi"/>
                  <w:color w:val="000000" w:themeColor="text1"/>
                </w:rPr>
                <w:t>(MO)</w:t>
              </w:r>
            </w:hyperlink>
          </w:p>
        </w:tc>
        <w:tc>
          <w:tcPr>
            <w:tcW w:w="1453" w:type="dxa"/>
            <w:vAlign w:val="center"/>
          </w:tcPr>
          <w:p w14:paraId="1CA4F297" w14:textId="003607E0" w:rsidR="00864BD1" w:rsidRPr="00345332" w:rsidRDefault="00864BD1" w:rsidP="000D2F97">
            <w:pPr>
              <w:pStyle w:val="Style1"/>
              <w:rPr>
                <w:i/>
                <w:iCs/>
              </w:rPr>
            </w:pPr>
            <w:r w:rsidRPr="00345332">
              <w:rPr>
                <w:i/>
                <w:iCs/>
              </w:rPr>
              <w:t>P. globosa</w:t>
            </w:r>
          </w:p>
        </w:tc>
        <w:tc>
          <w:tcPr>
            <w:tcW w:w="4193" w:type="dxa"/>
            <w:vAlign w:val="center"/>
          </w:tcPr>
          <w:p w14:paraId="7EFB5EFF" w14:textId="11E857FE" w:rsidR="00864BD1" w:rsidRPr="0052304D" w:rsidRDefault="00864BD1" w:rsidP="000D2F97">
            <w:pPr>
              <w:pStyle w:val="Style1"/>
            </w:pPr>
            <w:r w:rsidRPr="0052304D">
              <w:t xml:space="preserve">TN, </w:t>
            </w:r>
            <w:r w:rsidR="00A91193" w:rsidRPr="0052304D">
              <w:t>Trousdale</w:t>
            </w:r>
            <w:r w:rsidR="009C6077" w:rsidRPr="0052304D">
              <w:t>.</w:t>
            </w:r>
            <w:r w:rsidRPr="0052304D">
              <w:t xml:space="preserve"> East of Hartsville Boat Ramp</w:t>
            </w:r>
            <w:r w:rsidR="006D3A5F" w:rsidRPr="0052304D">
              <w:t xml:space="preserve"> </w:t>
            </w:r>
            <w:r w:rsidRPr="0052304D">
              <w:t>(EO03)</w:t>
            </w:r>
          </w:p>
        </w:tc>
        <w:tc>
          <w:tcPr>
            <w:tcW w:w="1800" w:type="dxa"/>
            <w:vAlign w:val="center"/>
          </w:tcPr>
          <w:p w14:paraId="0C785C2B" w14:textId="1F5D135D" w:rsidR="00864BD1" w:rsidRPr="0052304D" w:rsidRDefault="00864BD1" w:rsidP="000D2F97">
            <w:pPr>
              <w:pStyle w:val="Style1"/>
            </w:pPr>
            <w:r w:rsidRPr="0052304D">
              <w:t>Nashville Basin</w:t>
            </w:r>
          </w:p>
        </w:tc>
        <w:tc>
          <w:tcPr>
            <w:tcW w:w="1156" w:type="dxa"/>
            <w:vAlign w:val="center"/>
          </w:tcPr>
          <w:p w14:paraId="00749718" w14:textId="19846904" w:rsidR="00864BD1" w:rsidRPr="0052304D" w:rsidRDefault="00864BD1" w:rsidP="000D2F97">
            <w:pPr>
              <w:pStyle w:val="Style1"/>
            </w:pPr>
            <w:r w:rsidRPr="0052304D">
              <w:t>36.3</w:t>
            </w:r>
            <w:r w:rsidR="00A061EC" w:rsidRPr="0052304D">
              <w:t>8</w:t>
            </w:r>
          </w:p>
        </w:tc>
        <w:tc>
          <w:tcPr>
            <w:tcW w:w="1094" w:type="dxa"/>
            <w:vAlign w:val="center"/>
          </w:tcPr>
          <w:p w14:paraId="13D53369" w14:textId="07BD8BB5" w:rsidR="00864BD1" w:rsidRPr="0052304D" w:rsidRDefault="00864BD1" w:rsidP="000D2F97">
            <w:pPr>
              <w:pStyle w:val="Style1"/>
            </w:pPr>
            <w:r w:rsidRPr="0052304D">
              <w:t>-86.17</w:t>
            </w:r>
          </w:p>
        </w:tc>
        <w:tc>
          <w:tcPr>
            <w:tcW w:w="1080" w:type="dxa"/>
            <w:vAlign w:val="center"/>
          </w:tcPr>
          <w:p w14:paraId="752205C1" w14:textId="0A0F69B9" w:rsidR="00864BD1" w:rsidRPr="0052304D" w:rsidRDefault="00864BD1" w:rsidP="000D2F97">
            <w:pPr>
              <w:pStyle w:val="Style1"/>
            </w:pPr>
            <w:r w:rsidRPr="0052304D">
              <w:t>24</w:t>
            </w:r>
          </w:p>
        </w:tc>
      </w:tr>
      <w:tr w:rsidR="00095471" w:rsidRPr="00095471" w14:paraId="60615D4E" w14:textId="77777777" w:rsidTr="00744460">
        <w:trPr>
          <w:trHeight w:val="576"/>
        </w:trPr>
        <w:tc>
          <w:tcPr>
            <w:tcW w:w="0" w:type="auto"/>
            <w:vAlign w:val="center"/>
          </w:tcPr>
          <w:p w14:paraId="017C5CD1" w14:textId="08C92C24" w:rsidR="00864BD1" w:rsidRPr="0052304D" w:rsidRDefault="00864BD1" w:rsidP="000D2F97">
            <w:pPr>
              <w:pStyle w:val="Style1"/>
            </w:pPr>
            <w:r w:rsidRPr="0052304D">
              <w:t>TNE_02</w:t>
            </w:r>
          </w:p>
        </w:tc>
        <w:tc>
          <w:tcPr>
            <w:tcW w:w="1831" w:type="dxa"/>
            <w:vAlign w:val="center"/>
          </w:tcPr>
          <w:p w14:paraId="1B017BD2" w14:textId="67FD45FC" w:rsidR="00864BD1" w:rsidRPr="0052304D" w:rsidRDefault="00864BD1" w:rsidP="000D2F97">
            <w:pPr>
              <w:pStyle w:val="Style1"/>
              <w:rPr>
                <w:rFonts w:asciiTheme="minorHAnsi" w:hAnsiTheme="minorHAnsi" w:cstheme="minorHAnsi"/>
              </w:rPr>
            </w:pPr>
            <w:hyperlink r:id="rId25" w:history="1">
              <w:r w:rsidRPr="0052304D">
                <w:rPr>
                  <w:rStyle w:val="Hyperlink"/>
                  <w:rFonts w:asciiTheme="minorHAnsi" w:hAnsiTheme="minorHAnsi" w:cstheme="minorHAnsi"/>
                  <w:color w:val="000000" w:themeColor="text1"/>
                </w:rPr>
                <w:t>Edwards, Albrecht, and Elam</w:t>
              </w:r>
              <w:r w:rsidR="0085612F" w:rsidRPr="0052304D">
                <w:rPr>
                  <w:rStyle w:val="Hyperlink"/>
                  <w:rFonts w:asciiTheme="minorHAnsi" w:hAnsiTheme="minorHAnsi" w:cstheme="minorHAnsi"/>
                  <w:color w:val="000000" w:themeColor="text1"/>
                </w:rPr>
                <w:t xml:space="preserve"> 356 (MO)</w:t>
              </w:r>
            </w:hyperlink>
          </w:p>
        </w:tc>
        <w:tc>
          <w:tcPr>
            <w:tcW w:w="1453" w:type="dxa"/>
            <w:vAlign w:val="center"/>
          </w:tcPr>
          <w:p w14:paraId="22F7DC1E" w14:textId="62801D0E" w:rsidR="00864BD1" w:rsidRPr="00345332" w:rsidRDefault="00864BD1" w:rsidP="000D2F97">
            <w:pPr>
              <w:pStyle w:val="Style1"/>
              <w:rPr>
                <w:i/>
                <w:iCs/>
              </w:rPr>
            </w:pPr>
            <w:r w:rsidRPr="00345332">
              <w:rPr>
                <w:i/>
                <w:iCs/>
              </w:rPr>
              <w:t>P. globosa</w:t>
            </w:r>
          </w:p>
        </w:tc>
        <w:tc>
          <w:tcPr>
            <w:tcW w:w="4193" w:type="dxa"/>
            <w:vAlign w:val="center"/>
          </w:tcPr>
          <w:p w14:paraId="19C42C0D" w14:textId="1BE00122" w:rsidR="00864BD1" w:rsidRPr="0052304D" w:rsidRDefault="00864BD1" w:rsidP="000D2F97">
            <w:pPr>
              <w:pStyle w:val="Style1"/>
            </w:pPr>
            <w:r w:rsidRPr="0052304D">
              <w:t>TN, Smith</w:t>
            </w:r>
            <w:r w:rsidR="003A1ED7" w:rsidRPr="0052304D">
              <w:t>.</w:t>
            </w:r>
            <w:r w:rsidRPr="0052304D">
              <w:t xml:space="preserve"> North of Cordell Hull Dam, </w:t>
            </w:r>
            <w:r w:rsidR="003A1ED7" w:rsidRPr="0052304D">
              <w:t>b</w:t>
            </w:r>
            <w:r w:rsidRPr="0052304D">
              <w:t>luffs over Cumberland River (EO24)</w:t>
            </w:r>
          </w:p>
        </w:tc>
        <w:tc>
          <w:tcPr>
            <w:tcW w:w="1800" w:type="dxa"/>
            <w:vAlign w:val="center"/>
          </w:tcPr>
          <w:p w14:paraId="15DAB2F3" w14:textId="37EB94DD" w:rsidR="00864BD1" w:rsidRPr="0052304D" w:rsidRDefault="00864BD1" w:rsidP="000D2F97">
            <w:pPr>
              <w:pStyle w:val="Style1"/>
            </w:pPr>
            <w:r w:rsidRPr="0052304D">
              <w:t>Nashville Basin</w:t>
            </w:r>
          </w:p>
        </w:tc>
        <w:tc>
          <w:tcPr>
            <w:tcW w:w="1156" w:type="dxa"/>
            <w:vAlign w:val="center"/>
          </w:tcPr>
          <w:p w14:paraId="020FC34D" w14:textId="7B982AFF" w:rsidR="00864BD1" w:rsidRPr="0052304D" w:rsidRDefault="00864BD1" w:rsidP="000D2F97">
            <w:pPr>
              <w:pStyle w:val="Style1"/>
            </w:pPr>
            <w:r w:rsidRPr="0052304D">
              <w:t>36.</w:t>
            </w:r>
            <w:r w:rsidR="00A061EC" w:rsidRPr="0052304D">
              <w:t>31</w:t>
            </w:r>
          </w:p>
        </w:tc>
        <w:tc>
          <w:tcPr>
            <w:tcW w:w="1094" w:type="dxa"/>
            <w:vAlign w:val="center"/>
          </w:tcPr>
          <w:p w14:paraId="31C4007B" w14:textId="17B67AF1" w:rsidR="00864BD1" w:rsidRPr="0052304D" w:rsidRDefault="00864BD1" w:rsidP="000D2F97">
            <w:pPr>
              <w:pStyle w:val="Style1"/>
            </w:pPr>
            <w:r w:rsidRPr="0052304D">
              <w:t>-85.94</w:t>
            </w:r>
          </w:p>
        </w:tc>
        <w:tc>
          <w:tcPr>
            <w:tcW w:w="1080" w:type="dxa"/>
            <w:vAlign w:val="center"/>
          </w:tcPr>
          <w:p w14:paraId="475343EB" w14:textId="72945092" w:rsidR="00864BD1" w:rsidRPr="0052304D" w:rsidRDefault="00864BD1" w:rsidP="000D2F97">
            <w:pPr>
              <w:pStyle w:val="Style1"/>
            </w:pPr>
            <w:r w:rsidRPr="0052304D">
              <w:t>24</w:t>
            </w:r>
          </w:p>
        </w:tc>
      </w:tr>
      <w:tr w:rsidR="00095471" w:rsidRPr="00095471" w14:paraId="107CE930" w14:textId="77777777" w:rsidTr="00744460">
        <w:trPr>
          <w:trHeight w:val="576"/>
        </w:trPr>
        <w:tc>
          <w:tcPr>
            <w:tcW w:w="0" w:type="auto"/>
            <w:vAlign w:val="center"/>
          </w:tcPr>
          <w:p w14:paraId="12457412" w14:textId="5D098210" w:rsidR="00864BD1" w:rsidRPr="0052304D" w:rsidRDefault="00864BD1" w:rsidP="000D2F97">
            <w:pPr>
              <w:pStyle w:val="Style1"/>
            </w:pPr>
            <w:r w:rsidRPr="0052304D">
              <w:t>TNW_01</w:t>
            </w:r>
          </w:p>
        </w:tc>
        <w:tc>
          <w:tcPr>
            <w:tcW w:w="1831" w:type="dxa"/>
            <w:vAlign w:val="center"/>
          </w:tcPr>
          <w:p w14:paraId="0D829E40" w14:textId="13B0ABC4" w:rsidR="00864BD1" w:rsidRPr="0052304D" w:rsidRDefault="00864BD1" w:rsidP="000D2F97">
            <w:pPr>
              <w:pStyle w:val="Style1"/>
              <w:rPr>
                <w:rFonts w:asciiTheme="minorHAnsi" w:hAnsiTheme="minorHAnsi" w:cstheme="minorHAnsi"/>
              </w:rPr>
            </w:pPr>
            <w:hyperlink r:id="rId26" w:history="1">
              <w:r w:rsidRPr="0052304D">
                <w:rPr>
                  <w:rStyle w:val="Hyperlink"/>
                  <w:rFonts w:asciiTheme="minorHAnsi" w:hAnsiTheme="minorHAnsi" w:cstheme="minorHAnsi"/>
                  <w:color w:val="000000" w:themeColor="text1"/>
                </w:rPr>
                <w:t>Edwards, Linan and Dell</w:t>
              </w:r>
              <w:r w:rsidR="003907F8" w:rsidRPr="0052304D">
                <w:rPr>
                  <w:rStyle w:val="Hyperlink"/>
                  <w:rFonts w:asciiTheme="minorHAnsi" w:hAnsiTheme="minorHAnsi" w:cstheme="minorHAnsi"/>
                  <w:color w:val="000000" w:themeColor="text1"/>
                </w:rPr>
                <w:t xml:space="preserve"> 362 (MO)</w:t>
              </w:r>
            </w:hyperlink>
          </w:p>
        </w:tc>
        <w:tc>
          <w:tcPr>
            <w:tcW w:w="1453" w:type="dxa"/>
            <w:vAlign w:val="center"/>
          </w:tcPr>
          <w:p w14:paraId="66FDAA34" w14:textId="4460977C" w:rsidR="00864BD1" w:rsidRPr="00345332" w:rsidRDefault="00864BD1" w:rsidP="000D2F97">
            <w:pPr>
              <w:pStyle w:val="Style1"/>
              <w:rPr>
                <w:i/>
                <w:iCs/>
              </w:rPr>
            </w:pPr>
            <w:r w:rsidRPr="00345332">
              <w:rPr>
                <w:i/>
                <w:iCs/>
              </w:rPr>
              <w:t>P.  globosa</w:t>
            </w:r>
          </w:p>
        </w:tc>
        <w:tc>
          <w:tcPr>
            <w:tcW w:w="4193" w:type="dxa"/>
            <w:vAlign w:val="center"/>
          </w:tcPr>
          <w:p w14:paraId="2C778C7F" w14:textId="4E971E3B" w:rsidR="00864BD1" w:rsidRPr="0052304D" w:rsidRDefault="00864BD1" w:rsidP="000D2F97">
            <w:pPr>
              <w:pStyle w:val="Style1"/>
            </w:pPr>
            <w:r w:rsidRPr="0052304D">
              <w:t>TN, Montgomery</w:t>
            </w:r>
            <w:r w:rsidR="003A1ED7" w:rsidRPr="0052304D">
              <w:t>.</w:t>
            </w:r>
            <w:r w:rsidRPr="0052304D">
              <w:t xml:space="preserve"> King and Queen's Bluff (EO 12)</w:t>
            </w:r>
          </w:p>
        </w:tc>
        <w:tc>
          <w:tcPr>
            <w:tcW w:w="1800" w:type="dxa"/>
            <w:vAlign w:val="center"/>
          </w:tcPr>
          <w:p w14:paraId="0155A46E" w14:textId="474B0621" w:rsidR="00864BD1" w:rsidRPr="0052304D" w:rsidRDefault="00864BD1" w:rsidP="000D2F97">
            <w:pPr>
              <w:pStyle w:val="Style1"/>
            </w:pPr>
            <w:r w:rsidRPr="0052304D">
              <w:t>Highland Rim</w:t>
            </w:r>
          </w:p>
        </w:tc>
        <w:tc>
          <w:tcPr>
            <w:tcW w:w="1156" w:type="dxa"/>
            <w:vAlign w:val="center"/>
          </w:tcPr>
          <w:p w14:paraId="4D91BD97" w14:textId="52F9BF5E" w:rsidR="00864BD1" w:rsidRPr="0052304D" w:rsidRDefault="00864BD1" w:rsidP="000D2F97">
            <w:pPr>
              <w:pStyle w:val="Style1"/>
            </w:pPr>
            <w:r w:rsidRPr="0052304D">
              <w:t>36.50</w:t>
            </w:r>
          </w:p>
        </w:tc>
        <w:tc>
          <w:tcPr>
            <w:tcW w:w="1094" w:type="dxa"/>
            <w:vAlign w:val="center"/>
          </w:tcPr>
          <w:p w14:paraId="6B233B72" w14:textId="522F55C2" w:rsidR="00864BD1" w:rsidRPr="0052304D" w:rsidRDefault="00864BD1" w:rsidP="000D2F97">
            <w:pPr>
              <w:pStyle w:val="Style1"/>
            </w:pPr>
            <w:r w:rsidRPr="0052304D">
              <w:t>-87.3</w:t>
            </w:r>
            <w:r w:rsidR="00A061EC" w:rsidRPr="0052304D">
              <w:t>2</w:t>
            </w:r>
          </w:p>
        </w:tc>
        <w:tc>
          <w:tcPr>
            <w:tcW w:w="1080" w:type="dxa"/>
            <w:vAlign w:val="center"/>
          </w:tcPr>
          <w:p w14:paraId="41AC77CE" w14:textId="2B6373A9" w:rsidR="00864BD1" w:rsidRPr="0052304D" w:rsidRDefault="00864BD1" w:rsidP="000D2F97">
            <w:pPr>
              <w:pStyle w:val="Style1"/>
            </w:pPr>
            <w:r w:rsidRPr="0052304D">
              <w:t>14</w:t>
            </w:r>
          </w:p>
        </w:tc>
      </w:tr>
      <w:tr w:rsidR="00095471" w:rsidRPr="00095471" w14:paraId="156EECD5" w14:textId="77777777" w:rsidTr="00744460">
        <w:trPr>
          <w:trHeight w:val="576"/>
        </w:trPr>
        <w:tc>
          <w:tcPr>
            <w:tcW w:w="0" w:type="auto"/>
            <w:vAlign w:val="center"/>
          </w:tcPr>
          <w:p w14:paraId="230A97A1" w14:textId="21FB925C" w:rsidR="00864BD1" w:rsidRPr="0052304D" w:rsidRDefault="00864BD1" w:rsidP="000D2F97">
            <w:pPr>
              <w:pStyle w:val="Style1"/>
            </w:pPr>
            <w:r w:rsidRPr="0052304D">
              <w:t>TNW_02</w:t>
            </w:r>
          </w:p>
        </w:tc>
        <w:tc>
          <w:tcPr>
            <w:tcW w:w="1831" w:type="dxa"/>
            <w:vAlign w:val="center"/>
          </w:tcPr>
          <w:p w14:paraId="6867B003" w14:textId="75EEB3D0" w:rsidR="00864BD1" w:rsidRPr="0052304D" w:rsidRDefault="00864BD1" w:rsidP="000D2F97">
            <w:pPr>
              <w:pStyle w:val="Style1"/>
              <w:rPr>
                <w:rFonts w:asciiTheme="minorHAnsi" w:hAnsiTheme="minorHAnsi" w:cstheme="minorHAnsi"/>
              </w:rPr>
            </w:pPr>
            <w:hyperlink r:id="rId27" w:history="1">
              <w:r w:rsidRPr="0052304D">
                <w:rPr>
                  <w:rStyle w:val="Hyperlink"/>
                  <w:rFonts w:asciiTheme="minorHAnsi" w:hAnsiTheme="minorHAnsi" w:cstheme="minorHAnsi"/>
                  <w:color w:val="000000" w:themeColor="text1"/>
                </w:rPr>
                <w:t>Edwards, Linan and Dell</w:t>
              </w:r>
              <w:r w:rsidR="00067C01" w:rsidRPr="0052304D">
                <w:rPr>
                  <w:rStyle w:val="Hyperlink"/>
                  <w:rFonts w:asciiTheme="minorHAnsi" w:hAnsiTheme="minorHAnsi" w:cstheme="minorHAnsi"/>
                  <w:color w:val="000000" w:themeColor="text1"/>
                </w:rPr>
                <w:t xml:space="preserve"> 36</w:t>
              </w:r>
              <w:r w:rsidR="00827CC5" w:rsidRPr="0052304D">
                <w:rPr>
                  <w:rStyle w:val="Hyperlink"/>
                  <w:rFonts w:asciiTheme="minorHAnsi" w:hAnsiTheme="minorHAnsi" w:cstheme="minorHAnsi"/>
                  <w:color w:val="000000" w:themeColor="text1"/>
                </w:rPr>
                <w:t>8</w:t>
              </w:r>
              <w:r w:rsidR="00067C01" w:rsidRPr="0052304D">
                <w:rPr>
                  <w:rStyle w:val="Hyperlink"/>
                  <w:rFonts w:asciiTheme="minorHAnsi" w:hAnsiTheme="minorHAnsi" w:cstheme="minorHAnsi"/>
                  <w:color w:val="000000" w:themeColor="text1"/>
                </w:rPr>
                <w:t xml:space="preserve"> (MO)</w:t>
              </w:r>
            </w:hyperlink>
          </w:p>
        </w:tc>
        <w:tc>
          <w:tcPr>
            <w:tcW w:w="1453" w:type="dxa"/>
            <w:vAlign w:val="center"/>
          </w:tcPr>
          <w:p w14:paraId="6CD84997" w14:textId="3C0F9A00" w:rsidR="00864BD1" w:rsidRPr="00345332" w:rsidRDefault="00864BD1" w:rsidP="000D2F97">
            <w:pPr>
              <w:pStyle w:val="Style1"/>
              <w:rPr>
                <w:i/>
                <w:iCs/>
              </w:rPr>
            </w:pPr>
            <w:r w:rsidRPr="00345332">
              <w:rPr>
                <w:i/>
                <w:iCs/>
              </w:rPr>
              <w:t>P.  globosa</w:t>
            </w:r>
          </w:p>
        </w:tc>
        <w:tc>
          <w:tcPr>
            <w:tcW w:w="4193" w:type="dxa"/>
            <w:vAlign w:val="center"/>
          </w:tcPr>
          <w:p w14:paraId="408C1247" w14:textId="7CF9E0CB" w:rsidR="00864BD1" w:rsidRPr="0052304D" w:rsidRDefault="00864BD1" w:rsidP="000D2F97">
            <w:pPr>
              <w:pStyle w:val="Style1"/>
            </w:pPr>
            <w:r w:rsidRPr="0052304D">
              <w:t>TN, Montgomery</w:t>
            </w:r>
            <w:r w:rsidR="003A1ED7" w:rsidRPr="0052304D">
              <w:t>.</w:t>
            </w:r>
            <w:r w:rsidRPr="0052304D">
              <w:t xml:space="preserve"> Jarrell Ridge Road (EO28)</w:t>
            </w:r>
          </w:p>
        </w:tc>
        <w:tc>
          <w:tcPr>
            <w:tcW w:w="1800" w:type="dxa"/>
            <w:vAlign w:val="center"/>
          </w:tcPr>
          <w:p w14:paraId="58A60156" w14:textId="68565BEA" w:rsidR="00864BD1" w:rsidRPr="0052304D" w:rsidRDefault="00864BD1" w:rsidP="000D2F97">
            <w:pPr>
              <w:pStyle w:val="Style1"/>
            </w:pPr>
            <w:r w:rsidRPr="0052304D">
              <w:t>Highland Rim</w:t>
            </w:r>
          </w:p>
        </w:tc>
        <w:tc>
          <w:tcPr>
            <w:tcW w:w="1156" w:type="dxa"/>
            <w:vAlign w:val="center"/>
          </w:tcPr>
          <w:p w14:paraId="738E2E62" w14:textId="1931CC7A" w:rsidR="00864BD1" w:rsidRPr="0052304D" w:rsidRDefault="00864BD1" w:rsidP="000D2F97">
            <w:pPr>
              <w:pStyle w:val="Style1"/>
            </w:pPr>
            <w:r w:rsidRPr="0052304D">
              <w:t>36.39</w:t>
            </w:r>
          </w:p>
        </w:tc>
        <w:tc>
          <w:tcPr>
            <w:tcW w:w="1094" w:type="dxa"/>
            <w:vAlign w:val="center"/>
          </w:tcPr>
          <w:p w14:paraId="30966641" w14:textId="267E1A0C" w:rsidR="00864BD1" w:rsidRPr="0052304D" w:rsidRDefault="00864BD1" w:rsidP="000D2F97">
            <w:pPr>
              <w:pStyle w:val="Style1"/>
            </w:pPr>
            <w:r w:rsidRPr="0052304D">
              <w:t>-87.26</w:t>
            </w:r>
          </w:p>
        </w:tc>
        <w:tc>
          <w:tcPr>
            <w:tcW w:w="1080" w:type="dxa"/>
            <w:vAlign w:val="center"/>
          </w:tcPr>
          <w:p w14:paraId="14DDA0CF" w14:textId="1664B79E" w:rsidR="00864BD1" w:rsidRPr="0052304D" w:rsidRDefault="00864BD1" w:rsidP="000D2F97">
            <w:pPr>
              <w:pStyle w:val="Style1"/>
            </w:pPr>
            <w:r w:rsidRPr="0052304D">
              <w:t>9</w:t>
            </w:r>
          </w:p>
        </w:tc>
      </w:tr>
      <w:tr w:rsidR="00095471" w:rsidRPr="00095471" w14:paraId="7A09B508" w14:textId="77777777" w:rsidTr="00744460">
        <w:trPr>
          <w:trHeight w:val="576"/>
        </w:trPr>
        <w:tc>
          <w:tcPr>
            <w:tcW w:w="0" w:type="auto"/>
            <w:vAlign w:val="center"/>
          </w:tcPr>
          <w:p w14:paraId="5B8073BB" w14:textId="1F254DE0" w:rsidR="00864BD1" w:rsidRPr="0052304D" w:rsidRDefault="00864BD1" w:rsidP="000D2F97">
            <w:pPr>
              <w:pStyle w:val="Style1"/>
            </w:pPr>
            <w:r w:rsidRPr="0052304D">
              <w:lastRenderedPageBreak/>
              <w:t>TNW_03</w:t>
            </w:r>
          </w:p>
        </w:tc>
        <w:tc>
          <w:tcPr>
            <w:tcW w:w="1831" w:type="dxa"/>
            <w:vAlign w:val="center"/>
          </w:tcPr>
          <w:p w14:paraId="69E4AA4B" w14:textId="49537B87" w:rsidR="00864BD1" w:rsidRPr="0052304D" w:rsidRDefault="00864BD1" w:rsidP="000D2F97">
            <w:pPr>
              <w:pStyle w:val="Style1"/>
              <w:rPr>
                <w:rFonts w:asciiTheme="minorHAnsi" w:hAnsiTheme="minorHAnsi" w:cstheme="minorHAnsi"/>
              </w:rPr>
            </w:pPr>
            <w:hyperlink r:id="rId28" w:history="1">
              <w:r w:rsidRPr="0052304D">
                <w:rPr>
                  <w:rStyle w:val="Hyperlink"/>
                  <w:rFonts w:asciiTheme="minorHAnsi" w:hAnsiTheme="minorHAnsi" w:cstheme="minorHAnsi"/>
                  <w:color w:val="000000" w:themeColor="text1"/>
                </w:rPr>
                <w:t xml:space="preserve">Edwards, Linan and Dell </w:t>
              </w:r>
              <w:r w:rsidR="00E30802" w:rsidRPr="0052304D">
                <w:rPr>
                  <w:rStyle w:val="Hyperlink"/>
                  <w:rFonts w:asciiTheme="minorHAnsi" w:hAnsiTheme="minorHAnsi" w:cstheme="minorHAnsi"/>
                  <w:color w:val="000000" w:themeColor="text1"/>
                </w:rPr>
                <w:t>36</w:t>
              </w:r>
              <w:r w:rsidR="00B857DB" w:rsidRPr="0052304D">
                <w:rPr>
                  <w:rStyle w:val="Hyperlink"/>
                  <w:rFonts w:asciiTheme="minorHAnsi" w:hAnsiTheme="minorHAnsi" w:cstheme="minorHAnsi"/>
                  <w:color w:val="000000" w:themeColor="text1"/>
                </w:rPr>
                <w:t>7</w:t>
              </w:r>
              <w:r w:rsidR="00E30802" w:rsidRPr="0052304D">
                <w:rPr>
                  <w:rStyle w:val="Hyperlink"/>
                  <w:rFonts w:asciiTheme="minorHAnsi" w:hAnsiTheme="minorHAnsi" w:cstheme="minorHAnsi"/>
                  <w:color w:val="000000" w:themeColor="text1"/>
                </w:rPr>
                <w:t xml:space="preserve"> </w:t>
              </w:r>
              <w:r w:rsidRPr="0052304D">
                <w:rPr>
                  <w:rStyle w:val="Hyperlink"/>
                  <w:rFonts w:asciiTheme="minorHAnsi" w:hAnsiTheme="minorHAnsi" w:cstheme="minorHAnsi"/>
                  <w:color w:val="000000" w:themeColor="text1"/>
                </w:rPr>
                <w:t>(MO)</w:t>
              </w:r>
            </w:hyperlink>
          </w:p>
        </w:tc>
        <w:tc>
          <w:tcPr>
            <w:tcW w:w="1453" w:type="dxa"/>
            <w:vAlign w:val="center"/>
          </w:tcPr>
          <w:p w14:paraId="0465E587" w14:textId="4B72D7A4" w:rsidR="00864BD1" w:rsidRPr="00345332" w:rsidRDefault="00864BD1" w:rsidP="000D2F97">
            <w:pPr>
              <w:pStyle w:val="Style1"/>
              <w:rPr>
                <w:i/>
                <w:iCs/>
              </w:rPr>
            </w:pPr>
            <w:r w:rsidRPr="00345332">
              <w:rPr>
                <w:i/>
                <w:iCs/>
              </w:rPr>
              <w:t>P. globosa</w:t>
            </w:r>
          </w:p>
        </w:tc>
        <w:tc>
          <w:tcPr>
            <w:tcW w:w="4193" w:type="dxa"/>
            <w:vAlign w:val="center"/>
          </w:tcPr>
          <w:p w14:paraId="54231D32" w14:textId="295078AB" w:rsidR="00864BD1" w:rsidRPr="0052304D" w:rsidRDefault="00864BD1" w:rsidP="000D2F97">
            <w:pPr>
              <w:pStyle w:val="Style1"/>
            </w:pPr>
            <w:r w:rsidRPr="0052304D">
              <w:t>TN, Cheatham</w:t>
            </w:r>
            <w:r w:rsidR="003A1ED7" w:rsidRPr="0052304D">
              <w:t xml:space="preserve">. </w:t>
            </w:r>
            <w:r w:rsidRPr="0052304D">
              <w:t>Lock B Rd.</w:t>
            </w:r>
            <w:r w:rsidR="003A1ED7" w:rsidRPr="0052304D">
              <w:t>,</w:t>
            </w:r>
            <w:r w:rsidRPr="0052304D">
              <w:t xml:space="preserve"> near </w:t>
            </w:r>
            <w:r w:rsidR="003A1ED7" w:rsidRPr="0052304D">
              <w:t>a r</w:t>
            </w:r>
            <w:r w:rsidRPr="0052304D">
              <w:t xml:space="preserve">ecycle </w:t>
            </w:r>
            <w:r w:rsidR="003A1ED7" w:rsidRPr="0052304D">
              <w:t>c</w:t>
            </w:r>
            <w:r w:rsidRPr="0052304D">
              <w:t>enter/train tracks (EO01)</w:t>
            </w:r>
          </w:p>
        </w:tc>
        <w:tc>
          <w:tcPr>
            <w:tcW w:w="1800" w:type="dxa"/>
            <w:vAlign w:val="center"/>
          </w:tcPr>
          <w:p w14:paraId="6223E6FF" w14:textId="75C63729" w:rsidR="00864BD1" w:rsidRPr="0052304D" w:rsidRDefault="00864BD1" w:rsidP="000D2F97">
            <w:pPr>
              <w:pStyle w:val="Style1"/>
            </w:pPr>
            <w:r w:rsidRPr="0052304D">
              <w:t>Highland Rim</w:t>
            </w:r>
          </w:p>
        </w:tc>
        <w:tc>
          <w:tcPr>
            <w:tcW w:w="1156" w:type="dxa"/>
            <w:vAlign w:val="center"/>
          </w:tcPr>
          <w:p w14:paraId="1661AAB1" w14:textId="0F320D51" w:rsidR="00864BD1" w:rsidRPr="0052304D" w:rsidRDefault="00864BD1" w:rsidP="000D2F97">
            <w:pPr>
              <w:pStyle w:val="Style1"/>
            </w:pPr>
            <w:r w:rsidRPr="0052304D">
              <w:t xml:space="preserve"> 36.24 </w:t>
            </w:r>
          </w:p>
        </w:tc>
        <w:tc>
          <w:tcPr>
            <w:tcW w:w="1094" w:type="dxa"/>
            <w:vAlign w:val="center"/>
          </w:tcPr>
          <w:p w14:paraId="3BDE0AEA" w14:textId="0E35A410" w:rsidR="00864BD1" w:rsidRPr="0052304D" w:rsidRDefault="00864BD1" w:rsidP="000D2F97">
            <w:pPr>
              <w:pStyle w:val="Style1"/>
            </w:pPr>
            <w:r w:rsidRPr="0052304D">
              <w:t>-87.04</w:t>
            </w:r>
          </w:p>
        </w:tc>
        <w:tc>
          <w:tcPr>
            <w:tcW w:w="1080" w:type="dxa"/>
            <w:vAlign w:val="center"/>
          </w:tcPr>
          <w:p w14:paraId="505578D7" w14:textId="5C4AA365" w:rsidR="00864BD1" w:rsidRPr="0052304D" w:rsidRDefault="00864BD1" w:rsidP="000D2F97">
            <w:pPr>
              <w:pStyle w:val="Style1"/>
            </w:pPr>
            <w:r w:rsidRPr="0052304D">
              <w:t>24</w:t>
            </w:r>
          </w:p>
        </w:tc>
      </w:tr>
      <w:tr w:rsidR="00095471" w:rsidRPr="00095471" w14:paraId="5703F599" w14:textId="77777777" w:rsidTr="00744460">
        <w:trPr>
          <w:trHeight w:val="576"/>
        </w:trPr>
        <w:tc>
          <w:tcPr>
            <w:tcW w:w="0" w:type="auto"/>
            <w:vAlign w:val="center"/>
          </w:tcPr>
          <w:p w14:paraId="6172E772" w14:textId="5819D2C4" w:rsidR="00864BD1" w:rsidRPr="0052304D" w:rsidRDefault="00864BD1" w:rsidP="000D2F97">
            <w:pPr>
              <w:pStyle w:val="Style1"/>
            </w:pPr>
            <w:r w:rsidRPr="0052304D">
              <w:t>TNW_04</w:t>
            </w:r>
          </w:p>
        </w:tc>
        <w:tc>
          <w:tcPr>
            <w:tcW w:w="1831" w:type="dxa"/>
            <w:vAlign w:val="center"/>
          </w:tcPr>
          <w:p w14:paraId="1025DDDA" w14:textId="1F2D33F1" w:rsidR="00864BD1" w:rsidRPr="0052304D" w:rsidRDefault="00864BD1" w:rsidP="000D2F97">
            <w:pPr>
              <w:pStyle w:val="Style1"/>
              <w:rPr>
                <w:rFonts w:asciiTheme="minorHAnsi" w:hAnsiTheme="minorHAnsi" w:cstheme="minorHAnsi"/>
              </w:rPr>
            </w:pPr>
            <w:hyperlink r:id="rId29" w:history="1">
              <w:r w:rsidRPr="0052304D">
                <w:rPr>
                  <w:rStyle w:val="Hyperlink"/>
                  <w:rFonts w:asciiTheme="minorHAnsi" w:hAnsiTheme="minorHAnsi" w:cstheme="minorHAnsi"/>
                  <w:color w:val="000000" w:themeColor="text1"/>
                </w:rPr>
                <w:t xml:space="preserve">Edwards, Linan and Dell </w:t>
              </w:r>
              <w:r w:rsidR="009B7CE3" w:rsidRPr="0052304D">
                <w:rPr>
                  <w:rStyle w:val="Hyperlink"/>
                  <w:rFonts w:asciiTheme="minorHAnsi" w:hAnsiTheme="minorHAnsi" w:cstheme="minorHAnsi"/>
                  <w:color w:val="000000" w:themeColor="text1"/>
                </w:rPr>
                <w:t>365</w:t>
              </w:r>
              <w:r w:rsidR="00862599" w:rsidRPr="0052304D">
                <w:rPr>
                  <w:rStyle w:val="Hyperlink"/>
                  <w:rFonts w:asciiTheme="minorHAnsi" w:hAnsiTheme="minorHAnsi" w:cstheme="minorHAnsi"/>
                  <w:color w:val="000000" w:themeColor="text1"/>
                </w:rPr>
                <w:t xml:space="preserve"> </w:t>
              </w:r>
              <w:r w:rsidRPr="0052304D">
                <w:rPr>
                  <w:rStyle w:val="Hyperlink"/>
                  <w:rFonts w:asciiTheme="minorHAnsi" w:hAnsiTheme="minorHAnsi" w:cstheme="minorHAnsi"/>
                  <w:color w:val="000000" w:themeColor="text1"/>
                </w:rPr>
                <w:t>(MO)</w:t>
              </w:r>
            </w:hyperlink>
          </w:p>
        </w:tc>
        <w:tc>
          <w:tcPr>
            <w:tcW w:w="1453" w:type="dxa"/>
            <w:vAlign w:val="center"/>
          </w:tcPr>
          <w:p w14:paraId="17BCBB15" w14:textId="7E6E5688" w:rsidR="00864BD1" w:rsidRPr="00345332" w:rsidRDefault="00864BD1" w:rsidP="000D2F97">
            <w:pPr>
              <w:pStyle w:val="Style1"/>
              <w:rPr>
                <w:i/>
                <w:iCs/>
              </w:rPr>
            </w:pPr>
            <w:r w:rsidRPr="00345332">
              <w:rPr>
                <w:i/>
                <w:iCs/>
              </w:rPr>
              <w:t>P. globosa</w:t>
            </w:r>
          </w:p>
        </w:tc>
        <w:tc>
          <w:tcPr>
            <w:tcW w:w="4193" w:type="dxa"/>
            <w:vAlign w:val="center"/>
          </w:tcPr>
          <w:p w14:paraId="3E61C1A9" w14:textId="497658D5" w:rsidR="00864BD1" w:rsidRPr="0052304D" w:rsidRDefault="00864BD1" w:rsidP="000D2F97">
            <w:pPr>
              <w:pStyle w:val="Style1"/>
            </w:pPr>
            <w:r w:rsidRPr="0052304D">
              <w:t>TN, Davidson</w:t>
            </w:r>
            <w:r w:rsidR="003A1ED7" w:rsidRPr="0052304D">
              <w:t>.</w:t>
            </w:r>
            <w:r w:rsidRPr="0052304D">
              <w:t xml:space="preserve"> McMinn’s </w:t>
            </w:r>
            <w:proofErr w:type="gramStart"/>
            <w:r w:rsidRPr="0052304D">
              <w:t>bluff  (</w:t>
            </w:r>
            <w:proofErr w:type="gramEnd"/>
            <w:r w:rsidRPr="0052304D">
              <w:t xml:space="preserve">EO04) </w:t>
            </w:r>
          </w:p>
        </w:tc>
        <w:tc>
          <w:tcPr>
            <w:tcW w:w="1800" w:type="dxa"/>
            <w:vAlign w:val="center"/>
          </w:tcPr>
          <w:p w14:paraId="474F509A" w14:textId="77777777" w:rsidR="00864BD1" w:rsidRPr="0052304D" w:rsidRDefault="00864BD1" w:rsidP="000D2F97">
            <w:pPr>
              <w:pStyle w:val="Style1"/>
            </w:pPr>
            <w:r w:rsidRPr="0052304D">
              <w:t>Highland Rim</w:t>
            </w:r>
          </w:p>
        </w:tc>
        <w:tc>
          <w:tcPr>
            <w:tcW w:w="1156" w:type="dxa"/>
            <w:vAlign w:val="center"/>
          </w:tcPr>
          <w:p w14:paraId="09094AB1" w14:textId="5C3AC9A8" w:rsidR="00864BD1" w:rsidRPr="0052304D" w:rsidRDefault="00864BD1" w:rsidP="000D2F97">
            <w:pPr>
              <w:pStyle w:val="Style1"/>
            </w:pPr>
            <w:r w:rsidRPr="0052304D">
              <w:t>36.2</w:t>
            </w:r>
            <w:r w:rsidR="00A061EC" w:rsidRPr="0052304D">
              <w:t>1</w:t>
            </w:r>
            <w:r w:rsidRPr="0052304D">
              <w:t xml:space="preserve"> </w:t>
            </w:r>
          </w:p>
        </w:tc>
        <w:tc>
          <w:tcPr>
            <w:tcW w:w="1094" w:type="dxa"/>
            <w:vAlign w:val="center"/>
          </w:tcPr>
          <w:p w14:paraId="44833002" w14:textId="5657098C" w:rsidR="00864BD1" w:rsidRPr="0052304D" w:rsidRDefault="00864BD1" w:rsidP="000D2F97">
            <w:pPr>
              <w:pStyle w:val="Style1"/>
            </w:pPr>
            <w:r w:rsidRPr="0052304D">
              <w:t xml:space="preserve">-86.98  </w:t>
            </w:r>
          </w:p>
        </w:tc>
        <w:tc>
          <w:tcPr>
            <w:tcW w:w="1080" w:type="dxa"/>
            <w:vAlign w:val="center"/>
          </w:tcPr>
          <w:p w14:paraId="77D5900B" w14:textId="77777777" w:rsidR="00864BD1" w:rsidRPr="0052304D" w:rsidRDefault="00864BD1" w:rsidP="000D2F97">
            <w:pPr>
              <w:pStyle w:val="Style1"/>
            </w:pPr>
            <w:r w:rsidRPr="0052304D">
              <w:t>24</w:t>
            </w:r>
          </w:p>
        </w:tc>
      </w:tr>
      <w:tr w:rsidR="00095471" w:rsidRPr="00095471" w14:paraId="142B5593" w14:textId="77777777" w:rsidTr="00744460">
        <w:trPr>
          <w:trHeight w:val="576"/>
        </w:trPr>
        <w:tc>
          <w:tcPr>
            <w:tcW w:w="0" w:type="auto"/>
            <w:vAlign w:val="center"/>
          </w:tcPr>
          <w:p w14:paraId="4DF1D54F" w14:textId="6F7E7E21" w:rsidR="00864BD1" w:rsidRPr="0052304D" w:rsidRDefault="00864BD1" w:rsidP="000D2F97">
            <w:pPr>
              <w:pStyle w:val="Style1"/>
            </w:pPr>
            <w:r w:rsidRPr="0052304D">
              <w:t>TNW_05</w:t>
            </w:r>
          </w:p>
        </w:tc>
        <w:tc>
          <w:tcPr>
            <w:tcW w:w="1831" w:type="dxa"/>
            <w:vAlign w:val="center"/>
          </w:tcPr>
          <w:p w14:paraId="519112A9" w14:textId="499CC9CD" w:rsidR="00864BD1" w:rsidRPr="0052304D" w:rsidRDefault="00864BD1" w:rsidP="000D2F97">
            <w:pPr>
              <w:pStyle w:val="Style1"/>
              <w:rPr>
                <w:rFonts w:asciiTheme="minorHAnsi" w:hAnsiTheme="minorHAnsi" w:cstheme="minorHAnsi"/>
              </w:rPr>
            </w:pPr>
            <w:hyperlink r:id="rId30" w:history="1">
              <w:r w:rsidRPr="0052304D">
                <w:rPr>
                  <w:rStyle w:val="Hyperlink"/>
                  <w:rFonts w:asciiTheme="minorHAnsi" w:hAnsiTheme="minorHAnsi" w:cstheme="minorHAnsi"/>
                  <w:color w:val="000000" w:themeColor="text1"/>
                </w:rPr>
                <w:t xml:space="preserve">Edwards, Linan and Dell </w:t>
              </w:r>
              <w:r w:rsidR="00753150" w:rsidRPr="0052304D">
                <w:rPr>
                  <w:rStyle w:val="Hyperlink"/>
                  <w:rFonts w:asciiTheme="minorHAnsi" w:hAnsiTheme="minorHAnsi" w:cstheme="minorHAnsi"/>
                  <w:color w:val="000000" w:themeColor="text1"/>
                </w:rPr>
                <w:t>3</w:t>
              </w:r>
              <w:r w:rsidR="00BE759E" w:rsidRPr="0052304D">
                <w:rPr>
                  <w:rStyle w:val="Hyperlink"/>
                  <w:rFonts w:asciiTheme="minorHAnsi" w:hAnsiTheme="minorHAnsi" w:cstheme="minorHAnsi"/>
                  <w:color w:val="000000" w:themeColor="text1"/>
                </w:rPr>
                <w:t>66</w:t>
              </w:r>
              <w:r w:rsidR="00753150" w:rsidRPr="0052304D">
                <w:rPr>
                  <w:rStyle w:val="Hyperlink"/>
                  <w:rFonts w:asciiTheme="minorHAnsi" w:hAnsiTheme="minorHAnsi" w:cstheme="minorHAnsi"/>
                  <w:color w:val="000000" w:themeColor="text1"/>
                </w:rPr>
                <w:t xml:space="preserve"> </w:t>
              </w:r>
              <w:r w:rsidRPr="0052304D">
                <w:rPr>
                  <w:rStyle w:val="Hyperlink"/>
                  <w:rFonts w:asciiTheme="minorHAnsi" w:hAnsiTheme="minorHAnsi" w:cstheme="minorHAnsi"/>
                  <w:color w:val="000000" w:themeColor="text1"/>
                </w:rPr>
                <w:t>(MO)</w:t>
              </w:r>
            </w:hyperlink>
          </w:p>
        </w:tc>
        <w:tc>
          <w:tcPr>
            <w:tcW w:w="1453" w:type="dxa"/>
            <w:vAlign w:val="center"/>
          </w:tcPr>
          <w:p w14:paraId="4585CADD" w14:textId="2D96EBA1" w:rsidR="00864BD1" w:rsidRPr="00345332" w:rsidRDefault="00864BD1" w:rsidP="000D2F97">
            <w:pPr>
              <w:pStyle w:val="Style1"/>
              <w:rPr>
                <w:i/>
                <w:iCs/>
              </w:rPr>
            </w:pPr>
            <w:r w:rsidRPr="00345332">
              <w:rPr>
                <w:i/>
                <w:iCs/>
              </w:rPr>
              <w:t>P. globosa</w:t>
            </w:r>
          </w:p>
        </w:tc>
        <w:tc>
          <w:tcPr>
            <w:tcW w:w="4193" w:type="dxa"/>
            <w:vAlign w:val="center"/>
          </w:tcPr>
          <w:p w14:paraId="38C46896" w14:textId="3FCAAF5A" w:rsidR="00864BD1" w:rsidRPr="0052304D" w:rsidRDefault="00864BD1" w:rsidP="000D2F97">
            <w:pPr>
              <w:pStyle w:val="Style1"/>
            </w:pPr>
            <w:r w:rsidRPr="0052304D">
              <w:t>TN, Davidson/Cheatham</w:t>
            </w:r>
            <w:r w:rsidR="003A1ED7" w:rsidRPr="0052304D">
              <w:t>.</w:t>
            </w:r>
            <w:r w:rsidRPr="0052304D">
              <w:t xml:space="preserve"> McMinn’s bluff (EO10)</w:t>
            </w:r>
          </w:p>
        </w:tc>
        <w:tc>
          <w:tcPr>
            <w:tcW w:w="1800" w:type="dxa"/>
            <w:vAlign w:val="center"/>
          </w:tcPr>
          <w:p w14:paraId="61ED1656" w14:textId="77777777" w:rsidR="00864BD1" w:rsidRPr="0052304D" w:rsidRDefault="00864BD1" w:rsidP="000D2F97">
            <w:pPr>
              <w:pStyle w:val="Style1"/>
            </w:pPr>
            <w:r w:rsidRPr="0052304D">
              <w:t>Highland Rim</w:t>
            </w:r>
          </w:p>
        </w:tc>
        <w:tc>
          <w:tcPr>
            <w:tcW w:w="1156" w:type="dxa"/>
            <w:vAlign w:val="center"/>
          </w:tcPr>
          <w:p w14:paraId="5F7EC4E5" w14:textId="5DB5F8AB" w:rsidR="00864BD1" w:rsidRPr="0052304D" w:rsidRDefault="00864BD1" w:rsidP="000D2F97">
            <w:pPr>
              <w:pStyle w:val="Style1"/>
            </w:pPr>
            <w:r w:rsidRPr="0052304D">
              <w:t>36.21 </w:t>
            </w:r>
          </w:p>
        </w:tc>
        <w:tc>
          <w:tcPr>
            <w:tcW w:w="1094" w:type="dxa"/>
            <w:vAlign w:val="center"/>
          </w:tcPr>
          <w:p w14:paraId="1D54755D" w14:textId="2911A452" w:rsidR="00864BD1" w:rsidRPr="0052304D" w:rsidRDefault="00864BD1" w:rsidP="000D2F97">
            <w:pPr>
              <w:pStyle w:val="Style1"/>
            </w:pPr>
            <w:r w:rsidRPr="0052304D">
              <w:t>-86.96</w:t>
            </w:r>
          </w:p>
        </w:tc>
        <w:tc>
          <w:tcPr>
            <w:tcW w:w="1080" w:type="dxa"/>
            <w:vAlign w:val="center"/>
          </w:tcPr>
          <w:p w14:paraId="4C27210A" w14:textId="77777777" w:rsidR="00864BD1" w:rsidRPr="0052304D" w:rsidRDefault="00864BD1" w:rsidP="000D2F97">
            <w:pPr>
              <w:pStyle w:val="Style1"/>
            </w:pPr>
            <w:r w:rsidRPr="0052304D">
              <w:t>24</w:t>
            </w:r>
          </w:p>
        </w:tc>
      </w:tr>
      <w:tr w:rsidR="00095471" w:rsidRPr="00095471" w14:paraId="78C32EA1" w14:textId="77777777" w:rsidTr="00744460">
        <w:trPr>
          <w:trHeight w:val="576"/>
        </w:trPr>
        <w:tc>
          <w:tcPr>
            <w:tcW w:w="0" w:type="auto"/>
            <w:vAlign w:val="center"/>
          </w:tcPr>
          <w:p w14:paraId="09F31B4F" w14:textId="435BDC7B" w:rsidR="00864BD1" w:rsidRPr="0052304D" w:rsidRDefault="00864BD1" w:rsidP="000D2F97">
            <w:pPr>
              <w:pStyle w:val="Style1"/>
            </w:pPr>
            <w:r w:rsidRPr="0052304D">
              <w:t>AR_01*</w:t>
            </w:r>
          </w:p>
        </w:tc>
        <w:tc>
          <w:tcPr>
            <w:tcW w:w="1831" w:type="dxa"/>
            <w:vAlign w:val="center"/>
          </w:tcPr>
          <w:p w14:paraId="4E6B51D5" w14:textId="7BAC2473" w:rsidR="00864BD1" w:rsidRPr="0052304D" w:rsidRDefault="00864BD1" w:rsidP="000D2F97">
            <w:pPr>
              <w:pStyle w:val="Style1"/>
              <w:rPr>
                <w:rFonts w:asciiTheme="minorHAnsi" w:hAnsiTheme="minorHAnsi" w:cstheme="minorHAnsi"/>
              </w:rPr>
            </w:pPr>
            <w:hyperlink r:id="rId31" w:history="1">
              <w:proofErr w:type="spellStart"/>
              <w:r w:rsidRPr="0052304D">
                <w:rPr>
                  <w:rStyle w:val="Hyperlink"/>
                  <w:rFonts w:asciiTheme="minorHAnsi" w:hAnsiTheme="minorHAnsi" w:cstheme="minorHAnsi"/>
                  <w:color w:val="000000" w:themeColor="text1"/>
                </w:rPr>
                <w:t>Yatskievych</w:t>
              </w:r>
              <w:proofErr w:type="spellEnd"/>
              <w:r w:rsidRPr="0052304D">
                <w:rPr>
                  <w:rStyle w:val="Hyperlink"/>
                  <w:rFonts w:asciiTheme="minorHAnsi" w:hAnsiTheme="minorHAnsi" w:cstheme="minorHAnsi"/>
                  <w:color w:val="000000" w:themeColor="text1"/>
                </w:rPr>
                <w:t xml:space="preserve"> 15-003 (MO)</w:t>
              </w:r>
            </w:hyperlink>
            <w:r w:rsidRPr="0052304D">
              <w:rPr>
                <w:rFonts w:asciiTheme="minorHAnsi" w:hAnsiTheme="minorHAnsi" w:cstheme="minorHAnsi"/>
              </w:rPr>
              <w:t xml:space="preserve"> </w:t>
            </w:r>
          </w:p>
        </w:tc>
        <w:tc>
          <w:tcPr>
            <w:tcW w:w="1453" w:type="dxa"/>
            <w:vAlign w:val="center"/>
          </w:tcPr>
          <w:p w14:paraId="062F31B3" w14:textId="6E910434" w:rsidR="00864BD1" w:rsidRPr="00345332" w:rsidRDefault="00864BD1" w:rsidP="000D2F97">
            <w:pPr>
              <w:pStyle w:val="Style1"/>
              <w:rPr>
                <w:i/>
                <w:iCs/>
              </w:rPr>
            </w:pPr>
            <w:r w:rsidRPr="00345332">
              <w:rPr>
                <w:i/>
                <w:iCs/>
              </w:rPr>
              <w:t xml:space="preserve">P. </w:t>
            </w:r>
            <w:proofErr w:type="spellStart"/>
            <w:r w:rsidRPr="00345332">
              <w:rPr>
                <w:i/>
                <w:iCs/>
              </w:rPr>
              <w:t>ouachitensis</w:t>
            </w:r>
            <w:proofErr w:type="spellEnd"/>
            <w:r w:rsidRPr="00345332">
              <w:rPr>
                <w:i/>
                <w:iCs/>
              </w:rPr>
              <w:t xml:space="preserve"> </w:t>
            </w:r>
          </w:p>
        </w:tc>
        <w:tc>
          <w:tcPr>
            <w:tcW w:w="4193" w:type="dxa"/>
            <w:vAlign w:val="center"/>
          </w:tcPr>
          <w:p w14:paraId="5B9240EB" w14:textId="5B580715" w:rsidR="00864BD1" w:rsidRPr="0052304D" w:rsidRDefault="00864BD1" w:rsidP="000D2F97">
            <w:pPr>
              <w:pStyle w:val="Style1"/>
            </w:pPr>
            <w:r w:rsidRPr="0052304D">
              <w:t>AR</w:t>
            </w:r>
            <w:r w:rsidR="003A1ED7" w:rsidRPr="0052304D">
              <w:t>, Garland.</w:t>
            </w:r>
            <w:r w:rsidRPr="0052304D">
              <w:t xml:space="preserve"> Cedar Fourche Recreation Area</w:t>
            </w:r>
          </w:p>
        </w:tc>
        <w:tc>
          <w:tcPr>
            <w:tcW w:w="1800" w:type="dxa"/>
            <w:vAlign w:val="center"/>
          </w:tcPr>
          <w:p w14:paraId="14D16D9C" w14:textId="7B34FCE9" w:rsidR="00864BD1" w:rsidRPr="0052304D" w:rsidRDefault="00864BD1" w:rsidP="000D2F97">
            <w:pPr>
              <w:pStyle w:val="Style1"/>
            </w:pPr>
            <w:r w:rsidRPr="0052304D">
              <w:t>Ouachita mountains</w:t>
            </w:r>
          </w:p>
        </w:tc>
        <w:tc>
          <w:tcPr>
            <w:tcW w:w="1156" w:type="dxa"/>
            <w:vAlign w:val="center"/>
          </w:tcPr>
          <w:p w14:paraId="4166C546" w14:textId="5B148FF0" w:rsidR="00864BD1" w:rsidRPr="0052304D" w:rsidRDefault="00864BD1" w:rsidP="000D2F97">
            <w:pPr>
              <w:pStyle w:val="Style1"/>
            </w:pPr>
            <w:r w:rsidRPr="0052304D">
              <w:t>34.6</w:t>
            </w:r>
            <w:r w:rsidR="00860FBC" w:rsidRPr="0052304D">
              <w:t>7</w:t>
            </w:r>
          </w:p>
        </w:tc>
        <w:tc>
          <w:tcPr>
            <w:tcW w:w="1094" w:type="dxa"/>
            <w:vAlign w:val="center"/>
          </w:tcPr>
          <w:p w14:paraId="1EAAF2D6" w14:textId="3EE2C5D3" w:rsidR="00864BD1" w:rsidRPr="0052304D" w:rsidRDefault="00864BD1" w:rsidP="000D2F97">
            <w:pPr>
              <w:pStyle w:val="Style1"/>
            </w:pPr>
            <w:r w:rsidRPr="0052304D">
              <w:t>-93.28</w:t>
            </w:r>
          </w:p>
        </w:tc>
        <w:tc>
          <w:tcPr>
            <w:tcW w:w="1080" w:type="dxa"/>
            <w:vAlign w:val="center"/>
          </w:tcPr>
          <w:p w14:paraId="1F32BE81" w14:textId="0CBD4FE6" w:rsidR="00864BD1" w:rsidRPr="0052304D" w:rsidRDefault="00864BD1" w:rsidP="000D2F97">
            <w:pPr>
              <w:pStyle w:val="Style1"/>
            </w:pPr>
            <w:r w:rsidRPr="0052304D">
              <w:t>5</w:t>
            </w:r>
          </w:p>
        </w:tc>
      </w:tr>
      <w:tr w:rsidR="00095471" w:rsidRPr="00095471" w14:paraId="5BCFDB08" w14:textId="77777777" w:rsidTr="00744460">
        <w:trPr>
          <w:trHeight w:val="576"/>
        </w:trPr>
        <w:tc>
          <w:tcPr>
            <w:tcW w:w="0" w:type="auto"/>
            <w:vAlign w:val="center"/>
          </w:tcPr>
          <w:p w14:paraId="59118B01" w14:textId="705B45A3" w:rsidR="00864BD1" w:rsidRPr="0052304D" w:rsidRDefault="00864BD1" w:rsidP="000D2F97">
            <w:pPr>
              <w:pStyle w:val="Style1"/>
            </w:pPr>
            <w:r w:rsidRPr="0052304D">
              <w:t>AR_02*</w:t>
            </w:r>
          </w:p>
        </w:tc>
        <w:tc>
          <w:tcPr>
            <w:tcW w:w="1831" w:type="dxa"/>
            <w:vAlign w:val="center"/>
          </w:tcPr>
          <w:p w14:paraId="110E97C8" w14:textId="44535E13" w:rsidR="00864BD1" w:rsidRPr="0052304D" w:rsidRDefault="00864BD1" w:rsidP="000D2F97">
            <w:pPr>
              <w:pStyle w:val="Style1"/>
            </w:pPr>
            <w:proofErr w:type="spellStart"/>
            <w:r w:rsidRPr="0052304D">
              <w:t>Yatskievych</w:t>
            </w:r>
            <w:proofErr w:type="spellEnd"/>
            <w:r w:rsidRPr="0052304D">
              <w:t xml:space="preserve"> 15-009 (MO) </w:t>
            </w:r>
          </w:p>
        </w:tc>
        <w:tc>
          <w:tcPr>
            <w:tcW w:w="1453" w:type="dxa"/>
            <w:vAlign w:val="center"/>
          </w:tcPr>
          <w:p w14:paraId="77E19524" w14:textId="58C2F3F8" w:rsidR="00864BD1" w:rsidRPr="00345332" w:rsidRDefault="00864BD1" w:rsidP="000D2F97">
            <w:pPr>
              <w:pStyle w:val="Style1"/>
              <w:rPr>
                <w:i/>
                <w:iCs/>
              </w:rPr>
            </w:pPr>
            <w:r w:rsidRPr="00345332">
              <w:rPr>
                <w:i/>
                <w:iCs/>
              </w:rPr>
              <w:t xml:space="preserve">P. </w:t>
            </w:r>
            <w:proofErr w:type="spellStart"/>
            <w:r w:rsidRPr="00345332">
              <w:rPr>
                <w:i/>
                <w:iCs/>
              </w:rPr>
              <w:t>ouachitensis</w:t>
            </w:r>
            <w:proofErr w:type="spellEnd"/>
          </w:p>
        </w:tc>
        <w:tc>
          <w:tcPr>
            <w:tcW w:w="4193" w:type="dxa"/>
            <w:vAlign w:val="center"/>
          </w:tcPr>
          <w:p w14:paraId="24237CD7" w14:textId="1CCC0F1D" w:rsidR="00864BD1" w:rsidRPr="0052304D" w:rsidRDefault="003A1ED7" w:rsidP="000D2F97">
            <w:pPr>
              <w:pStyle w:val="Style1"/>
            </w:pPr>
            <w:r w:rsidRPr="0052304D">
              <w:t xml:space="preserve">AR, Garland. </w:t>
            </w:r>
            <w:r w:rsidR="00864BD1" w:rsidRPr="0052304D">
              <w:t>North side of Lake Ouachita</w:t>
            </w:r>
          </w:p>
        </w:tc>
        <w:tc>
          <w:tcPr>
            <w:tcW w:w="1800" w:type="dxa"/>
            <w:vAlign w:val="center"/>
          </w:tcPr>
          <w:p w14:paraId="00791A34" w14:textId="7CA792DA" w:rsidR="00864BD1" w:rsidRPr="0052304D" w:rsidRDefault="00864BD1" w:rsidP="000D2F97">
            <w:pPr>
              <w:pStyle w:val="Style1"/>
            </w:pPr>
            <w:r w:rsidRPr="0052304D">
              <w:t>Ouachita mountains</w:t>
            </w:r>
          </w:p>
        </w:tc>
        <w:tc>
          <w:tcPr>
            <w:tcW w:w="1156" w:type="dxa"/>
            <w:vAlign w:val="center"/>
          </w:tcPr>
          <w:p w14:paraId="40EEE50D" w14:textId="5B6C8EBF" w:rsidR="00864BD1" w:rsidRPr="0052304D" w:rsidRDefault="00864BD1" w:rsidP="000D2F97">
            <w:pPr>
              <w:pStyle w:val="Style1"/>
            </w:pPr>
            <w:r w:rsidRPr="0052304D">
              <w:t>34.66</w:t>
            </w:r>
          </w:p>
        </w:tc>
        <w:tc>
          <w:tcPr>
            <w:tcW w:w="1094" w:type="dxa"/>
            <w:vAlign w:val="center"/>
          </w:tcPr>
          <w:p w14:paraId="27D60B5A" w14:textId="6EAD0C9A" w:rsidR="00864BD1" w:rsidRPr="0052304D" w:rsidRDefault="00864BD1" w:rsidP="000D2F97">
            <w:pPr>
              <w:pStyle w:val="Style1"/>
            </w:pPr>
            <w:r w:rsidRPr="0052304D">
              <w:t>-93.2</w:t>
            </w:r>
            <w:r w:rsidR="00860FBC" w:rsidRPr="0052304D">
              <w:t>7</w:t>
            </w:r>
          </w:p>
        </w:tc>
        <w:tc>
          <w:tcPr>
            <w:tcW w:w="1080" w:type="dxa"/>
            <w:vAlign w:val="center"/>
          </w:tcPr>
          <w:p w14:paraId="597E42A7" w14:textId="55AEF51B" w:rsidR="00864BD1" w:rsidRPr="0052304D" w:rsidRDefault="00864BD1" w:rsidP="000D2F97">
            <w:pPr>
              <w:pStyle w:val="Style1"/>
            </w:pPr>
            <w:r w:rsidRPr="0052304D">
              <w:t>9</w:t>
            </w:r>
          </w:p>
        </w:tc>
      </w:tr>
      <w:tr w:rsidR="00095471" w:rsidRPr="00095471" w14:paraId="60FC1E4B" w14:textId="77777777" w:rsidTr="00744460">
        <w:trPr>
          <w:trHeight w:val="576"/>
        </w:trPr>
        <w:tc>
          <w:tcPr>
            <w:tcW w:w="0" w:type="auto"/>
            <w:vAlign w:val="center"/>
          </w:tcPr>
          <w:p w14:paraId="0B1E0A52" w14:textId="1880D770" w:rsidR="00864BD1" w:rsidRPr="0052304D" w:rsidRDefault="00864BD1" w:rsidP="000D2F97">
            <w:pPr>
              <w:pStyle w:val="Style1"/>
            </w:pPr>
            <w:r w:rsidRPr="0052304D">
              <w:t>AR_03*</w:t>
            </w:r>
          </w:p>
        </w:tc>
        <w:tc>
          <w:tcPr>
            <w:tcW w:w="1831" w:type="dxa"/>
            <w:vAlign w:val="center"/>
          </w:tcPr>
          <w:p w14:paraId="1A7EA9AF" w14:textId="40D0AE8C" w:rsidR="00864BD1" w:rsidRPr="0052304D" w:rsidRDefault="00864BD1" w:rsidP="000D2F97">
            <w:pPr>
              <w:pStyle w:val="Style1"/>
              <w:rPr>
                <w:rFonts w:asciiTheme="minorHAnsi" w:hAnsiTheme="minorHAnsi" w:cstheme="minorHAnsi"/>
              </w:rPr>
            </w:pPr>
            <w:hyperlink r:id="rId32" w:history="1">
              <w:proofErr w:type="spellStart"/>
              <w:r w:rsidRPr="0052304D">
                <w:rPr>
                  <w:rStyle w:val="Hyperlink"/>
                  <w:rFonts w:asciiTheme="minorHAnsi" w:hAnsiTheme="minorHAnsi" w:cstheme="minorHAnsi"/>
                  <w:color w:val="000000" w:themeColor="text1"/>
                </w:rPr>
                <w:t>Yatskievych</w:t>
              </w:r>
              <w:proofErr w:type="spellEnd"/>
              <w:r w:rsidRPr="0052304D">
                <w:rPr>
                  <w:rStyle w:val="Hyperlink"/>
                  <w:rFonts w:asciiTheme="minorHAnsi" w:hAnsiTheme="minorHAnsi" w:cstheme="minorHAnsi"/>
                  <w:color w:val="000000" w:themeColor="text1"/>
                </w:rPr>
                <w:t xml:space="preserve"> 15-012 (MO)</w:t>
              </w:r>
            </w:hyperlink>
            <w:r w:rsidRPr="0052304D">
              <w:rPr>
                <w:rFonts w:asciiTheme="minorHAnsi" w:hAnsiTheme="minorHAnsi" w:cstheme="minorHAnsi"/>
              </w:rPr>
              <w:t xml:space="preserve"> </w:t>
            </w:r>
          </w:p>
        </w:tc>
        <w:tc>
          <w:tcPr>
            <w:tcW w:w="1453" w:type="dxa"/>
            <w:vAlign w:val="center"/>
          </w:tcPr>
          <w:p w14:paraId="08405367" w14:textId="53E3C8E4" w:rsidR="00864BD1" w:rsidRPr="00345332" w:rsidRDefault="00864BD1" w:rsidP="000D2F97">
            <w:pPr>
              <w:pStyle w:val="Style1"/>
              <w:rPr>
                <w:i/>
                <w:iCs/>
              </w:rPr>
            </w:pPr>
            <w:r w:rsidRPr="00345332">
              <w:rPr>
                <w:i/>
                <w:iCs/>
              </w:rPr>
              <w:t xml:space="preserve">P. </w:t>
            </w:r>
            <w:proofErr w:type="spellStart"/>
            <w:r w:rsidRPr="00345332">
              <w:rPr>
                <w:i/>
                <w:iCs/>
              </w:rPr>
              <w:t>ouachitensis</w:t>
            </w:r>
            <w:proofErr w:type="spellEnd"/>
          </w:p>
        </w:tc>
        <w:tc>
          <w:tcPr>
            <w:tcW w:w="4193" w:type="dxa"/>
            <w:vAlign w:val="center"/>
          </w:tcPr>
          <w:p w14:paraId="26CC4C12" w14:textId="1749EAE6" w:rsidR="00864BD1" w:rsidRPr="0052304D" w:rsidRDefault="00864BD1" w:rsidP="000D2F97">
            <w:pPr>
              <w:pStyle w:val="Style1"/>
            </w:pPr>
            <w:r w:rsidRPr="0052304D">
              <w:t>AR</w:t>
            </w:r>
            <w:r w:rsidR="003A1ED7" w:rsidRPr="0052304D">
              <w:t>, Hos Spring.</w:t>
            </w:r>
            <w:r w:rsidRPr="0052304D">
              <w:t xml:space="preserve"> Ross Foundation </w:t>
            </w:r>
            <w:r w:rsidR="00C45B7C" w:rsidRPr="0052304D">
              <w:t>p</w:t>
            </w:r>
            <w:r w:rsidRPr="0052304D">
              <w:t>roperty</w:t>
            </w:r>
          </w:p>
        </w:tc>
        <w:tc>
          <w:tcPr>
            <w:tcW w:w="1800" w:type="dxa"/>
            <w:vAlign w:val="center"/>
          </w:tcPr>
          <w:p w14:paraId="068F041E" w14:textId="43B9B58C" w:rsidR="00864BD1" w:rsidRPr="0052304D" w:rsidRDefault="00864BD1" w:rsidP="000D2F97">
            <w:pPr>
              <w:pStyle w:val="Style1"/>
            </w:pPr>
            <w:r w:rsidRPr="0052304D">
              <w:t>Ouachita mountains</w:t>
            </w:r>
          </w:p>
        </w:tc>
        <w:tc>
          <w:tcPr>
            <w:tcW w:w="1156" w:type="dxa"/>
            <w:vAlign w:val="center"/>
          </w:tcPr>
          <w:p w14:paraId="379DA181" w14:textId="09C53A12" w:rsidR="00864BD1" w:rsidRPr="0052304D" w:rsidRDefault="00864BD1" w:rsidP="000D2F97">
            <w:pPr>
              <w:pStyle w:val="Style1"/>
            </w:pPr>
            <w:r w:rsidRPr="0052304D">
              <w:t>34.35</w:t>
            </w:r>
          </w:p>
        </w:tc>
        <w:tc>
          <w:tcPr>
            <w:tcW w:w="1094" w:type="dxa"/>
            <w:vAlign w:val="center"/>
          </w:tcPr>
          <w:p w14:paraId="3549AAF4" w14:textId="6E518713" w:rsidR="00864BD1" w:rsidRPr="0052304D" w:rsidRDefault="00864BD1" w:rsidP="000D2F97">
            <w:pPr>
              <w:pStyle w:val="Style1"/>
            </w:pPr>
            <w:r w:rsidRPr="0052304D">
              <w:t>-93.0</w:t>
            </w:r>
            <w:r w:rsidR="00860FBC" w:rsidRPr="0052304D">
              <w:t>7</w:t>
            </w:r>
          </w:p>
        </w:tc>
        <w:tc>
          <w:tcPr>
            <w:tcW w:w="1080" w:type="dxa"/>
            <w:vAlign w:val="center"/>
          </w:tcPr>
          <w:p w14:paraId="66302B5B" w14:textId="33FE02BF" w:rsidR="00864BD1" w:rsidRPr="0052304D" w:rsidRDefault="00864BD1" w:rsidP="000D2F97">
            <w:pPr>
              <w:pStyle w:val="Style1"/>
            </w:pPr>
            <w:r w:rsidRPr="0052304D">
              <w:t>4</w:t>
            </w:r>
          </w:p>
        </w:tc>
      </w:tr>
      <w:tr w:rsidR="00095471" w:rsidRPr="00095471" w14:paraId="0AA41332" w14:textId="77777777" w:rsidTr="00744460">
        <w:trPr>
          <w:trHeight w:val="576"/>
        </w:trPr>
        <w:tc>
          <w:tcPr>
            <w:tcW w:w="0" w:type="auto"/>
            <w:vAlign w:val="center"/>
          </w:tcPr>
          <w:p w14:paraId="43231417" w14:textId="1A1AB7AC" w:rsidR="00864BD1" w:rsidRPr="0052304D" w:rsidRDefault="00864BD1" w:rsidP="000D2F97">
            <w:pPr>
              <w:pStyle w:val="Style1"/>
            </w:pPr>
            <w:r w:rsidRPr="0052304D">
              <w:t>MO_06*</w:t>
            </w:r>
          </w:p>
        </w:tc>
        <w:tc>
          <w:tcPr>
            <w:tcW w:w="1831" w:type="dxa"/>
            <w:vAlign w:val="center"/>
          </w:tcPr>
          <w:p w14:paraId="33C67EF6" w14:textId="48623E24" w:rsidR="00864BD1" w:rsidRPr="0052304D" w:rsidRDefault="00864BD1" w:rsidP="000D2F97">
            <w:pPr>
              <w:pStyle w:val="Style1"/>
              <w:rPr>
                <w:rFonts w:asciiTheme="minorHAnsi" w:hAnsiTheme="minorHAnsi" w:cstheme="minorHAnsi"/>
              </w:rPr>
            </w:pPr>
            <w:hyperlink r:id="rId33" w:history="1">
              <w:r w:rsidRPr="0052304D">
                <w:rPr>
                  <w:rStyle w:val="Hyperlink"/>
                  <w:rFonts w:asciiTheme="minorHAnsi" w:hAnsiTheme="minorHAnsi" w:cstheme="minorHAnsi"/>
                  <w:color w:val="000000" w:themeColor="text1"/>
                </w:rPr>
                <w:t xml:space="preserve">Rimer </w:t>
              </w:r>
              <w:proofErr w:type="spellStart"/>
              <w:r w:rsidRPr="0052304D">
                <w:rPr>
                  <w:rStyle w:val="Hyperlink"/>
                  <w:rFonts w:asciiTheme="minorHAnsi" w:hAnsiTheme="minorHAnsi" w:cstheme="minorHAnsi"/>
                  <w:color w:val="000000" w:themeColor="text1"/>
                </w:rPr>
                <w:t>s.n</w:t>
              </w:r>
              <w:proofErr w:type="spellEnd"/>
              <w:r w:rsidRPr="0052304D">
                <w:rPr>
                  <w:rStyle w:val="Hyperlink"/>
                  <w:rFonts w:asciiTheme="minorHAnsi" w:hAnsiTheme="minorHAnsi" w:cstheme="minorHAnsi"/>
                  <w:color w:val="000000" w:themeColor="text1"/>
                </w:rPr>
                <w:t>. (MO)</w:t>
              </w:r>
            </w:hyperlink>
          </w:p>
        </w:tc>
        <w:tc>
          <w:tcPr>
            <w:tcW w:w="1453" w:type="dxa"/>
            <w:vAlign w:val="center"/>
          </w:tcPr>
          <w:p w14:paraId="61017D94" w14:textId="6D173AC6" w:rsidR="00864BD1" w:rsidRPr="00345332" w:rsidRDefault="00864BD1" w:rsidP="000D2F97">
            <w:pPr>
              <w:pStyle w:val="Style1"/>
              <w:rPr>
                <w:i/>
                <w:iCs/>
              </w:rPr>
            </w:pPr>
            <w:r w:rsidRPr="00345332">
              <w:rPr>
                <w:i/>
                <w:iCs/>
              </w:rPr>
              <w:t>P. filiformis</w:t>
            </w:r>
          </w:p>
        </w:tc>
        <w:tc>
          <w:tcPr>
            <w:tcW w:w="4193" w:type="dxa"/>
            <w:vAlign w:val="center"/>
          </w:tcPr>
          <w:p w14:paraId="113B8B48" w14:textId="55C18C4E" w:rsidR="00864BD1" w:rsidRPr="0052304D" w:rsidRDefault="00864BD1" w:rsidP="000D2F97">
            <w:pPr>
              <w:pStyle w:val="Style1"/>
            </w:pPr>
            <w:r w:rsidRPr="0052304D">
              <w:t>MO</w:t>
            </w:r>
            <w:r w:rsidR="00C45B7C" w:rsidRPr="0052304D">
              <w:t>, Greene.</w:t>
            </w:r>
            <w:r w:rsidRPr="0052304D">
              <w:t xml:space="preserve"> </w:t>
            </w:r>
            <w:proofErr w:type="spellStart"/>
            <w:r w:rsidRPr="0052304D">
              <w:t>Seepside</w:t>
            </w:r>
            <w:proofErr w:type="spellEnd"/>
            <w:r w:rsidRPr="0052304D">
              <w:t xml:space="preserve"> Glade</w:t>
            </w:r>
          </w:p>
        </w:tc>
        <w:tc>
          <w:tcPr>
            <w:tcW w:w="1800" w:type="dxa"/>
            <w:vAlign w:val="center"/>
          </w:tcPr>
          <w:p w14:paraId="345B0DF1" w14:textId="2119BE38" w:rsidR="00864BD1" w:rsidRPr="0052304D" w:rsidRDefault="00864BD1" w:rsidP="000D2F97">
            <w:pPr>
              <w:pStyle w:val="Style1"/>
            </w:pPr>
            <w:r w:rsidRPr="0052304D">
              <w:t>Ozark Plateau</w:t>
            </w:r>
          </w:p>
        </w:tc>
        <w:tc>
          <w:tcPr>
            <w:tcW w:w="1156" w:type="dxa"/>
            <w:vAlign w:val="center"/>
          </w:tcPr>
          <w:p w14:paraId="2432A6A7" w14:textId="7D306905" w:rsidR="00864BD1" w:rsidRPr="0052304D" w:rsidRDefault="00864BD1" w:rsidP="000D2F97">
            <w:pPr>
              <w:pStyle w:val="Style1"/>
            </w:pPr>
            <w:r w:rsidRPr="0052304D">
              <w:t>37.</w:t>
            </w:r>
            <w:r w:rsidR="00860FBC" w:rsidRPr="0052304D">
              <w:t>30</w:t>
            </w:r>
          </w:p>
        </w:tc>
        <w:tc>
          <w:tcPr>
            <w:tcW w:w="1094" w:type="dxa"/>
            <w:vAlign w:val="center"/>
          </w:tcPr>
          <w:p w14:paraId="46300ED0" w14:textId="4539D91B" w:rsidR="00864BD1" w:rsidRPr="0052304D" w:rsidRDefault="00864BD1" w:rsidP="000D2F97">
            <w:pPr>
              <w:pStyle w:val="Style1"/>
            </w:pPr>
            <w:r w:rsidRPr="0052304D">
              <w:t>-93.4</w:t>
            </w:r>
            <w:r w:rsidR="00860FBC" w:rsidRPr="0052304D">
              <w:t>1</w:t>
            </w:r>
          </w:p>
        </w:tc>
        <w:tc>
          <w:tcPr>
            <w:tcW w:w="1080" w:type="dxa"/>
            <w:vAlign w:val="center"/>
          </w:tcPr>
          <w:p w14:paraId="3CB5199B" w14:textId="4BB84FA8" w:rsidR="00864BD1" w:rsidRPr="0052304D" w:rsidRDefault="00864BD1" w:rsidP="000D2F97">
            <w:pPr>
              <w:pStyle w:val="Style1"/>
            </w:pPr>
            <w:r w:rsidRPr="0052304D">
              <w:t>4</w:t>
            </w:r>
          </w:p>
        </w:tc>
      </w:tr>
      <w:tr w:rsidR="00095471" w:rsidRPr="00095471" w14:paraId="10255A7E" w14:textId="77777777" w:rsidTr="00744460">
        <w:trPr>
          <w:trHeight w:val="576"/>
        </w:trPr>
        <w:tc>
          <w:tcPr>
            <w:tcW w:w="0" w:type="auto"/>
            <w:vAlign w:val="center"/>
          </w:tcPr>
          <w:p w14:paraId="48D0BCF3" w14:textId="73A89FD3" w:rsidR="00864BD1" w:rsidRPr="0052304D" w:rsidRDefault="00864BD1" w:rsidP="000D2F97">
            <w:pPr>
              <w:pStyle w:val="Style1"/>
            </w:pPr>
            <w:r w:rsidRPr="0052304D">
              <w:t>MO_10*</w:t>
            </w:r>
          </w:p>
        </w:tc>
        <w:tc>
          <w:tcPr>
            <w:tcW w:w="1831" w:type="dxa"/>
            <w:vAlign w:val="center"/>
          </w:tcPr>
          <w:p w14:paraId="0AED9F1B" w14:textId="15641CFB" w:rsidR="00864BD1" w:rsidRPr="0052304D" w:rsidRDefault="00864BD1" w:rsidP="000D2F97">
            <w:pPr>
              <w:pStyle w:val="Style1"/>
            </w:pPr>
            <w:r w:rsidRPr="0052304D">
              <w:t>Edwards 281</w:t>
            </w:r>
          </w:p>
        </w:tc>
        <w:tc>
          <w:tcPr>
            <w:tcW w:w="1453" w:type="dxa"/>
            <w:vAlign w:val="center"/>
          </w:tcPr>
          <w:p w14:paraId="58FD86B4" w14:textId="64C41D0C" w:rsidR="00864BD1" w:rsidRPr="00345332" w:rsidRDefault="00864BD1" w:rsidP="000D2F97">
            <w:pPr>
              <w:pStyle w:val="Style1"/>
              <w:rPr>
                <w:i/>
                <w:iCs/>
              </w:rPr>
            </w:pPr>
            <w:r w:rsidRPr="00345332">
              <w:rPr>
                <w:i/>
                <w:iCs/>
              </w:rPr>
              <w:t>P. filiformis</w:t>
            </w:r>
          </w:p>
        </w:tc>
        <w:tc>
          <w:tcPr>
            <w:tcW w:w="4193" w:type="dxa"/>
            <w:vAlign w:val="center"/>
          </w:tcPr>
          <w:p w14:paraId="11259490" w14:textId="685D4A2F" w:rsidR="00864BD1" w:rsidRPr="0052304D" w:rsidRDefault="00C45B7C" w:rsidP="000D2F97">
            <w:pPr>
              <w:pStyle w:val="Style1"/>
            </w:pPr>
            <w:r w:rsidRPr="0052304D">
              <w:t xml:space="preserve">MO, Greene. </w:t>
            </w:r>
            <w:r w:rsidR="00864BD1" w:rsidRPr="0052304D">
              <w:t>Wilsons Creek</w:t>
            </w:r>
            <w:r w:rsidRPr="0052304D">
              <w:t>,</w:t>
            </w:r>
            <w:r w:rsidR="00864BD1" w:rsidRPr="0052304D">
              <w:t xml:space="preserve"> Wire Road</w:t>
            </w:r>
          </w:p>
        </w:tc>
        <w:tc>
          <w:tcPr>
            <w:tcW w:w="1800" w:type="dxa"/>
            <w:vAlign w:val="center"/>
          </w:tcPr>
          <w:p w14:paraId="69C124BD" w14:textId="6F21C8B6" w:rsidR="00864BD1" w:rsidRPr="0052304D" w:rsidRDefault="00864BD1" w:rsidP="000D2F97">
            <w:pPr>
              <w:pStyle w:val="Style1"/>
            </w:pPr>
            <w:r w:rsidRPr="0052304D">
              <w:t>Ozark Plateau</w:t>
            </w:r>
          </w:p>
        </w:tc>
        <w:tc>
          <w:tcPr>
            <w:tcW w:w="1156" w:type="dxa"/>
            <w:vAlign w:val="center"/>
          </w:tcPr>
          <w:p w14:paraId="31AB4AFE" w14:textId="5DF3CC75" w:rsidR="00864BD1" w:rsidRPr="0052304D" w:rsidRDefault="00864BD1" w:rsidP="000D2F97">
            <w:pPr>
              <w:pStyle w:val="Style1"/>
            </w:pPr>
            <w:r w:rsidRPr="0052304D">
              <w:t>37.09</w:t>
            </w:r>
          </w:p>
        </w:tc>
        <w:tc>
          <w:tcPr>
            <w:tcW w:w="1094" w:type="dxa"/>
            <w:vAlign w:val="center"/>
          </w:tcPr>
          <w:p w14:paraId="1368AE12" w14:textId="6CF7871B" w:rsidR="00864BD1" w:rsidRPr="0052304D" w:rsidRDefault="00864BD1" w:rsidP="000D2F97">
            <w:pPr>
              <w:pStyle w:val="Style1"/>
            </w:pPr>
            <w:r w:rsidRPr="0052304D">
              <w:t>-93.4</w:t>
            </w:r>
            <w:r w:rsidR="00860FBC" w:rsidRPr="0052304D">
              <w:t>2</w:t>
            </w:r>
          </w:p>
        </w:tc>
        <w:tc>
          <w:tcPr>
            <w:tcW w:w="1080" w:type="dxa"/>
            <w:vAlign w:val="center"/>
          </w:tcPr>
          <w:p w14:paraId="31EA9A11" w14:textId="770612DA" w:rsidR="00864BD1" w:rsidRPr="0052304D" w:rsidRDefault="00864BD1" w:rsidP="000D2F97">
            <w:pPr>
              <w:pStyle w:val="Style1"/>
            </w:pPr>
            <w:r w:rsidRPr="0052304D">
              <w:t>6</w:t>
            </w:r>
          </w:p>
        </w:tc>
      </w:tr>
      <w:tr w:rsidR="00095471" w:rsidRPr="00095471" w14:paraId="08C35641" w14:textId="77777777" w:rsidTr="00744460">
        <w:trPr>
          <w:trHeight w:val="576"/>
        </w:trPr>
        <w:tc>
          <w:tcPr>
            <w:tcW w:w="0" w:type="auto"/>
            <w:vAlign w:val="center"/>
          </w:tcPr>
          <w:p w14:paraId="6A4D688D" w14:textId="047444C7" w:rsidR="00864BD1" w:rsidRPr="0052304D" w:rsidRDefault="00864BD1" w:rsidP="000D2F97">
            <w:pPr>
              <w:pStyle w:val="Style1"/>
            </w:pPr>
            <w:r w:rsidRPr="0052304D">
              <w:t>MO_11*</w:t>
            </w:r>
          </w:p>
        </w:tc>
        <w:tc>
          <w:tcPr>
            <w:tcW w:w="1831" w:type="dxa"/>
            <w:vAlign w:val="center"/>
          </w:tcPr>
          <w:p w14:paraId="36B0E5D4" w14:textId="3CB885E0" w:rsidR="00864BD1" w:rsidRPr="0052304D" w:rsidRDefault="00864BD1" w:rsidP="000D2F97">
            <w:pPr>
              <w:pStyle w:val="Style1"/>
            </w:pPr>
            <w:r w:rsidRPr="0052304D">
              <w:t>Edwards 282</w:t>
            </w:r>
          </w:p>
        </w:tc>
        <w:tc>
          <w:tcPr>
            <w:tcW w:w="1453" w:type="dxa"/>
            <w:vAlign w:val="center"/>
          </w:tcPr>
          <w:p w14:paraId="3B6DD27A" w14:textId="529B362A" w:rsidR="00864BD1" w:rsidRPr="00345332" w:rsidRDefault="00864BD1" w:rsidP="000D2F97">
            <w:pPr>
              <w:pStyle w:val="Style1"/>
              <w:rPr>
                <w:i/>
                <w:iCs/>
              </w:rPr>
            </w:pPr>
            <w:r w:rsidRPr="00345332">
              <w:rPr>
                <w:i/>
                <w:iCs/>
              </w:rPr>
              <w:t>P. filiformis</w:t>
            </w:r>
          </w:p>
        </w:tc>
        <w:tc>
          <w:tcPr>
            <w:tcW w:w="4193" w:type="dxa"/>
            <w:vAlign w:val="center"/>
          </w:tcPr>
          <w:p w14:paraId="7F3071B3" w14:textId="7E441D3F" w:rsidR="00864BD1" w:rsidRPr="0052304D" w:rsidRDefault="00C45B7C" w:rsidP="000D2F97">
            <w:pPr>
              <w:pStyle w:val="Style1"/>
            </w:pPr>
            <w:r w:rsidRPr="0052304D">
              <w:t xml:space="preserve">MO, Greene. </w:t>
            </w:r>
            <w:r w:rsidR="00864BD1" w:rsidRPr="0052304D">
              <w:t>Wilsons Creek</w:t>
            </w:r>
            <w:r w:rsidRPr="0052304D">
              <w:t>,</w:t>
            </w:r>
            <w:r w:rsidR="00864BD1" w:rsidRPr="0052304D">
              <w:t xml:space="preserve"> Bloody Hill</w:t>
            </w:r>
          </w:p>
        </w:tc>
        <w:tc>
          <w:tcPr>
            <w:tcW w:w="1800" w:type="dxa"/>
            <w:vAlign w:val="center"/>
          </w:tcPr>
          <w:p w14:paraId="0086E900" w14:textId="7E1DF057" w:rsidR="00864BD1" w:rsidRPr="0052304D" w:rsidRDefault="00864BD1" w:rsidP="000D2F97">
            <w:pPr>
              <w:pStyle w:val="Style1"/>
            </w:pPr>
            <w:r w:rsidRPr="0052304D">
              <w:t>Ozark Plateau</w:t>
            </w:r>
          </w:p>
        </w:tc>
        <w:tc>
          <w:tcPr>
            <w:tcW w:w="1156" w:type="dxa"/>
            <w:vAlign w:val="center"/>
          </w:tcPr>
          <w:p w14:paraId="52A559F9" w14:textId="1622FAFE" w:rsidR="00864BD1" w:rsidRPr="0052304D" w:rsidRDefault="00864BD1" w:rsidP="000D2F97">
            <w:pPr>
              <w:pStyle w:val="Style1"/>
            </w:pPr>
            <w:r w:rsidRPr="0052304D">
              <w:t>37.10</w:t>
            </w:r>
          </w:p>
        </w:tc>
        <w:tc>
          <w:tcPr>
            <w:tcW w:w="1094" w:type="dxa"/>
            <w:vAlign w:val="center"/>
          </w:tcPr>
          <w:p w14:paraId="2C798F69" w14:textId="5703948D" w:rsidR="00864BD1" w:rsidRPr="0052304D" w:rsidRDefault="00864BD1" w:rsidP="000D2F97">
            <w:pPr>
              <w:pStyle w:val="Style1"/>
            </w:pPr>
            <w:r w:rsidRPr="0052304D">
              <w:t>-93.41</w:t>
            </w:r>
          </w:p>
        </w:tc>
        <w:tc>
          <w:tcPr>
            <w:tcW w:w="1080" w:type="dxa"/>
            <w:vAlign w:val="center"/>
          </w:tcPr>
          <w:p w14:paraId="4E7F67F1" w14:textId="3F0E2969" w:rsidR="00864BD1" w:rsidRPr="0052304D" w:rsidRDefault="00864BD1" w:rsidP="000D2F97">
            <w:pPr>
              <w:pStyle w:val="Style1"/>
            </w:pPr>
            <w:r w:rsidRPr="0052304D">
              <w:t>7</w:t>
            </w:r>
          </w:p>
        </w:tc>
      </w:tr>
      <w:tr w:rsidR="00095471" w:rsidRPr="00095471" w14:paraId="7116A4CD" w14:textId="77777777" w:rsidTr="00744460">
        <w:trPr>
          <w:trHeight w:val="576"/>
        </w:trPr>
        <w:tc>
          <w:tcPr>
            <w:tcW w:w="0" w:type="auto"/>
            <w:vAlign w:val="center"/>
          </w:tcPr>
          <w:p w14:paraId="5B3CFF46" w14:textId="5D814D96" w:rsidR="00864BD1" w:rsidRPr="0052304D" w:rsidRDefault="00864BD1" w:rsidP="000D2F97">
            <w:pPr>
              <w:pStyle w:val="Style1"/>
            </w:pPr>
            <w:r w:rsidRPr="0052304D">
              <w:t>TX_01*</w:t>
            </w:r>
          </w:p>
        </w:tc>
        <w:tc>
          <w:tcPr>
            <w:tcW w:w="1831" w:type="dxa"/>
            <w:vAlign w:val="center"/>
          </w:tcPr>
          <w:p w14:paraId="4E19F95E" w14:textId="24AECDC0" w:rsidR="00864BD1" w:rsidRPr="0052304D" w:rsidRDefault="00864BD1" w:rsidP="000D2F97">
            <w:pPr>
              <w:pStyle w:val="Style1"/>
              <w:rPr>
                <w:rFonts w:asciiTheme="minorHAnsi" w:hAnsiTheme="minorHAnsi" w:cstheme="minorHAnsi"/>
              </w:rPr>
            </w:pPr>
            <w:hyperlink r:id="rId34" w:history="1">
              <w:proofErr w:type="spellStart"/>
              <w:r w:rsidRPr="0052304D">
                <w:rPr>
                  <w:rStyle w:val="Hyperlink"/>
                  <w:rFonts w:asciiTheme="minorHAnsi" w:hAnsiTheme="minorHAnsi" w:cstheme="minorHAnsi"/>
                  <w:color w:val="000000" w:themeColor="text1"/>
                </w:rPr>
                <w:t>Yatskievych</w:t>
              </w:r>
              <w:proofErr w:type="spellEnd"/>
              <w:r w:rsidRPr="0052304D">
                <w:rPr>
                  <w:rStyle w:val="Hyperlink"/>
                  <w:rFonts w:asciiTheme="minorHAnsi" w:hAnsiTheme="minorHAnsi" w:cstheme="minorHAnsi"/>
                  <w:color w:val="000000" w:themeColor="text1"/>
                </w:rPr>
                <w:t xml:space="preserve"> 16-110 (TEX)</w:t>
              </w:r>
            </w:hyperlink>
          </w:p>
        </w:tc>
        <w:tc>
          <w:tcPr>
            <w:tcW w:w="1453" w:type="dxa"/>
            <w:vAlign w:val="center"/>
          </w:tcPr>
          <w:p w14:paraId="55807C4A" w14:textId="20EFA623" w:rsidR="00864BD1" w:rsidRPr="00345332" w:rsidRDefault="00864BD1" w:rsidP="000D2F97">
            <w:pPr>
              <w:pStyle w:val="Style1"/>
              <w:rPr>
                <w:i/>
                <w:iCs/>
              </w:rPr>
            </w:pPr>
            <w:r w:rsidRPr="00345332">
              <w:rPr>
                <w:i/>
                <w:iCs/>
              </w:rPr>
              <w:t xml:space="preserve">P. </w:t>
            </w:r>
            <w:proofErr w:type="spellStart"/>
            <w:r w:rsidRPr="00345332">
              <w:rPr>
                <w:i/>
                <w:iCs/>
              </w:rPr>
              <w:t>gracilis</w:t>
            </w:r>
            <w:proofErr w:type="spellEnd"/>
          </w:p>
        </w:tc>
        <w:tc>
          <w:tcPr>
            <w:tcW w:w="4193" w:type="dxa"/>
            <w:vAlign w:val="center"/>
          </w:tcPr>
          <w:p w14:paraId="3D2D075D" w14:textId="49745A8B" w:rsidR="00864BD1" w:rsidRPr="0052304D" w:rsidRDefault="00F67650" w:rsidP="000D2F97">
            <w:pPr>
              <w:pStyle w:val="Style1"/>
            </w:pPr>
            <w:r w:rsidRPr="0052304D">
              <w:t xml:space="preserve">TX, </w:t>
            </w:r>
            <w:r w:rsidR="00864BD1" w:rsidRPr="0052304D">
              <w:t>Williamson</w:t>
            </w:r>
            <w:r w:rsidRPr="0052304D">
              <w:t>.</w:t>
            </w:r>
            <w:r w:rsidR="00864BD1" w:rsidRPr="0052304D">
              <w:t xml:space="preserve"> </w:t>
            </w:r>
            <w:r w:rsidRPr="0052304D">
              <w:t>N</w:t>
            </w:r>
            <w:r w:rsidR="00864BD1" w:rsidRPr="0052304D">
              <w:t>ear San Gabriel River</w:t>
            </w:r>
          </w:p>
        </w:tc>
        <w:tc>
          <w:tcPr>
            <w:tcW w:w="1800" w:type="dxa"/>
            <w:vAlign w:val="center"/>
          </w:tcPr>
          <w:p w14:paraId="03804485" w14:textId="702FBB58" w:rsidR="00864BD1" w:rsidRPr="0052304D" w:rsidRDefault="00864BD1" w:rsidP="000D2F97">
            <w:pPr>
              <w:pStyle w:val="Style1"/>
            </w:pPr>
            <w:r w:rsidRPr="0052304D">
              <w:t>Coastal Plains</w:t>
            </w:r>
          </w:p>
        </w:tc>
        <w:tc>
          <w:tcPr>
            <w:tcW w:w="1156" w:type="dxa"/>
            <w:vAlign w:val="center"/>
          </w:tcPr>
          <w:p w14:paraId="6AD14B9A" w14:textId="0FC26941" w:rsidR="00864BD1" w:rsidRPr="0052304D" w:rsidRDefault="00864BD1" w:rsidP="000D2F97">
            <w:pPr>
              <w:pStyle w:val="Style1"/>
            </w:pPr>
            <w:r w:rsidRPr="0052304D">
              <w:t>30.6</w:t>
            </w:r>
            <w:r w:rsidR="00860FBC" w:rsidRPr="0052304D">
              <w:t>6</w:t>
            </w:r>
          </w:p>
        </w:tc>
        <w:tc>
          <w:tcPr>
            <w:tcW w:w="1094" w:type="dxa"/>
            <w:vAlign w:val="center"/>
          </w:tcPr>
          <w:p w14:paraId="7A4E3001" w14:textId="304CA587" w:rsidR="00864BD1" w:rsidRPr="0052304D" w:rsidRDefault="00864BD1" w:rsidP="000D2F97">
            <w:pPr>
              <w:pStyle w:val="Style1"/>
            </w:pPr>
            <w:r w:rsidRPr="0052304D">
              <w:t>-97.4</w:t>
            </w:r>
            <w:r w:rsidR="00860FBC" w:rsidRPr="0052304D">
              <w:t>6</w:t>
            </w:r>
          </w:p>
        </w:tc>
        <w:tc>
          <w:tcPr>
            <w:tcW w:w="1080" w:type="dxa"/>
            <w:vAlign w:val="center"/>
          </w:tcPr>
          <w:p w14:paraId="24948748" w14:textId="3E837953" w:rsidR="00864BD1" w:rsidRPr="0052304D" w:rsidRDefault="00864BD1" w:rsidP="000D2F97">
            <w:pPr>
              <w:pStyle w:val="Style1"/>
            </w:pPr>
            <w:r w:rsidRPr="0052304D">
              <w:t>11</w:t>
            </w:r>
          </w:p>
        </w:tc>
      </w:tr>
    </w:tbl>
    <w:p w14:paraId="710F27F7" w14:textId="40D52F41" w:rsidR="00C94B5F" w:rsidRPr="0052304D" w:rsidRDefault="00756D78" w:rsidP="000D2F97">
      <w:pPr>
        <w:pStyle w:val="Style1"/>
      </w:pPr>
      <w:r w:rsidRPr="0052304D">
        <w:t>*</w:t>
      </w:r>
      <w:r w:rsidR="00791CA8" w:rsidRPr="0052304D">
        <w:t xml:space="preserve"> </w:t>
      </w:r>
      <w:r w:rsidR="003166FF" w:rsidRPr="0052304D">
        <w:t>Samples c</w:t>
      </w:r>
      <w:r w:rsidRPr="0052304D">
        <w:t xml:space="preserve">ollected as part of a previous study on </w:t>
      </w:r>
      <w:r w:rsidRPr="0052304D">
        <w:rPr>
          <w:i/>
          <w:iCs/>
        </w:rPr>
        <w:t>Physaria filiformis</w:t>
      </w:r>
      <w:r w:rsidRPr="0052304D">
        <w:t xml:space="preserve"> (Edwards et al. 2021)</w:t>
      </w:r>
    </w:p>
    <w:p w14:paraId="00186736" w14:textId="5C23369E" w:rsidR="00791CA8" w:rsidRPr="0052304D" w:rsidRDefault="00791CA8" w:rsidP="000D2F97">
      <w:pPr>
        <w:pStyle w:val="Style1"/>
      </w:pPr>
      <w:r w:rsidRPr="0052304D">
        <w:t xml:space="preserve">¶ </w:t>
      </w:r>
      <w:r w:rsidR="009825F0" w:rsidRPr="0052304D">
        <w:t xml:space="preserve">Links to </w:t>
      </w:r>
      <w:proofErr w:type="spellStart"/>
      <w:r w:rsidR="009825F0" w:rsidRPr="0052304D">
        <w:t>Tropicos</w:t>
      </w:r>
      <w:proofErr w:type="spellEnd"/>
      <w:r w:rsidR="009825F0" w:rsidRPr="0052304D">
        <w:t xml:space="preserve"> system </w:t>
      </w:r>
      <w:proofErr w:type="gramStart"/>
      <w:r w:rsidR="009825F0" w:rsidRPr="0052304D">
        <w:t>if  available</w:t>
      </w:r>
      <w:proofErr w:type="gramEnd"/>
    </w:p>
    <w:p w14:paraId="6D7D1681" w14:textId="77777777" w:rsidR="007304D3" w:rsidRPr="0052304D" w:rsidRDefault="007304D3" w:rsidP="000D2F97">
      <w:pPr>
        <w:pStyle w:val="tablelegend"/>
      </w:pPr>
    </w:p>
    <w:p w14:paraId="6F763F11" w14:textId="4D581649" w:rsidR="00FF1191" w:rsidRPr="0052304D" w:rsidRDefault="00FF1191" w:rsidP="000D2F97">
      <w:pPr>
        <w:sectPr w:rsidR="00FF1191" w:rsidRPr="0052304D" w:rsidSect="00D65868">
          <w:pgSz w:w="15840" w:h="12240" w:orient="landscape"/>
          <w:pgMar w:top="1440" w:right="1080" w:bottom="1440" w:left="1080" w:header="720" w:footer="720" w:gutter="0"/>
          <w:cols w:space="720"/>
          <w:docGrid w:linePitch="360"/>
        </w:sectPr>
      </w:pPr>
    </w:p>
    <w:p w14:paraId="1C6E72F7" w14:textId="52F6E7A8" w:rsidR="00C75E3B" w:rsidRPr="0052304D" w:rsidRDefault="00C75E3B" w:rsidP="000D2F97">
      <w:pPr>
        <w:pStyle w:val="Heading3"/>
      </w:pPr>
      <w:r w:rsidRPr="0052304D">
        <w:lastRenderedPageBreak/>
        <w:t xml:space="preserve">Table </w:t>
      </w:r>
      <w:r w:rsidR="00946211" w:rsidRPr="0052304D">
        <w:t>2</w:t>
      </w:r>
      <w:r w:rsidRPr="0052304D">
        <w:t xml:space="preserve">. AMOVA summary table </w:t>
      </w:r>
      <w:r w:rsidR="009D0DAC" w:rsidRPr="0052304D">
        <w:t xml:space="preserve">with </w:t>
      </w:r>
      <w:ins w:id="525" w:author="Christine Edwards" w:date="2026-10-08T14:46:00Z">
        <w:r w:rsidR="0052304D">
          <w:t xml:space="preserve">the </w:t>
        </w:r>
        <w:r w:rsidR="0052304D" w:rsidRPr="0052304D">
          <w:t>Indiana (IN), Kentucky (KY), Tennessee east (TNE), and Tennessee west (TNW)</w:t>
        </w:r>
        <w:r w:rsidR="0052304D">
          <w:t xml:space="preserve"> </w:t>
        </w:r>
      </w:ins>
      <w:r w:rsidR="009D0DAC" w:rsidRPr="0052304D">
        <w:t xml:space="preserve">populations divided into </w:t>
      </w:r>
      <w:ins w:id="526" w:author="Christine Edwards" w:date="2026-10-08T14:45:00Z">
        <w:r w:rsidR="0052304D">
          <w:t xml:space="preserve">1) two groups (IN+KY, TNE+TNW), </w:t>
        </w:r>
      </w:ins>
      <w:ins w:id="527" w:author="Christine Edwards" w:date="2026-10-08T14:46:00Z">
        <w:r w:rsidR="0052304D">
          <w:t xml:space="preserve">2) into three groups (IN+KY, TNE, TNW), or </w:t>
        </w:r>
      </w:ins>
      <w:del w:id="528" w:author="Christine Edwards" w:date="2026-10-08T14:46:00Z">
        <w:r w:rsidR="009D0DAC" w:rsidRPr="0052304D" w:rsidDel="0052304D">
          <w:delText xml:space="preserve">groups by </w:delText>
        </w:r>
      </w:del>
      <w:ins w:id="529" w:author="Christine Edwards" w:date="2026-10-08T14:46:00Z">
        <w:r w:rsidR="0052304D">
          <w:t>3)</w:t>
        </w:r>
      </w:ins>
      <w:ins w:id="530" w:author="Christine Edwards" w:date="2026-10-08T14:33:00Z">
        <w:r w:rsidR="0052304D">
          <w:t xml:space="preserve"> </w:t>
        </w:r>
      </w:ins>
      <w:r w:rsidR="009D0DAC" w:rsidRPr="0052304D">
        <w:t>the</w:t>
      </w:r>
      <w:r w:rsidRPr="0052304D">
        <w:t xml:space="preserve"> four </w:t>
      </w:r>
      <w:ins w:id="531" w:author="Christine Edwards" w:date="2026-10-08T14:47:00Z">
        <w:r w:rsidR="0052304D">
          <w:t>eco</w:t>
        </w:r>
      </w:ins>
      <w:r w:rsidRPr="0052304D">
        <w:t>regions</w:t>
      </w:r>
      <w:r w:rsidR="009D0DAC" w:rsidRPr="0052304D">
        <w:t xml:space="preserve"> they occupy</w:t>
      </w:r>
      <w:r w:rsidRPr="0052304D">
        <w:t xml:space="preserve">: </w:t>
      </w:r>
      <w:r w:rsidR="001906AF" w:rsidRPr="0052304D">
        <w:t>Indiana</w:t>
      </w:r>
      <w:r w:rsidR="00BC06C3" w:rsidRPr="0052304D">
        <w:t xml:space="preserve"> (IN)</w:t>
      </w:r>
      <w:r w:rsidRPr="0052304D">
        <w:t xml:space="preserve">, </w:t>
      </w:r>
      <w:r w:rsidR="001906AF" w:rsidRPr="0052304D">
        <w:t>Kentucky</w:t>
      </w:r>
      <w:r w:rsidR="00BC06C3" w:rsidRPr="0052304D">
        <w:t xml:space="preserve"> (KY)</w:t>
      </w:r>
      <w:r w:rsidRPr="0052304D">
        <w:t xml:space="preserve">, </w:t>
      </w:r>
      <w:r w:rsidR="001906AF" w:rsidRPr="0052304D">
        <w:t>Tennessee</w:t>
      </w:r>
      <w:r w:rsidR="005A6D2F" w:rsidRPr="0052304D">
        <w:t xml:space="preserve"> east</w:t>
      </w:r>
      <w:r w:rsidR="009807C4" w:rsidRPr="0052304D">
        <w:t xml:space="preserve"> (TN</w:t>
      </w:r>
      <w:r w:rsidR="005A6D2F" w:rsidRPr="0052304D">
        <w:t>E</w:t>
      </w:r>
      <w:r w:rsidR="009807C4" w:rsidRPr="0052304D">
        <w:t>)</w:t>
      </w:r>
      <w:r w:rsidRPr="0052304D">
        <w:t xml:space="preserve">, and </w:t>
      </w:r>
      <w:r w:rsidR="005A6D2F" w:rsidRPr="0052304D">
        <w:t>Tennessee west</w:t>
      </w:r>
      <w:r w:rsidR="009807C4" w:rsidRPr="0052304D">
        <w:t xml:space="preserve"> (TN</w:t>
      </w:r>
      <w:r w:rsidR="005A6D2F" w:rsidRPr="0052304D">
        <w:t>W</w:t>
      </w:r>
      <w:r w:rsidR="009807C4" w:rsidRPr="0052304D">
        <w:t>)</w:t>
      </w:r>
      <w:ins w:id="532" w:author="Christine Edwards" w:date="2026-10-08T14:34:00Z">
        <w:r w:rsidR="0052304D">
          <w:t xml:space="preserve">, </w:t>
        </w:r>
      </w:ins>
    </w:p>
    <w:tbl>
      <w:tblPr>
        <w:tblW w:w="8841" w:type="dxa"/>
        <w:tblLayout w:type="fixed"/>
        <w:tblLook w:val="04A0" w:firstRow="1" w:lastRow="0" w:firstColumn="1" w:lastColumn="0" w:noHBand="0" w:noVBand="1"/>
        <w:tblPrChange w:id="533" w:author="Christine Edwards" w:date="2026-10-08T14:12:00Z">
          <w:tblPr>
            <w:tblW w:w="8841" w:type="dxa"/>
            <w:tblLayout w:type="fixed"/>
            <w:tblLook w:val="04A0" w:firstRow="1" w:lastRow="0" w:firstColumn="1" w:lastColumn="0" w:noHBand="0" w:noVBand="1"/>
          </w:tblPr>
        </w:tblPrChange>
      </w:tblPr>
      <w:tblGrid>
        <w:gridCol w:w="2896"/>
        <w:gridCol w:w="682"/>
        <w:gridCol w:w="1122"/>
        <w:gridCol w:w="1080"/>
        <w:gridCol w:w="1618"/>
        <w:gridCol w:w="1443"/>
        <w:tblGridChange w:id="534">
          <w:tblGrid>
            <w:gridCol w:w="2896"/>
            <w:gridCol w:w="682"/>
            <w:gridCol w:w="1122"/>
            <w:gridCol w:w="1080"/>
            <w:gridCol w:w="1618"/>
            <w:gridCol w:w="1443"/>
          </w:tblGrid>
        </w:tblGridChange>
      </w:tblGrid>
      <w:tr w:rsidR="00AB42E8" w:rsidRPr="00095471" w14:paraId="5703CB05" w14:textId="77777777" w:rsidTr="0052304D">
        <w:trPr>
          <w:trHeight w:val="320"/>
          <w:trPrChange w:id="535" w:author="Christine Edwards" w:date="2026-10-08T14:12:00Z">
            <w:trPr>
              <w:trHeight w:val="320"/>
            </w:trPr>
          </w:trPrChange>
        </w:trPr>
        <w:tc>
          <w:tcPr>
            <w:tcW w:w="2896" w:type="dxa"/>
            <w:tcBorders>
              <w:top w:val="single" w:sz="4" w:space="0" w:color="auto"/>
              <w:bottom w:val="single" w:sz="4" w:space="0" w:color="auto"/>
            </w:tcBorders>
            <w:noWrap/>
            <w:vAlign w:val="center"/>
            <w:hideMark/>
            <w:tcPrChange w:id="536" w:author="Christine Edwards" w:date="2026-10-08T14:12:00Z">
              <w:tcPr>
                <w:tcW w:w="2896" w:type="dxa"/>
                <w:tcBorders>
                  <w:top w:val="single" w:sz="4" w:space="0" w:color="auto"/>
                  <w:bottom w:val="single" w:sz="4" w:space="0" w:color="auto"/>
                </w:tcBorders>
                <w:noWrap/>
                <w:vAlign w:val="bottom"/>
                <w:hideMark/>
              </w:tcPr>
            </w:tcPrChange>
          </w:tcPr>
          <w:p w14:paraId="33F77041" w14:textId="77777777" w:rsidR="00AB42E8" w:rsidRPr="0052304D" w:rsidRDefault="00AB42E8" w:rsidP="000D2F97">
            <w:pPr>
              <w:pStyle w:val="Style1"/>
            </w:pPr>
            <w:r w:rsidRPr="0052304D">
              <w:t>Source of variation</w:t>
            </w:r>
          </w:p>
        </w:tc>
        <w:tc>
          <w:tcPr>
            <w:tcW w:w="682" w:type="dxa"/>
            <w:tcBorders>
              <w:top w:val="single" w:sz="4" w:space="0" w:color="auto"/>
              <w:bottom w:val="single" w:sz="4" w:space="0" w:color="auto"/>
            </w:tcBorders>
            <w:vAlign w:val="center"/>
            <w:tcPrChange w:id="537" w:author="Christine Edwards" w:date="2026-10-08T14:12:00Z">
              <w:tcPr>
                <w:tcW w:w="682" w:type="dxa"/>
                <w:tcBorders>
                  <w:top w:val="single" w:sz="4" w:space="0" w:color="auto"/>
                  <w:bottom w:val="single" w:sz="4" w:space="0" w:color="auto"/>
                </w:tcBorders>
                <w:vAlign w:val="bottom"/>
              </w:tcPr>
            </w:tcPrChange>
          </w:tcPr>
          <w:p w14:paraId="543D257B" w14:textId="06A9FC33" w:rsidR="00AB42E8" w:rsidRPr="0052304D" w:rsidRDefault="00AB42E8" w:rsidP="000D2F97">
            <w:pPr>
              <w:pStyle w:val="Style1"/>
            </w:pPr>
            <w:proofErr w:type="spellStart"/>
            <w:r w:rsidRPr="0052304D">
              <w:t>df</w:t>
            </w:r>
            <w:proofErr w:type="spellEnd"/>
          </w:p>
        </w:tc>
        <w:tc>
          <w:tcPr>
            <w:tcW w:w="1122" w:type="dxa"/>
            <w:tcBorders>
              <w:top w:val="single" w:sz="4" w:space="0" w:color="auto"/>
              <w:bottom w:val="single" w:sz="4" w:space="0" w:color="auto"/>
            </w:tcBorders>
            <w:noWrap/>
            <w:vAlign w:val="center"/>
            <w:tcPrChange w:id="538" w:author="Christine Edwards" w:date="2026-10-08T14:12:00Z">
              <w:tcPr>
                <w:tcW w:w="1122" w:type="dxa"/>
                <w:tcBorders>
                  <w:top w:val="single" w:sz="4" w:space="0" w:color="auto"/>
                  <w:bottom w:val="single" w:sz="4" w:space="0" w:color="auto"/>
                </w:tcBorders>
                <w:noWrap/>
                <w:vAlign w:val="bottom"/>
              </w:tcPr>
            </w:tcPrChange>
          </w:tcPr>
          <w:p w14:paraId="48D3AF8F" w14:textId="423CD218" w:rsidR="00AB42E8" w:rsidRPr="0052304D" w:rsidRDefault="00AB42E8" w:rsidP="000D2F97">
            <w:pPr>
              <w:pStyle w:val="Style1"/>
            </w:pPr>
            <w:r w:rsidRPr="0052304D">
              <w:t>SS</w:t>
            </w:r>
          </w:p>
        </w:tc>
        <w:tc>
          <w:tcPr>
            <w:tcW w:w="1080" w:type="dxa"/>
            <w:tcBorders>
              <w:top w:val="single" w:sz="4" w:space="0" w:color="auto"/>
              <w:bottom w:val="single" w:sz="4" w:space="0" w:color="auto"/>
            </w:tcBorders>
            <w:noWrap/>
            <w:vAlign w:val="center"/>
            <w:tcPrChange w:id="539" w:author="Christine Edwards" w:date="2026-10-08T14:12:00Z">
              <w:tcPr>
                <w:tcW w:w="1080" w:type="dxa"/>
                <w:tcBorders>
                  <w:top w:val="single" w:sz="4" w:space="0" w:color="auto"/>
                  <w:bottom w:val="single" w:sz="4" w:space="0" w:color="auto"/>
                </w:tcBorders>
                <w:noWrap/>
                <w:vAlign w:val="bottom"/>
              </w:tcPr>
            </w:tcPrChange>
          </w:tcPr>
          <w:p w14:paraId="7C02CC8C" w14:textId="3254CAF2" w:rsidR="00AB42E8" w:rsidRPr="0052304D" w:rsidRDefault="00AB42E8" w:rsidP="000D2F97">
            <w:pPr>
              <w:pStyle w:val="Style1"/>
            </w:pPr>
            <w:r w:rsidRPr="0052304D">
              <w:t>MS</w:t>
            </w:r>
          </w:p>
        </w:tc>
        <w:tc>
          <w:tcPr>
            <w:tcW w:w="1618" w:type="dxa"/>
            <w:tcBorders>
              <w:top w:val="single" w:sz="4" w:space="0" w:color="auto"/>
              <w:bottom w:val="single" w:sz="4" w:space="0" w:color="auto"/>
            </w:tcBorders>
            <w:noWrap/>
            <w:vAlign w:val="center"/>
            <w:tcPrChange w:id="540" w:author="Christine Edwards" w:date="2026-10-08T14:12:00Z">
              <w:tcPr>
                <w:tcW w:w="1618" w:type="dxa"/>
                <w:tcBorders>
                  <w:top w:val="single" w:sz="4" w:space="0" w:color="auto"/>
                  <w:bottom w:val="single" w:sz="4" w:space="0" w:color="auto"/>
                </w:tcBorders>
                <w:noWrap/>
                <w:vAlign w:val="bottom"/>
              </w:tcPr>
            </w:tcPrChange>
          </w:tcPr>
          <w:p w14:paraId="126E21A1" w14:textId="59BE46BD" w:rsidR="00AB42E8" w:rsidRPr="0052304D" w:rsidRDefault="00AB42E8" w:rsidP="000D2F97">
            <w:pPr>
              <w:pStyle w:val="Style1"/>
            </w:pPr>
            <w:r w:rsidRPr="0052304D">
              <w:t>Est. Var. (%)</w:t>
            </w:r>
          </w:p>
        </w:tc>
        <w:tc>
          <w:tcPr>
            <w:tcW w:w="1443" w:type="dxa"/>
            <w:tcBorders>
              <w:top w:val="single" w:sz="4" w:space="0" w:color="auto"/>
              <w:bottom w:val="single" w:sz="4" w:space="0" w:color="auto"/>
            </w:tcBorders>
            <w:vAlign w:val="center"/>
            <w:tcPrChange w:id="541" w:author="Christine Edwards" w:date="2026-10-08T14:12:00Z">
              <w:tcPr>
                <w:tcW w:w="1443" w:type="dxa"/>
                <w:tcBorders>
                  <w:top w:val="single" w:sz="4" w:space="0" w:color="auto"/>
                  <w:bottom w:val="single" w:sz="4" w:space="0" w:color="auto"/>
                </w:tcBorders>
                <w:vAlign w:val="bottom"/>
              </w:tcPr>
            </w:tcPrChange>
          </w:tcPr>
          <w:p w14:paraId="5D5A1155" w14:textId="60032DA4" w:rsidR="00AB42E8" w:rsidRPr="0052304D" w:rsidRDefault="00AB42E8" w:rsidP="000D2F97">
            <w:pPr>
              <w:pStyle w:val="Style1"/>
            </w:pPr>
            <w:r w:rsidRPr="0052304D">
              <w:t>F-statistic</w:t>
            </w:r>
          </w:p>
        </w:tc>
      </w:tr>
      <w:tr w:rsidR="0052304D" w:rsidRPr="00095471" w14:paraId="63A73C6F" w14:textId="77777777" w:rsidTr="0052304D">
        <w:trPr>
          <w:trHeight w:val="320"/>
          <w:ins w:id="542" w:author="Christine Edwards" w:date="2026-10-08T14:44:00Z"/>
        </w:trPr>
        <w:tc>
          <w:tcPr>
            <w:tcW w:w="2896" w:type="dxa"/>
            <w:tcBorders>
              <w:top w:val="single" w:sz="4" w:space="0" w:color="auto"/>
            </w:tcBorders>
            <w:noWrap/>
            <w:vAlign w:val="center"/>
          </w:tcPr>
          <w:p w14:paraId="02D351B3" w14:textId="4392D081" w:rsidR="0052304D" w:rsidRPr="0052304D" w:rsidRDefault="0052304D" w:rsidP="000D2F97">
            <w:pPr>
              <w:pStyle w:val="Style1"/>
              <w:rPr>
                <w:ins w:id="543" w:author="Christine Edwards" w:date="2026-10-08T14:44:00Z"/>
              </w:rPr>
            </w:pPr>
            <w:ins w:id="544" w:author="Christine Edwards" w:date="2026-10-08T14:44:00Z">
              <w:r w:rsidRPr="009A7EBD">
                <w:t>2 regions (IN+KY, TNE+TNW)</w:t>
              </w:r>
            </w:ins>
          </w:p>
        </w:tc>
        <w:tc>
          <w:tcPr>
            <w:tcW w:w="682" w:type="dxa"/>
            <w:tcBorders>
              <w:top w:val="single" w:sz="4" w:space="0" w:color="auto"/>
            </w:tcBorders>
            <w:noWrap/>
            <w:vAlign w:val="center"/>
          </w:tcPr>
          <w:p w14:paraId="7FF1FA2B" w14:textId="77777777" w:rsidR="0052304D" w:rsidRPr="0052304D" w:rsidRDefault="0052304D" w:rsidP="000D2F97">
            <w:pPr>
              <w:pStyle w:val="Style1"/>
              <w:rPr>
                <w:ins w:id="545" w:author="Christine Edwards" w:date="2026-10-08T14:44:00Z"/>
              </w:rPr>
            </w:pPr>
          </w:p>
        </w:tc>
        <w:tc>
          <w:tcPr>
            <w:tcW w:w="1122" w:type="dxa"/>
            <w:tcBorders>
              <w:top w:val="single" w:sz="4" w:space="0" w:color="auto"/>
            </w:tcBorders>
            <w:noWrap/>
            <w:vAlign w:val="center"/>
          </w:tcPr>
          <w:p w14:paraId="01174208" w14:textId="77777777" w:rsidR="0052304D" w:rsidRPr="0052304D" w:rsidRDefault="0052304D" w:rsidP="000D2F97">
            <w:pPr>
              <w:pStyle w:val="Style1"/>
              <w:rPr>
                <w:ins w:id="546" w:author="Christine Edwards" w:date="2026-10-08T14:44:00Z"/>
              </w:rPr>
            </w:pPr>
          </w:p>
        </w:tc>
        <w:tc>
          <w:tcPr>
            <w:tcW w:w="1080" w:type="dxa"/>
            <w:tcBorders>
              <w:top w:val="single" w:sz="4" w:space="0" w:color="auto"/>
            </w:tcBorders>
            <w:noWrap/>
            <w:vAlign w:val="center"/>
          </w:tcPr>
          <w:p w14:paraId="744CE16E" w14:textId="77777777" w:rsidR="0052304D" w:rsidRPr="0052304D" w:rsidRDefault="0052304D" w:rsidP="000D2F97">
            <w:pPr>
              <w:pStyle w:val="Style1"/>
              <w:rPr>
                <w:ins w:id="547" w:author="Christine Edwards" w:date="2026-10-08T14:44:00Z"/>
              </w:rPr>
            </w:pPr>
          </w:p>
        </w:tc>
        <w:tc>
          <w:tcPr>
            <w:tcW w:w="1618" w:type="dxa"/>
            <w:tcBorders>
              <w:top w:val="single" w:sz="4" w:space="0" w:color="auto"/>
            </w:tcBorders>
            <w:noWrap/>
            <w:vAlign w:val="center"/>
          </w:tcPr>
          <w:p w14:paraId="44711F77" w14:textId="77777777" w:rsidR="0052304D" w:rsidRPr="0052304D" w:rsidRDefault="0052304D" w:rsidP="000D2F97">
            <w:pPr>
              <w:pStyle w:val="Style1"/>
              <w:rPr>
                <w:ins w:id="548" w:author="Christine Edwards" w:date="2026-10-08T14:44:00Z"/>
              </w:rPr>
            </w:pPr>
          </w:p>
        </w:tc>
        <w:tc>
          <w:tcPr>
            <w:tcW w:w="1443" w:type="dxa"/>
            <w:tcBorders>
              <w:top w:val="single" w:sz="4" w:space="0" w:color="auto"/>
            </w:tcBorders>
            <w:vAlign w:val="center"/>
          </w:tcPr>
          <w:p w14:paraId="42D0E9D4" w14:textId="77777777" w:rsidR="0052304D" w:rsidRPr="0052304D" w:rsidRDefault="0052304D" w:rsidP="000D2F97">
            <w:pPr>
              <w:pStyle w:val="Style1"/>
              <w:rPr>
                <w:ins w:id="549" w:author="Christine Edwards" w:date="2026-10-08T14:44:00Z"/>
              </w:rPr>
            </w:pPr>
          </w:p>
        </w:tc>
      </w:tr>
      <w:tr w:rsidR="0052304D" w:rsidRPr="00095471" w14:paraId="1E0973FC" w14:textId="77777777" w:rsidTr="00255437">
        <w:trPr>
          <w:trHeight w:val="320"/>
          <w:ins w:id="550" w:author="Christine Edwards" w:date="2026-10-08T14:44:00Z"/>
          <w:trPrChange w:id="551" w:author="Christine Edwards" w:date="2026-10-08T14:44:00Z">
            <w:trPr>
              <w:trHeight w:val="320"/>
            </w:trPr>
          </w:trPrChange>
        </w:trPr>
        <w:tc>
          <w:tcPr>
            <w:tcW w:w="2896" w:type="dxa"/>
            <w:tcBorders>
              <w:top w:val="single" w:sz="4" w:space="0" w:color="auto"/>
            </w:tcBorders>
            <w:noWrap/>
            <w:vAlign w:val="bottom"/>
            <w:tcPrChange w:id="552" w:author="Christine Edwards" w:date="2026-10-08T14:44:00Z">
              <w:tcPr>
                <w:tcW w:w="2896" w:type="dxa"/>
                <w:tcBorders>
                  <w:top w:val="single" w:sz="4" w:space="0" w:color="auto"/>
                </w:tcBorders>
                <w:noWrap/>
                <w:vAlign w:val="center"/>
              </w:tcPr>
            </w:tcPrChange>
          </w:tcPr>
          <w:p w14:paraId="21C66709" w14:textId="3F23A739" w:rsidR="0052304D" w:rsidRPr="0052304D" w:rsidRDefault="0052304D" w:rsidP="000D2F97">
            <w:pPr>
              <w:pStyle w:val="Style1"/>
              <w:rPr>
                <w:ins w:id="553" w:author="Christine Edwards" w:date="2026-10-08T14:44:00Z"/>
                <w:rFonts w:asciiTheme="minorHAnsi" w:hAnsiTheme="minorHAnsi" w:cstheme="minorHAnsi"/>
                <w:b/>
              </w:rPr>
            </w:pPr>
            <w:ins w:id="554" w:author="Christine Edwards" w:date="2026-10-08T14:44:00Z">
              <w:r w:rsidRPr="009A7EBD">
                <w:t>Among Regions</w:t>
              </w:r>
            </w:ins>
          </w:p>
        </w:tc>
        <w:tc>
          <w:tcPr>
            <w:tcW w:w="682" w:type="dxa"/>
            <w:tcBorders>
              <w:top w:val="single" w:sz="4" w:space="0" w:color="auto"/>
            </w:tcBorders>
            <w:noWrap/>
            <w:vAlign w:val="bottom"/>
            <w:tcPrChange w:id="555" w:author="Christine Edwards" w:date="2026-10-08T14:44:00Z">
              <w:tcPr>
                <w:tcW w:w="682" w:type="dxa"/>
                <w:tcBorders>
                  <w:top w:val="single" w:sz="4" w:space="0" w:color="auto"/>
                </w:tcBorders>
                <w:noWrap/>
                <w:vAlign w:val="center"/>
              </w:tcPr>
            </w:tcPrChange>
          </w:tcPr>
          <w:p w14:paraId="536B8FA6" w14:textId="55D318FC" w:rsidR="0052304D" w:rsidRPr="0052304D" w:rsidRDefault="0052304D" w:rsidP="000D2F97">
            <w:pPr>
              <w:pStyle w:val="Style1"/>
              <w:rPr>
                <w:ins w:id="556" w:author="Christine Edwards" w:date="2026-10-08T14:44:00Z"/>
                <w:rFonts w:asciiTheme="minorHAnsi" w:hAnsiTheme="minorHAnsi" w:cstheme="minorHAnsi"/>
              </w:rPr>
            </w:pPr>
            <w:ins w:id="557" w:author="Christine Edwards" w:date="2026-10-08T14:44:00Z">
              <w:r>
                <w:t>1</w:t>
              </w:r>
            </w:ins>
          </w:p>
        </w:tc>
        <w:tc>
          <w:tcPr>
            <w:tcW w:w="1122" w:type="dxa"/>
            <w:tcBorders>
              <w:top w:val="single" w:sz="4" w:space="0" w:color="auto"/>
            </w:tcBorders>
            <w:noWrap/>
            <w:vAlign w:val="bottom"/>
            <w:tcPrChange w:id="558" w:author="Christine Edwards" w:date="2026-10-08T14:44:00Z">
              <w:tcPr>
                <w:tcW w:w="1122" w:type="dxa"/>
                <w:tcBorders>
                  <w:top w:val="single" w:sz="4" w:space="0" w:color="auto"/>
                </w:tcBorders>
                <w:noWrap/>
                <w:vAlign w:val="center"/>
              </w:tcPr>
            </w:tcPrChange>
          </w:tcPr>
          <w:p w14:paraId="6072A2CD" w14:textId="1E726F3D" w:rsidR="0052304D" w:rsidRPr="0052304D" w:rsidRDefault="0052304D" w:rsidP="000D2F97">
            <w:pPr>
              <w:pStyle w:val="Style1"/>
              <w:rPr>
                <w:ins w:id="559" w:author="Christine Edwards" w:date="2026-10-08T14:44:00Z"/>
                <w:rFonts w:asciiTheme="minorHAnsi" w:hAnsiTheme="minorHAnsi" w:cstheme="minorHAnsi"/>
              </w:rPr>
            </w:pPr>
            <w:ins w:id="560" w:author="Christine Edwards" w:date="2026-10-08T14:44:00Z">
              <w:r>
                <w:t>412.943</w:t>
              </w:r>
            </w:ins>
          </w:p>
        </w:tc>
        <w:tc>
          <w:tcPr>
            <w:tcW w:w="1080" w:type="dxa"/>
            <w:tcBorders>
              <w:top w:val="single" w:sz="4" w:space="0" w:color="auto"/>
            </w:tcBorders>
            <w:noWrap/>
            <w:vAlign w:val="bottom"/>
            <w:tcPrChange w:id="561" w:author="Christine Edwards" w:date="2026-10-08T14:44:00Z">
              <w:tcPr>
                <w:tcW w:w="1080" w:type="dxa"/>
                <w:tcBorders>
                  <w:top w:val="single" w:sz="4" w:space="0" w:color="auto"/>
                </w:tcBorders>
                <w:noWrap/>
                <w:vAlign w:val="center"/>
              </w:tcPr>
            </w:tcPrChange>
          </w:tcPr>
          <w:p w14:paraId="28DC87F6" w14:textId="27223C05" w:rsidR="0052304D" w:rsidRPr="0052304D" w:rsidRDefault="0052304D" w:rsidP="000D2F97">
            <w:pPr>
              <w:pStyle w:val="Style1"/>
              <w:rPr>
                <w:ins w:id="562" w:author="Christine Edwards" w:date="2026-10-08T14:44:00Z"/>
                <w:rFonts w:asciiTheme="minorHAnsi" w:hAnsiTheme="minorHAnsi" w:cstheme="minorHAnsi"/>
              </w:rPr>
            </w:pPr>
            <w:ins w:id="563" w:author="Christine Edwards" w:date="2026-10-08T14:44:00Z">
              <w:r>
                <w:t>412.943</w:t>
              </w:r>
            </w:ins>
          </w:p>
        </w:tc>
        <w:tc>
          <w:tcPr>
            <w:tcW w:w="1618" w:type="dxa"/>
            <w:tcBorders>
              <w:top w:val="single" w:sz="4" w:space="0" w:color="auto"/>
            </w:tcBorders>
            <w:noWrap/>
            <w:vAlign w:val="bottom"/>
            <w:tcPrChange w:id="564" w:author="Christine Edwards" w:date="2026-10-08T14:44:00Z">
              <w:tcPr>
                <w:tcW w:w="1618" w:type="dxa"/>
                <w:tcBorders>
                  <w:top w:val="single" w:sz="4" w:space="0" w:color="auto"/>
                </w:tcBorders>
                <w:noWrap/>
                <w:vAlign w:val="center"/>
              </w:tcPr>
            </w:tcPrChange>
          </w:tcPr>
          <w:p w14:paraId="2F58BB04" w14:textId="676562E2" w:rsidR="0052304D" w:rsidRPr="0052304D" w:rsidRDefault="0052304D" w:rsidP="000D2F97">
            <w:pPr>
              <w:pStyle w:val="Style1"/>
              <w:rPr>
                <w:ins w:id="565" w:author="Christine Edwards" w:date="2026-10-08T14:44:00Z"/>
                <w:rFonts w:asciiTheme="minorHAnsi" w:hAnsiTheme="minorHAnsi" w:cstheme="minorHAnsi"/>
              </w:rPr>
            </w:pPr>
            <w:ins w:id="566" w:author="Christine Edwards" w:date="2026-10-08T14:44:00Z">
              <w:r>
                <w:t>1.205 (16%)</w:t>
              </w:r>
            </w:ins>
          </w:p>
        </w:tc>
        <w:tc>
          <w:tcPr>
            <w:tcW w:w="1443" w:type="dxa"/>
            <w:tcBorders>
              <w:top w:val="single" w:sz="4" w:space="0" w:color="auto"/>
            </w:tcBorders>
            <w:vAlign w:val="bottom"/>
            <w:tcPrChange w:id="567" w:author="Christine Edwards" w:date="2026-10-08T14:44:00Z">
              <w:tcPr>
                <w:tcW w:w="1443" w:type="dxa"/>
                <w:tcBorders>
                  <w:top w:val="single" w:sz="4" w:space="0" w:color="auto"/>
                </w:tcBorders>
                <w:vAlign w:val="center"/>
              </w:tcPr>
            </w:tcPrChange>
          </w:tcPr>
          <w:p w14:paraId="7A0B4956" w14:textId="378F547D" w:rsidR="0052304D" w:rsidRPr="0052304D" w:rsidRDefault="0052304D" w:rsidP="000D2F97">
            <w:pPr>
              <w:pStyle w:val="Style1"/>
              <w:rPr>
                <w:ins w:id="568" w:author="Christine Edwards" w:date="2026-10-08T14:44:00Z"/>
              </w:rPr>
            </w:pPr>
            <w:ins w:id="569" w:author="Christine Edwards" w:date="2026-10-08T14:44:00Z">
              <w:r w:rsidRPr="0052304D">
                <w:t>F</w:t>
              </w:r>
              <w:r w:rsidRPr="0052304D">
                <w:rPr>
                  <w:vertAlign w:val="subscript"/>
                </w:rPr>
                <w:t>RT</w:t>
              </w:r>
              <w:r w:rsidRPr="0052304D">
                <w:t>=</w:t>
              </w:r>
              <w:r>
                <w:rPr>
                  <w:rFonts w:ascii="Calibri" w:hAnsi="Calibri"/>
                  <w:color w:val="000000"/>
                </w:rPr>
                <w:t>0.156</w:t>
              </w:r>
            </w:ins>
          </w:p>
        </w:tc>
      </w:tr>
      <w:tr w:rsidR="0052304D" w:rsidRPr="00095471" w14:paraId="5573B312" w14:textId="77777777" w:rsidTr="00255437">
        <w:trPr>
          <w:trHeight w:val="320"/>
          <w:ins w:id="570" w:author="Christine Edwards" w:date="2026-10-08T14:44:00Z"/>
          <w:trPrChange w:id="571" w:author="Christine Edwards" w:date="2026-10-08T14:44:00Z">
            <w:trPr>
              <w:trHeight w:val="320"/>
            </w:trPr>
          </w:trPrChange>
        </w:trPr>
        <w:tc>
          <w:tcPr>
            <w:tcW w:w="2896" w:type="dxa"/>
            <w:tcBorders>
              <w:top w:val="single" w:sz="4" w:space="0" w:color="auto"/>
            </w:tcBorders>
            <w:noWrap/>
            <w:vAlign w:val="bottom"/>
            <w:tcPrChange w:id="572" w:author="Christine Edwards" w:date="2026-10-08T14:44:00Z">
              <w:tcPr>
                <w:tcW w:w="2896" w:type="dxa"/>
                <w:tcBorders>
                  <w:top w:val="single" w:sz="4" w:space="0" w:color="auto"/>
                </w:tcBorders>
                <w:noWrap/>
                <w:vAlign w:val="center"/>
              </w:tcPr>
            </w:tcPrChange>
          </w:tcPr>
          <w:p w14:paraId="6BB35B3E" w14:textId="10A917D4" w:rsidR="0052304D" w:rsidRPr="0052304D" w:rsidRDefault="0052304D" w:rsidP="000D2F97">
            <w:pPr>
              <w:pStyle w:val="Style1"/>
              <w:rPr>
                <w:ins w:id="573" w:author="Christine Edwards" w:date="2026-10-08T14:44:00Z"/>
                <w:rFonts w:asciiTheme="minorHAnsi" w:hAnsiTheme="minorHAnsi" w:cstheme="minorHAnsi"/>
                <w:b/>
              </w:rPr>
            </w:pPr>
            <w:ins w:id="574" w:author="Christine Edwards" w:date="2026-10-08T14:44:00Z">
              <w:r w:rsidRPr="009A7EBD">
                <w:t>Among Pops</w:t>
              </w:r>
            </w:ins>
          </w:p>
        </w:tc>
        <w:tc>
          <w:tcPr>
            <w:tcW w:w="682" w:type="dxa"/>
            <w:tcBorders>
              <w:top w:val="single" w:sz="4" w:space="0" w:color="auto"/>
            </w:tcBorders>
            <w:noWrap/>
            <w:vAlign w:val="bottom"/>
            <w:tcPrChange w:id="575" w:author="Christine Edwards" w:date="2026-10-08T14:44:00Z">
              <w:tcPr>
                <w:tcW w:w="682" w:type="dxa"/>
                <w:tcBorders>
                  <w:top w:val="single" w:sz="4" w:space="0" w:color="auto"/>
                </w:tcBorders>
                <w:noWrap/>
                <w:vAlign w:val="center"/>
              </w:tcPr>
            </w:tcPrChange>
          </w:tcPr>
          <w:p w14:paraId="5AC04B6A" w14:textId="4203E061" w:rsidR="0052304D" w:rsidRPr="0052304D" w:rsidRDefault="0052304D" w:rsidP="000D2F97">
            <w:pPr>
              <w:pStyle w:val="Style1"/>
              <w:rPr>
                <w:ins w:id="576" w:author="Christine Edwards" w:date="2026-10-08T14:44:00Z"/>
                <w:rFonts w:asciiTheme="minorHAnsi" w:hAnsiTheme="minorHAnsi" w:cstheme="minorHAnsi"/>
              </w:rPr>
            </w:pPr>
            <w:ins w:id="577" w:author="Christine Edwards" w:date="2026-10-08T14:44:00Z">
              <w:r>
                <w:t>12</w:t>
              </w:r>
            </w:ins>
          </w:p>
        </w:tc>
        <w:tc>
          <w:tcPr>
            <w:tcW w:w="1122" w:type="dxa"/>
            <w:tcBorders>
              <w:top w:val="single" w:sz="4" w:space="0" w:color="auto"/>
            </w:tcBorders>
            <w:noWrap/>
            <w:vAlign w:val="bottom"/>
            <w:tcPrChange w:id="578" w:author="Christine Edwards" w:date="2026-10-08T14:44:00Z">
              <w:tcPr>
                <w:tcW w:w="1122" w:type="dxa"/>
                <w:tcBorders>
                  <w:top w:val="single" w:sz="4" w:space="0" w:color="auto"/>
                </w:tcBorders>
                <w:noWrap/>
                <w:vAlign w:val="center"/>
              </w:tcPr>
            </w:tcPrChange>
          </w:tcPr>
          <w:p w14:paraId="1E19FEF2" w14:textId="29C3C434" w:rsidR="0052304D" w:rsidRPr="0052304D" w:rsidRDefault="0052304D" w:rsidP="000D2F97">
            <w:pPr>
              <w:pStyle w:val="Style1"/>
              <w:rPr>
                <w:ins w:id="579" w:author="Christine Edwards" w:date="2026-10-08T14:44:00Z"/>
                <w:rFonts w:asciiTheme="minorHAnsi" w:hAnsiTheme="minorHAnsi" w:cstheme="minorHAnsi"/>
              </w:rPr>
            </w:pPr>
            <w:ins w:id="580" w:author="Christine Edwards" w:date="2026-10-08T14:44:00Z">
              <w:r>
                <w:t>873.469</w:t>
              </w:r>
            </w:ins>
          </w:p>
        </w:tc>
        <w:tc>
          <w:tcPr>
            <w:tcW w:w="1080" w:type="dxa"/>
            <w:tcBorders>
              <w:top w:val="single" w:sz="4" w:space="0" w:color="auto"/>
            </w:tcBorders>
            <w:noWrap/>
            <w:vAlign w:val="bottom"/>
            <w:tcPrChange w:id="581" w:author="Christine Edwards" w:date="2026-10-08T14:44:00Z">
              <w:tcPr>
                <w:tcW w:w="1080" w:type="dxa"/>
                <w:tcBorders>
                  <w:top w:val="single" w:sz="4" w:space="0" w:color="auto"/>
                </w:tcBorders>
                <w:noWrap/>
                <w:vAlign w:val="center"/>
              </w:tcPr>
            </w:tcPrChange>
          </w:tcPr>
          <w:p w14:paraId="665650CB" w14:textId="564AC5FF" w:rsidR="0052304D" w:rsidRPr="0052304D" w:rsidRDefault="0052304D" w:rsidP="000D2F97">
            <w:pPr>
              <w:pStyle w:val="Style1"/>
              <w:rPr>
                <w:ins w:id="582" w:author="Christine Edwards" w:date="2026-10-08T14:44:00Z"/>
                <w:rFonts w:asciiTheme="minorHAnsi" w:hAnsiTheme="minorHAnsi" w:cstheme="minorHAnsi"/>
              </w:rPr>
            </w:pPr>
            <w:ins w:id="583" w:author="Christine Edwards" w:date="2026-10-08T14:44:00Z">
              <w:r>
                <w:t>72.789</w:t>
              </w:r>
            </w:ins>
          </w:p>
        </w:tc>
        <w:tc>
          <w:tcPr>
            <w:tcW w:w="1618" w:type="dxa"/>
            <w:tcBorders>
              <w:top w:val="single" w:sz="4" w:space="0" w:color="auto"/>
            </w:tcBorders>
            <w:noWrap/>
            <w:vAlign w:val="bottom"/>
            <w:tcPrChange w:id="584" w:author="Christine Edwards" w:date="2026-10-08T14:44:00Z">
              <w:tcPr>
                <w:tcW w:w="1618" w:type="dxa"/>
                <w:tcBorders>
                  <w:top w:val="single" w:sz="4" w:space="0" w:color="auto"/>
                </w:tcBorders>
                <w:noWrap/>
                <w:vAlign w:val="center"/>
              </w:tcPr>
            </w:tcPrChange>
          </w:tcPr>
          <w:p w14:paraId="18667582" w14:textId="0D9AAFF1" w:rsidR="0052304D" w:rsidRPr="0052304D" w:rsidRDefault="0052304D" w:rsidP="000D2F97">
            <w:pPr>
              <w:pStyle w:val="Style1"/>
              <w:rPr>
                <w:ins w:id="585" w:author="Christine Edwards" w:date="2026-10-08T14:44:00Z"/>
                <w:rFonts w:asciiTheme="minorHAnsi" w:hAnsiTheme="minorHAnsi" w:cstheme="minorHAnsi"/>
              </w:rPr>
            </w:pPr>
            <w:ins w:id="586" w:author="Christine Edwards" w:date="2026-10-08T14:44:00Z">
              <w:r>
                <w:t>1.743 (23%)</w:t>
              </w:r>
            </w:ins>
          </w:p>
        </w:tc>
        <w:tc>
          <w:tcPr>
            <w:tcW w:w="1443" w:type="dxa"/>
            <w:tcBorders>
              <w:top w:val="single" w:sz="4" w:space="0" w:color="auto"/>
            </w:tcBorders>
            <w:vAlign w:val="bottom"/>
            <w:tcPrChange w:id="587" w:author="Christine Edwards" w:date="2026-10-08T14:44:00Z">
              <w:tcPr>
                <w:tcW w:w="1443" w:type="dxa"/>
                <w:tcBorders>
                  <w:top w:val="single" w:sz="4" w:space="0" w:color="auto"/>
                </w:tcBorders>
                <w:vAlign w:val="center"/>
              </w:tcPr>
            </w:tcPrChange>
          </w:tcPr>
          <w:p w14:paraId="2DB6B613" w14:textId="025C5E09" w:rsidR="0052304D" w:rsidRPr="0052304D" w:rsidRDefault="0052304D" w:rsidP="000D2F97">
            <w:pPr>
              <w:pStyle w:val="Style1"/>
              <w:rPr>
                <w:ins w:id="588" w:author="Christine Edwards" w:date="2026-10-08T14:44:00Z"/>
              </w:rPr>
            </w:pPr>
            <w:ins w:id="589" w:author="Christine Edwards" w:date="2026-10-08T14:44:00Z">
              <w:r w:rsidRPr="0052304D">
                <w:t>F</w:t>
              </w:r>
              <w:r w:rsidRPr="0052304D">
                <w:rPr>
                  <w:vertAlign w:val="subscript"/>
                </w:rPr>
                <w:t>SR</w:t>
              </w:r>
              <w:r w:rsidRPr="0052304D">
                <w:t>=</w:t>
              </w:r>
              <w:r>
                <w:rPr>
                  <w:rFonts w:ascii="Calibri" w:hAnsi="Calibri"/>
                  <w:color w:val="000000"/>
                </w:rPr>
                <w:t>0.267</w:t>
              </w:r>
            </w:ins>
          </w:p>
        </w:tc>
      </w:tr>
      <w:tr w:rsidR="0052304D" w:rsidRPr="00095471" w14:paraId="4A9B8872" w14:textId="77777777" w:rsidTr="00255437">
        <w:trPr>
          <w:trHeight w:val="320"/>
          <w:ins w:id="590" w:author="Christine Edwards" w:date="2026-10-08T14:44:00Z"/>
          <w:trPrChange w:id="591" w:author="Christine Edwards" w:date="2026-10-08T14:44:00Z">
            <w:trPr>
              <w:trHeight w:val="320"/>
            </w:trPr>
          </w:trPrChange>
        </w:trPr>
        <w:tc>
          <w:tcPr>
            <w:tcW w:w="2896" w:type="dxa"/>
            <w:tcBorders>
              <w:top w:val="single" w:sz="4" w:space="0" w:color="auto"/>
            </w:tcBorders>
            <w:noWrap/>
            <w:vAlign w:val="bottom"/>
            <w:tcPrChange w:id="592" w:author="Christine Edwards" w:date="2026-10-08T14:44:00Z">
              <w:tcPr>
                <w:tcW w:w="2896" w:type="dxa"/>
                <w:tcBorders>
                  <w:top w:val="single" w:sz="4" w:space="0" w:color="auto"/>
                </w:tcBorders>
                <w:noWrap/>
                <w:vAlign w:val="center"/>
              </w:tcPr>
            </w:tcPrChange>
          </w:tcPr>
          <w:p w14:paraId="52A98DE8" w14:textId="2C903C90" w:rsidR="0052304D" w:rsidRPr="0052304D" w:rsidRDefault="0052304D" w:rsidP="000D2F97">
            <w:pPr>
              <w:pStyle w:val="Style1"/>
              <w:rPr>
                <w:ins w:id="593" w:author="Christine Edwards" w:date="2026-10-08T14:44:00Z"/>
                <w:rFonts w:asciiTheme="minorHAnsi" w:hAnsiTheme="minorHAnsi" w:cstheme="minorHAnsi"/>
                <w:b/>
              </w:rPr>
            </w:pPr>
            <w:ins w:id="594" w:author="Christine Edwards" w:date="2026-10-08T14:44:00Z">
              <w:r w:rsidRPr="009A7EBD">
                <w:t>Within Pops</w:t>
              </w:r>
            </w:ins>
          </w:p>
        </w:tc>
        <w:tc>
          <w:tcPr>
            <w:tcW w:w="682" w:type="dxa"/>
            <w:tcBorders>
              <w:top w:val="single" w:sz="4" w:space="0" w:color="auto"/>
            </w:tcBorders>
            <w:noWrap/>
            <w:vAlign w:val="bottom"/>
            <w:tcPrChange w:id="595" w:author="Christine Edwards" w:date="2026-10-08T14:44:00Z">
              <w:tcPr>
                <w:tcW w:w="682" w:type="dxa"/>
                <w:tcBorders>
                  <w:top w:val="single" w:sz="4" w:space="0" w:color="auto"/>
                </w:tcBorders>
                <w:noWrap/>
                <w:vAlign w:val="center"/>
              </w:tcPr>
            </w:tcPrChange>
          </w:tcPr>
          <w:p w14:paraId="4DB5EB5A" w14:textId="34702A1F" w:rsidR="0052304D" w:rsidRPr="0052304D" w:rsidRDefault="0052304D" w:rsidP="000D2F97">
            <w:pPr>
              <w:pStyle w:val="Style1"/>
              <w:rPr>
                <w:ins w:id="596" w:author="Christine Edwards" w:date="2026-10-08T14:44:00Z"/>
                <w:rFonts w:asciiTheme="minorHAnsi" w:hAnsiTheme="minorHAnsi" w:cstheme="minorHAnsi"/>
              </w:rPr>
            </w:pPr>
            <w:ins w:id="597" w:author="Christine Edwards" w:date="2026-10-08T14:44:00Z">
              <w:r>
                <w:t>540</w:t>
              </w:r>
            </w:ins>
          </w:p>
        </w:tc>
        <w:tc>
          <w:tcPr>
            <w:tcW w:w="1122" w:type="dxa"/>
            <w:tcBorders>
              <w:top w:val="single" w:sz="4" w:space="0" w:color="auto"/>
            </w:tcBorders>
            <w:noWrap/>
            <w:vAlign w:val="bottom"/>
            <w:tcPrChange w:id="598" w:author="Christine Edwards" w:date="2026-10-08T14:44:00Z">
              <w:tcPr>
                <w:tcW w:w="1122" w:type="dxa"/>
                <w:tcBorders>
                  <w:top w:val="single" w:sz="4" w:space="0" w:color="auto"/>
                </w:tcBorders>
                <w:noWrap/>
                <w:vAlign w:val="center"/>
              </w:tcPr>
            </w:tcPrChange>
          </w:tcPr>
          <w:p w14:paraId="5712AF04" w14:textId="4E0CAE85" w:rsidR="0052304D" w:rsidRPr="0052304D" w:rsidRDefault="0052304D" w:rsidP="000D2F97">
            <w:pPr>
              <w:pStyle w:val="Style1"/>
              <w:rPr>
                <w:ins w:id="599" w:author="Christine Edwards" w:date="2026-10-08T14:44:00Z"/>
                <w:rFonts w:asciiTheme="minorHAnsi" w:hAnsiTheme="minorHAnsi" w:cstheme="minorHAnsi"/>
              </w:rPr>
            </w:pPr>
            <w:ins w:id="600" w:author="Christine Edwards" w:date="2026-10-08T14:44:00Z">
              <w:r>
                <w:t>2584.181</w:t>
              </w:r>
            </w:ins>
          </w:p>
        </w:tc>
        <w:tc>
          <w:tcPr>
            <w:tcW w:w="1080" w:type="dxa"/>
            <w:tcBorders>
              <w:top w:val="single" w:sz="4" w:space="0" w:color="auto"/>
            </w:tcBorders>
            <w:noWrap/>
            <w:vAlign w:val="bottom"/>
            <w:tcPrChange w:id="601" w:author="Christine Edwards" w:date="2026-10-08T14:44:00Z">
              <w:tcPr>
                <w:tcW w:w="1080" w:type="dxa"/>
                <w:tcBorders>
                  <w:top w:val="single" w:sz="4" w:space="0" w:color="auto"/>
                </w:tcBorders>
                <w:noWrap/>
                <w:vAlign w:val="center"/>
              </w:tcPr>
            </w:tcPrChange>
          </w:tcPr>
          <w:p w14:paraId="02D105B2" w14:textId="578FF430" w:rsidR="0052304D" w:rsidRPr="0052304D" w:rsidRDefault="0052304D" w:rsidP="000D2F97">
            <w:pPr>
              <w:pStyle w:val="Style1"/>
              <w:rPr>
                <w:ins w:id="602" w:author="Christine Edwards" w:date="2026-10-08T14:44:00Z"/>
                <w:rFonts w:asciiTheme="minorHAnsi" w:hAnsiTheme="minorHAnsi" w:cstheme="minorHAnsi"/>
              </w:rPr>
            </w:pPr>
            <w:ins w:id="603" w:author="Christine Edwards" w:date="2026-10-08T14:44:00Z">
              <w:r>
                <w:t>4.786</w:t>
              </w:r>
            </w:ins>
          </w:p>
        </w:tc>
        <w:tc>
          <w:tcPr>
            <w:tcW w:w="1618" w:type="dxa"/>
            <w:tcBorders>
              <w:top w:val="single" w:sz="4" w:space="0" w:color="auto"/>
            </w:tcBorders>
            <w:noWrap/>
            <w:vAlign w:val="bottom"/>
            <w:tcPrChange w:id="604" w:author="Christine Edwards" w:date="2026-10-08T14:44:00Z">
              <w:tcPr>
                <w:tcW w:w="1618" w:type="dxa"/>
                <w:tcBorders>
                  <w:top w:val="single" w:sz="4" w:space="0" w:color="auto"/>
                </w:tcBorders>
                <w:noWrap/>
                <w:vAlign w:val="center"/>
              </w:tcPr>
            </w:tcPrChange>
          </w:tcPr>
          <w:p w14:paraId="27D43DF4" w14:textId="4897C767" w:rsidR="0052304D" w:rsidRPr="0052304D" w:rsidRDefault="0052304D" w:rsidP="000D2F97">
            <w:pPr>
              <w:pStyle w:val="Style1"/>
              <w:rPr>
                <w:ins w:id="605" w:author="Christine Edwards" w:date="2026-10-08T14:44:00Z"/>
                <w:rFonts w:asciiTheme="minorHAnsi" w:hAnsiTheme="minorHAnsi" w:cstheme="minorHAnsi"/>
              </w:rPr>
            </w:pPr>
            <w:ins w:id="606" w:author="Christine Edwards" w:date="2026-10-08T14:44:00Z">
              <w:r>
                <w:t>4.786 (62%)</w:t>
              </w:r>
            </w:ins>
          </w:p>
        </w:tc>
        <w:tc>
          <w:tcPr>
            <w:tcW w:w="1443" w:type="dxa"/>
            <w:tcBorders>
              <w:top w:val="single" w:sz="4" w:space="0" w:color="auto"/>
            </w:tcBorders>
            <w:vAlign w:val="bottom"/>
            <w:tcPrChange w:id="607" w:author="Christine Edwards" w:date="2026-10-08T14:44:00Z">
              <w:tcPr>
                <w:tcW w:w="1443" w:type="dxa"/>
                <w:tcBorders>
                  <w:top w:val="single" w:sz="4" w:space="0" w:color="auto"/>
                </w:tcBorders>
                <w:vAlign w:val="center"/>
              </w:tcPr>
            </w:tcPrChange>
          </w:tcPr>
          <w:p w14:paraId="14598DA4" w14:textId="01C99ED3" w:rsidR="0052304D" w:rsidRPr="0052304D" w:rsidRDefault="0052304D" w:rsidP="000D2F97">
            <w:pPr>
              <w:pStyle w:val="Style1"/>
              <w:rPr>
                <w:ins w:id="608" w:author="Christine Edwards" w:date="2026-10-08T14:44:00Z"/>
              </w:rPr>
            </w:pPr>
            <w:ins w:id="609" w:author="Christine Edwards" w:date="2026-10-08T14:44:00Z">
              <w:r w:rsidRPr="0052304D">
                <w:t>F</w:t>
              </w:r>
              <w:r w:rsidRPr="0052304D">
                <w:rPr>
                  <w:vertAlign w:val="subscript"/>
                </w:rPr>
                <w:t>ST</w:t>
              </w:r>
              <w:r w:rsidRPr="0052304D">
                <w:t>=</w:t>
              </w:r>
              <w:r>
                <w:rPr>
                  <w:rFonts w:ascii="Calibri" w:hAnsi="Calibri"/>
                  <w:color w:val="000000"/>
                </w:rPr>
                <w:t>0.381</w:t>
              </w:r>
            </w:ins>
          </w:p>
        </w:tc>
      </w:tr>
      <w:tr w:rsidR="0052304D" w:rsidRPr="00095471" w14:paraId="7F5811D4" w14:textId="77777777" w:rsidTr="00255437">
        <w:trPr>
          <w:trHeight w:val="320"/>
          <w:ins w:id="610" w:author="Christine Edwards" w:date="2026-10-08T14:44:00Z"/>
          <w:trPrChange w:id="611" w:author="Christine Edwards" w:date="2026-10-08T14:44:00Z">
            <w:trPr>
              <w:trHeight w:val="320"/>
            </w:trPr>
          </w:trPrChange>
        </w:trPr>
        <w:tc>
          <w:tcPr>
            <w:tcW w:w="2896" w:type="dxa"/>
            <w:tcBorders>
              <w:top w:val="single" w:sz="4" w:space="0" w:color="auto"/>
            </w:tcBorders>
            <w:noWrap/>
            <w:vAlign w:val="bottom"/>
            <w:tcPrChange w:id="612" w:author="Christine Edwards" w:date="2026-10-08T14:44:00Z">
              <w:tcPr>
                <w:tcW w:w="2896" w:type="dxa"/>
                <w:tcBorders>
                  <w:top w:val="single" w:sz="4" w:space="0" w:color="auto"/>
                </w:tcBorders>
                <w:noWrap/>
                <w:vAlign w:val="center"/>
              </w:tcPr>
            </w:tcPrChange>
          </w:tcPr>
          <w:p w14:paraId="4BCE5C46" w14:textId="2EDEC76A" w:rsidR="0052304D" w:rsidRPr="0052304D" w:rsidRDefault="0052304D" w:rsidP="000D2F97">
            <w:pPr>
              <w:pStyle w:val="Style1"/>
              <w:rPr>
                <w:ins w:id="613" w:author="Christine Edwards" w:date="2026-10-08T14:44:00Z"/>
                <w:rFonts w:asciiTheme="minorHAnsi" w:hAnsiTheme="minorHAnsi" w:cstheme="minorHAnsi"/>
                <w:b/>
              </w:rPr>
            </w:pPr>
            <w:ins w:id="614" w:author="Christine Edwards" w:date="2026-10-08T14:44:00Z">
              <w:r w:rsidRPr="009A7EBD">
                <w:t>Total</w:t>
              </w:r>
            </w:ins>
          </w:p>
        </w:tc>
        <w:tc>
          <w:tcPr>
            <w:tcW w:w="682" w:type="dxa"/>
            <w:tcBorders>
              <w:top w:val="single" w:sz="4" w:space="0" w:color="auto"/>
            </w:tcBorders>
            <w:noWrap/>
            <w:vAlign w:val="bottom"/>
            <w:tcPrChange w:id="615" w:author="Christine Edwards" w:date="2026-10-08T14:44:00Z">
              <w:tcPr>
                <w:tcW w:w="682" w:type="dxa"/>
                <w:tcBorders>
                  <w:top w:val="single" w:sz="4" w:space="0" w:color="auto"/>
                </w:tcBorders>
                <w:noWrap/>
                <w:vAlign w:val="center"/>
              </w:tcPr>
            </w:tcPrChange>
          </w:tcPr>
          <w:p w14:paraId="46B6C19F" w14:textId="33950148" w:rsidR="0052304D" w:rsidRPr="0052304D" w:rsidRDefault="0052304D" w:rsidP="000D2F97">
            <w:pPr>
              <w:pStyle w:val="Style1"/>
              <w:rPr>
                <w:ins w:id="616" w:author="Christine Edwards" w:date="2026-10-08T14:44:00Z"/>
                <w:rFonts w:asciiTheme="minorHAnsi" w:hAnsiTheme="minorHAnsi" w:cstheme="minorHAnsi"/>
              </w:rPr>
            </w:pPr>
            <w:ins w:id="617" w:author="Christine Edwards" w:date="2026-10-08T14:44:00Z">
              <w:r>
                <w:t>553</w:t>
              </w:r>
            </w:ins>
          </w:p>
        </w:tc>
        <w:tc>
          <w:tcPr>
            <w:tcW w:w="1122" w:type="dxa"/>
            <w:tcBorders>
              <w:top w:val="single" w:sz="4" w:space="0" w:color="auto"/>
            </w:tcBorders>
            <w:noWrap/>
            <w:vAlign w:val="bottom"/>
            <w:tcPrChange w:id="618" w:author="Christine Edwards" w:date="2026-10-08T14:44:00Z">
              <w:tcPr>
                <w:tcW w:w="1122" w:type="dxa"/>
                <w:tcBorders>
                  <w:top w:val="single" w:sz="4" w:space="0" w:color="auto"/>
                </w:tcBorders>
                <w:noWrap/>
                <w:vAlign w:val="center"/>
              </w:tcPr>
            </w:tcPrChange>
          </w:tcPr>
          <w:p w14:paraId="6C2EC295" w14:textId="765EF47B" w:rsidR="0052304D" w:rsidRPr="0052304D" w:rsidRDefault="0052304D" w:rsidP="000D2F97">
            <w:pPr>
              <w:pStyle w:val="Style1"/>
              <w:rPr>
                <w:ins w:id="619" w:author="Christine Edwards" w:date="2026-10-08T14:44:00Z"/>
                <w:rFonts w:asciiTheme="minorHAnsi" w:hAnsiTheme="minorHAnsi" w:cstheme="minorHAnsi"/>
              </w:rPr>
            </w:pPr>
            <w:ins w:id="620" w:author="Christine Edwards" w:date="2026-10-08T14:44:00Z">
              <w:r>
                <w:t>3870.592</w:t>
              </w:r>
            </w:ins>
          </w:p>
        </w:tc>
        <w:tc>
          <w:tcPr>
            <w:tcW w:w="1080" w:type="dxa"/>
            <w:tcBorders>
              <w:top w:val="single" w:sz="4" w:space="0" w:color="auto"/>
            </w:tcBorders>
            <w:noWrap/>
            <w:vAlign w:val="bottom"/>
            <w:tcPrChange w:id="621" w:author="Christine Edwards" w:date="2026-10-08T14:44:00Z">
              <w:tcPr>
                <w:tcW w:w="1080" w:type="dxa"/>
                <w:tcBorders>
                  <w:top w:val="single" w:sz="4" w:space="0" w:color="auto"/>
                </w:tcBorders>
                <w:noWrap/>
                <w:vAlign w:val="center"/>
              </w:tcPr>
            </w:tcPrChange>
          </w:tcPr>
          <w:p w14:paraId="58EBB574" w14:textId="77777777" w:rsidR="0052304D" w:rsidRPr="0052304D" w:rsidRDefault="0052304D" w:rsidP="000D2F97">
            <w:pPr>
              <w:pStyle w:val="Style1"/>
              <w:rPr>
                <w:ins w:id="622" w:author="Christine Edwards" w:date="2026-10-08T14:44:00Z"/>
              </w:rPr>
            </w:pPr>
          </w:p>
        </w:tc>
        <w:tc>
          <w:tcPr>
            <w:tcW w:w="1618" w:type="dxa"/>
            <w:tcBorders>
              <w:top w:val="single" w:sz="4" w:space="0" w:color="auto"/>
            </w:tcBorders>
            <w:noWrap/>
            <w:vAlign w:val="bottom"/>
            <w:tcPrChange w:id="623" w:author="Christine Edwards" w:date="2026-10-08T14:44:00Z">
              <w:tcPr>
                <w:tcW w:w="1618" w:type="dxa"/>
                <w:tcBorders>
                  <w:top w:val="single" w:sz="4" w:space="0" w:color="auto"/>
                </w:tcBorders>
                <w:noWrap/>
                <w:vAlign w:val="center"/>
              </w:tcPr>
            </w:tcPrChange>
          </w:tcPr>
          <w:p w14:paraId="659D0F8F" w14:textId="33D5FDE8" w:rsidR="0052304D" w:rsidRPr="0052304D" w:rsidRDefault="0052304D" w:rsidP="000D2F97">
            <w:pPr>
              <w:pStyle w:val="Style1"/>
              <w:rPr>
                <w:ins w:id="624" w:author="Christine Edwards" w:date="2026-10-08T14:44:00Z"/>
                <w:rFonts w:asciiTheme="minorHAnsi" w:hAnsiTheme="minorHAnsi" w:cstheme="minorHAnsi"/>
              </w:rPr>
            </w:pPr>
            <w:ins w:id="625" w:author="Christine Edwards" w:date="2026-10-08T14:44:00Z">
              <w:r>
                <w:t>7.733 (100%)</w:t>
              </w:r>
            </w:ins>
          </w:p>
        </w:tc>
        <w:tc>
          <w:tcPr>
            <w:tcW w:w="1443" w:type="dxa"/>
            <w:tcBorders>
              <w:top w:val="single" w:sz="4" w:space="0" w:color="auto"/>
            </w:tcBorders>
            <w:vAlign w:val="bottom"/>
            <w:tcPrChange w:id="626" w:author="Christine Edwards" w:date="2026-10-08T14:44:00Z">
              <w:tcPr>
                <w:tcW w:w="1443" w:type="dxa"/>
                <w:tcBorders>
                  <w:top w:val="single" w:sz="4" w:space="0" w:color="auto"/>
                </w:tcBorders>
                <w:vAlign w:val="center"/>
              </w:tcPr>
            </w:tcPrChange>
          </w:tcPr>
          <w:p w14:paraId="556ADAC8" w14:textId="337A846D" w:rsidR="0052304D" w:rsidRPr="0052304D" w:rsidRDefault="0052304D" w:rsidP="000D2F97">
            <w:pPr>
              <w:pStyle w:val="Style1"/>
              <w:rPr>
                <w:ins w:id="627" w:author="Christine Edwards" w:date="2026-10-08T14:44:00Z"/>
                <w:rFonts w:asciiTheme="minorHAnsi" w:hAnsiTheme="minorHAnsi" w:cstheme="minorHAnsi"/>
              </w:rPr>
            </w:pPr>
            <w:ins w:id="628" w:author="Christine Edwards" w:date="2026-10-08T14:44:00Z">
              <w:r>
                <w:t>100%</w:t>
              </w:r>
            </w:ins>
          </w:p>
        </w:tc>
      </w:tr>
      <w:tr w:rsidR="00AB42E8" w:rsidRPr="00095471" w:rsidDel="0052304D" w14:paraId="25539665" w14:textId="17D59C12" w:rsidTr="0052304D">
        <w:trPr>
          <w:trHeight w:val="320"/>
          <w:del w:id="629" w:author="Christine Edwards" w:date="2026-10-08T14:45:00Z"/>
          <w:trPrChange w:id="630" w:author="Christine Edwards" w:date="2026-10-08T14:44:00Z">
            <w:trPr>
              <w:trHeight w:val="320"/>
            </w:trPr>
          </w:trPrChange>
        </w:trPr>
        <w:tc>
          <w:tcPr>
            <w:tcW w:w="2896" w:type="dxa"/>
            <w:tcBorders>
              <w:top w:val="single" w:sz="4" w:space="0" w:color="auto"/>
            </w:tcBorders>
            <w:noWrap/>
            <w:vAlign w:val="center"/>
            <w:tcPrChange w:id="631" w:author="Christine Edwards" w:date="2026-10-08T14:44:00Z">
              <w:tcPr>
                <w:tcW w:w="2896" w:type="dxa"/>
                <w:tcBorders>
                  <w:top w:val="single" w:sz="4" w:space="0" w:color="auto"/>
                </w:tcBorders>
                <w:noWrap/>
                <w:vAlign w:val="bottom"/>
              </w:tcPr>
            </w:tcPrChange>
          </w:tcPr>
          <w:p w14:paraId="47905B81" w14:textId="4C168A8B" w:rsidR="00AB42E8" w:rsidRPr="0052304D" w:rsidDel="0052304D" w:rsidRDefault="00AB42E8" w:rsidP="000D2F97">
            <w:pPr>
              <w:pStyle w:val="Style1"/>
              <w:rPr>
                <w:del w:id="632" w:author="Christine Edwards" w:date="2026-10-08T14:45:00Z"/>
              </w:rPr>
            </w:pPr>
            <w:del w:id="633" w:author="Christine Edwards" w:date="2026-10-08T14:44:00Z">
              <w:r w:rsidRPr="0052304D" w:rsidDel="0052304D">
                <w:delText>Among Regions</w:delText>
              </w:r>
            </w:del>
          </w:p>
        </w:tc>
        <w:tc>
          <w:tcPr>
            <w:tcW w:w="682" w:type="dxa"/>
            <w:tcBorders>
              <w:top w:val="single" w:sz="4" w:space="0" w:color="auto"/>
            </w:tcBorders>
            <w:noWrap/>
            <w:vAlign w:val="center"/>
            <w:tcPrChange w:id="634" w:author="Christine Edwards" w:date="2026-10-08T14:44:00Z">
              <w:tcPr>
                <w:tcW w:w="682" w:type="dxa"/>
                <w:tcBorders>
                  <w:top w:val="single" w:sz="4" w:space="0" w:color="auto"/>
                </w:tcBorders>
                <w:noWrap/>
                <w:vAlign w:val="bottom"/>
              </w:tcPr>
            </w:tcPrChange>
          </w:tcPr>
          <w:p w14:paraId="081331CB" w14:textId="17CDDFFF" w:rsidR="00AB42E8" w:rsidRPr="0052304D" w:rsidDel="0052304D" w:rsidRDefault="00AB42E8" w:rsidP="000D2F97">
            <w:pPr>
              <w:pStyle w:val="Style1"/>
              <w:rPr>
                <w:del w:id="635" w:author="Christine Edwards" w:date="2026-10-08T14:45:00Z"/>
              </w:rPr>
            </w:pPr>
            <w:del w:id="636" w:author="Christine Edwards" w:date="2026-10-08T14:44:00Z">
              <w:r w:rsidRPr="0052304D" w:rsidDel="0052304D">
                <w:delText>3</w:delText>
              </w:r>
            </w:del>
          </w:p>
        </w:tc>
        <w:tc>
          <w:tcPr>
            <w:tcW w:w="1122" w:type="dxa"/>
            <w:tcBorders>
              <w:top w:val="single" w:sz="4" w:space="0" w:color="auto"/>
            </w:tcBorders>
            <w:noWrap/>
            <w:vAlign w:val="center"/>
            <w:tcPrChange w:id="637" w:author="Christine Edwards" w:date="2026-10-08T14:44:00Z">
              <w:tcPr>
                <w:tcW w:w="1122" w:type="dxa"/>
                <w:tcBorders>
                  <w:top w:val="single" w:sz="4" w:space="0" w:color="auto"/>
                </w:tcBorders>
                <w:noWrap/>
                <w:vAlign w:val="bottom"/>
              </w:tcPr>
            </w:tcPrChange>
          </w:tcPr>
          <w:p w14:paraId="6369E8A0" w14:textId="501709E2" w:rsidR="00AB42E8" w:rsidRPr="0052304D" w:rsidDel="0052304D" w:rsidRDefault="00AB42E8" w:rsidP="000D2F97">
            <w:pPr>
              <w:pStyle w:val="Style1"/>
              <w:rPr>
                <w:del w:id="638" w:author="Christine Edwards" w:date="2026-10-08T14:45:00Z"/>
              </w:rPr>
            </w:pPr>
            <w:del w:id="639" w:author="Christine Edwards" w:date="2026-10-08T14:44:00Z">
              <w:r w:rsidRPr="0052304D" w:rsidDel="0052304D">
                <w:delText>640.363</w:delText>
              </w:r>
            </w:del>
          </w:p>
        </w:tc>
        <w:tc>
          <w:tcPr>
            <w:tcW w:w="1080" w:type="dxa"/>
            <w:tcBorders>
              <w:top w:val="single" w:sz="4" w:space="0" w:color="auto"/>
            </w:tcBorders>
            <w:noWrap/>
            <w:vAlign w:val="center"/>
            <w:tcPrChange w:id="640" w:author="Christine Edwards" w:date="2026-10-08T14:44:00Z">
              <w:tcPr>
                <w:tcW w:w="1080" w:type="dxa"/>
                <w:tcBorders>
                  <w:top w:val="single" w:sz="4" w:space="0" w:color="auto"/>
                </w:tcBorders>
                <w:noWrap/>
                <w:vAlign w:val="bottom"/>
              </w:tcPr>
            </w:tcPrChange>
          </w:tcPr>
          <w:p w14:paraId="710E1E95" w14:textId="1EE3118C" w:rsidR="00AB42E8" w:rsidRPr="0052304D" w:rsidDel="0052304D" w:rsidRDefault="00AB42E8" w:rsidP="000D2F97">
            <w:pPr>
              <w:pStyle w:val="Style1"/>
              <w:rPr>
                <w:del w:id="641" w:author="Christine Edwards" w:date="2026-10-08T14:45:00Z"/>
              </w:rPr>
            </w:pPr>
            <w:del w:id="642" w:author="Christine Edwards" w:date="2026-10-08T14:44:00Z">
              <w:r w:rsidRPr="0052304D" w:rsidDel="0052304D">
                <w:delText>213.454</w:delText>
              </w:r>
            </w:del>
          </w:p>
        </w:tc>
        <w:tc>
          <w:tcPr>
            <w:tcW w:w="1618" w:type="dxa"/>
            <w:tcBorders>
              <w:top w:val="single" w:sz="4" w:space="0" w:color="auto"/>
            </w:tcBorders>
            <w:noWrap/>
            <w:vAlign w:val="center"/>
            <w:tcPrChange w:id="643" w:author="Christine Edwards" w:date="2026-10-08T14:44:00Z">
              <w:tcPr>
                <w:tcW w:w="1618" w:type="dxa"/>
                <w:tcBorders>
                  <w:top w:val="single" w:sz="4" w:space="0" w:color="auto"/>
                </w:tcBorders>
                <w:noWrap/>
                <w:vAlign w:val="bottom"/>
              </w:tcPr>
            </w:tcPrChange>
          </w:tcPr>
          <w:p w14:paraId="45B83FE0" w14:textId="0824F7A9" w:rsidR="00AB42E8" w:rsidRPr="0052304D" w:rsidDel="0052304D" w:rsidRDefault="00AB42E8" w:rsidP="000D2F97">
            <w:pPr>
              <w:pStyle w:val="Style1"/>
              <w:rPr>
                <w:del w:id="644" w:author="Christine Edwards" w:date="2026-10-08T14:45:00Z"/>
              </w:rPr>
            </w:pPr>
            <w:del w:id="645" w:author="Christine Edwards" w:date="2026-10-08T14:44:00Z">
              <w:r w:rsidRPr="0052304D" w:rsidDel="0052304D">
                <w:delText>1.084 (15%)</w:delText>
              </w:r>
            </w:del>
          </w:p>
        </w:tc>
        <w:tc>
          <w:tcPr>
            <w:tcW w:w="1443" w:type="dxa"/>
            <w:tcBorders>
              <w:top w:val="single" w:sz="4" w:space="0" w:color="auto"/>
            </w:tcBorders>
            <w:vAlign w:val="center"/>
            <w:tcPrChange w:id="646" w:author="Christine Edwards" w:date="2026-10-08T14:44:00Z">
              <w:tcPr>
                <w:tcW w:w="1443" w:type="dxa"/>
                <w:tcBorders>
                  <w:top w:val="single" w:sz="4" w:space="0" w:color="auto"/>
                </w:tcBorders>
              </w:tcPr>
            </w:tcPrChange>
          </w:tcPr>
          <w:p w14:paraId="3A0A6F5C" w14:textId="0D3DD308" w:rsidR="00AB42E8" w:rsidRPr="0052304D" w:rsidDel="0052304D" w:rsidRDefault="00AB42E8" w:rsidP="000D2F97">
            <w:pPr>
              <w:pStyle w:val="Style1"/>
              <w:rPr>
                <w:del w:id="647" w:author="Christine Edwards" w:date="2026-10-08T14:45:00Z"/>
              </w:rPr>
            </w:pPr>
            <w:del w:id="648" w:author="Christine Edwards" w:date="2026-10-08T14:44:00Z">
              <w:r w:rsidRPr="0052304D" w:rsidDel="0052304D">
                <w:delText>F</w:delText>
              </w:r>
              <w:r w:rsidRPr="0052304D" w:rsidDel="0052304D">
                <w:rPr>
                  <w:vertAlign w:val="subscript"/>
                </w:rPr>
                <w:delText>RT</w:delText>
              </w:r>
              <w:r w:rsidRPr="0052304D" w:rsidDel="0052304D">
                <w:delText>=0.145</w:delText>
              </w:r>
            </w:del>
          </w:p>
        </w:tc>
      </w:tr>
      <w:tr w:rsidR="00AB42E8" w:rsidRPr="00095471" w:rsidDel="0052304D" w14:paraId="40024929" w14:textId="16B740BF" w:rsidTr="0052304D">
        <w:trPr>
          <w:trHeight w:val="320"/>
          <w:del w:id="649" w:author="Christine Edwards" w:date="2026-10-08T14:45:00Z"/>
          <w:trPrChange w:id="650" w:author="Christine Edwards" w:date="2026-10-08T14:44:00Z">
            <w:trPr>
              <w:trHeight w:val="320"/>
            </w:trPr>
          </w:trPrChange>
        </w:trPr>
        <w:tc>
          <w:tcPr>
            <w:tcW w:w="2896" w:type="dxa"/>
            <w:noWrap/>
            <w:vAlign w:val="center"/>
            <w:tcPrChange w:id="651" w:author="Christine Edwards" w:date="2026-10-08T14:44:00Z">
              <w:tcPr>
                <w:tcW w:w="2896" w:type="dxa"/>
                <w:noWrap/>
                <w:vAlign w:val="bottom"/>
              </w:tcPr>
            </w:tcPrChange>
          </w:tcPr>
          <w:p w14:paraId="12BD6029" w14:textId="78D120EC" w:rsidR="00AB42E8" w:rsidRPr="0052304D" w:rsidDel="0052304D" w:rsidRDefault="00AB42E8" w:rsidP="000D2F97">
            <w:pPr>
              <w:pStyle w:val="Style1"/>
              <w:rPr>
                <w:del w:id="652" w:author="Christine Edwards" w:date="2026-10-08T14:45:00Z"/>
              </w:rPr>
            </w:pPr>
            <w:del w:id="653" w:author="Christine Edwards" w:date="2026-10-08T14:44:00Z">
              <w:r w:rsidRPr="0052304D" w:rsidDel="0052304D">
                <w:delText>Among pops within regions</w:delText>
              </w:r>
            </w:del>
          </w:p>
        </w:tc>
        <w:tc>
          <w:tcPr>
            <w:tcW w:w="682" w:type="dxa"/>
            <w:noWrap/>
            <w:vAlign w:val="center"/>
            <w:tcPrChange w:id="654" w:author="Christine Edwards" w:date="2026-10-08T14:44:00Z">
              <w:tcPr>
                <w:tcW w:w="682" w:type="dxa"/>
                <w:noWrap/>
                <w:vAlign w:val="bottom"/>
              </w:tcPr>
            </w:tcPrChange>
          </w:tcPr>
          <w:p w14:paraId="061EB29B" w14:textId="09E8FB65" w:rsidR="00AB42E8" w:rsidRPr="0052304D" w:rsidDel="0052304D" w:rsidRDefault="00AB42E8" w:rsidP="000D2F97">
            <w:pPr>
              <w:pStyle w:val="Style1"/>
              <w:rPr>
                <w:del w:id="655" w:author="Christine Edwards" w:date="2026-10-08T14:45:00Z"/>
              </w:rPr>
            </w:pPr>
            <w:del w:id="656" w:author="Christine Edwards" w:date="2026-10-08T14:44:00Z">
              <w:r w:rsidRPr="0052304D" w:rsidDel="0052304D">
                <w:delText>10</w:delText>
              </w:r>
            </w:del>
          </w:p>
        </w:tc>
        <w:tc>
          <w:tcPr>
            <w:tcW w:w="1122" w:type="dxa"/>
            <w:noWrap/>
            <w:vAlign w:val="center"/>
            <w:tcPrChange w:id="657" w:author="Christine Edwards" w:date="2026-10-08T14:44:00Z">
              <w:tcPr>
                <w:tcW w:w="1122" w:type="dxa"/>
                <w:noWrap/>
                <w:vAlign w:val="bottom"/>
              </w:tcPr>
            </w:tcPrChange>
          </w:tcPr>
          <w:p w14:paraId="62B69024" w14:textId="4A00F655" w:rsidR="00AB42E8" w:rsidRPr="0052304D" w:rsidDel="0052304D" w:rsidRDefault="00AB42E8" w:rsidP="000D2F97">
            <w:pPr>
              <w:pStyle w:val="Style1"/>
              <w:rPr>
                <w:del w:id="658" w:author="Christine Edwards" w:date="2026-10-08T14:45:00Z"/>
              </w:rPr>
            </w:pPr>
            <w:del w:id="659" w:author="Christine Edwards" w:date="2026-10-08T14:44:00Z">
              <w:r w:rsidRPr="0052304D" w:rsidDel="0052304D">
                <w:delText>646.048</w:delText>
              </w:r>
            </w:del>
          </w:p>
        </w:tc>
        <w:tc>
          <w:tcPr>
            <w:tcW w:w="1080" w:type="dxa"/>
            <w:noWrap/>
            <w:vAlign w:val="center"/>
            <w:tcPrChange w:id="660" w:author="Christine Edwards" w:date="2026-10-08T14:44:00Z">
              <w:tcPr>
                <w:tcW w:w="1080" w:type="dxa"/>
                <w:noWrap/>
                <w:vAlign w:val="bottom"/>
              </w:tcPr>
            </w:tcPrChange>
          </w:tcPr>
          <w:p w14:paraId="10C498E3" w14:textId="21F6EDE7" w:rsidR="00AB42E8" w:rsidRPr="0052304D" w:rsidDel="0052304D" w:rsidRDefault="00AB42E8" w:rsidP="000D2F97">
            <w:pPr>
              <w:pStyle w:val="Style1"/>
              <w:rPr>
                <w:del w:id="661" w:author="Christine Edwards" w:date="2026-10-08T14:45:00Z"/>
              </w:rPr>
            </w:pPr>
            <w:del w:id="662" w:author="Christine Edwards" w:date="2026-10-08T14:44:00Z">
              <w:r w:rsidRPr="0052304D" w:rsidDel="0052304D">
                <w:delText>64.605</w:delText>
              </w:r>
            </w:del>
          </w:p>
        </w:tc>
        <w:tc>
          <w:tcPr>
            <w:tcW w:w="1618" w:type="dxa"/>
            <w:noWrap/>
            <w:vAlign w:val="center"/>
            <w:tcPrChange w:id="663" w:author="Christine Edwards" w:date="2026-10-08T14:44:00Z">
              <w:tcPr>
                <w:tcW w:w="1618" w:type="dxa"/>
                <w:noWrap/>
                <w:vAlign w:val="bottom"/>
              </w:tcPr>
            </w:tcPrChange>
          </w:tcPr>
          <w:p w14:paraId="6129EDD7" w14:textId="19117449" w:rsidR="00AB42E8" w:rsidRPr="0052304D" w:rsidDel="0052304D" w:rsidRDefault="00AB42E8" w:rsidP="000D2F97">
            <w:pPr>
              <w:pStyle w:val="Style1"/>
              <w:rPr>
                <w:del w:id="664" w:author="Christine Edwards" w:date="2026-10-08T14:45:00Z"/>
              </w:rPr>
            </w:pPr>
            <w:del w:id="665" w:author="Christine Edwards" w:date="2026-10-08T14:44:00Z">
              <w:r w:rsidRPr="0052304D" w:rsidDel="0052304D">
                <w:delText>1.591 (21%)</w:delText>
              </w:r>
            </w:del>
          </w:p>
        </w:tc>
        <w:tc>
          <w:tcPr>
            <w:tcW w:w="1443" w:type="dxa"/>
            <w:vAlign w:val="center"/>
            <w:tcPrChange w:id="666" w:author="Christine Edwards" w:date="2026-10-08T14:44:00Z">
              <w:tcPr>
                <w:tcW w:w="1443" w:type="dxa"/>
              </w:tcPr>
            </w:tcPrChange>
          </w:tcPr>
          <w:p w14:paraId="7E794140" w14:textId="4DA6E54B" w:rsidR="00AB42E8" w:rsidRPr="0052304D" w:rsidDel="0052304D" w:rsidRDefault="00AB42E8" w:rsidP="000D2F97">
            <w:pPr>
              <w:pStyle w:val="Style1"/>
              <w:rPr>
                <w:del w:id="667" w:author="Christine Edwards" w:date="2026-10-08T14:45:00Z"/>
              </w:rPr>
            </w:pPr>
            <w:del w:id="668" w:author="Christine Edwards" w:date="2026-10-08T14:44:00Z">
              <w:r w:rsidRPr="0052304D" w:rsidDel="0052304D">
                <w:delText>F</w:delText>
              </w:r>
              <w:r w:rsidRPr="0052304D" w:rsidDel="0052304D">
                <w:rPr>
                  <w:vertAlign w:val="subscript"/>
                </w:rPr>
                <w:delText>SR</w:delText>
              </w:r>
              <w:r w:rsidRPr="0052304D" w:rsidDel="0052304D">
                <w:delText>=0.245</w:delText>
              </w:r>
            </w:del>
          </w:p>
        </w:tc>
      </w:tr>
      <w:tr w:rsidR="00AB42E8" w:rsidRPr="00095471" w:rsidDel="0052304D" w14:paraId="756981CC" w14:textId="21D60EE5" w:rsidTr="0052304D">
        <w:trPr>
          <w:trHeight w:val="320"/>
          <w:del w:id="669" w:author="Christine Edwards" w:date="2026-10-08T14:45:00Z"/>
          <w:trPrChange w:id="670" w:author="Christine Edwards" w:date="2026-10-08T14:44:00Z">
            <w:trPr>
              <w:trHeight w:val="320"/>
            </w:trPr>
          </w:trPrChange>
        </w:trPr>
        <w:tc>
          <w:tcPr>
            <w:tcW w:w="2896" w:type="dxa"/>
            <w:noWrap/>
            <w:vAlign w:val="center"/>
            <w:tcPrChange w:id="671" w:author="Christine Edwards" w:date="2026-10-08T14:44:00Z">
              <w:tcPr>
                <w:tcW w:w="2896" w:type="dxa"/>
                <w:noWrap/>
                <w:vAlign w:val="bottom"/>
              </w:tcPr>
            </w:tcPrChange>
          </w:tcPr>
          <w:p w14:paraId="32BD6DA1" w14:textId="0F3B9257" w:rsidR="00AB42E8" w:rsidRPr="0052304D" w:rsidDel="0052304D" w:rsidRDefault="00AB42E8" w:rsidP="000D2F97">
            <w:pPr>
              <w:pStyle w:val="Style1"/>
              <w:rPr>
                <w:del w:id="672" w:author="Christine Edwards" w:date="2026-10-08T14:45:00Z"/>
              </w:rPr>
            </w:pPr>
            <w:del w:id="673" w:author="Christine Edwards" w:date="2026-10-08T14:44:00Z">
              <w:r w:rsidRPr="0052304D" w:rsidDel="0052304D">
                <w:delText>Within populations</w:delText>
              </w:r>
            </w:del>
          </w:p>
        </w:tc>
        <w:tc>
          <w:tcPr>
            <w:tcW w:w="682" w:type="dxa"/>
            <w:noWrap/>
            <w:vAlign w:val="center"/>
            <w:tcPrChange w:id="674" w:author="Christine Edwards" w:date="2026-10-08T14:44:00Z">
              <w:tcPr>
                <w:tcW w:w="682" w:type="dxa"/>
                <w:noWrap/>
                <w:vAlign w:val="bottom"/>
              </w:tcPr>
            </w:tcPrChange>
          </w:tcPr>
          <w:p w14:paraId="28239B1F" w14:textId="7B69DADC" w:rsidR="00AB42E8" w:rsidRPr="0052304D" w:rsidDel="0052304D" w:rsidRDefault="00AB42E8" w:rsidP="000D2F97">
            <w:pPr>
              <w:pStyle w:val="Style1"/>
              <w:rPr>
                <w:del w:id="675" w:author="Christine Edwards" w:date="2026-10-08T14:45:00Z"/>
              </w:rPr>
            </w:pPr>
            <w:del w:id="676" w:author="Christine Edwards" w:date="2026-10-08T14:44:00Z">
              <w:r w:rsidRPr="0052304D" w:rsidDel="0052304D">
                <w:delText>540</w:delText>
              </w:r>
            </w:del>
          </w:p>
        </w:tc>
        <w:tc>
          <w:tcPr>
            <w:tcW w:w="1122" w:type="dxa"/>
            <w:noWrap/>
            <w:vAlign w:val="center"/>
            <w:tcPrChange w:id="677" w:author="Christine Edwards" w:date="2026-10-08T14:44:00Z">
              <w:tcPr>
                <w:tcW w:w="1122" w:type="dxa"/>
                <w:noWrap/>
                <w:vAlign w:val="bottom"/>
              </w:tcPr>
            </w:tcPrChange>
          </w:tcPr>
          <w:p w14:paraId="7902C1BC" w14:textId="26FE2029" w:rsidR="00AB42E8" w:rsidRPr="0052304D" w:rsidDel="0052304D" w:rsidRDefault="00AB42E8" w:rsidP="000D2F97">
            <w:pPr>
              <w:pStyle w:val="Style1"/>
              <w:rPr>
                <w:del w:id="678" w:author="Christine Edwards" w:date="2026-10-08T14:45:00Z"/>
              </w:rPr>
            </w:pPr>
            <w:del w:id="679" w:author="Christine Edwards" w:date="2026-10-08T14:44:00Z">
              <w:r w:rsidRPr="0052304D" w:rsidDel="0052304D">
                <w:delText>2584.181</w:delText>
              </w:r>
            </w:del>
          </w:p>
        </w:tc>
        <w:tc>
          <w:tcPr>
            <w:tcW w:w="1080" w:type="dxa"/>
            <w:noWrap/>
            <w:vAlign w:val="center"/>
            <w:tcPrChange w:id="680" w:author="Christine Edwards" w:date="2026-10-08T14:44:00Z">
              <w:tcPr>
                <w:tcW w:w="1080" w:type="dxa"/>
                <w:noWrap/>
                <w:vAlign w:val="bottom"/>
              </w:tcPr>
            </w:tcPrChange>
          </w:tcPr>
          <w:p w14:paraId="79CF4274" w14:textId="7E2490A5" w:rsidR="00AB42E8" w:rsidRPr="0052304D" w:rsidDel="0052304D" w:rsidRDefault="00AB42E8" w:rsidP="000D2F97">
            <w:pPr>
              <w:pStyle w:val="Style1"/>
              <w:rPr>
                <w:del w:id="681" w:author="Christine Edwards" w:date="2026-10-08T14:45:00Z"/>
              </w:rPr>
            </w:pPr>
            <w:del w:id="682" w:author="Christine Edwards" w:date="2026-10-08T14:44:00Z">
              <w:r w:rsidRPr="0052304D" w:rsidDel="0052304D">
                <w:delText>4.786</w:delText>
              </w:r>
            </w:del>
          </w:p>
        </w:tc>
        <w:tc>
          <w:tcPr>
            <w:tcW w:w="1618" w:type="dxa"/>
            <w:noWrap/>
            <w:vAlign w:val="center"/>
            <w:tcPrChange w:id="683" w:author="Christine Edwards" w:date="2026-10-08T14:44:00Z">
              <w:tcPr>
                <w:tcW w:w="1618" w:type="dxa"/>
                <w:noWrap/>
                <w:vAlign w:val="bottom"/>
              </w:tcPr>
            </w:tcPrChange>
          </w:tcPr>
          <w:p w14:paraId="1F355168" w14:textId="5BCDFC48" w:rsidR="00AB42E8" w:rsidRPr="0052304D" w:rsidDel="0052304D" w:rsidRDefault="00AB42E8" w:rsidP="000D2F97">
            <w:pPr>
              <w:pStyle w:val="Style1"/>
              <w:rPr>
                <w:del w:id="684" w:author="Christine Edwards" w:date="2026-10-08T14:45:00Z"/>
              </w:rPr>
            </w:pPr>
            <w:del w:id="685" w:author="Christine Edwards" w:date="2026-10-08T14:44:00Z">
              <w:r w:rsidRPr="0052304D" w:rsidDel="0052304D">
                <w:delText>0.825 (64%)</w:delText>
              </w:r>
            </w:del>
          </w:p>
        </w:tc>
        <w:tc>
          <w:tcPr>
            <w:tcW w:w="1443" w:type="dxa"/>
            <w:vAlign w:val="center"/>
            <w:tcPrChange w:id="686" w:author="Christine Edwards" w:date="2026-10-08T14:44:00Z">
              <w:tcPr>
                <w:tcW w:w="1443" w:type="dxa"/>
              </w:tcPr>
            </w:tcPrChange>
          </w:tcPr>
          <w:p w14:paraId="1DF3D7A2" w14:textId="08543731" w:rsidR="00AB42E8" w:rsidRPr="0052304D" w:rsidDel="0052304D" w:rsidRDefault="00AB42E8" w:rsidP="000D2F97">
            <w:pPr>
              <w:pStyle w:val="Style1"/>
              <w:rPr>
                <w:del w:id="687" w:author="Christine Edwards" w:date="2026-10-08T14:45:00Z"/>
              </w:rPr>
            </w:pPr>
            <w:del w:id="688" w:author="Christine Edwards" w:date="2026-10-08T14:44:00Z">
              <w:r w:rsidRPr="0052304D" w:rsidDel="0052304D">
                <w:delText>F</w:delText>
              </w:r>
              <w:r w:rsidRPr="0052304D" w:rsidDel="0052304D">
                <w:rPr>
                  <w:vertAlign w:val="subscript"/>
                </w:rPr>
                <w:delText>ST</w:delText>
              </w:r>
              <w:r w:rsidRPr="0052304D" w:rsidDel="0052304D">
                <w:delText>=0.358</w:delText>
              </w:r>
            </w:del>
          </w:p>
        </w:tc>
      </w:tr>
      <w:tr w:rsidR="00AB42E8" w:rsidRPr="00095471" w:rsidDel="0052304D" w14:paraId="5FD20E4E" w14:textId="66FC2841" w:rsidTr="0052304D">
        <w:trPr>
          <w:trHeight w:val="320"/>
          <w:del w:id="689" w:author="Christine Edwards" w:date="2026-10-08T14:45:00Z"/>
          <w:trPrChange w:id="690" w:author="Christine Edwards" w:date="2026-10-08T14:44:00Z">
            <w:trPr>
              <w:trHeight w:val="320"/>
            </w:trPr>
          </w:trPrChange>
        </w:trPr>
        <w:tc>
          <w:tcPr>
            <w:tcW w:w="2896" w:type="dxa"/>
            <w:noWrap/>
            <w:vAlign w:val="center"/>
            <w:tcPrChange w:id="691" w:author="Christine Edwards" w:date="2026-10-08T14:44:00Z">
              <w:tcPr>
                <w:tcW w:w="2896" w:type="dxa"/>
                <w:tcBorders>
                  <w:bottom w:val="single" w:sz="4" w:space="0" w:color="auto"/>
                </w:tcBorders>
                <w:noWrap/>
                <w:vAlign w:val="bottom"/>
              </w:tcPr>
            </w:tcPrChange>
          </w:tcPr>
          <w:p w14:paraId="6BA5759A" w14:textId="2C063498" w:rsidR="00AB42E8" w:rsidRPr="0052304D" w:rsidDel="0052304D" w:rsidRDefault="00AB42E8" w:rsidP="000D2F97">
            <w:pPr>
              <w:pStyle w:val="Style1"/>
              <w:rPr>
                <w:del w:id="692" w:author="Christine Edwards" w:date="2026-10-08T14:45:00Z"/>
              </w:rPr>
            </w:pPr>
            <w:del w:id="693" w:author="Christine Edwards" w:date="2026-10-08T14:44:00Z">
              <w:r w:rsidRPr="0052304D" w:rsidDel="0052304D">
                <w:delText>Total</w:delText>
              </w:r>
            </w:del>
          </w:p>
        </w:tc>
        <w:tc>
          <w:tcPr>
            <w:tcW w:w="682" w:type="dxa"/>
            <w:noWrap/>
            <w:vAlign w:val="center"/>
            <w:tcPrChange w:id="694" w:author="Christine Edwards" w:date="2026-10-08T14:44:00Z">
              <w:tcPr>
                <w:tcW w:w="682" w:type="dxa"/>
                <w:tcBorders>
                  <w:bottom w:val="single" w:sz="4" w:space="0" w:color="auto"/>
                </w:tcBorders>
                <w:noWrap/>
                <w:vAlign w:val="bottom"/>
              </w:tcPr>
            </w:tcPrChange>
          </w:tcPr>
          <w:p w14:paraId="459D96F2" w14:textId="051C770D" w:rsidR="00AB42E8" w:rsidRPr="0052304D" w:rsidDel="0052304D" w:rsidRDefault="00AB42E8" w:rsidP="000D2F97">
            <w:pPr>
              <w:pStyle w:val="Style1"/>
              <w:rPr>
                <w:del w:id="695" w:author="Christine Edwards" w:date="2026-10-08T14:45:00Z"/>
              </w:rPr>
            </w:pPr>
            <w:del w:id="696" w:author="Christine Edwards" w:date="2026-10-08T14:44:00Z">
              <w:r w:rsidRPr="0052304D" w:rsidDel="0052304D">
                <w:delText>553</w:delText>
              </w:r>
            </w:del>
          </w:p>
        </w:tc>
        <w:tc>
          <w:tcPr>
            <w:tcW w:w="1122" w:type="dxa"/>
            <w:noWrap/>
            <w:vAlign w:val="center"/>
            <w:tcPrChange w:id="697" w:author="Christine Edwards" w:date="2026-10-08T14:44:00Z">
              <w:tcPr>
                <w:tcW w:w="1122" w:type="dxa"/>
                <w:tcBorders>
                  <w:bottom w:val="single" w:sz="4" w:space="0" w:color="auto"/>
                </w:tcBorders>
                <w:noWrap/>
                <w:vAlign w:val="bottom"/>
              </w:tcPr>
            </w:tcPrChange>
          </w:tcPr>
          <w:p w14:paraId="49B4A173" w14:textId="300FDA4E" w:rsidR="00AB42E8" w:rsidRPr="0052304D" w:rsidDel="0052304D" w:rsidRDefault="00AB42E8" w:rsidP="000D2F97">
            <w:pPr>
              <w:pStyle w:val="Style1"/>
              <w:rPr>
                <w:del w:id="698" w:author="Christine Edwards" w:date="2026-10-08T14:45:00Z"/>
              </w:rPr>
            </w:pPr>
            <w:del w:id="699" w:author="Christine Edwards" w:date="2026-10-08T14:44:00Z">
              <w:r w:rsidRPr="0052304D" w:rsidDel="0052304D">
                <w:delText>3870.592</w:delText>
              </w:r>
            </w:del>
          </w:p>
        </w:tc>
        <w:tc>
          <w:tcPr>
            <w:tcW w:w="1080" w:type="dxa"/>
            <w:noWrap/>
            <w:vAlign w:val="center"/>
            <w:tcPrChange w:id="700" w:author="Christine Edwards" w:date="2026-10-08T14:44:00Z">
              <w:tcPr>
                <w:tcW w:w="1080" w:type="dxa"/>
                <w:tcBorders>
                  <w:bottom w:val="single" w:sz="4" w:space="0" w:color="auto"/>
                </w:tcBorders>
                <w:noWrap/>
                <w:vAlign w:val="bottom"/>
              </w:tcPr>
            </w:tcPrChange>
          </w:tcPr>
          <w:p w14:paraId="31A282F5" w14:textId="6B36BF18" w:rsidR="00AB42E8" w:rsidRPr="0052304D" w:rsidDel="0052304D" w:rsidRDefault="00AB42E8" w:rsidP="000D2F97">
            <w:pPr>
              <w:pStyle w:val="Style1"/>
              <w:rPr>
                <w:del w:id="701" w:author="Christine Edwards" w:date="2026-10-08T14:45:00Z"/>
              </w:rPr>
            </w:pPr>
          </w:p>
        </w:tc>
        <w:tc>
          <w:tcPr>
            <w:tcW w:w="1618" w:type="dxa"/>
            <w:noWrap/>
            <w:vAlign w:val="center"/>
            <w:tcPrChange w:id="702" w:author="Christine Edwards" w:date="2026-10-08T14:44:00Z">
              <w:tcPr>
                <w:tcW w:w="1618" w:type="dxa"/>
                <w:tcBorders>
                  <w:bottom w:val="single" w:sz="4" w:space="0" w:color="auto"/>
                </w:tcBorders>
                <w:noWrap/>
                <w:vAlign w:val="bottom"/>
              </w:tcPr>
            </w:tcPrChange>
          </w:tcPr>
          <w:p w14:paraId="4286C419" w14:textId="2E4DF6FA" w:rsidR="00AB42E8" w:rsidRPr="0052304D" w:rsidDel="0052304D" w:rsidRDefault="00AB42E8" w:rsidP="000D2F97">
            <w:pPr>
              <w:pStyle w:val="Style1"/>
              <w:rPr>
                <w:del w:id="703" w:author="Christine Edwards" w:date="2026-10-08T14:45:00Z"/>
              </w:rPr>
            </w:pPr>
            <w:del w:id="704" w:author="Christine Edwards" w:date="2026-10-08T14:44:00Z">
              <w:r w:rsidRPr="0052304D" w:rsidDel="0052304D">
                <w:delText>7.459 (100%)</w:delText>
              </w:r>
            </w:del>
          </w:p>
        </w:tc>
        <w:tc>
          <w:tcPr>
            <w:tcW w:w="1443" w:type="dxa"/>
            <w:vAlign w:val="center"/>
            <w:tcPrChange w:id="705" w:author="Christine Edwards" w:date="2026-10-08T14:44:00Z">
              <w:tcPr>
                <w:tcW w:w="1443" w:type="dxa"/>
                <w:tcBorders>
                  <w:bottom w:val="single" w:sz="4" w:space="0" w:color="auto"/>
                </w:tcBorders>
              </w:tcPr>
            </w:tcPrChange>
          </w:tcPr>
          <w:p w14:paraId="6790EC29" w14:textId="0008A705" w:rsidR="00AB42E8" w:rsidRPr="0052304D" w:rsidDel="0052304D" w:rsidRDefault="00AB42E8" w:rsidP="000D2F97">
            <w:pPr>
              <w:pStyle w:val="Style1"/>
              <w:rPr>
                <w:del w:id="706" w:author="Christine Edwards" w:date="2026-10-08T14:45:00Z"/>
              </w:rPr>
            </w:pPr>
          </w:p>
        </w:tc>
      </w:tr>
      <w:tr w:rsidR="0052304D" w:rsidRPr="00095471" w14:paraId="60BD19EE" w14:textId="77777777" w:rsidTr="0052304D">
        <w:trPr>
          <w:trHeight w:val="320"/>
          <w:ins w:id="707" w:author="Christine Edwards" w:date="2026-10-08T14:11:00Z"/>
          <w:trPrChange w:id="708" w:author="Christine Edwards" w:date="2026-10-08T14:12:00Z">
            <w:trPr>
              <w:trHeight w:val="320"/>
            </w:trPr>
          </w:trPrChange>
        </w:trPr>
        <w:tc>
          <w:tcPr>
            <w:tcW w:w="2896" w:type="dxa"/>
            <w:noWrap/>
            <w:vAlign w:val="center"/>
            <w:tcPrChange w:id="709" w:author="Christine Edwards" w:date="2026-10-08T14:12:00Z">
              <w:tcPr>
                <w:tcW w:w="2896" w:type="dxa"/>
                <w:tcBorders>
                  <w:bottom w:val="single" w:sz="4" w:space="0" w:color="auto"/>
                </w:tcBorders>
                <w:noWrap/>
                <w:vAlign w:val="bottom"/>
              </w:tcPr>
            </w:tcPrChange>
          </w:tcPr>
          <w:p w14:paraId="55555AB7" w14:textId="27C75BA0" w:rsidR="0052304D" w:rsidRPr="0052304D" w:rsidRDefault="0052304D" w:rsidP="000D2F97">
            <w:pPr>
              <w:pStyle w:val="Style1"/>
              <w:rPr>
                <w:ins w:id="710" w:author="Christine Edwards" w:date="2026-10-08T14:11:00Z"/>
                <w:rPrChange w:id="711" w:author="Christine Edwards" w:date="2026-10-08T14:43:00Z">
                  <w:rPr>
                    <w:ins w:id="712" w:author="Christine Edwards" w:date="2026-10-08T14:11:00Z"/>
                    <w:rFonts w:asciiTheme="minorHAnsi" w:hAnsiTheme="minorHAnsi" w:cstheme="minorHAnsi"/>
                  </w:rPr>
                </w:rPrChange>
              </w:rPr>
            </w:pPr>
            <w:ins w:id="713" w:author="Christine Edwards" w:date="2026-10-08T14:12:00Z">
              <w:r w:rsidRPr="0052304D">
                <w:rPr>
                  <w:rPrChange w:id="714" w:author="Christine Edwards" w:date="2026-10-08T14:43:00Z">
                    <w:rPr>
                      <w:rFonts w:asciiTheme="minorHAnsi" w:hAnsiTheme="minorHAnsi" w:cstheme="minorHAnsi"/>
                    </w:rPr>
                  </w:rPrChange>
                </w:rPr>
                <w:t>3 regions: (IN+KY, TNE, TNW</w:t>
              </w:r>
            </w:ins>
            <w:ins w:id="715" w:author="Christine Edwards" w:date="2026-10-08T14:34:00Z">
              <w:r w:rsidRPr="0052304D">
                <w:rPr>
                  <w:rPrChange w:id="716" w:author="Christine Edwards" w:date="2026-10-08T14:43:00Z">
                    <w:rPr>
                      <w:rFonts w:asciiTheme="minorHAnsi" w:hAnsiTheme="minorHAnsi" w:cstheme="minorHAnsi"/>
                    </w:rPr>
                  </w:rPrChange>
                </w:rPr>
                <w:t>)</w:t>
              </w:r>
            </w:ins>
          </w:p>
        </w:tc>
        <w:tc>
          <w:tcPr>
            <w:tcW w:w="682" w:type="dxa"/>
            <w:noWrap/>
            <w:vAlign w:val="center"/>
            <w:tcPrChange w:id="717" w:author="Christine Edwards" w:date="2026-10-08T14:12:00Z">
              <w:tcPr>
                <w:tcW w:w="682" w:type="dxa"/>
                <w:tcBorders>
                  <w:bottom w:val="single" w:sz="4" w:space="0" w:color="auto"/>
                </w:tcBorders>
                <w:noWrap/>
                <w:vAlign w:val="bottom"/>
              </w:tcPr>
            </w:tcPrChange>
          </w:tcPr>
          <w:p w14:paraId="4685F04D" w14:textId="77777777" w:rsidR="0052304D" w:rsidRPr="0052304D" w:rsidRDefault="0052304D" w:rsidP="000D2F97">
            <w:pPr>
              <w:pStyle w:val="Style1"/>
              <w:rPr>
                <w:ins w:id="718" w:author="Christine Edwards" w:date="2026-10-08T14:11:00Z"/>
              </w:rPr>
            </w:pPr>
          </w:p>
        </w:tc>
        <w:tc>
          <w:tcPr>
            <w:tcW w:w="1122" w:type="dxa"/>
            <w:noWrap/>
            <w:vAlign w:val="center"/>
            <w:tcPrChange w:id="719" w:author="Christine Edwards" w:date="2026-10-08T14:12:00Z">
              <w:tcPr>
                <w:tcW w:w="1122" w:type="dxa"/>
                <w:tcBorders>
                  <w:bottom w:val="single" w:sz="4" w:space="0" w:color="auto"/>
                </w:tcBorders>
                <w:noWrap/>
                <w:vAlign w:val="bottom"/>
              </w:tcPr>
            </w:tcPrChange>
          </w:tcPr>
          <w:p w14:paraId="1B60A14D" w14:textId="77777777" w:rsidR="0052304D" w:rsidRPr="0052304D" w:rsidRDefault="0052304D" w:rsidP="000D2F97">
            <w:pPr>
              <w:pStyle w:val="Style1"/>
              <w:rPr>
                <w:ins w:id="720" w:author="Christine Edwards" w:date="2026-10-08T14:11:00Z"/>
              </w:rPr>
            </w:pPr>
          </w:p>
        </w:tc>
        <w:tc>
          <w:tcPr>
            <w:tcW w:w="1080" w:type="dxa"/>
            <w:noWrap/>
            <w:vAlign w:val="center"/>
            <w:tcPrChange w:id="721" w:author="Christine Edwards" w:date="2026-10-08T14:12:00Z">
              <w:tcPr>
                <w:tcW w:w="1080" w:type="dxa"/>
                <w:tcBorders>
                  <w:bottom w:val="single" w:sz="4" w:space="0" w:color="auto"/>
                </w:tcBorders>
                <w:noWrap/>
                <w:vAlign w:val="bottom"/>
              </w:tcPr>
            </w:tcPrChange>
          </w:tcPr>
          <w:p w14:paraId="6518CCF4" w14:textId="77777777" w:rsidR="0052304D" w:rsidRPr="0052304D" w:rsidRDefault="0052304D" w:rsidP="000D2F97">
            <w:pPr>
              <w:pStyle w:val="Style1"/>
              <w:rPr>
                <w:ins w:id="722" w:author="Christine Edwards" w:date="2026-10-08T14:11:00Z"/>
              </w:rPr>
            </w:pPr>
          </w:p>
        </w:tc>
        <w:tc>
          <w:tcPr>
            <w:tcW w:w="1618" w:type="dxa"/>
            <w:noWrap/>
            <w:vAlign w:val="center"/>
            <w:tcPrChange w:id="723" w:author="Christine Edwards" w:date="2026-10-08T14:12:00Z">
              <w:tcPr>
                <w:tcW w:w="1618" w:type="dxa"/>
                <w:tcBorders>
                  <w:bottom w:val="single" w:sz="4" w:space="0" w:color="auto"/>
                </w:tcBorders>
                <w:noWrap/>
                <w:vAlign w:val="bottom"/>
              </w:tcPr>
            </w:tcPrChange>
          </w:tcPr>
          <w:p w14:paraId="037B9F82" w14:textId="77777777" w:rsidR="0052304D" w:rsidRPr="0052304D" w:rsidRDefault="0052304D" w:rsidP="000D2F97">
            <w:pPr>
              <w:pStyle w:val="Style1"/>
              <w:rPr>
                <w:ins w:id="724" w:author="Christine Edwards" w:date="2026-10-08T14:11:00Z"/>
              </w:rPr>
            </w:pPr>
          </w:p>
        </w:tc>
        <w:tc>
          <w:tcPr>
            <w:tcW w:w="1443" w:type="dxa"/>
            <w:vAlign w:val="center"/>
            <w:tcPrChange w:id="725" w:author="Christine Edwards" w:date="2026-10-08T14:12:00Z">
              <w:tcPr>
                <w:tcW w:w="1443" w:type="dxa"/>
                <w:tcBorders>
                  <w:bottom w:val="single" w:sz="4" w:space="0" w:color="auto"/>
                </w:tcBorders>
              </w:tcPr>
            </w:tcPrChange>
          </w:tcPr>
          <w:p w14:paraId="38A30329" w14:textId="77777777" w:rsidR="0052304D" w:rsidRPr="0052304D" w:rsidRDefault="0052304D" w:rsidP="000D2F97">
            <w:pPr>
              <w:pStyle w:val="Style1"/>
              <w:rPr>
                <w:ins w:id="726" w:author="Christine Edwards" w:date="2026-10-08T14:11:00Z"/>
              </w:rPr>
            </w:pPr>
          </w:p>
        </w:tc>
      </w:tr>
      <w:tr w:rsidR="0052304D" w:rsidRPr="00095471" w14:paraId="544C9E2F" w14:textId="77777777" w:rsidTr="00CE7971">
        <w:trPr>
          <w:trHeight w:val="320"/>
          <w:ins w:id="727" w:author="Christine Edwards" w:date="2026-10-08T14:11:00Z"/>
          <w:trPrChange w:id="728" w:author="Christine Edwards" w:date="2026-10-08T14:30:00Z">
            <w:trPr>
              <w:trHeight w:val="320"/>
            </w:trPr>
          </w:trPrChange>
        </w:trPr>
        <w:tc>
          <w:tcPr>
            <w:tcW w:w="2896" w:type="dxa"/>
            <w:noWrap/>
            <w:vAlign w:val="bottom"/>
            <w:tcPrChange w:id="729" w:author="Christine Edwards" w:date="2026-10-08T14:30:00Z">
              <w:tcPr>
                <w:tcW w:w="2896" w:type="dxa"/>
                <w:tcBorders>
                  <w:bottom w:val="single" w:sz="4" w:space="0" w:color="auto"/>
                </w:tcBorders>
                <w:noWrap/>
                <w:vAlign w:val="bottom"/>
              </w:tcPr>
            </w:tcPrChange>
          </w:tcPr>
          <w:p w14:paraId="61FDBB6E" w14:textId="14F99678" w:rsidR="0052304D" w:rsidRPr="0052304D" w:rsidRDefault="0052304D" w:rsidP="000D2F97">
            <w:pPr>
              <w:pStyle w:val="Style1"/>
              <w:rPr>
                <w:ins w:id="730" w:author="Christine Edwards" w:date="2026-10-08T14:11:00Z"/>
                <w:rFonts w:asciiTheme="minorHAnsi" w:hAnsiTheme="minorHAnsi" w:cstheme="minorHAnsi"/>
              </w:rPr>
            </w:pPr>
            <w:ins w:id="731" w:author="Christine Edwards" w:date="2026-10-08T14:30:00Z">
              <w:r w:rsidRPr="0052304D">
                <w:rPr>
                  <w:rPrChange w:id="732" w:author="Christine Edwards" w:date="2026-10-08T14:43:00Z">
                    <w:rPr>
                      <w:rFonts w:ascii="Calibri" w:hAnsi="Calibri"/>
                      <w:b/>
                      <w:bCs/>
                      <w:color w:val="000000"/>
                    </w:rPr>
                  </w:rPrChange>
                </w:rPr>
                <w:t>Among Regions</w:t>
              </w:r>
            </w:ins>
          </w:p>
        </w:tc>
        <w:tc>
          <w:tcPr>
            <w:tcW w:w="682" w:type="dxa"/>
            <w:noWrap/>
            <w:vAlign w:val="bottom"/>
            <w:tcPrChange w:id="733" w:author="Christine Edwards" w:date="2026-10-08T14:30:00Z">
              <w:tcPr>
                <w:tcW w:w="682" w:type="dxa"/>
                <w:tcBorders>
                  <w:bottom w:val="single" w:sz="4" w:space="0" w:color="auto"/>
                </w:tcBorders>
                <w:noWrap/>
                <w:vAlign w:val="bottom"/>
              </w:tcPr>
            </w:tcPrChange>
          </w:tcPr>
          <w:p w14:paraId="5E0C4FD0" w14:textId="63552642" w:rsidR="0052304D" w:rsidRPr="0052304D" w:rsidRDefault="0052304D" w:rsidP="000D2F97">
            <w:pPr>
              <w:pStyle w:val="Style1"/>
              <w:rPr>
                <w:ins w:id="734" w:author="Christine Edwards" w:date="2026-10-08T14:11:00Z"/>
                <w:rFonts w:asciiTheme="minorHAnsi" w:hAnsiTheme="minorHAnsi" w:cstheme="minorHAnsi"/>
              </w:rPr>
            </w:pPr>
            <w:ins w:id="735" w:author="Christine Edwards" w:date="2026-10-08T14:30:00Z">
              <w:r>
                <w:t>2</w:t>
              </w:r>
            </w:ins>
          </w:p>
        </w:tc>
        <w:tc>
          <w:tcPr>
            <w:tcW w:w="1122" w:type="dxa"/>
            <w:noWrap/>
            <w:vAlign w:val="bottom"/>
            <w:tcPrChange w:id="736" w:author="Christine Edwards" w:date="2026-10-08T14:30:00Z">
              <w:tcPr>
                <w:tcW w:w="1122" w:type="dxa"/>
                <w:tcBorders>
                  <w:bottom w:val="single" w:sz="4" w:space="0" w:color="auto"/>
                </w:tcBorders>
                <w:noWrap/>
                <w:vAlign w:val="bottom"/>
              </w:tcPr>
            </w:tcPrChange>
          </w:tcPr>
          <w:p w14:paraId="195ECB23" w14:textId="54A9A6CA" w:rsidR="0052304D" w:rsidRPr="0052304D" w:rsidRDefault="0052304D" w:rsidP="000D2F97">
            <w:pPr>
              <w:pStyle w:val="Style1"/>
              <w:rPr>
                <w:ins w:id="737" w:author="Christine Edwards" w:date="2026-10-08T14:11:00Z"/>
                <w:rFonts w:asciiTheme="minorHAnsi" w:hAnsiTheme="minorHAnsi" w:cstheme="minorHAnsi"/>
              </w:rPr>
            </w:pPr>
            <w:ins w:id="738" w:author="Christine Edwards" w:date="2026-10-08T14:30:00Z">
              <w:r>
                <w:t>532.768</w:t>
              </w:r>
            </w:ins>
          </w:p>
        </w:tc>
        <w:tc>
          <w:tcPr>
            <w:tcW w:w="1080" w:type="dxa"/>
            <w:noWrap/>
            <w:vAlign w:val="bottom"/>
            <w:tcPrChange w:id="739" w:author="Christine Edwards" w:date="2026-10-08T14:30:00Z">
              <w:tcPr>
                <w:tcW w:w="1080" w:type="dxa"/>
                <w:tcBorders>
                  <w:bottom w:val="single" w:sz="4" w:space="0" w:color="auto"/>
                </w:tcBorders>
                <w:noWrap/>
                <w:vAlign w:val="bottom"/>
              </w:tcPr>
            </w:tcPrChange>
          </w:tcPr>
          <w:p w14:paraId="64A3B8C2" w14:textId="0B70740B" w:rsidR="0052304D" w:rsidRPr="0052304D" w:rsidRDefault="0052304D" w:rsidP="000D2F97">
            <w:pPr>
              <w:pStyle w:val="Style1"/>
              <w:rPr>
                <w:ins w:id="740" w:author="Christine Edwards" w:date="2026-10-08T14:11:00Z"/>
                <w:rFonts w:asciiTheme="minorHAnsi" w:hAnsiTheme="minorHAnsi" w:cstheme="minorHAnsi"/>
              </w:rPr>
            </w:pPr>
            <w:ins w:id="741" w:author="Christine Edwards" w:date="2026-10-08T14:30:00Z">
              <w:r>
                <w:t>266.384</w:t>
              </w:r>
            </w:ins>
          </w:p>
        </w:tc>
        <w:tc>
          <w:tcPr>
            <w:tcW w:w="1618" w:type="dxa"/>
            <w:noWrap/>
            <w:vAlign w:val="bottom"/>
            <w:tcPrChange w:id="742" w:author="Christine Edwards" w:date="2026-10-08T14:30:00Z">
              <w:tcPr>
                <w:tcW w:w="1618" w:type="dxa"/>
                <w:tcBorders>
                  <w:bottom w:val="single" w:sz="4" w:space="0" w:color="auto"/>
                </w:tcBorders>
                <w:noWrap/>
                <w:vAlign w:val="bottom"/>
              </w:tcPr>
            </w:tcPrChange>
          </w:tcPr>
          <w:p w14:paraId="77F3C968" w14:textId="0811D4F3" w:rsidR="0052304D" w:rsidRPr="0052304D" w:rsidRDefault="0052304D" w:rsidP="000D2F97">
            <w:pPr>
              <w:pStyle w:val="Style1"/>
              <w:rPr>
                <w:ins w:id="743" w:author="Christine Edwards" w:date="2026-10-08T14:11:00Z"/>
                <w:rFonts w:asciiTheme="minorHAnsi" w:hAnsiTheme="minorHAnsi" w:cstheme="minorHAnsi"/>
              </w:rPr>
            </w:pPr>
            <w:ins w:id="744" w:author="Christine Edwards" w:date="2026-10-08T14:30:00Z">
              <w:r>
                <w:t>1.104 (15%</w:t>
              </w:r>
            </w:ins>
            <w:ins w:id="745" w:author="Christine Edwards" w:date="2026-10-08T14:32:00Z">
              <w:r>
                <w:t>)</w:t>
              </w:r>
            </w:ins>
          </w:p>
        </w:tc>
        <w:tc>
          <w:tcPr>
            <w:tcW w:w="1443" w:type="dxa"/>
            <w:vAlign w:val="bottom"/>
            <w:tcPrChange w:id="746" w:author="Christine Edwards" w:date="2026-10-08T14:30:00Z">
              <w:tcPr>
                <w:tcW w:w="1443" w:type="dxa"/>
                <w:tcBorders>
                  <w:bottom w:val="single" w:sz="4" w:space="0" w:color="auto"/>
                </w:tcBorders>
              </w:tcPr>
            </w:tcPrChange>
          </w:tcPr>
          <w:p w14:paraId="5E82A04D" w14:textId="10D32DFD" w:rsidR="0052304D" w:rsidRPr="0052304D" w:rsidRDefault="0052304D" w:rsidP="000D2F97">
            <w:pPr>
              <w:pStyle w:val="Style1"/>
              <w:rPr>
                <w:ins w:id="747" w:author="Christine Edwards" w:date="2026-10-08T14:11:00Z"/>
              </w:rPr>
            </w:pPr>
            <w:ins w:id="748" w:author="Christine Edwards" w:date="2026-10-08T14:31:00Z">
              <w:r w:rsidRPr="0052304D">
                <w:t>F</w:t>
              </w:r>
              <w:r w:rsidRPr="0052304D">
                <w:rPr>
                  <w:vertAlign w:val="subscript"/>
                </w:rPr>
                <w:t>RT</w:t>
              </w:r>
              <w:r w:rsidRPr="0052304D">
                <w:t>=</w:t>
              </w:r>
              <w:r>
                <w:t>0.146</w:t>
              </w:r>
            </w:ins>
          </w:p>
        </w:tc>
      </w:tr>
      <w:tr w:rsidR="0052304D" w:rsidRPr="00095471" w14:paraId="4E71F266" w14:textId="77777777" w:rsidTr="00CE7971">
        <w:trPr>
          <w:trHeight w:val="320"/>
          <w:ins w:id="749" w:author="Christine Edwards" w:date="2026-10-08T14:11:00Z"/>
          <w:trPrChange w:id="750" w:author="Christine Edwards" w:date="2026-10-08T14:30:00Z">
            <w:trPr>
              <w:trHeight w:val="320"/>
            </w:trPr>
          </w:trPrChange>
        </w:trPr>
        <w:tc>
          <w:tcPr>
            <w:tcW w:w="2896" w:type="dxa"/>
            <w:noWrap/>
            <w:vAlign w:val="bottom"/>
            <w:tcPrChange w:id="751" w:author="Christine Edwards" w:date="2026-10-08T14:30:00Z">
              <w:tcPr>
                <w:tcW w:w="2896" w:type="dxa"/>
                <w:tcBorders>
                  <w:bottom w:val="single" w:sz="4" w:space="0" w:color="auto"/>
                </w:tcBorders>
                <w:noWrap/>
                <w:vAlign w:val="bottom"/>
              </w:tcPr>
            </w:tcPrChange>
          </w:tcPr>
          <w:p w14:paraId="1A5D66B7" w14:textId="42CF682A" w:rsidR="0052304D" w:rsidRPr="0052304D" w:rsidRDefault="0052304D" w:rsidP="000D2F97">
            <w:pPr>
              <w:pStyle w:val="Style1"/>
              <w:rPr>
                <w:ins w:id="752" w:author="Christine Edwards" w:date="2026-10-08T14:11:00Z"/>
                <w:rFonts w:asciiTheme="minorHAnsi" w:hAnsiTheme="minorHAnsi" w:cstheme="minorHAnsi"/>
              </w:rPr>
            </w:pPr>
            <w:ins w:id="753" w:author="Christine Edwards" w:date="2026-10-08T14:30:00Z">
              <w:r w:rsidRPr="0052304D">
                <w:rPr>
                  <w:rPrChange w:id="754" w:author="Christine Edwards" w:date="2026-10-08T14:43:00Z">
                    <w:rPr>
                      <w:rFonts w:ascii="Calibri" w:hAnsi="Calibri"/>
                      <w:b/>
                      <w:bCs/>
                      <w:color w:val="000000"/>
                    </w:rPr>
                  </w:rPrChange>
                </w:rPr>
                <w:t>Among Pops</w:t>
              </w:r>
            </w:ins>
          </w:p>
        </w:tc>
        <w:tc>
          <w:tcPr>
            <w:tcW w:w="682" w:type="dxa"/>
            <w:noWrap/>
            <w:vAlign w:val="bottom"/>
            <w:tcPrChange w:id="755" w:author="Christine Edwards" w:date="2026-10-08T14:30:00Z">
              <w:tcPr>
                <w:tcW w:w="682" w:type="dxa"/>
                <w:tcBorders>
                  <w:bottom w:val="single" w:sz="4" w:space="0" w:color="auto"/>
                </w:tcBorders>
                <w:noWrap/>
                <w:vAlign w:val="bottom"/>
              </w:tcPr>
            </w:tcPrChange>
          </w:tcPr>
          <w:p w14:paraId="0C3A34B4" w14:textId="29DBF7D0" w:rsidR="0052304D" w:rsidRPr="0052304D" w:rsidRDefault="0052304D" w:rsidP="000D2F97">
            <w:pPr>
              <w:pStyle w:val="Style1"/>
              <w:rPr>
                <w:ins w:id="756" w:author="Christine Edwards" w:date="2026-10-08T14:11:00Z"/>
                <w:rFonts w:asciiTheme="minorHAnsi" w:hAnsiTheme="minorHAnsi" w:cstheme="minorHAnsi"/>
              </w:rPr>
            </w:pPr>
            <w:ins w:id="757" w:author="Christine Edwards" w:date="2026-10-08T14:30:00Z">
              <w:r>
                <w:t>11</w:t>
              </w:r>
            </w:ins>
          </w:p>
        </w:tc>
        <w:tc>
          <w:tcPr>
            <w:tcW w:w="1122" w:type="dxa"/>
            <w:noWrap/>
            <w:vAlign w:val="bottom"/>
            <w:tcPrChange w:id="758" w:author="Christine Edwards" w:date="2026-10-08T14:30:00Z">
              <w:tcPr>
                <w:tcW w:w="1122" w:type="dxa"/>
                <w:tcBorders>
                  <w:bottom w:val="single" w:sz="4" w:space="0" w:color="auto"/>
                </w:tcBorders>
                <w:noWrap/>
                <w:vAlign w:val="bottom"/>
              </w:tcPr>
            </w:tcPrChange>
          </w:tcPr>
          <w:p w14:paraId="3004960A" w14:textId="76BEB742" w:rsidR="0052304D" w:rsidRPr="0052304D" w:rsidRDefault="0052304D" w:rsidP="000D2F97">
            <w:pPr>
              <w:pStyle w:val="Style1"/>
              <w:rPr>
                <w:ins w:id="759" w:author="Christine Edwards" w:date="2026-10-08T14:11:00Z"/>
                <w:rFonts w:asciiTheme="minorHAnsi" w:hAnsiTheme="minorHAnsi" w:cstheme="minorHAnsi"/>
              </w:rPr>
            </w:pPr>
            <w:ins w:id="760" w:author="Christine Edwards" w:date="2026-10-08T14:30:00Z">
              <w:r>
                <w:t>753.643</w:t>
              </w:r>
            </w:ins>
          </w:p>
        </w:tc>
        <w:tc>
          <w:tcPr>
            <w:tcW w:w="1080" w:type="dxa"/>
            <w:noWrap/>
            <w:vAlign w:val="bottom"/>
            <w:tcPrChange w:id="761" w:author="Christine Edwards" w:date="2026-10-08T14:30:00Z">
              <w:tcPr>
                <w:tcW w:w="1080" w:type="dxa"/>
                <w:tcBorders>
                  <w:bottom w:val="single" w:sz="4" w:space="0" w:color="auto"/>
                </w:tcBorders>
                <w:noWrap/>
                <w:vAlign w:val="bottom"/>
              </w:tcPr>
            </w:tcPrChange>
          </w:tcPr>
          <w:p w14:paraId="3AFCBD66" w14:textId="0D8950DF" w:rsidR="0052304D" w:rsidRPr="0052304D" w:rsidRDefault="0052304D" w:rsidP="000D2F97">
            <w:pPr>
              <w:pStyle w:val="Style1"/>
              <w:rPr>
                <w:ins w:id="762" w:author="Christine Edwards" w:date="2026-10-08T14:11:00Z"/>
                <w:rFonts w:asciiTheme="minorHAnsi" w:hAnsiTheme="minorHAnsi" w:cstheme="minorHAnsi"/>
              </w:rPr>
            </w:pPr>
            <w:ins w:id="763" w:author="Christine Edwards" w:date="2026-10-08T14:30:00Z">
              <w:r>
                <w:t>68.513</w:t>
              </w:r>
            </w:ins>
          </w:p>
        </w:tc>
        <w:tc>
          <w:tcPr>
            <w:tcW w:w="1618" w:type="dxa"/>
            <w:noWrap/>
            <w:vAlign w:val="bottom"/>
            <w:tcPrChange w:id="764" w:author="Christine Edwards" w:date="2026-10-08T14:30:00Z">
              <w:tcPr>
                <w:tcW w:w="1618" w:type="dxa"/>
                <w:tcBorders>
                  <w:bottom w:val="single" w:sz="4" w:space="0" w:color="auto"/>
                </w:tcBorders>
                <w:noWrap/>
                <w:vAlign w:val="bottom"/>
              </w:tcPr>
            </w:tcPrChange>
          </w:tcPr>
          <w:p w14:paraId="0CFABBA3" w14:textId="3B7972BC" w:rsidR="0052304D" w:rsidRPr="0052304D" w:rsidRDefault="0052304D" w:rsidP="000D2F97">
            <w:pPr>
              <w:pStyle w:val="Style1"/>
              <w:rPr>
                <w:ins w:id="765" w:author="Christine Edwards" w:date="2026-10-08T14:11:00Z"/>
                <w:rFonts w:asciiTheme="minorHAnsi" w:hAnsiTheme="minorHAnsi" w:cstheme="minorHAnsi"/>
              </w:rPr>
            </w:pPr>
            <w:ins w:id="766" w:author="Christine Edwards" w:date="2026-10-08T14:30:00Z">
              <w:r>
                <w:t>1.658(22%)</w:t>
              </w:r>
            </w:ins>
          </w:p>
        </w:tc>
        <w:tc>
          <w:tcPr>
            <w:tcW w:w="1443" w:type="dxa"/>
            <w:vAlign w:val="bottom"/>
            <w:tcPrChange w:id="767" w:author="Christine Edwards" w:date="2026-10-08T14:30:00Z">
              <w:tcPr>
                <w:tcW w:w="1443" w:type="dxa"/>
                <w:tcBorders>
                  <w:bottom w:val="single" w:sz="4" w:space="0" w:color="auto"/>
                </w:tcBorders>
              </w:tcPr>
            </w:tcPrChange>
          </w:tcPr>
          <w:p w14:paraId="09FD1DEE" w14:textId="35EB46C8" w:rsidR="0052304D" w:rsidRPr="0052304D" w:rsidRDefault="0052304D" w:rsidP="000D2F97">
            <w:pPr>
              <w:pStyle w:val="Style1"/>
              <w:rPr>
                <w:ins w:id="768" w:author="Christine Edwards" w:date="2026-10-08T14:11:00Z"/>
              </w:rPr>
            </w:pPr>
            <w:ins w:id="769" w:author="Christine Edwards" w:date="2026-10-08T14:31:00Z">
              <w:r w:rsidRPr="0052304D">
                <w:t>F</w:t>
              </w:r>
              <w:r w:rsidRPr="0052304D">
                <w:rPr>
                  <w:vertAlign w:val="subscript"/>
                </w:rPr>
                <w:t>SR</w:t>
              </w:r>
              <w:r w:rsidRPr="0052304D">
                <w:t>=</w:t>
              </w:r>
            </w:ins>
            <w:ins w:id="770" w:author="Christine Edwards" w:date="2026-10-08T14:32:00Z">
              <w:r>
                <w:t>0.257</w:t>
              </w:r>
            </w:ins>
          </w:p>
        </w:tc>
      </w:tr>
      <w:tr w:rsidR="0052304D" w:rsidRPr="00095471" w14:paraId="33EA8854" w14:textId="77777777" w:rsidTr="00CE7971">
        <w:trPr>
          <w:trHeight w:val="320"/>
          <w:ins w:id="771" w:author="Christine Edwards" w:date="2026-10-08T14:11:00Z"/>
          <w:trPrChange w:id="772" w:author="Christine Edwards" w:date="2026-10-08T14:30:00Z">
            <w:trPr>
              <w:trHeight w:val="320"/>
            </w:trPr>
          </w:trPrChange>
        </w:trPr>
        <w:tc>
          <w:tcPr>
            <w:tcW w:w="2896" w:type="dxa"/>
            <w:noWrap/>
            <w:vAlign w:val="bottom"/>
            <w:tcPrChange w:id="773" w:author="Christine Edwards" w:date="2026-10-08T14:30:00Z">
              <w:tcPr>
                <w:tcW w:w="2896" w:type="dxa"/>
                <w:tcBorders>
                  <w:bottom w:val="single" w:sz="4" w:space="0" w:color="auto"/>
                </w:tcBorders>
                <w:noWrap/>
                <w:vAlign w:val="bottom"/>
              </w:tcPr>
            </w:tcPrChange>
          </w:tcPr>
          <w:p w14:paraId="046D2314" w14:textId="113230C6" w:rsidR="0052304D" w:rsidRPr="0052304D" w:rsidRDefault="0052304D" w:rsidP="000D2F97">
            <w:pPr>
              <w:pStyle w:val="Style1"/>
              <w:rPr>
                <w:ins w:id="774" w:author="Christine Edwards" w:date="2026-10-08T14:11:00Z"/>
                <w:rFonts w:asciiTheme="minorHAnsi" w:hAnsiTheme="minorHAnsi" w:cstheme="minorHAnsi"/>
              </w:rPr>
            </w:pPr>
            <w:ins w:id="775" w:author="Christine Edwards" w:date="2026-10-08T14:30:00Z">
              <w:r w:rsidRPr="0052304D">
                <w:rPr>
                  <w:rPrChange w:id="776" w:author="Christine Edwards" w:date="2026-10-08T14:43:00Z">
                    <w:rPr>
                      <w:rFonts w:ascii="Calibri" w:hAnsi="Calibri"/>
                      <w:b/>
                      <w:bCs/>
                      <w:color w:val="000000"/>
                    </w:rPr>
                  </w:rPrChange>
                </w:rPr>
                <w:t>Within Pops</w:t>
              </w:r>
            </w:ins>
          </w:p>
        </w:tc>
        <w:tc>
          <w:tcPr>
            <w:tcW w:w="682" w:type="dxa"/>
            <w:noWrap/>
            <w:vAlign w:val="bottom"/>
            <w:tcPrChange w:id="777" w:author="Christine Edwards" w:date="2026-10-08T14:30:00Z">
              <w:tcPr>
                <w:tcW w:w="682" w:type="dxa"/>
                <w:tcBorders>
                  <w:bottom w:val="single" w:sz="4" w:space="0" w:color="auto"/>
                </w:tcBorders>
                <w:noWrap/>
                <w:vAlign w:val="bottom"/>
              </w:tcPr>
            </w:tcPrChange>
          </w:tcPr>
          <w:p w14:paraId="69E75895" w14:textId="4D85D5C6" w:rsidR="0052304D" w:rsidRPr="0052304D" w:rsidRDefault="0052304D" w:rsidP="000D2F97">
            <w:pPr>
              <w:pStyle w:val="Style1"/>
              <w:rPr>
                <w:ins w:id="778" w:author="Christine Edwards" w:date="2026-10-08T14:11:00Z"/>
                <w:rFonts w:asciiTheme="minorHAnsi" w:hAnsiTheme="minorHAnsi" w:cstheme="minorHAnsi"/>
              </w:rPr>
            </w:pPr>
            <w:ins w:id="779" w:author="Christine Edwards" w:date="2026-10-08T14:30:00Z">
              <w:r>
                <w:t>540</w:t>
              </w:r>
            </w:ins>
          </w:p>
        </w:tc>
        <w:tc>
          <w:tcPr>
            <w:tcW w:w="1122" w:type="dxa"/>
            <w:noWrap/>
            <w:vAlign w:val="bottom"/>
            <w:tcPrChange w:id="780" w:author="Christine Edwards" w:date="2026-10-08T14:30:00Z">
              <w:tcPr>
                <w:tcW w:w="1122" w:type="dxa"/>
                <w:tcBorders>
                  <w:bottom w:val="single" w:sz="4" w:space="0" w:color="auto"/>
                </w:tcBorders>
                <w:noWrap/>
                <w:vAlign w:val="bottom"/>
              </w:tcPr>
            </w:tcPrChange>
          </w:tcPr>
          <w:p w14:paraId="6B3E2D4F" w14:textId="2266EF76" w:rsidR="0052304D" w:rsidRPr="0052304D" w:rsidRDefault="0052304D" w:rsidP="000D2F97">
            <w:pPr>
              <w:pStyle w:val="Style1"/>
              <w:rPr>
                <w:ins w:id="781" w:author="Christine Edwards" w:date="2026-10-08T14:11:00Z"/>
                <w:rFonts w:asciiTheme="minorHAnsi" w:hAnsiTheme="minorHAnsi" w:cstheme="minorHAnsi"/>
              </w:rPr>
            </w:pPr>
            <w:ins w:id="782" w:author="Christine Edwards" w:date="2026-10-08T14:30:00Z">
              <w:r>
                <w:t>2584.181</w:t>
              </w:r>
            </w:ins>
          </w:p>
        </w:tc>
        <w:tc>
          <w:tcPr>
            <w:tcW w:w="1080" w:type="dxa"/>
            <w:noWrap/>
            <w:vAlign w:val="bottom"/>
            <w:tcPrChange w:id="783" w:author="Christine Edwards" w:date="2026-10-08T14:30:00Z">
              <w:tcPr>
                <w:tcW w:w="1080" w:type="dxa"/>
                <w:tcBorders>
                  <w:bottom w:val="single" w:sz="4" w:space="0" w:color="auto"/>
                </w:tcBorders>
                <w:noWrap/>
                <w:vAlign w:val="bottom"/>
              </w:tcPr>
            </w:tcPrChange>
          </w:tcPr>
          <w:p w14:paraId="4B5D2017" w14:textId="61FD563C" w:rsidR="0052304D" w:rsidRPr="0052304D" w:rsidRDefault="0052304D" w:rsidP="000D2F97">
            <w:pPr>
              <w:pStyle w:val="Style1"/>
              <w:rPr>
                <w:ins w:id="784" w:author="Christine Edwards" w:date="2026-10-08T14:11:00Z"/>
                <w:rFonts w:asciiTheme="minorHAnsi" w:hAnsiTheme="minorHAnsi" w:cstheme="minorHAnsi"/>
              </w:rPr>
            </w:pPr>
            <w:ins w:id="785" w:author="Christine Edwards" w:date="2026-10-08T14:30:00Z">
              <w:r>
                <w:t>4.786</w:t>
              </w:r>
            </w:ins>
          </w:p>
        </w:tc>
        <w:tc>
          <w:tcPr>
            <w:tcW w:w="1618" w:type="dxa"/>
            <w:noWrap/>
            <w:vAlign w:val="bottom"/>
            <w:tcPrChange w:id="786" w:author="Christine Edwards" w:date="2026-10-08T14:30:00Z">
              <w:tcPr>
                <w:tcW w:w="1618" w:type="dxa"/>
                <w:tcBorders>
                  <w:bottom w:val="single" w:sz="4" w:space="0" w:color="auto"/>
                </w:tcBorders>
                <w:noWrap/>
                <w:vAlign w:val="bottom"/>
              </w:tcPr>
            </w:tcPrChange>
          </w:tcPr>
          <w:p w14:paraId="4EA4FDE1" w14:textId="68916ECE" w:rsidR="0052304D" w:rsidRPr="0052304D" w:rsidRDefault="0052304D" w:rsidP="000D2F97">
            <w:pPr>
              <w:pStyle w:val="Style1"/>
              <w:rPr>
                <w:ins w:id="787" w:author="Christine Edwards" w:date="2026-10-08T14:11:00Z"/>
                <w:rFonts w:asciiTheme="minorHAnsi" w:hAnsiTheme="minorHAnsi" w:cstheme="minorHAnsi"/>
              </w:rPr>
            </w:pPr>
            <w:ins w:id="788" w:author="Christine Edwards" w:date="2026-10-08T14:30:00Z">
              <w:r>
                <w:t>4.786 (63%)</w:t>
              </w:r>
            </w:ins>
          </w:p>
        </w:tc>
        <w:tc>
          <w:tcPr>
            <w:tcW w:w="1443" w:type="dxa"/>
            <w:vAlign w:val="bottom"/>
            <w:tcPrChange w:id="789" w:author="Christine Edwards" w:date="2026-10-08T14:30:00Z">
              <w:tcPr>
                <w:tcW w:w="1443" w:type="dxa"/>
                <w:tcBorders>
                  <w:bottom w:val="single" w:sz="4" w:space="0" w:color="auto"/>
                </w:tcBorders>
              </w:tcPr>
            </w:tcPrChange>
          </w:tcPr>
          <w:p w14:paraId="2AAC6D51" w14:textId="6A84E9FF" w:rsidR="0052304D" w:rsidRPr="0052304D" w:rsidRDefault="0052304D" w:rsidP="000D2F97">
            <w:pPr>
              <w:pStyle w:val="Style1"/>
              <w:rPr>
                <w:ins w:id="790" w:author="Christine Edwards" w:date="2026-10-08T14:11:00Z"/>
              </w:rPr>
            </w:pPr>
            <w:ins w:id="791" w:author="Christine Edwards" w:date="2026-10-08T14:31:00Z">
              <w:r w:rsidRPr="0052304D">
                <w:t>F</w:t>
              </w:r>
              <w:r w:rsidRPr="0052304D">
                <w:rPr>
                  <w:vertAlign w:val="subscript"/>
                </w:rPr>
                <w:t>ST</w:t>
              </w:r>
              <w:r w:rsidRPr="0052304D">
                <w:t>=</w:t>
              </w:r>
            </w:ins>
            <w:ins w:id="792" w:author="Christine Edwards" w:date="2026-10-08T14:32:00Z">
              <w:r>
                <w:t>0.366</w:t>
              </w:r>
            </w:ins>
          </w:p>
        </w:tc>
      </w:tr>
      <w:tr w:rsidR="0052304D" w:rsidRPr="00095471" w14:paraId="7D29D95C" w14:textId="77777777" w:rsidTr="00CE7971">
        <w:trPr>
          <w:trHeight w:val="320"/>
          <w:ins w:id="793" w:author="Christine Edwards" w:date="2026-10-08T14:11:00Z"/>
          <w:trPrChange w:id="794" w:author="Christine Edwards" w:date="2026-10-08T14:30:00Z">
            <w:trPr>
              <w:trHeight w:val="320"/>
            </w:trPr>
          </w:trPrChange>
        </w:trPr>
        <w:tc>
          <w:tcPr>
            <w:tcW w:w="2896" w:type="dxa"/>
            <w:noWrap/>
            <w:vAlign w:val="bottom"/>
            <w:tcPrChange w:id="795" w:author="Christine Edwards" w:date="2026-10-08T14:30:00Z">
              <w:tcPr>
                <w:tcW w:w="2896" w:type="dxa"/>
                <w:tcBorders>
                  <w:bottom w:val="single" w:sz="4" w:space="0" w:color="auto"/>
                </w:tcBorders>
                <w:noWrap/>
                <w:vAlign w:val="bottom"/>
              </w:tcPr>
            </w:tcPrChange>
          </w:tcPr>
          <w:p w14:paraId="477CD86E" w14:textId="51318F55" w:rsidR="0052304D" w:rsidRPr="0052304D" w:rsidRDefault="0052304D" w:rsidP="000D2F97">
            <w:pPr>
              <w:pStyle w:val="Style1"/>
              <w:rPr>
                <w:ins w:id="796" w:author="Christine Edwards" w:date="2026-10-08T14:11:00Z"/>
                <w:rFonts w:asciiTheme="minorHAnsi" w:hAnsiTheme="minorHAnsi" w:cstheme="minorHAnsi"/>
              </w:rPr>
            </w:pPr>
            <w:ins w:id="797" w:author="Christine Edwards" w:date="2026-10-08T14:30:00Z">
              <w:r w:rsidRPr="0052304D">
                <w:rPr>
                  <w:rPrChange w:id="798" w:author="Christine Edwards" w:date="2026-10-08T14:43:00Z">
                    <w:rPr>
                      <w:rFonts w:ascii="Calibri" w:hAnsi="Calibri"/>
                      <w:b/>
                      <w:bCs/>
                      <w:color w:val="000000"/>
                    </w:rPr>
                  </w:rPrChange>
                </w:rPr>
                <w:t>Total</w:t>
              </w:r>
            </w:ins>
          </w:p>
        </w:tc>
        <w:tc>
          <w:tcPr>
            <w:tcW w:w="682" w:type="dxa"/>
            <w:noWrap/>
            <w:vAlign w:val="bottom"/>
            <w:tcPrChange w:id="799" w:author="Christine Edwards" w:date="2026-10-08T14:30:00Z">
              <w:tcPr>
                <w:tcW w:w="682" w:type="dxa"/>
                <w:tcBorders>
                  <w:bottom w:val="single" w:sz="4" w:space="0" w:color="auto"/>
                </w:tcBorders>
                <w:noWrap/>
                <w:vAlign w:val="bottom"/>
              </w:tcPr>
            </w:tcPrChange>
          </w:tcPr>
          <w:p w14:paraId="1B87CC9B" w14:textId="75549687" w:rsidR="0052304D" w:rsidRPr="0052304D" w:rsidRDefault="0052304D" w:rsidP="000D2F97">
            <w:pPr>
              <w:pStyle w:val="Style1"/>
              <w:rPr>
                <w:ins w:id="800" w:author="Christine Edwards" w:date="2026-10-08T14:11:00Z"/>
                <w:rFonts w:asciiTheme="minorHAnsi" w:hAnsiTheme="minorHAnsi" w:cstheme="minorHAnsi"/>
              </w:rPr>
            </w:pPr>
            <w:ins w:id="801" w:author="Christine Edwards" w:date="2026-10-08T14:30:00Z">
              <w:r>
                <w:t>553</w:t>
              </w:r>
            </w:ins>
          </w:p>
        </w:tc>
        <w:tc>
          <w:tcPr>
            <w:tcW w:w="1122" w:type="dxa"/>
            <w:noWrap/>
            <w:vAlign w:val="bottom"/>
            <w:tcPrChange w:id="802" w:author="Christine Edwards" w:date="2026-10-08T14:30:00Z">
              <w:tcPr>
                <w:tcW w:w="1122" w:type="dxa"/>
                <w:tcBorders>
                  <w:bottom w:val="single" w:sz="4" w:space="0" w:color="auto"/>
                </w:tcBorders>
                <w:noWrap/>
                <w:vAlign w:val="bottom"/>
              </w:tcPr>
            </w:tcPrChange>
          </w:tcPr>
          <w:p w14:paraId="43C10537" w14:textId="491FB367" w:rsidR="0052304D" w:rsidRPr="0052304D" w:rsidRDefault="0052304D" w:rsidP="000D2F97">
            <w:pPr>
              <w:pStyle w:val="Style1"/>
              <w:rPr>
                <w:ins w:id="803" w:author="Christine Edwards" w:date="2026-10-08T14:11:00Z"/>
                <w:rFonts w:asciiTheme="minorHAnsi" w:hAnsiTheme="minorHAnsi" w:cstheme="minorHAnsi"/>
              </w:rPr>
            </w:pPr>
            <w:ins w:id="804" w:author="Christine Edwards" w:date="2026-10-08T14:30:00Z">
              <w:r>
                <w:t>3870.592</w:t>
              </w:r>
            </w:ins>
          </w:p>
        </w:tc>
        <w:tc>
          <w:tcPr>
            <w:tcW w:w="1080" w:type="dxa"/>
            <w:noWrap/>
            <w:vAlign w:val="bottom"/>
            <w:tcPrChange w:id="805" w:author="Christine Edwards" w:date="2026-10-08T14:30:00Z">
              <w:tcPr>
                <w:tcW w:w="1080" w:type="dxa"/>
                <w:tcBorders>
                  <w:bottom w:val="single" w:sz="4" w:space="0" w:color="auto"/>
                </w:tcBorders>
                <w:noWrap/>
                <w:vAlign w:val="bottom"/>
              </w:tcPr>
            </w:tcPrChange>
          </w:tcPr>
          <w:p w14:paraId="5EF1DD94" w14:textId="77777777" w:rsidR="0052304D" w:rsidRPr="0052304D" w:rsidRDefault="0052304D" w:rsidP="000D2F97">
            <w:pPr>
              <w:pStyle w:val="Style1"/>
              <w:rPr>
                <w:ins w:id="806" w:author="Christine Edwards" w:date="2026-10-08T14:11:00Z"/>
              </w:rPr>
            </w:pPr>
          </w:p>
        </w:tc>
        <w:tc>
          <w:tcPr>
            <w:tcW w:w="1618" w:type="dxa"/>
            <w:noWrap/>
            <w:vAlign w:val="bottom"/>
            <w:tcPrChange w:id="807" w:author="Christine Edwards" w:date="2026-10-08T14:30:00Z">
              <w:tcPr>
                <w:tcW w:w="1618" w:type="dxa"/>
                <w:tcBorders>
                  <w:bottom w:val="single" w:sz="4" w:space="0" w:color="auto"/>
                </w:tcBorders>
                <w:noWrap/>
                <w:vAlign w:val="bottom"/>
              </w:tcPr>
            </w:tcPrChange>
          </w:tcPr>
          <w:p w14:paraId="7FCE655B" w14:textId="2279FE0A" w:rsidR="0052304D" w:rsidRPr="0052304D" w:rsidRDefault="0052304D" w:rsidP="000D2F97">
            <w:pPr>
              <w:pStyle w:val="Style1"/>
              <w:rPr>
                <w:ins w:id="808" w:author="Christine Edwards" w:date="2026-10-08T14:11:00Z"/>
                <w:rFonts w:asciiTheme="minorHAnsi" w:hAnsiTheme="minorHAnsi" w:cstheme="minorHAnsi"/>
              </w:rPr>
            </w:pPr>
            <w:ins w:id="809" w:author="Christine Edwards" w:date="2026-10-08T14:30:00Z">
              <w:r>
                <w:t>7.548 (100%</w:t>
              </w:r>
            </w:ins>
          </w:p>
        </w:tc>
        <w:tc>
          <w:tcPr>
            <w:tcW w:w="1443" w:type="dxa"/>
            <w:vAlign w:val="bottom"/>
            <w:tcPrChange w:id="810" w:author="Christine Edwards" w:date="2026-10-08T14:30:00Z">
              <w:tcPr>
                <w:tcW w:w="1443" w:type="dxa"/>
                <w:tcBorders>
                  <w:bottom w:val="single" w:sz="4" w:space="0" w:color="auto"/>
                </w:tcBorders>
              </w:tcPr>
            </w:tcPrChange>
          </w:tcPr>
          <w:p w14:paraId="2C135829" w14:textId="66F32331" w:rsidR="0052304D" w:rsidRPr="0052304D" w:rsidRDefault="0052304D" w:rsidP="000D2F97">
            <w:pPr>
              <w:pStyle w:val="Style1"/>
              <w:rPr>
                <w:ins w:id="811" w:author="Christine Edwards" w:date="2026-10-08T14:11:00Z"/>
              </w:rPr>
            </w:pPr>
          </w:p>
        </w:tc>
      </w:tr>
      <w:tr w:rsidR="0052304D" w:rsidRPr="0052304D" w14:paraId="06A83AF9" w14:textId="77777777" w:rsidTr="009A7EBD">
        <w:trPr>
          <w:trHeight w:val="320"/>
          <w:ins w:id="812" w:author="Christine Edwards" w:date="2026-10-08T14:44:00Z"/>
        </w:trPr>
        <w:tc>
          <w:tcPr>
            <w:tcW w:w="2896" w:type="dxa"/>
            <w:tcBorders>
              <w:top w:val="single" w:sz="4" w:space="0" w:color="auto"/>
            </w:tcBorders>
            <w:noWrap/>
            <w:vAlign w:val="center"/>
          </w:tcPr>
          <w:p w14:paraId="11CEB0FF" w14:textId="77777777" w:rsidR="0052304D" w:rsidRPr="009A7EBD" w:rsidRDefault="0052304D" w:rsidP="000D2F97">
            <w:pPr>
              <w:pStyle w:val="Style1"/>
              <w:rPr>
                <w:ins w:id="813" w:author="Christine Edwards" w:date="2026-10-08T14:44:00Z"/>
              </w:rPr>
            </w:pPr>
            <w:ins w:id="814" w:author="Christine Edwards" w:date="2026-10-08T14:44:00Z">
              <w:r w:rsidRPr="009A7EBD">
                <w:t>4 regions (IN, KY, TNE, TNW)</w:t>
              </w:r>
            </w:ins>
          </w:p>
        </w:tc>
        <w:tc>
          <w:tcPr>
            <w:tcW w:w="682" w:type="dxa"/>
            <w:tcBorders>
              <w:top w:val="single" w:sz="4" w:space="0" w:color="auto"/>
            </w:tcBorders>
            <w:noWrap/>
            <w:vAlign w:val="center"/>
          </w:tcPr>
          <w:p w14:paraId="4168D11F" w14:textId="635EA8B7" w:rsidR="0052304D" w:rsidRPr="0052304D" w:rsidRDefault="0052304D" w:rsidP="000D2F97">
            <w:pPr>
              <w:pStyle w:val="Style1"/>
              <w:rPr>
                <w:ins w:id="815" w:author="Christine Edwards" w:date="2026-10-08T14:44:00Z"/>
              </w:rPr>
            </w:pPr>
            <w:ins w:id="816" w:author="Christine Edwards" w:date="2026-10-08T14:57:00Z">
              <w:r>
                <w:t xml:space="preserve"> </w:t>
              </w:r>
            </w:ins>
          </w:p>
        </w:tc>
        <w:tc>
          <w:tcPr>
            <w:tcW w:w="1122" w:type="dxa"/>
            <w:tcBorders>
              <w:top w:val="single" w:sz="4" w:space="0" w:color="auto"/>
            </w:tcBorders>
            <w:noWrap/>
            <w:vAlign w:val="center"/>
          </w:tcPr>
          <w:p w14:paraId="6D2B6BB9" w14:textId="77777777" w:rsidR="0052304D" w:rsidRPr="0052304D" w:rsidRDefault="0052304D" w:rsidP="000D2F97">
            <w:pPr>
              <w:pStyle w:val="Style1"/>
              <w:rPr>
                <w:ins w:id="817" w:author="Christine Edwards" w:date="2026-10-08T14:44:00Z"/>
              </w:rPr>
            </w:pPr>
          </w:p>
        </w:tc>
        <w:tc>
          <w:tcPr>
            <w:tcW w:w="1080" w:type="dxa"/>
            <w:tcBorders>
              <w:top w:val="single" w:sz="4" w:space="0" w:color="auto"/>
            </w:tcBorders>
            <w:noWrap/>
            <w:vAlign w:val="center"/>
          </w:tcPr>
          <w:p w14:paraId="35D093C4" w14:textId="77777777" w:rsidR="0052304D" w:rsidRPr="0052304D" w:rsidRDefault="0052304D" w:rsidP="000D2F97">
            <w:pPr>
              <w:pStyle w:val="Style1"/>
              <w:rPr>
                <w:ins w:id="818" w:author="Christine Edwards" w:date="2026-10-08T14:44:00Z"/>
              </w:rPr>
            </w:pPr>
          </w:p>
        </w:tc>
        <w:tc>
          <w:tcPr>
            <w:tcW w:w="1618" w:type="dxa"/>
            <w:tcBorders>
              <w:top w:val="single" w:sz="4" w:space="0" w:color="auto"/>
            </w:tcBorders>
            <w:noWrap/>
            <w:vAlign w:val="center"/>
          </w:tcPr>
          <w:p w14:paraId="1DC18DE9" w14:textId="77777777" w:rsidR="0052304D" w:rsidRPr="0052304D" w:rsidRDefault="0052304D" w:rsidP="000D2F97">
            <w:pPr>
              <w:pStyle w:val="Style1"/>
              <w:rPr>
                <w:ins w:id="819" w:author="Christine Edwards" w:date="2026-10-08T14:44:00Z"/>
              </w:rPr>
            </w:pPr>
          </w:p>
        </w:tc>
        <w:tc>
          <w:tcPr>
            <w:tcW w:w="1443" w:type="dxa"/>
            <w:tcBorders>
              <w:top w:val="single" w:sz="4" w:space="0" w:color="auto"/>
            </w:tcBorders>
            <w:vAlign w:val="center"/>
          </w:tcPr>
          <w:p w14:paraId="256DF6F7" w14:textId="77777777" w:rsidR="0052304D" w:rsidRPr="0052304D" w:rsidRDefault="0052304D" w:rsidP="000D2F97">
            <w:pPr>
              <w:pStyle w:val="Style1"/>
              <w:rPr>
                <w:ins w:id="820" w:author="Christine Edwards" w:date="2026-10-08T14:44:00Z"/>
              </w:rPr>
            </w:pPr>
          </w:p>
        </w:tc>
      </w:tr>
      <w:tr w:rsidR="0052304D" w:rsidRPr="0052304D" w14:paraId="29456E3D" w14:textId="77777777" w:rsidTr="009A7EBD">
        <w:trPr>
          <w:trHeight w:val="320"/>
          <w:ins w:id="821" w:author="Christine Edwards" w:date="2026-10-08T14:44:00Z"/>
        </w:trPr>
        <w:tc>
          <w:tcPr>
            <w:tcW w:w="2896" w:type="dxa"/>
            <w:tcBorders>
              <w:top w:val="single" w:sz="4" w:space="0" w:color="auto"/>
            </w:tcBorders>
            <w:noWrap/>
            <w:vAlign w:val="center"/>
            <w:hideMark/>
          </w:tcPr>
          <w:p w14:paraId="7EEB22BE" w14:textId="77777777" w:rsidR="0052304D" w:rsidRPr="0052304D" w:rsidRDefault="0052304D" w:rsidP="000D2F97">
            <w:pPr>
              <w:pStyle w:val="Style1"/>
              <w:rPr>
                <w:ins w:id="822" w:author="Christine Edwards" w:date="2026-10-08T14:44:00Z"/>
              </w:rPr>
            </w:pPr>
            <w:ins w:id="823" w:author="Christine Edwards" w:date="2026-10-08T14:44:00Z">
              <w:r w:rsidRPr="0052304D">
                <w:t>Among Regions</w:t>
              </w:r>
            </w:ins>
          </w:p>
        </w:tc>
        <w:tc>
          <w:tcPr>
            <w:tcW w:w="682" w:type="dxa"/>
            <w:tcBorders>
              <w:top w:val="single" w:sz="4" w:space="0" w:color="auto"/>
            </w:tcBorders>
            <w:noWrap/>
            <w:vAlign w:val="center"/>
            <w:hideMark/>
          </w:tcPr>
          <w:p w14:paraId="1DA0CD62" w14:textId="77777777" w:rsidR="0052304D" w:rsidRPr="0052304D" w:rsidRDefault="0052304D" w:rsidP="000D2F97">
            <w:pPr>
              <w:pStyle w:val="Style1"/>
              <w:rPr>
                <w:ins w:id="824" w:author="Christine Edwards" w:date="2026-10-08T14:44:00Z"/>
              </w:rPr>
            </w:pPr>
            <w:ins w:id="825" w:author="Christine Edwards" w:date="2026-10-08T14:44:00Z">
              <w:r w:rsidRPr="0052304D">
                <w:t>3</w:t>
              </w:r>
            </w:ins>
          </w:p>
        </w:tc>
        <w:tc>
          <w:tcPr>
            <w:tcW w:w="1122" w:type="dxa"/>
            <w:tcBorders>
              <w:top w:val="single" w:sz="4" w:space="0" w:color="auto"/>
            </w:tcBorders>
            <w:noWrap/>
            <w:vAlign w:val="center"/>
            <w:hideMark/>
          </w:tcPr>
          <w:p w14:paraId="3CF3F3E8" w14:textId="77777777" w:rsidR="0052304D" w:rsidRPr="0052304D" w:rsidRDefault="0052304D" w:rsidP="000D2F97">
            <w:pPr>
              <w:pStyle w:val="Style1"/>
              <w:rPr>
                <w:ins w:id="826" w:author="Christine Edwards" w:date="2026-10-08T14:44:00Z"/>
              </w:rPr>
            </w:pPr>
            <w:ins w:id="827" w:author="Christine Edwards" w:date="2026-10-08T14:44:00Z">
              <w:r w:rsidRPr="0052304D">
                <w:t>640.363</w:t>
              </w:r>
            </w:ins>
          </w:p>
        </w:tc>
        <w:tc>
          <w:tcPr>
            <w:tcW w:w="1080" w:type="dxa"/>
            <w:tcBorders>
              <w:top w:val="single" w:sz="4" w:space="0" w:color="auto"/>
            </w:tcBorders>
            <w:noWrap/>
            <w:vAlign w:val="center"/>
            <w:hideMark/>
          </w:tcPr>
          <w:p w14:paraId="75E0D3CF" w14:textId="77777777" w:rsidR="0052304D" w:rsidRPr="0052304D" w:rsidRDefault="0052304D" w:rsidP="000D2F97">
            <w:pPr>
              <w:pStyle w:val="Style1"/>
              <w:rPr>
                <w:ins w:id="828" w:author="Christine Edwards" w:date="2026-10-08T14:44:00Z"/>
              </w:rPr>
            </w:pPr>
            <w:ins w:id="829" w:author="Christine Edwards" w:date="2026-10-08T14:44:00Z">
              <w:r w:rsidRPr="0052304D">
                <w:t>213.454</w:t>
              </w:r>
            </w:ins>
          </w:p>
        </w:tc>
        <w:tc>
          <w:tcPr>
            <w:tcW w:w="1618" w:type="dxa"/>
            <w:tcBorders>
              <w:top w:val="single" w:sz="4" w:space="0" w:color="auto"/>
            </w:tcBorders>
            <w:noWrap/>
            <w:vAlign w:val="center"/>
            <w:hideMark/>
          </w:tcPr>
          <w:p w14:paraId="4D2AA5CF" w14:textId="77777777" w:rsidR="0052304D" w:rsidRPr="0052304D" w:rsidRDefault="0052304D" w:rsidP="000D2F97">
            <w:pPr>
              <w:pStyle w:val="Style1"/>
              <w:rPr>
                <w:ins w:id="830" w:author="Christine Edwards" w:date="2026-10-08T14:44:00Z"/>
              </w:rPr>
            </w:pPr>
            <w:ins w:id="831" w:author="Christine Edwards" w:date="2026-10-08T14:44:00Z">
              <w:r w:rsidRPr="0052304D">
                <w:t>1.084 (15%)</w:t>
              </w:r>
            </w:ins>
          </w:p>
        </w:tc>
        <w:tc>
          <w:tcPr>
            <w:tcW w:w="1443" w:type="dxa"/>
            <w:tcBorders>
              <w:top w:val="single" w:sz="4" w:space="0" w:color="auto"/>
            </w:tcBorders>
            <w:vAlign w:val="center"/>
          </w:tcPr>
          <w:p w14:paraId="7827C88B" w14:textId="77777777" w:rsidR="0052304D" w:rsidRPr="0052304D" w:rsidRDefault="0052304D" w:rsidP="000D2F97">
            <w:pPr>
              <w:pStyle w:val="Style1"/>
              <w:rPr>
                <w:ins w:id="832" w:author="Christine Edwards" w:date="2026-10-08T14:44:00Z"/>
              </w:rPr>
            </w:pPr>
            <w:ins w:id="833" w:author="Christine Edwards" w:date="2026-10-08T14:44:00Z">
              <w:r w:rsidRPr="0052304D">
                <w:t>F</w:t>
              </w:r>
              <w:r w:rsidRPr="0052304D">
                <w:rPr>
                  <w:vertAlign w:val="subscript"/>
                </w:rPr>
                <w:t>RT</w:t>
              </w:r>
              <w:r w:rsidRPr="0052304D">
                <w:t>=0.145</w:t>
              </w:r>
            </w:ins>
          </w:p>
        </w:tc>
      </w:tr>
      <w:tr w:rsidR="0052304D" w:rsidRPr="0052304D" w14:paraId="03898156" w14:textId="77777777" w:rsidTr="009A7EBD">
        <w:trPr>
          <w:trHeight w:val="320"/>
          <w:ins w:id="834" w:author="Christine Edwards" w:date="2026-10-08T14:44:00Z"/>
        </w:trPr>
        <w:tc>
          <w:tcPr>
            <w:tcW w:w="2896" w:type="dxa"/>
            <w:noWrap/>
            <w:vAlign w:val="center"/>
            <w:hideMark/>
          </w:tcPr>
          <w:p w14:paraId="67A2E9CF" w14:textId="77777777" w:rsidR="0052304D" w:rsidRPr="0052304D" w:rsidRDefault="0052304D" w:rsidP="000D2F97">
            <w:pPr>
              <w:pStyle w:val="Style1"/>
              <w:rPr>
                <w:ins w:id="835" w:author="Christine Edwards" w:date="2026-10-08T14:44:00Z"/>
              </w:rPr>
            </w:pPr>
            <w:ins w:id="836" w:author="Christine Edwards" w:date="2026-10-08T14:44:00Z">
              <w:r w:rsidRPr="0052304D">
                <w:t>Among pops within regions</w:t>
              </w:r>
            </w:ins>
          </w:p>
        </w:tc>
        <w:tc>
          <w:tcPr>
            <w:tcW w:w="682" w:type="dxa"/>
            <w:noWrap/>
            <w:vAlign w:val="center"/>
            <w:hideMark/>
          </w:tcPr>
          <w:p w14:paraId="6FF08742" w14:textId="77777777" w:rsidR="0052304D" w:rsidRPr="0052304D" w:rsidRDefault="0052304D" w:rsidP="000D2F97">
            <w:pPr>
              <w:pStyle w:val="Style1"/>
              <w:rPr>
                <w:ins w:id="837" w:author="Christine Edwards" w:date="2026-10-08T14:44:00Z"/>
              </w:rPr>
            </w:pPr>
            <w:ins w:id="838" w:author="Christine Edwards" w:date="2026-10-08T14:44:00Z">
              <w:r w:rsidRPr="0052304D">
                <w:t>10</w:t>
              </w:r>
            </w:ins>
          </w:p>
        </w:tc>
        <w:tc>
          <w:tcPr>
            <w:tcW w:w="1122" w:type="dxa"/>
            <w:noWrap/>
            <w:vAlign w:val="center"/>
            <w:hideMark/>
          </w:tcPr>
          <w:p w14:paraId="7981DFBE" w14:textId="77777777" w:rsidR="0052304D" w:rsidRPr="0052304D" w:rsidRDefault="0052304D" w:rsidP="000D2F97">
            <w:pPr>
              <w:pStyle w:val="Style1"/>
              <w:rPr>
                <w:ins w:id="839" w:author="Christine Edwards" w:date="2026-10-08T14:44:00Z"/>
              </w:rPr>
            </w:pPr>
            <w:ins w:id="840" w:author="Christine Edwards" w:date="2026-10-08T14:44:00Z">
              <w:r w:rsidRPr="0052304D">
                <w:t>646.048</w:t>
              </w:r>
            </w:ins>
          </w:p>
        </w:tc>
        <w:tc>
          <w:tcPr>
            <w:tcW w:w="1080" w:type="dxa"/>
            <w:noWrap/>
            <w:vAlign w:val="center"/>
            <w:hideMark/>
          </w:tcPr>
          <w:p w14:paraId="0671641A" w14:textId="77777777" w:rsidR="0052304D" w:rsidRPr="0052304D" w:rsidRDefault="0052304D" w:rsidP="000D2F97">
            <w:pPr>
              <w:pStyle w:val="Style1"/>
              <w:rPr>
                <w:ins w:id="841" w:author="Christine Edwards" w:date="2026-10-08T14:44:00Z"/>
              </w:rPr>
            </w:pPr>
            <w:ins w:id="842" w:author="Christine Edwards" w:date="2026-10-08T14:44:00Z">
              <w:r w:rsidRPr="0052304D">
                <w:t>64.605</w:t>
              </w:r>
            </w:ins>
          </w:p>
        </w:tc>
        <w:tc>
          <w:tcPr>
            <w:tcW w:w="1618" w:type="dxa"/>
            <w:noWrap/>
            <w:vAlign w:val="center"/>
            <w:hideMark/>
          </w:tcPr>
          <w:p w14:paraId="4719F876" w14:textId="77777777" w:rsidR="0052304D" w:rsidRPr="0052304D" w:rsidRDefault="0052304D" w:rsidP="000D2F97">
            <w:pPr>
              <w:pStyle w:val="Style1"/>
              <w:rPr>
                <w:ins w:id="843" w:author="Christine Edwards" w:date="2026-10-08T14:44:00Z"/>
              </w:rPr>
            </w:pPr>
            <w:ins w:id="844" w:author="Christine Edwards" w:date="2026-10-08T14:44:00Z">
              <w:r w:rsidRPr="0052304D">
                <w:t>1.591 (21%)</w:t>
              </w:r>
            </w:ins>
          </w:p>
        </w:tc>
        <w:tc>
          <w:tcPr>
            <w:tcW w:w="1443" w:type="dxa"/>
            <w:vAlign w:val="center"/>
          </w:tcPr>
          <w:p w14:paraId="4A5D977D" w14:textId="77777777" w:rsidR="0052304D" w:rsidRPr="0052304D" w:rsidRDefault="0052304D" w:rsidP="000D2F97">
            <w:pPr>
              <w:pStyle w:val="Style1"/>
              <w:rPr>
                <w:ins w:id="845" w:author="Christine Edwards" w:date="2026-10-08T14:44:00Z"/>
              </w:rPr>
            </w:pPr>
            <w:ins w:id="846" w:author="Christine Edwards" w:date="2026-10-08T14:44:00Z">
              <w:r w:rsidRPr="0052304D">
                <w:t>F</w:t>
              </w:r>
              <w:r w:rsidRPr="0052304D">
                <w:rPr>
                  <w:vertAlign w:val="subscript"/>
                </w:rPr>
                <w:t>SR</w:t>
              </w:r>
              <w:r w:rsidRPr="0052304D">
                <w:t>=0.245</w:t>
              </w:r>
            </w:ins>
          </w:p>
        </w:tc>
      </w:tr>
      <w:tr w:rsidR="0052304D" w:rsidRPr="0052304D" w14:paraId="47D02520" w14:textId="77777777" w:rsidTr="009A7EBD">
        <w:trPr>
          <w:trHeight w:val="320"/>
          <w:ins w:id="847" w:author="Christine Edwards" w:date="2026-10-08T14:44:00Z"/>
        </w:trPr>
        <w:tc>
          <w:tcPr>
            <w:tcW w:w="2896" w:type="dxa"/>
            <w:noWrap/>
            <w:vAlign w:val="center"/>
            <w:hideMark/>
          </w:tcPr>
          <w:p w14:paraId="4D337B6F" w14:textId="77777777" w:rsidR="0052304D" w:rsidRPr="0052304D" w:rsidRDefault="0052304D" w:rsidP="000D2F97">
            <w:pPr>
              <w:pStyle w:val="Style1"/>
              <w:rPr>
                <w:ins w:id="848" w:author="Christine Edwards" w:date="2026-10-08T14:44:00Z"/>
              </w:rPr>
            </w:pPr>
            <w:ins w:id="849" w:author="Christine Edwards" w:date="2026-10-08T14:44:00Z">
              <w:r w:rsidRPr="0052304D">
                <w:t>Within populations</w:t>
              </w:r>
            </w:ins>
          </w:p>
        </w:tc>
        <w:tc>
          <w:tcPr>
            <w:tcW w:w="682" w:type="dxa"/>
            <w:noWrap/>
            <w:vAlign w:val="center"/>
            <w:hideMark/>
          </w:tcPr>
          <w:p w14:paraId="4B133E32" w14:textId="77777777" w:rsidR="0052304D" w:rsidRPr="0052304D" w:rsidRDefault="0052304D" w:rsidP="000D2F97">
            <w:pPr>
              <w:pStyle w:val="Style1"/>
              <w:rPr>
                <w:ins w:id="850" w:author="Christine Edwards" w:date="2026-10-08T14:44:00Z"/>
              </w:rPr>
            </w:pPr>
            <w:ins w:id="851" w:author="Christine Edwards" w:date="2026-10-08T14:44:00Z">
              <w:r w:rsidRPr="0052304D">
                <w:t>540</w:t>
              </w:r>
            </w:ins>
          </w:p>
        </w:tc>
        <w:tc>
          <w:tcPr>
            <w:tcW w:w="1122" w:type="dxa"/>
            <w:noWrap/>
            <w:vAlign w:val="center"/>
            <w:hideMark/>
          </w:tcPr>
          <w:p w14:paraId="3C45DB15" w14:textId="77777777" w:rsidR="0052304D" w:rsidRPr="0052304D" w:rsidRDefault="0052304D" w:rsidP="000D2F97">
            <w:pPr>
              <w:pStyle w:val="Style1"/>
              <w:rPr>
                <w:ins w:id="852" w:author="Christine Edwards" w:date="2026-10-08T14:44:00Z"/>
              </w:rPr>
            </w:pPr>
            <w:ins w:id="853" w:author="Christine Edwards" w:date="2026-10-08T14:44:00Z">
              <w:r w:rsidRPr="0052304D">
                <w:t>2584.181</w:t>
              </w:r>
            </w:ins>
          </w:p>
        </w:tc>
        <w:tc>
          <w:tcPr>
            <w:tcW w:w="1080" w:type="dxa"/>
            <w:noWrap/>
            <w:vAlign w:val="center"/>
            <w:hideMark/>
          </w:tcPr>
          <w:p w14:paraId="5EF28314" w14:textId="77777777" w:rsidR="0052304D" w:rsidRPr="0052304D" w:rsidRDefault="0052304D" w:rsidP="000D2F97">
            <w:pPr>
              <w:pStyle w:val="Style1"/>
              <w:rPr>
                <w:ins w:id="854" w:author="Christine Edwards" w:date="2026-10-08T14:44:00Z"/>
              </w:rPr>
            </w:pPr>
            <w:ins w:id="855" w:author="Christine Edwards" w:date="2026-10-08T14:44:00Z">
              <w:r w:rsidRPr="0052304D">
                <w:t>4.786</w:t>
              </w:r>
            </w:ins>
          </w:p>
        </w:tc>
        <w:tc>
          <w:tcPr>
            <w:tcW w:w="1618" w:type="dxa"/>
            <w:noWrap/>
            <w:vAlign w:val="center"/>
            <w:hideMark/>
          </w:tcPr>
          <w:p w14:paraId="189B76ED" w14:textId="77777777" w:rsidR="0052304D" w:rsidRPr="0052304D" w:rsidRDefault="0052304D" w:rsidP="000D2F97">
            <w:pPr>
              <w:pStyle w:val="Style1"/>
              <w:rPr>
                <w:ins w:id="856" w:author="Christine Edwards" w:date="2026-10-08T14:44:00Z"/>
              </w:rPr>
            </w:pPr>
            <w:ins w:id="857" w:author="Christine Edwards" w:date="2026-10-08T14:44:00Z">
              <w:r w:rsidRPr="0052304D">
                <w:t>0.825 (64%)</w:t>
              </w:r>
            </w:ins>
          </w:p>
        </w:tc>
        <w:tc>
          <w:tcPr>
            <w:tcW w:w="1443" w:type="dxa"/>
            <w:vAlign w:val="center"/>
          </w:tcPr>
          <w:p w14:paraId="1F2E21B7" w14:textId="77777777" w:rsidR="0052304D" w:rsidRPr="0052304D" w:rsidRDefault="0052304D" w:rsidP="000D2F97">
            <w:pPr>
              <w:pStyle w:val="Style1"/>
              <w:rPr>
                <w:ins w:id="858" w:author="Christine Edwards" w:date="2026-10-08T14:44:00Z"/>
              </w:rPr>
            </w:pPr>
            <w:ins w:id="859" w:author="Christine Edwards" w:date="2026-10-08T14:44:00Z">
              <w:r w:rsidRPr="0052304D">
                <w:t>F</w:t>
              </w:r>
              <w:r w:rsidRPr="0052304D">
                <w:rPr>
                  <w:vertAlign w:val="subscript"/>
                </w:rPr>
                <w:t>ST</w:t>
              </w:r>
              <w:r w:rsidRPr="0052304D">
                <w:t>=0.358</w:t>
              </w:r>
            </w:ins>
          </w:p>
        </w:tc>
      </w:tr>
      <w:tr w:rsidR="0052304D" w:rsidRPr="0052304D" w14:paraId="241EC920" w14:textId="77777777" w:rsidTr="009A7EBD">
        <w:trPr>
          <w:trHeight w:val="320"/>
          <w:ins w:id="860" w:author="Christine Edwards" w:date="2026-10-08T14:44:00Z"/>
        </w:trPr>
        <w:tc>
          <w:tcPr>
            <w:tcW w:w="2896" w:type="dxa"/>
            <w:noWrap/>
            <w:vAlign w:val="center"/>
            <w:hideMark/>
          </w:tcPr>
          <w:p w14:paraId="172D0695" w14:textId="77777777" w:rsidR="0052304D" w:rsidRPr="0052304D" w:rsidRDefault="0052304D" w:rsidP="000D2F97">
            <w:pPr>
              <w:pStyle w:val="Style1"/>
              <w:rPr>
                <w:ins w:id="861" w:author="Christine Edwards" w:date="2026-10-08T14:44:00Z"/>
              </w:rPr>
            </w:pPr>
            <w:ins w:id="862" w:author="Christine Edwards" w:date="2026-10-08T14:44:00Z">
              <w:r w:rsidRPr="0052304D">
                <w:t>Total</w:t>
              </w:r>
            </w:ins>
          </w:p>
        </w:tc>
        <w:tc>
          <w:tcPr>
            <w:tcW w:w="682" w:type="dxa"/>
            <w:noWrap/>
            <w:vAlign w:val="center"/>
            <w:hideMark/>
          </w:tcPr>
          <w:p w14:paraId="35624052" w14:textId="77777777" w:rsidR="0052304D" w:rsidRPr="0052304D" w:rsidRDefault="0052304D" w:rsidP="000D2F97">
            <w:pPr>
              <w:pStyle w:val="Style1"/>
              <w:rPr>
                <w:ins w:id="863" w:author="Christine Edwards" w:date="2026-10-08T14:44:00Z"/>
              </w:rPr>
            </w:pPr>
            <w:ins w:id="864" w:author="Christine Edwards" w:date="2026-10-08T14:44:00Z">
              <w:r w:rsidRPr="0052304D">
                <w:t>553</w:t>
              </w:r>
            </w:ins>
          </w:p>
        </w:tc>
        <w:tc>
          <w:tcPr>
            <w:tcW w:w="1122" w:type="dxa"/>
            <w:noWrap/>
            <w:vAlign w:val="center"/>
            <w:hideMark/>
          </w:tcPr>
          <w:p w14:paraId="154A5A7D" w14:textId="77777777" w:rsidR="0052304D" w:rsidRPr="0052304D" w:rsidRDefault="0052304D" w:rsidP="000D2F97">
            <w:pPr>
              <w:pStyle w:val="Style1"/>
              <w:rPr>
                <w:ins w:id="865" w:author="Christine Edwards" w:date="2026-10-08T14:44:00Z"/>
              </w:rPr>
            </w:pPr>
            <w:ins w:id="866" w:author="Christine Edwards" w:date="2026-10-08T14:44:00Z">
              <w:r w:rsidRPr="0052304D">
                <w:t>3870.592</w:t>
              </w:r>
            </w:ins>
          </w:p>
        </w:tc>
        <w:tc>
          <w:tcPr>
            <w:tcW w:w="1080" w:type="dxa"/>
            <w:noWrap/>
            <w:vAlign w:val="center"/>
            <w:hideMark/>
          </w:tcPr>
          <w:p w14:paraId="607E38F0" w14:textId="77777777" w:rsidR="0052304D" w:rsidRPr="0052304D" w:rsidRDefault="0052304D" w:rsidP="000D2F97">
            <w:pPr>
              <w:pStyle w:val="Style1"/>
              <w:rPr>
                <w:ins w:id="867" w:author="Christine Edwards" w:date="2026-10-08T14:44:00Z"/>
              </w:rPr>
            </w:pPr>
          </w:p>
        </w:tc>
        <w:tc>
          <w:tcPr>
            <w:tcW w:w="1618" w:type="dxa"/>
            <w:noWrap/>
            <w:vAlign w:val="center"/>
            <w:hideMark/>
          </w:tcPr>
          <w:p w14:paraId="655B2C9F" w14:textId="77777777" w:rsidR="0052304D" w:rsidRPr="0052304D" w:rsidRDefault="0052304D" w:rsidP="000D2F97">
            <w:pPr>
              <w:pStyle w:val="Style1"/>
              <w:rPr>
                <w:ins w:id="868" w:author="Christine Edwards" w:date="2026-10-08T14:44:00Z"/>
              </w:rPr>
            </w:pPr>
            <w:ins w:id="869" w:author="Christine Edwards" w:date="2026-10-08T14:44:00Z">
              <w:r w:rsidRPr="0052304D">
                <w:t>7.459 (100%)</w:t>
              </w:r>
            </w:ins>
          </w:p>
        </w:tc>
        <w:tc>
          <w:tcPr>
            <w:tcW w:w="1443" w:type="dxa"/>
            <w:vAlign w:val="center"/>
          </w:tcPr>
          <w:p w14:paraId="75CBBD01" w14:textId="77777777" w:rsidR="0052304D" w:rsidRPr="0052304D" w:rsidRDefault="0052304D" w:rsidP="000D2F97">
            <w:pPr>
              <w:pStyle w:val="Style1"/>
              <w:rPr>
                <w:ins w:id="870" w:author="Christine Edwards" w:date="2026-10-08T14:44:00Z"/>
              </w:rPr>
            </w:pPr>
          </w:p>
        </w:tc>
      </w:tr>
    </w:tbl>
    <w:p w14:paraId="67C7B947" w14:textId="77777777" w:rsidR="00C75E3B" w:rsidRPr="0052304D" w:rsidRDefault="00C75E3B" w:rsidP="000D2F97"/>
    <w:p w14:paraId="40CE9AFB" w14:textId="020367A0" w:rsidR="00512259" w:rsidRPr="0052304D" w:rsidRDefault="00FA19CD" w:rsidP="000D2F97">
      <w:r w:rsidRPr="0052304D">
        <w:br w:type="page"/>
      </w:r>
    </w:p>
    <w:p w14:paraId="1B4D0CDE" w14:textId="75CF2C6F" w:rsidR="0040712C" w:rsidRPr="0052304D" w:rsidRDefault="00512259" w:rsidP="000D2F97">
      <w:pPr>
        <w:pStyle w:val="Heading3"/>
      </w:pPr>
      <w:r w:rsidRPr="0052304D">
        <w:lastRenderedPageBreak/>
        <w:t xml:space="preserve">Table 3. </w:t>
      </w:r>
      <w:r w:rsidR="0040712C" w:rsidRPr="0052304D">
        <w:t xml:space="preserve">Genetic diversity metrics for </w:t>
      </w:r>
      <w:r w:rsidR="0040712C" w:rsidRPr="0052304D">
        <w:rPr>
          <w:i/>
          <w:iCs/>
        </w:rPr>
        <w:t>Physaria globosa</w:t>
      </w:r>
      <w:r w:rsidR="0040712C" w:rsidRPr="0052304D">
        <w:t xml:space="preserve"> and related species.</w:t>
      </w:r>
    </w:p>
    <w:tbl>
      <w:tblPr>
        <w:tblW w:w="5000" w:type="pct"/>
        <w:tblBorders>
          <w:top w:val="single" w:sz="4" w:space="0" w:color="auto"/>
          <w:bottom w:val="single" w:sz="4" w:space="0" w:color="auto"/>
        </w:tblBorders>
        <w:tblLook w:val="04A0" w:firstRow="1" w:lastRow="0" w:firstColumn="1" w:lastColumn="0" w:noHBand="0" w:noVBand="1"/>
      </w:tblPr>
      <w:tblGrid>
        <w:gridCol w:w="1057"/>
        <w:gridCol w:w="832"/>
        <w:gridCol w:w="832"/>
        <w:gridCol w:w="831"/>
        <w:gridCol w:w="831"/>
        <w:gridCol w:w="831"/>
        <w:gridCol w:w="831"/>
        <w:gridCol w:w="831"/>
        <w:gridCol w:w="831"/>
        <w:gridCol w:w="831"/>
        <w:gridCol w:w="822"/>
      </w:tblGrid>
      <w:tr w:rsidR="00D73CD7" w:rsidRPr="00095471" w14:paraId="3F023F06" w14:textId="77777777" w:rsidTr="007220D1">
        <w:trPr>
          <w:trHeight w:val="288"/>
        </w:trPr>
        <w:tc>
          <w:tcPr>
            <w:tcW w:w="564" w:type="pct"/>
            <w:tcBorders>
              <w:top w:val="single" w:sz="4" w:space="0" w:color="auto"/>
              <w:bottom w:val="single" w:sz="4" w:space="0" w:color="auto"/>
            </w:tcBorders>
            <w:noWrap/>
            <w:vAlign w:val="center"/>
            <w:hideMark/>
          </w:tcPr>
          <w:p w14:paraId="323BEBCE" w14:textId="77777777" w:rsidR="00A70078" w:rsidRPr="0052304D" w:rsidRDefault="00A70078" w:rsidP="000D2F97">
            <w:pPr>
              <w:pStyle w:val="Style1"/>
            </w:pPr>
            <w:r w:rsidRPr="0052304D">
              <w:t>Population</w:t>
            </w:r>
          </w:p>
        </w:tc>
        <w:tc>
          <w:tcPr>
            <w:tcW w:w="444" w:type="pct"/>
            <w:tcBorders>
              <w:top w:val="single" w:sz="4" w:space="0" w:color="auto"/>
              <w:bottom w:val="single" w:sz="4" w:space="0" w:color="auto"/>
            </w:tcBorders>
            <w:noWrap/>
            <w:vAlign w:val="center"/>
            <w:hideMark/>
          </w:tcPr>
          <w:p w14:paraId="3FD20B50" w14:textId="77777777" w:rsidR="00A70078" w:rsidRPr="0052304D" w:rsidRDefault="00A70078" w:rsidP="000D2F97">
            <w:pPr>
              <w:pStyle w:val="Style1"/>
            </w:pPr>
            <w:r w:rsidRPr="0052304D">
              <w:t>Region</w:t>
            </w:r>
          </w:p>
        </w:tc>
        <w:tc>
          <w:tcPr>
            <w:tcW w:w="444" w:type="pct"/>
            <w:tcBorders>
              <w:top w:val="single" w:sz="4" w:space="0" w:color="auto"/>
              <w:bottom w:val="single" w:sz="4" w:space="0" w:color="auto"/>
            </w:tcBorders>
            <w:noWrap/>
            <w:vAlign w:val="center"/>
            <w:hideMark/>
          </w:tcPr>
          <w:p w14:paraId="7808DA5B" w14:textId="77777777" w:rsidR="00A70078" w:rsidRPr="0052304D" w:rsidRDefault="00A70078" w:rsidP="000D2F97">
            <w:pPr>
              <w:pStyle w:val="Style1"/>
            </w:pPr>
            <w:r w:rsidRPr="0052304D">
              <w:t>n</w:t>
            </w:r>
          </w:p>
        </w:tc>
        <w:tc>
          <w:tcPr>
            <w:tcW w:w="444" w:type="pct"/>
            <w:tcBorders>
              <w:top w:val="single" w:sz="4" w:space="0" w:color="auto"/>
              <w:bottom w:val="single" w:sz="4" w:space="0" w:color="auto"/>
            </w:tcBorders>
            <w:noWrap/>
            <w:vAlign w:val="center"/>
            <w:hideMark/>
          </w:tcPr>
          <w:p w14:paraId="06ADD8F0" w14:textId="77777777" w:rsidR="00A70078" w:rsidRPr="0052304D" w:rsidRDefault="00A70078" w:rsidP="000D2F97">
            <w:pPr>
              <w:pStyle w:val="Style1"/>
            </w:pPr>
            <w:r w:rsidRPr="0052304D">
              <w:t>A</w:t>
            </w:r>
          </w:p>
        </w:tc>
        <w:tc>
          <w:tcPr>
            <w:tcW w:w="444" w:type="pct"/>
            <w:tcBorders>
              <w:top w:val="single" w:sz="4" w:space="0" w:color="auto"/>
              <w:bottom w:val="single" w:sz="4" w:space="0" w:color="auto"/>
            </w:tcBorders>
            <w:noWrap/>
            <w:vAlign w:val="center"/>
            <w:hideMark/>
          </w:tcPr>
          <w:p w14:paraId="566816AC" w14:textId="77777777" w:rsidR="00A70078" w:rsidRPr="0052304D" w:rsidRDefault="00A70078" w:rsidP="000D2F97">
            <w:pPr>
              <w:pStyle w:val="Style1"/>
            </w:pPr>
            <w:r w:rsidRPr="0052304D">
              <w:t>A</w:t>
            </w:r>
            <w:r w:rsidRPr="0052304D">
              <w:rPr>
                <w:vertAlign w:val="subscript"/>
              </w:rPr>
              <w:t>R</w:t>
            </w:r>
          </w:p>
        </w:tc>
        <w:tc>
          <w:tcPr>
            <w:tcW w:w="444" w:type="pct"/>
            <w:tcBorders>
              <w:top w:val="single" w:sz="4" w:space="0" w:color="auto"/>
              <w:bottom w:val="single" w:sz="4" w:space="0" w:color="auto"/>
            </w:tcBorders>
            <w:noWrap/>
            <w:vAlign w:val="center"/>
            <w:hideMark/>
          </w:tcPr>
          <w:p w14:paraId="723ABA1E" w14:textId="77777777" w:rsidR="00A70078" w:rsidRPr="0052304D" w:rsidRDefault="00A70078" w:rsidP="000D2F97">
            <w:pPr>
              <w:pStyle w:val="Style1"/>
            </w:pPr>
            <w:r w:rsidRPr="0052304D">
              <w:t>A</w:t>
            </w:r>
            <w:r w:rsidRPr="0052304D">
              <w:rPr>
                <w:vertAlign w:val="subscript"/>
              </w:rPr>
              <w:t>P</w:t>
            </w:r>
          </w:p>
        </w:tc>
        <w:tc>
          <w:tcPr>
            <w:tcW w:w="444" w:type="pct"/>
            <w:tcBorders>
              <w:top w:val="single" w:sz="4" w:space="0" w:color="auto"/>
              <w:bottom w:val="single" w:sz="4" w:space="0" w:color="auto"/>
            </w:tcBorders>
            <w:noWrap/>
            <w:vAlign w:val="center"/>
            <w:hideMark/>
          </w:tcPr>
          <w:p w14:paraId="520317D8" w14:textId="77777777" w:rsidR="00A70078" w:rsidRPr="0052304D" w:rsidRDefault="00A70078" w:rsidP="000D2F97">
            <w:pPr>
              <w:pStyle w:val="Style1"/>
            </w:pPr>
            <w:r w:rsidRPr="0052304D">
              <w:t>Ho</w:t>
            </w:r>
          </w:p>
        </w:tc>
        <w:tc>
          <w:tcPr>
            <w:tcW w:w="444" w:type="pct"/>
            <w:tcBorders>
              <w:top w:val="single" w:sz="4" w:space="0" w:color="auto"/>
              <w:bottom w:val="single" w:sz="4" w:space="0" w:color="auto"/>
            </w:tcBorders>
            <w:noWrap/>
            <w:vAlign w:val="center"/>
            <w:hideMark/>
          </w:tcPr>
          <w:p w14:paraId="5BB6988D" w14:textId="77777777" w:rsidR="00A70078" w:rsidRPr="0052304D" w:rsidRDefault="00A70078" w:rsidP="000D2F97">
            <w:pPr>
              <w:pStyle w:val="Style1"/>
            </w:pPr>
            <w:r w:rsidRPr="0052304D">
              <w:t>He</w:t>
            </w:r>
          </w:p>
        </w:tc>
        <w:tc>
          <w:tcPr>
            <w:tcW w:w="444" w:type="pct"/>
            <w:tcBorders>
              <w:top w:val="single" w:sz="4" w:space="0" w:color="auto"/>
              <w:bottom w:val="single" w:sz="4" w:space="0" w:color="auto"/>
            </w:tcBorders>
            <w:noWrap/>
            <w:vAlign w:val="center"/>
            <w:hideMark/>
          </w:tcPr>
          <w:p w14:paraId="07074652" w14:textId="2545F010" w:rsidR="00A70078" w:rsidRPr="0052304D" w:rsidRDefault="00A70078" w:rsidP="000D2F97">
            <w:pPr>
              <w:pStyle w:val="Style1"/>
            </w:pPr>
            <w:r w:rsidRPr="0052304D">
              <w:t>F</w:t>
            </w:r>
            <w:r w:rsidR="003B0B7E" w:rsidRPr="0052304D">
              <w:rPr>
                <w:vertAlign w:val="subscript"/>
              </w:rPr>
              <w:t>IS</w:t>
            </w:r>
          </w:p>
        </w:tc>
        <w:tc>
          <w:tcPr>
            <w:tcW w:w="444" w:type="pct"/>
            <w:tcBorders>
              <w:top w:val="single" w:sz="4" w:space="0" w:color="auto"/>
              <w:bottom w:val="single" w:sz="4" w:space="0" w:color="auto"/>
            </w:tcBorders>
            <w:noWrap/>
            <w:vAlign w:val="center"/>
            <w:hideMark/>
          </w:tcPr>
          <w:p w14:paraId="3D217D40" w14:textId="77777777" w:rsidR="00A70078" w:rsidRPr="0052304D" w:rsidRDefault="00A70078" w:rsidP="000D2F97">
            <w:pPr>
              <w:pStyle w:val="Style1"/>
            </w:pPr>
            <w:r w:rsidRPr="0052304D">
              <w:t>% null</w:t>
            </w:r>
          </w:p>
        </w:tc>
        <w:tc>
          <w:tcPr>
            <w:tcW w:w="439" w:type="pct"/>
            <w:tcBorders>
              <w:top w:val="single" w:sz="4" w:space="0" w:color="auto"/>
              <w:bottom w:val="single" w:sz="4" w:space="0" w:color="auto"/>
            </w:tcBorders>
            <w:noWrap/>
            <w:vAlign w:val="center"/>
            <w:hideMark/>
          </w:tcPr>
          <w:p w14:paraId="48CEC256" w14:textId="77777777" w:rsidR="00A70078" w:rsidRPr="0052304D" w:rsidRDefault="00A70078" w:rsidP="000D2F97">
            <w:pPr>
              <w:pStyle w:val="Style1"/>
            </w:pPr>
            <w:r w:rsidRPr="0052304D">
              <w:t>F</w:t>
            </w:r>
            <w:r w:rsidRPr="0052304D">
              <w:rPr>
                <w:vertAlign w:val="superscript"/>
              </w:rPr>
              <w:t>B</w:t>
            </w:r>
          </w:p>
        </w:tc>
      </w:tr>
      <w:tr w:rsidR="00D73CD7" w:rsidRPr="00095471" w14:paraId="4B3D3D9B" w14:textId="77777777" w:rsidTr="007220D1">
        <w:trPr>
          <w:trHeight w:val="288"/>
        </w:trPr>
        <w:tc>
          <w:tcPr>
            <w:tcW w:w="564" w:type="pct"/>
            <w:tcBorders>
              <w:top w:val="single" w:sz="4" w:space="0" w:color="auto"/>
              <w:bottom w:val="nil"/>
            </w:tcBorders>
            <w:noWrap/>
            <w:vAlign w:val="center"/>
            <w:hideMark/>
          </w:tcPr>
          <w:p w14:paraId="5438A497" w14:textId="77777777" w:rsidR="00A70078" w:rsidRPr="0052304D" w:rsidRDefault="00A70078" w:rsidP="000D2F97">
            <w:pPr>
              <w:pStyle w:val="Style1"/>
            </w:pPr>
          </w:p>
        </w:tc>
        <w:tc>
          <w:tcPr>
            <w:tcW w:w="444" w:type="pct"/>
            <w:tcBorders>
              <w:top w:val="single" w:sz="4" w:space="0" w:color="auto"/>
              <w:bottom w:val="nil"/>
            </w:tcBorders>
            <w:noWrap/>
            <w:vAlign w:val="center"/>
            <w:hideMark/>
          </w:tcPr>
          <w:p w14:paraId="1C0F25C6" w14:textId="77777777" w:rsidR="00A70078" w:rsidRPr="0052304D" w:rsidRDefault="00A70078" w:rsidP="000D2F97">
            <w:pPr>
              <w:pStyle w:val="Style1"/>
            </w:pPr>
          </w:p>
        </w:tc>
        <w:tc>
          <w:tcPr>
            <w:tcW w:w="444" w:type="pct"/>
            <w:tcBorders>
              <w:top w:val="single" w:sz="4" w:space="0" w:color="auto"/>
              <w:bottom w:val="nil"/>
            </w:tcBorders>
            <w:noWrap/>
            <w:vAlign w:val="center"/>
            <w:hideMark/>
          </w:tcPr>
          <w:p w14:paraId="0C28EC82" w14:textId="77777777" w:rsidR="00A70078" w:rsidRPr="0052304D" w:rsidRDefault="00A70078" w:rsidP="000D2F97">
            <w:pPr>
              <w:pStyle w:val="Style1"/>
            </w:pPr>
          </w:p>
        </w:tc>
        <w:tc>
          <w:tcPr>
            <w:tcW w:w="444" w:type="pct"/>
            <w:tcBorders>
              <w:top w:val="single" w:sz="4" w:space="0" w:color="auto"/>
              <w:bottom w:val="nil"/>
            </w:tcBorders>
            <w:noWrap/>
            <w:vAlign w:val="center"/>
            <w:hideMark/>
          </w:tcPr>
          <w:p w14:paraId="1905E6F5" w14:textId="77777777" w:rsidR="00A70078" w:rsidRPr="0052304D" w:rsidRDefault="00A70078" w:rsidP="000D2F97">
            <w:pPr>
              <w:pStyle w:val="Style1"/>
            </w:pPr>
          </w:p>
        </w:tc>
        <w:tc>
          <w:tcPr>
            <w:tcW w:w="444" w:type="pct"/>
            <w:tcBorders>
              <w:top w:val="single" w:sz="4" w:space="0" w:color="auto"/>
              <w:bottom w:val="nil"/>
            </w:tcBorders>
            <w:noWrap/>
            <w:vAlign w:val="center"/>
            <w:hideMark/>
          </w:tcPr>
          <w:p w14:paraId="127A1388" w14:textId="77777777" w:rsidR="00A70078" w:rsidRPr="0052304D" w:rsidRDefault="00A70078" w:rsidP="000D2F97">
            <w:pPr>
              <w:pStyle w:val="Style1"/>
            </w:pPr>
          </w:p>
        </w:tc>
        <w:tc>
          <w:tcPr>
            <w:tcW w:w="444" w:type="pct"/>
            <w:tcBorders>
              <w:top w:val="single" w:sz="4" w:space="0" w:color="auto"/>
              <w:bottom w:val="nil"/>
            </w:tcBorders>
            <w:noWrap/>
            <w:vAlign w:val="center"/>
            <w:hideMark/>
          </w:tcPr>
          <w:p w14:paraId="704C09AB" w14:textId="77777777" w:rsidR="00A70078" w:rsidRPr="0052304D" w:rsidRDefault="00A70078" w:rsidP="000D2F97">
            <w:pPr>
              <w:pStyle w:val="Style1"/>
            </w:pPr>
          </w:p>
        </w:tc>
        <w:tc>
          <w:tcPr>
            <w:tcW w:w="444" w:type="pct"/>
            <w:tcBorders>
              <w:top w:val="single" w:sz="4" w:space="0" w:color="auto"/>
              <w:bottom w:val="nil"/>
            </w:tcBorders>
            <w:noWrap/>
            <w:vAlign w:val="center"/>
            <w:hideMark/>
          </w:tcPr>
          <w:p w14:paraId="301BC6FB" w14:textId="77777777" w:rsidR="00A70078" w:rsidRPr="0052304D" w:rsidRDefault="00A70078" w:rsidP="000D2F97">
            <w:pPr>
              <w:pStyle w:val="Style1"/>
            </w:pPr>
          </w:p>
        </w:tc>
        <w:tc>
          <w:tcPr>
            <w:tcW w:w="444" w:type="pct"/>
            <w:tcBorders>
              <w:top w:val="single" w:sz="4" w:space="0" w:color="auto"/>
              <w:bottom w:val="nil"/>
            </w:tcBorders>
            <w:noWrap/>
            <w:vAlign w:val="center"/>
            <w:hideMark/>
          </w:tcPr>
          <w:p w14:paraId="34AD4734" w14:textId="77777777" w:rsidR="00A70078" w:rsidRPr="0052304D" w:rsidRDefault="00A70078" w:rsidP="000D2F97">
            <w:pPr>
              <w:pStyle w:val="Style1"/>
            </w:pPr>
          </w:p>
        </w:tc>
        <w:tc>
          <w:tcPr>
            <w:tcW w:w="444" w:type="pct"/>
            <w:tcBorders>
              <w:top w:val="single" w:sz="4" w:space="0" w:color="auto"/>
              <w:bottom w:val="nil"/>
            </w:tcBorders>
            <w:noWrap/>
            <w:vAlign w:val="center"/>
            <w:hideMark/>
          </w:tcPr>
          <w:p w14:paraId="76915C52" w14:textId="77777777" w:rsidR="00A70078" w:rsidRPr="0052304D" w:rsidRDefault="00A70078" w:rsidP="000D2F97">
            <w:pPr>
              <w:pStyle w:val="Style1"/>
            </w:pPr>
          </w:p>
        </w:tc>
        <w:tc>
          <w:tcPr>
            <w:tcW w:w="444" w:type="pct"/>
            <w:tcBorders>
              <w:top w:val="single" w:sz="4" w:space="0" w:color="auto"/>
              <w:bottom w:val="nil"/>
            </w:tcBorders>
            <w:noWrap/>
            <w:vAlign w:val="center"/>
            <w:hideMark/>
          </w:tcPr>
          <w:p w14:paraId="418FAC1A" w14:textId="77777777" w:rsidR="00A70078" w:rsidRPr="0052304D" w:rsidRDefault="00A70078" w:rsidP="000D2F97">
            <w:pPr>
              <w:pStyle w:val="Style1"/>
            </w:pPr>
          </w:p>
        </w:tc>
        <w:tc>
          <w:tcPr>
            <w:tcW w:w="439" w:type="pct"/>
            <w:tcBorders>
              <w:top w:val="single" w:sz="4" w:space="0" w:color="auto"/>
              <w:bottom w:val="nil"/>
            </w:tcBorders>
            <w:noWrap/>
            <w:vAlign w:val="center"/>
            <w:hideMark/>
          </w:tcPr>
          <w:p w14:paraId="3FCA3417" w14:textId="77777777" w:rsidR="00A70078" w:rsidRPr="0052304D" w:rsidRDefault="00A70078" w:rsidP="000D2F97">
            <w:pPr>
              <w:pStyle w:val="Style1"/>
            </w:pPr>
          </w:p>
        </w:tc>
      </w:tr>
      <w:tr w:rsidR="00D73CD7" w:rsidRPr="00095471" w14:paraId="6C4586B3" w14:textId="77777777" w:rsidTr="007220D1">
        <w:trPr>
          <w:trHeight w:val="288"/>
        </w:trPr>
        <w:tc>
          <w:tcPr>
            <w:tcW w:w="564" w:type="pct"/>
            <w:tcBorders>
              <w:top w:val="nil"/>
              <w:bottom w:val="single" w:sz="4" w:space="0" w:color="auto"/>
            </w:tcBorders>
            <w:noWrap/>
            <w:vAlign w:val="center"/>
            <w:hideMark/>
          </w:tcPr>
          <w:p w14:paraId="077148B1" w14:textId="77777777" w:rsidR="00A70078" w:rsidRPr="0052304D" w:rsidRDefault="00A70078" w:rsidP="000D2F97">
            <w:pPr>
              <w:pStyle w:val="Style1"/>
            </w:pPr>
            <w:r w:rsidRPr="0052304D">
              <w:t>P. globosa</w:t>
            </w:r>
          </w:p>
        </w:tc>
        <w:tc>
          <w:tcPr>
            <w:tcW w:w="444" w:type="pct"/>
            <w:tcBorders>
              <w:top w:val="nil"/>
              <w:bottom w:val="single" w:sz="4" w:space="0" w:color="auto"/>
            </w:tcBorders>
            <w:noWrap/>
            <w:vAlign w:val="center"/>
            <w:hideMark/>
          </w:tcPr>
          <w:p w14:paraId="1FFE5890"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7B9850DE"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1D635C92"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07E3138D"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2D71B8C7"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7ECA78BD"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3886F1AF"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2BF28631"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1212C172" w14:textId="77777777" w:rsidR="00A70078" w:rsidRPr="0052304D" w:rsidRDefault="00A70078" w:rsidP="000D2F97">
            <w:pPr>
              <w:pStyle w:val="Style1"/>
            </w:pPr>
          </w:p>
        </w:tc>
        <w:tc>
          <w:tcPr>
            <w:tcW w:w="439" w:type="pct"/>
            <w:tcBorders>
              <w:top w:val="nil"/>
              <w:bottom w:val="single" w:sz="4" w:space="0" w:color="auto"/>
            </w:tcBorders>
            <w:noWrap/>
            <w:vAlign w:val="center"/>
            <w:hideMark/>
          </w:tcPr>
          <w:p w14:paraId="7493FC5E" w14:textId="77777777" w:rsidR="00A70078" w:rsidRPr="0052304D" w:rsidRDefault="00A70078" w:rsidP="000D2F97">
            <w:pPr>
              <w:pStyle w:val="Style1"/>
            </w:pPr>
          </w:p>
        </w:tc>
      </w:tr>
      <w:tr w:rsidR="00D73CD7" w:rsidRPr="00095471" w14:paraId="26B6A318" w14:textId="77777777" w:rsidTr="007220D1">
        <w:trPr>
          <w:trHeight w:val="288"/>
        </w:trPr>
        <w:tc>
          <w:tcPr>
            <w:tcW w:w="564" w:type="pct"/>
            <w:tcBorders>
              <w:top w:val="single" w:sz="4" w:space="0" w:color="auto"/>
            </w:tcBorders>
            <w:noWrap/>
            <w:vAlign w:val="center"/>
            <w:hideMark/>
          </w:tcPr>
          <w:p w14:paraId="424D7817" w14:textId="4F7E9FF5" w:rsidR="00A70078" w:rsidRPr="0052304D" w:rsidRDefault="0091152D" w:rsidP="000D2F97">
            <w:pPr>
              <w:pStyle w:val="Style1"/>
            </w:pPr>
            <w:r w:rsidRPr="0052304D">
              <w:t>TR_01</w:t>
            </w:r>
          </w:p>
        </w:tc>
        <w:tc>
          <w:tcPr>
            <w:tcW w:w="444" w:type="pct"/>
            <w:tcBorders>
              <w:top w:val="single" w:sz="4" w:space="0" w:color="auto"/>
            </w:tcBorders>
            <w:noWrap/>
            <w:vAlign w:val="center"/>
            <w:hideMark/>
          </w:tcPr>
          <w:p w14:paraId="3104D5F6" w14:textId="47CB6C45" w:rsidR="00A70078" w:rsidRPr="0052304D" w:rsidRDefault="00F51656" w:rsidP="000D2F97">
            <w:pPr>
              <w:pStyle w:val="Style1"/>
            </w:pPr>
            <w:r w:rsidRPr="0052304D">
              <w:t>KY</w:t>
            </w:r>
          </w:p>
        </w:tc>
        <w:tc>
          <w:tcPr>
            <w:tcW w:w="444" w:type="pct"/>
            <w:tcBorders>
              <w:top w:val="single" w:sz="4" w:space="0" w:color="auto"/>
            </w:tcBorders>
            <w:noWrap/>
            <w:vAlign w:val="center"/>
            <w:hideMark/>
          </w:tcPr>
          <w:p w14:paraId="2190FC69" w14:textId="77777777" w:rsidR="00A70078" w:rsidRPr="0052304D" w:rsidRDefault="00A70078" w:rsidP="000D2F97">
            <w:pPr>
              <w:pStyle w:val="Style1"/>
            </w:pPr>
            <w:r w:rsidRPr="0052304D">
              <w:t>24</w:t>
            </w:r>
          </w:p>
        </w:tc>
        <w:tc>
          <w:tcPr>
            <w:tcW w:w="444" w:type="pct"/>
            <w:tcBorders>
              <w:top w:val="single" w:sz="4" w:space="0" w:color="auto"/>
            </w:tcBorders>
            <w:noWrap/>
            <w:vAlign w:val="center"/>
            <w:hideMark/>
          </w:tcPr>
          <w:p w14:paraId="52300AE8" w14:textId="77777777" w:rsidR="00A70078" w:rsidRPr="0052304D" w:rsidRDefault="00A70078" w:rsidP="000D2F97">
            <w:pPr>
              <w:pStyle w:val="Style1"/>
            </w:pPr>
            <w:r w:rsidRPr="0052304D">
              <w:t>4.72</w:t>
            </w:r>
          </w:p>
        </w:tc>
        <w:tc>
          <w:tcPr>
            <w:tcW w:w="444" w:type="pct"/>
            <w:tcBorders>
              <w:top w:val="single" w:sz="4" w:space="0" w:color="auto"/>
            </w:tcBorders>
            <w:noWrap/>
            <w:vAlign w:val="center"/>
            <w:hideMark/>
          </w:tcPr>
          <w:p w14:paraId="181F3A0E" w14:textId="77777777" w:rsidR="00A70078" w:rsidRPr="0052304D" w:rsidRDefault="00A70078" w:rsidP="000D2F97">
            <w:pPr>
              <w:pStyle w:val="Style1"/>
            </w:pPr>
            <w:r w:rsidRPr="0052304D">
              <w:t>3.73</w:t>
            </w:r>
          </w:p>
        </w:tc>
        <w:tc>
          <w:tcPr>
            <w:tcW w:w="444" w:type="pct"/>
            <w:tcBorders>
              <w:top w:val="single" w:sz="4" w:space="0" w:color="auto"/>
            </w:tcBorders>
            <w:noWrap/>
            <w:vAlign w:val="center"/>
            <w:hideMark/>
          </w:tcPr>
          <w:p w14:paraId="0102E16A" w14:textId="77777777" w:rsidR="00A70078" w:rsidRPr="0052304D" w:rsidRDefault="00A70078" w:rsidP="000D2F97">
            <w:pPr>
              <w:pStyle w:val="Style1"/>
            </w:pPr>
            <w:r w:rsidRPr="0052304D">
              <w:t>1</w:t>
            </w:r>
          </w:p>
        </w:tc>
        <w:tc>
          <w:tcPr>
            <w:tcW w:w="444" w:type="pct"/>
            <w:tcBorders>
              <w:top w:val="single" w:sz="4" w:space="0" w:color="auto"/>
            </w:tcBorders>
            <w:noWrap/>
            <w:vAlign w:val="center"/>
            <w:hideMark/>
          </w:tcPr>
          <w:p w14:paraId="668E4711" w14:textId="77777777" w:rsidR="00A70078" w:rsidRPr="0052304D" w:rsidRDefault="00A70078" w:rsidP="000D2F97">
            <w:pPr>
              <w:pStyle w:val="Style1"/>
            </w:pPr>
            <w:r w:rsidRPr="0052304D">
              <w:t>0.48</w:t>
            </w:r>
          </w:p>
        </w:tc>
        <w:tc>
          <w:tcPr>
            <w:tcW w:w="444" w:type="pct"/>
            <w:tcBorders>
              <w:top w:val="single" w:sz="4" w:space="0" w:color="auto"/>
            </w:tcBorders>
            <w:noWrap/>
            <w:vAlign w:val="center"/>
            <w:hideMark/>
          </w:tcPr>
          <w:p w14:paraId="7B4953C8" w14:textId="77777777" w:rsidR="00A70078" w:rsidRPr="0052304D" w:rsidRDefault="00A70078" w:rsidP="000D2F97">
            <w:pPr>
              <w:pStyle w:val="Style1"/>
            </w:pPr>
            <w:r w:rsidRPr="0052304D">
              <w:t>0.53</w:t>
            </w:r>
          </w:p>
        </w:tc>
        <w:tc>
          <w:tcPr>
            <w:tcW w:w="444" w:type="pct"/>
            <w:tcBorders>
              <w:top w:val="single" w:sz="4" w:space="0" w:color="auto"/>
            </w:tcBorders>
            <w:noWrap/>
            <w:vAlign w:val="center"/>
            <w:hideMark/>
          </w:tcPr>
          <w:p w14:paraId="47200795" w14:textId="77777777" w:rsidR="00A70078" w:rsidRPr="0052304D" w:rsidRDefault="00A70078" w:rsidP="000D2F97">
            <w:pPr>
              <w:pStyle w:val="Style1"/>
            </w:pPr>
            <w:r w:rsidRPr="0052304D">
              <w:t>0.08</w:t>
            </w:r>
          </w:p>
        </w:tc>
        <w:tc>
          <w:tcPr>
            <w:tcW w:w="444" w:type="pct"/>
            <w:tcBorders>
              <w:top w:val="single" w:sz="4" w:space="0" w:color="auto"/>
            </w:tcBorders>
            <w:noWrap/>
            <w:vAlign w:val="center"/>
            <w:hideMark/>
          </w:tcPr>
          <w:p w14:paraId="32CFB692" w14:textId="77777777" w:rsidR="00A70078" w:rsidRPr="0052304D" w:rsidRDefault="00A70078" w:rsidP="000D2F97">
            <w:pPr>
              <w:pStyle w:val="Style1"/>
            </w:pPr>
            <w:r w:rsidRPr="0052304D">
              <w:t>0.46</w:t>
            </w:r>
          </w:p>
        </w:tc>
        <w:tc>
          <w:tcPr>
            <w:tcW w:w="439" w:type="pct"/>
            <w:tcBorders>
              <w:top w:val="single" w:sz="4" w:space="0" w:color="auto"/>
            </w:tcBorders>
            <w:noWrap/>
            <w:vAlign w:val="center"/>
            <w:hideMark/>
          </w:tcPr>
          <w:p w14:paraId="659BD7E7" w14:textId="77777777" w:rsidR="00A70078" w:rsidRPr="0052304D" w:rsidRDefault="00A70078" w:rsidP="000D2F97">
            <w:pPr>
              <w:pStyle w:val="Style1"/>
            </w:pPr>
            <w:r w:rsidRPr="0052304D">
              <w:t>0.06</w:t>
            </w:r>
          </w:p>
        </w:tc>
      </w:tr>
      <w:tr w:rsidR="00D73CD7" w:rsidRPr="00095471" w14:paraId="15CA4D5C" w14:textId="77777777" w:rsidTr="007220D1">
        <w:trPr>
          <w:trHeight w:val="288"/>
        </w:trPr>
        <w:tc>
          <w:tcPr>
            <w:tcW w:w="564" w:type="pct"/>
            <w:noWrap/>
            <w:vAlign w:val="center"/>
            <w:hideMark/>
          </w:tcPr>
          <w:p w14:paraId="479B91F5" w14:textId="62056CFB" w:rsidR="00A70078" w:rsidRPr="0052304D" w:rsidRDefault="00F51656" w:rsidP="000D2F97">
            <w:pPr>
              <w:pStyle w:val="Style1"/>
            </w:pPr>
            <w:r w:rsidRPr="0052304D">
              <w:t>TR</w:t>
            </w:r>
            <w:r w:rsidR="00A70078" w:rsidRPr="0052304D">
              <w:t>_02</w:t>
            </w:r>
          </w:p>
        </w:tc>
        <w:tc>
          <w:tcPr>
            <w:tcW w:w="444" w:type="pct"/>
            <w:noWrap/>
            <w:vAlign w:val="center"/>
            <w:hideMark/>
          </w:tcPr>
          <w:p w14:paraId="363B2D5C" w14:textId="0532B1D4" w:rsidR="00A70078" w:rsidRPr="0052304D" w:rsidRDefault="00F51656" w:rsidP="000D2F97">
            <w:pPr>
              <w:pStyle w:val="Style1"/>
            </w:pPr>
            <w:r w:rsidRPr="0052304D">
              <w:t>KY</w:t>
            </w:r>
          </w:p>
        </w:tc>
        <w:tc>
          <w:tcPr>
            <w:tcW w:w="444" w:type="pct"/>
            <w:noWrap/>
            <w:vAlign w:val="center"/>
            <w:hideMark/>
          </w:tcPr>
          <w:p w14:paraId="1747F598" w14:textId="77777777" w:rsidR="00A70078" w:rsidRPr="0052304D" w:rsidRDefault="00A70078" w:rsidP="000D2F97">
            <w:pPr>
              <w:pStyle w:val="Style1"/>
            </w:pPr>
            <w:r w:rsidRPr="0052304D">
              <w:t>24</w:t>
            </w:r>
          </w:p>
        </w:tc>
        <w:tc>
          <w:tcPr>
            <w:tcW w:w="444" w:type="pct"/>
            <w:noWrap/>
            <w:vAlign w:val="center"/>
            <w:hideMark/>
          </w:tcPr>
          <w:p w14:paraId="3EA59386" w14:textId="77777777" w:rsidR="00A70078" w:rsidRPr="0052304D" w:rsidRDefault="00A70078" w:rsidP="000D2F97">
            <w:pPr>
              <w:pStyle w:val="Style1"/>
            </w:pPr>
            <w:r w:rsidRPr="0052304D">
              <w:t>4.39</w:t>
            </w:r>
          </w:p>
        </w:tc>
        <w:tc>
          <w:tcPr>
            <w:tcW w:w="444" w:type="pct"/>
            <w:noWrap/>
            <w:vAlign w:val="center"/>
            <w:hideMark/>
          </w:tcPr>
          <w:p w14:paraId="71194435" w14:textId="77777777" w:rsidR="00A70078" w:rsidRPr="0052304D" w:rsidRDefault="00A70078" w:rsidP="000D2F97">
            <w:pPr>
              <w:pStyle w:val="Style1"/>
            </w:pPr>
            <w:r w:rsidRPr="0052304D">
              <w:t>3.54</w:t>
            </w:r>
          </w:p>
        </w:tc>
        <w:tc>
          <w:tcPr>
            <w:tcW w:w="444" w:type="pct"/>
            <w:noWrap/>
            <w:vAlign w:val="center"/>
            <w:hideMark/>
          </w:tcPr>
          <w:p w14:paraId="715A9EDC" w14:textId="77777777" w:rsidR="00A70078" w:rsidRPr="0052304D" w:rsidRDefault="00A70078" w:rsidP="000D2F97">
            <w:pPr>
              <w:pStyle w:val="Style1"/>
            </w:pPr>
            <w:r w:rsidRPr="0052304D">
              <w:t>1</w:t>
            </w:r>
          </w:p>
        </w:tc>
        <w:tc>
          <w:tcPr>
            <w:tcW w:w="444" w:type="pct"/>
            <w:noWrap/>
            <w:vAlign w:val="center"/>
            <w:hideMark/>
          </w:tcPr>
          <w:p w14:paraId="3C8D56A2" w14:textId="77777777" w:rsidR="00A70078" w:rsidRPr="0052304D" w:rsidRDefault="00A70078" w:rsidP="000D2F97">
            <w:pPr>
              <w:pStyle w:val="Style1"/>
            </w:pPr>
            <w:r w:rsidRPr="0052304D">
              <w:t>0.55</w:t>
            </w:r>
          </w:p>
        </w:tc>
        <w:tc>
          <w:tcPr>
            <w:tcW w:w="444" w:type="pct"/>
            <w:noWrap/>
            <w:vAlign w:val="center"/>
            <w:hideMark/>
          </w:tcPr>
          <w:p w14:paraId="1541504F" w14:textId="77777777" w:rsidR="00A70078" w:rsidRPr="0052304D" w:rsidRDefault="00A70078" w:rsidP="000D2F97">
            <w:pPr>
              <w:pStyle w:val="Style1"/>
            </w:pPr>
            <w:r w:rsidRPr="0052304D">
              <w:t>0.62</w:t>
            </w:r>
          </w:p>
        </w:tc>
        <w:tc>
          <w:tcPr>
            <w:tcW w:w="444" w:type="pct"/>
            <w:noWrap/>
            <w:vAlign w:val="center"/>
            <w:hideMark/>
          </w:tcPr>
          <w:p w14:paraId="05B296CF" w14:textId="77777777" w:rsidR="00A70078" w:rsidRPr="0052304D" w:rsidRDefault="00A70078" w:rsidP="000D2F97">
            <w:pPr>
              <w:pStyle w:val="Style1"/>
            </w:pPr>
            <w:r w:rsidRPr="0052304D">
              <w:t>0.09</w:t>
            </w:r>
          </w:p>
        </w:tc>
        <w:tc>
          <w:tcPr>
            <w:tcW w:w="444" w:type="pct"/>
            <w:noWrap/>
            <w:vAlign w:val="center"/>
            <w:hideMark/>
          </w:tcPr>
          <w:p w14:paraId="2F5027D7" w14:textId="77777777" w:rsidR="00A70078" w:rsidRPr="0052304D" w:rsidRDefault="00A70078" w:rsidP="000D2F97">
            <w:pPr>
              <w:pStyle w:val="Style1"/>
            </w:pPr>
            <w:r w:rsidRPr="0052304D">
              <w:t>0.18</w:t>
            </w:r>
          </w:p>
        </w:tc>
        <w:tc>
          <w:tcPr>
            <w:tcW w:w="439" w:type="pct"/>
            <w:noWrap/>
            <w:vAlign w:val="center"/>
            <w:hideMark/>
          </w:tcPr>
          <w:p w14:paraId="31153621" w14:textId="77777777" w:rsidR="00A70078" w:rsidRPr="0052304D" w:rsidRDefault="00A70078" w:rsidP="000D2F97">
            <w:pPr>
              <w:pStyle w:val="Style1"/>
            </w:pPr>
            <w:r w:rsidRPr="0052304D">
              <w:t>0.07</w:t>
            </w:r>
          </w:p>
        </w:tc>
      </w:tr>
      <w:tr w:rsidR="00D73CD7" w:rsidRPr="00095471" w14:paraId="6DBD7269" w14:textId="77777777" w:rsidTr="007220D1">
        <w:trPr>
          <w:trHeight w:val="288"/>
        </w:trPr>
        <w:tc>
          <w:tcPr>
            <w:tcW w:w="564" w:type="pct"/>
            <w:noWrap/>
            <w:vAlign w:val="center"/>
            <w:hideMark/>
          </w:tcPr>
          <w:p w14:paraId="430A0A6A" w14:textId="77777777" w:rsidR="00A70078" w:rsidRPr="0052304D" w:rsidRDefault="00A70078" w:rsidP="000D2F97">
            <w:pPr>
              <w:pStyle w:val="Style1"/>
            </w:pPr>
            <w:r w:rsidRPr="0052304D">
              <w:t>IN_01</w:t>
            </w:r>
          </w:p>
        </w:tc>
        <w:tc>
          <w:tcPr>
            <w:tcW w:w="444" w:type="pct"/>
            <w:noWrap/>
            <w:vAlign w:val="center"/>
            <w:hideMark/>
          </w:tcPr>
          <w:p w14:paraId="733E5427" w14:textId="77777777" w:rsidR="00A70078" w:rsidRPr="0052304D" w:rsidRDefault="00A70078" w:rsidP="000D2F97">
            <w:pPr>
              <w:pStyle w:val="Style1"/>
            </w:pPr>
            <w:r w:rsidRPr="0052304D">
              <w:t>IN</w:t>
            </w:r>
          </w:p>
        </w:tc>
        <w:tc>
          <w:tcPr>
            <w:tcW w:w="444" w:type="pct"/>
            <w:noWrap/>
            <w:vAlign w:val="center"/>
            <w:hideMark/>
          </w:tcPr>
          <w:p w14:paraId="392F5F98" w14:textId="77777777" w:rsidR="00A70078" w:rsidRPr="0052304D" w:rsidRDefault="00A70078" w:rsidP="000D2F97">
            <w:pPr>
              <w:pStyle w:val="Style1"/>
            </w:pPr>
            <w:r w:rsidRPr="0052304D">
              <w:t>24</w:t>
            </w:r>
          </w:p>
        </w:tc>
        <w:tc>
          <w:tcPr>
            <w:tcW w:w="444" w:type="pct"/>
            <w:noWrap/>
            <w:vAlign w:val="center"/>
            <w:hideMark/>
          </w:tcPr>
          <w:p w14:paraId="6973149F" w14:textId="77777777" w:rsidR="00A70078" w:rsidRPr="0052304D" w:rsidRDefault="00A70078" w:rsidP="000D2F97">
            <w:pPr>
              <w:pStyle w:val="Style1"/>
            </w:pPr>
            <w:r w:rsidRPr="0052304D">
              <w:t>3.28</w:t>
            </w:r>
          </w:p>
        </w:tc>
        <w:tc>
          <w:tcPr>
            <w:tcW w:w="444" w:type="pct"/>
            <w:noWrap/>
            <w:vAlign w:val="center"/>
            <w:hideMark/>
          </w:tcPr>
          <w:p w14:paraId="7EEAFFC2" w14:textId="77777777" w:rsidR="00A70078" w:rsidRPr="0052304D" w:rsidRDefault="00A70078" w:rsidP="000D2F97">
            <w:pPr>
              <w:pStyle w:val="Style1"/>
            </w:pPr>
            <w:r w:rsidRPr="0052304D">
              <w:t>2.82</w:t>
            </w:r>
          </w:p>
        </w:tc>
        <w:tc>
          <w:tcPr>
            <w:tcW w:w="444" w:type="pct"/>
            <w:noWrap/>
            <w:vAlign w:val="center"/>
            <w:hideMark/>
          </w:tcPr>
          <w:p w14:paraId="1862BA2D" w14:textId="77777777" w:rsidR="00A70078" w:rsidRPr="0052304D" w:rsidRDefault="00A70078" w:rsidP="000D2F97">
            <w:pPr>
              <w:pStyle w:val="Style1"/>
            </w:pPr>
            <w:r w:rsidRPr="0052304D">
              <w:t>2</w:t>
            </w:r>
          </w:p>
        </w:tc>
        <w:tc>
          <w:tcPr>
            <w:tcW w:w="444" w:type="pct"/>
            <w:noWrap/>
            <w:vAlign w:val="center"/>
            <w:hideMark/>
          </w:tcPr>
          <w:p w14:paraId="1E8D1E33" w14:textId="77777777" w:rsidR="00A70078" w:rsidRPr="0052304D" w:rsidRDefault="00A70078" w:rsidP="000D2F97">
            <w:pPr>
              <w:pStyle w:val="Style1"/>
            </w:pPr>
            <w:r w:rsidRPr="0052304D">
              <w:t>0.4</w:t>
            </w:r>
          </w:p>
        </w:tc>
        <w:tc>
          <w:tcPr>
            <w:tcW w:w="444" w:type="pct"/>
            <w:noWrap/>
            <w:vAlign w:val="center"/>
            <w:hideMark/>
          </w:tcPr>
          <w:p w14:paraId="26CC59CE" w14:textId="77777777" w:rsidR="00A70078" w:rsidRPr="0052304D" w:rsidRDefault="00A70078" w:rsidP="000D2F97">
            <w:pPr>
              <w:pStyle w:val="Style1"/>
            </w:pPr>
            <w:r w:rsidRPr="0052304D">
              <w:t>0.45</w:t>
            </w:r>
          </w:p>
        </w:tc>
        <w:tc>
          <w:tcPr>
            <w:tcW w:w="444" w:type="pct"/>
            <w:noWrap/>
            <w:vAlign w:val="center"/>
            <w:hideMark/>
          </w:tcPr>
          <w:p w14:paraId="089DEE0F" w14:textId="77777777" w:rsidR="00A70078" w:rsidRPr="0052304D" w:rsidRDefault="00A70078" w:rsidP="000D2F97">
            <w:pPr>
              <w:pStyle w:val="Style1"/>
            </w:pPr>
            <w:r w:rsidRPr="0052304D">
              <w:t>0.08</w:t>
            </w:r>
          </w:p>
        </w:tc>
        <w:tc>
          <w:tcPr>
            <w:tcW w:w="444" w:type="pct"/>
            <w:noWrap/>
            <w:vAlign w:val="center"/>
            <w:hideMark/>
          </w:tcPr>
          <w:p w14:paraId="2DC26E19" w14:textId="77777777" w:rsidR="00A70078" w:rsidRPr="0052304D" w:rsidRDefault="00A70078" w:rsidP="000D2F97">
            <w:pPr>
              <w:pStyle w:val="Style1"/>
            </w:pPr>
            <w:r w:rsidRPr="0052304D">
              <w:t>0.16</w:t>
            </w:r>
          </w:p>
        </w:tc>
        <w:tc>
          <w:tcPr>
            <w:tcW w:w="439" w:type="pct"/>
            <w:noWrap/>
            <w:vAlign w:val="center"/>
            <w:hideMark/>
          </w:tcPr>
          <w:p w14:paraId="170674D9" w14:textId="77777777" w:rsidR="00A70078" w:rsidRPr="0052304D" w:rsidRDefault="00A70078" w:rsidP="000D2F97">
            <w:pPr>
              <w:pStyle w:val="Style1"/>
            </w:pPr>
            <w:r w:rsidRPr="0052304D">
              <w:t>0</w:t>
            </w:r>
          </w:p>
        </w:tc>
      </w:tr>
      <w:tr w:rsidR="00D73CD7" w:rsidRPr="00095471" w14:paraId="61A78178" w14:textId="77777777" w:rsidTr="007220D1">
        <w:trPr>
          <w:trHeight w:val="288"/>
        </w:trPr>
        <w:tc>
          <w:tcPr>
            <w:tcW w:w="564" w:type="pct"/>
            <w:noWrap/>
            <w:vAlign w:val="center"/>
            <w:hideMark/>
          </w:tcPr>
          <w:p w14:paraId="17DB0E39" w14:textId="77777777" w:rsidR="00A70078" w:rsidRPr="0052304D" w:rsidRDefault="00A70078" w:rsidP="000D2F97">
            <w:pPr>
              <w:pStyle w:val="Style1"/>
            </w:pPr>
            <w:r w:rsidRPr="0052304D">
              <w:t>KY_01</w:t>
            </w:r>
          </w:p>
        </w:tc>
        <w:tc>
          <w:tcPr>
            <w:tcW w:w="444" w:type="pct"/>
            <w:noWrap/>
            <w:vAlign w:val="center"/>
            <w:hideMark/>
          </w:tcPr>
          <w:p w14:paraId="49BD5FB9" w14:textId="77777777" w:rsidR="00A70078" w:rsidRPr="0052304D" w:rsidRDefault="00A70078" w:rsidP="000D2F97">
            <w:pPr>
              <w:pStyle w:val="Style1"/>
            </w:pPr>
            <w:r w:rsidRPr="0052304D">
              <w:t>KY</w:t>
            </w:r>
          </w:p>
        </w:tc>
        <w:tc>
          <w:tcPr>
            <w:tcW w:w="444" w:type="pct"/>
            <w:noWrap/>
            <w:vAlign w:val="center"/>
            <w:hideMark/>
          </w:tcPr>
          <w:p w14:paraId="010E0CD6" w14:textId="77777777" w:rsidR="00A70078" w:rsidRPr="0052304D" w:rsidRDefault="00A70078" w:rsidP="000D2F97">
            <w:pPr>
              <w:pStyle w:val="Style1"/>
            </w:pPr>
            <w:r w:rsidRPr="0052304D">
              <w:t>22</w:t>
            </w:r>
          </w:p>
        </w:tc>
        <w:tc>
          <w:tcPr>
            <w:tcW w:w="444" w:type="pct"/>
            <w:noWrap/>
            <w:vAlign w:val="center"/>
            <w:hideMark/>
          </w:tcPr>
          <w:p w14:paraId="130F0BF1" w14:textId="77777777" w:rsidR="00A70078" w:rsidRPr="0052304D" w:rsidRDefault="00A70078" w:rsidP="000D2F97">
            <w:pPr>
              <w:pStyle w:val="Style1"/>
            </w:pPr>
            <w:r w:rsidRPr="0052304D">
              <w:t>4.11</w:t>
            </w:r>
          </w:p>
        </w:tc>
        <w:tc>
          <w:tcPr>
            <w:tcW w:w="444" w:type="pct"/>
            <w:noWrap/>
            <w:vAlign w:val="center"/>
            <w:hideMark/>
          </w:tcPr>
          <w:p w14:paraId="4349D7BF" w14:textId="77777777" w:rsidR="00A70078" w:rsidRPr="0052304D" w:rsidRDefault="00A70078" w:rsidP="000D2F97">
            <w:pPr>
              <w:pStyle w:val="Style1"/>
            </w:pPr>
            <w:r w:rsidRPr="0052304D">
              <w:t>3.43</w:t>
            </w:r>
          </w:p>
        </w:tc>
        <w:tc>
          <w:tcPr>
            <w:tcW w:w="444" w:type="pct"/>
            <w:noWrap/>
            <w:vAlign w:val="center"/>
            <w:hideMark/>
          </w:tcPr>
          <w:p w14:paraId="02E68C66" w14:textId="77777777" w:rsidR="00A70078" w:rsidRPr="0052304D" w:rsidRDefault="00A70078" w:rsidP="000D2F97">
            <w:pPr>
              <w:pStyle w:val="Style1"/>
            </w:pPr>
            <w:r w:rsidRPr="0052304D">
              <w:t>7</w:t>
            </w:r>
          </w:p>
        </w:tc>
        <w:tc>
          <w:tcPr>
            <w:tcW w:w="444" w:type="pct"/>
            <w:noWrap/>
            <w:vAlign w:val="center"/>
            <w:hideMark/>
          </w:tcPr>
          <w:p w14:paraId="61A4E44B" w14:textId="77777777" w:rsidR="00A70078" w:rsidRPr="0052304D" w:rsidRDefault="00A70078" w:rsidP="000D2F97">
            <w:pPr>
              <w:pStyle w:val="Style1"/>
            </w:pPr>
            <w:r w:rsidRPr="0052304D">
              <w:t>0.55</w:t>
            </w:r>
          </w:p>
        </w:tc>
        <w:tc>
          <w:tcPr>
            <w:tcW w:w="444" w:type="pct"/>
            <w:noWrap/>
            <w:vAlign w:val="center"/>
            <w:hideMark/>
          </w:tcPr>
          <w:p w14:paraId="0DD6F6C8" w14:textId="77777777" w:rsidR="00A70078" w:rsidRPr="0052304D" w:rsidRDefault="00A70078" w:rsidP="000D2F97">
            <w:pPr>
              <w:pStyle w:val="Style1"/>
            </w:pPr>
            <w:r w:rsidRPr="0052304D">
              <w:t>0.56</w:t>
            </w:r>
          </w:p>
        </w:tc>
        <w:tc>
          <w:tcPr>
            <w:tcW w:w="444" w:type="pct"/>
            <w:noWrap/>
            <w:vAlign w:val="center"/>
            <w:hideMark/>
          </w:tcPr>
          <w:p w14:paraId="0AC5FF7F" w14:textId="77777777" w:rsidR="00A70078" w:rsidRPr="0052304D" w:rsidRDefault="00A70078" w:rsidP="000D2F97">
            <w:pPr>
              <w:pStyle w:val="Style1"/>
            </w:pPr>
            <w:r w:rsidRPr="0052304D">
              <w:t>0</w:t>
            </w:r>
          </w:p>
        </w:tc>
        <w:tc>
          <w:tcPr>
            <w:tcW w:w="444" w:type="pct"/>
            <w:noWrap/>
            <w:vAlign w:val="center"/>
            <w:hideMark/>
          </w:tcPr>
          <w:p w14:paraId="68E75E63" w14:textId="77777777" w:rsidR="00A70078" w:rsidRPr="0052304D" w:rsidRDefault="00A70078" w:rsidP="000D2F97">
            <w:pPr>
              <w:pStyle w:val="Style1"/>
            </w:pPr>
            <w:r w:rsidRPr="0052304D">
              <w:t>0.22</w:t>
            </w:r>
          </w:p>
        </w:tc>
        <w:tc>
          <w:tcPr>
            <w:tcW w:w="439" w:type="pct"/>
            <w:noWrap/>
            <w:vAlign w:val="center"/>
            <w:hideMark/>
          </w:tcPr>
          <w:p w14:paraId="0F1CDF19" w14:textId="77777777" w:rsidR="00A70078" w:rsidRPr="0052304D" w:rsidRDefault="00A70078" w:rsidP="000D2F97">
            <w:pPr>
              <w:pStyle w:val="Style1"/>
            </w:pPr>
            <w:r w:rsidRPr="0052304D">
              <w:t>0</w:t>
            </w:r>
          </w:p>
        </w:tc>
      </w:tr>
      <w:tr w:rsidR="00D73CD7" w:rsidRPr="00095471" w14:paraId="237676CB" w14:textId="77777777" w:rsidTr="007220D1">
        <w:trPr>
          <w:trHeight w:val="288"/>
        </w:trPr>
        <w:tc>
          <w:tcPr>
            <w:tcW w:w="564" w:type="pct"/>
            <w:noWrap/>
            <w:vAlign w:val="center"/>
            <w:hideMark/>
          </w:tcPr>
          <w:p w14:paraId="721ECC0E" w14:textId="77777777" w:rsidR="00A70078" w:rsidRPr="0052304D" w:rsidRDefault="00A70078" w:rsidP="000D2F97">
            <w:pPr>
              <w:pStyle w:val="Style1"/>
            </w:pPr>
            <w:r w:rsidRPr="0052304D">
              <w:t>KY_02</w:t>
            </w:r>
          </w:p>
        </w:tc>
        <w:tc>
          <w:tcPr>
            <w:tcW w:w="444" w:type="pct"/>
            <w:noWrap/>
            <w:vAlign w:val="center"/>
            <w:hideMark/>
          </w:tcPr>
          <w:p w14:paraId="228731C5" w14:textId="77777777" w:rsidR="00A70078" w:rsidRPr="0052304D" w:rsidRDefault="00A70078" w:rsidP="000D2F97">
            <w:pPr>
              <w:pStyle w:val="Style1"/>
            </w:pPr>
            <w:r w:rsidRPr="0052304D">
              <w:t>KY</w:t>
            </w:r>
          </w:p>
        </w:tc>
        <w:tc>
          <w:tcPr>
            <w:tcW w:w="444" w:type="pct"/>
            <w:noWrap/>
            <w:vAlign w:val="center"/>
            <w:hideMark/>
          </w:tcPr>
          <w:p w14:paraId="378D0FA2" w14:textId="77777777" w:rsidR="00A70078" w:rsidRPr="0052304D" w:rsidRDefault="00A70078" w:rsidP="000D2F97">
            <w:pPr>
              <w:pStyle w:val="Style1"/>
            </w:pPr>
            <w:r w:rsidRPr="0052304D">
              <w:t>10</w:t>
            </w:r>
          </w:p>
        </w:tc>
        <w:tc>
          <w:tcPr>
            <w:tcW w:w="444" w:type="pct"/>
            <w:noWrap/>
            <w:vAlign w:val="center"/>
            <w:hideMark/>
          </w:tcPr>
          <w:p w14:paraId="399D951D" w14:textId="77777777" w:rsidR="00A70078" w:rsidRPr="0052304D" w:rsidRDefault="00A70078" w:rsidP="000D2F97">
            <w:pPr>
              <w:pStyle w:val="Style1"/>
            </w:pPr>
            <w:r w:rsidRPr="0052304D">
              <w:t>4</w:t>
            </w:r>
          </w:p>
        </w:tc>
        <w:tc>
          <w:tcPr>
            <w:tcW w:w="444" w:type="pct"/>
            <w:noWrap/>
            <w:vAlign w:val="center"/>
            <w:hideMark/>
          </w:tcPr>
          <w:p w14:paraId="6D6E5C83" w14:textId="77777777" w:rsidR="00A70078" w:rsidRPr="0052304D" w:rsidRDefault="00A70078" w:rsidP="000D2F97">
            <w:pPr>
              <w:pStyle w:val="Style1"/>
            </w:pPr>
            <w:r w:rsidRPr="0052304D">
              <w:t>3.74</w:t>
            </w:r>
          </w:p>
        </w:tc>
        <w:tc>
          <w:tcPr>
            <w:tcW w:w="444" w:type="pct"/>
            <w:noWrap/>
            <w:vAlign w:val="center"/>
            <w:hideMark/>
          </w:tcPr>
          <w:p w14:paraId="3DE00BC5" w14:textId="77777777" w:rsidR="00A70078" w:rsidRPr="0052304D" w:rsidRDefault="00A70078" w:rsidP="000D2F97">
            <w:pPr>
              <w:pStyle w:val="Style1"/>
            </w:pPr>
            <w:r w:rsidRPr="0052304D">
              <w:t>1</w:t>
            </w:r>
          </w:p>
        </w:tc>
        <w:tc>
          <w:tcPr>
            <w:tcW w:w="444" w:type="pct"/>
            <w:noWrap/>
            <w:vAlign w:val="center"/>
            <w:hideMark/>
          </w:tcPr>
          <w:p w14:paraId="573059E9" w14:textId="77777777" w:rsidR="00A70078" w:rsidRPr="0052304D" w:rsidRDefault="00A70078" w:rsidP="000D2F97">
            <w:pPr>
              <w:pStyle w:val="Style1"/>
            </w:pPr>
            <w:r w:rsidRPr="0052304D">
              <w:t>0.5</w:t>
            </w:r>
          </w:p>
        </w:tc>
        <w:tc>
          <w:tcPr>
            <w:tcW w:w="444" w:type="pct"/>
            <w:noWrap/>
            <w:vAlign w:val="center"/>
            <w:hideMark/>
          </w:tcPr>
          <w:p w14:paraId="74F61536" w14:textId="77777777" w:rsidR="00A70078" w:rsidRPr="0052304D" w:rsidRDefault="00A70078" w:rsidP="000D2F97">
            <w:pPr>
              <w:pStyle w:val="Style1"/>
            </w:pPr>
            <w:r w:rsidRPr="0052304D">
              <w:t>0.51</w:t>
            </w:r>
          </w:p>
        </w:tc>
        <w:tc>
          <w:tcPr>
            <w:tcW w:w="444" w:type="pct"/>
            <w:noWrap/>
            <w:vAlign w:val="center"/>
            <w:hideMark/>
          </w:tcPr>
          <w:p w14:paraId="1F98A318" w14:textId="77777777" w:rsidR="00A70078" w:rsidRPr="0052304D" w:rsidRDefault="00A70078" w:rsidP="000D2F97">
            <w:pPr>
              <w:pStyle w:val="Style1"/>
            </w:pPr>
            <w:r w:rsidRPr="0052304D">
              <w:t>0.05</w:t>
            </w:r>
          </w:p>
        </w:tc>
        <w:tc>
          <w:tcPr>
            <w:tcW w:w="444" w:type="pct"/>
            <w:noWrap/>
            <w:vAlign w:val="center"/>
            <w:hideMark/>
          </w:tcPr>
          <w:p w14:paraId="3DB5878A" w14:textId="77777777" w:rsidR="00A70078" w:rsidRPr="0052304D" w:rsidRDefault="00A70078" w:rsidP="000D2F97">
            <w:pPr>
              <w:pStyle w:val="Style1"/>
            </w:pPr>
            <w:r w:rsidRPr="0052304D">
              <w:t>0.18</w:t>
            </w:r>
          </w:p>
        </w:tc>
        <w:tc>
          <w:tcPr>
            <w:tcW w:w="439" w:type="pct"/>
            <w:noWrap/>
            <w:vAlign w:val="center"/>
            <w:hideMark/>
          </w:tcPr>
          <w:p w14:paraId="781D9F55" w14:textId="77777777" w:rsidR="00A70078" w:rsidRPr="0052304D" w:rsidRDefault="00A70078" w:rsidP="000D2F97">
            <w:pPr>
              <w:pStyle w:val="Style1"/>
            </w:pPr>
            <w:r w:rsidRPr="0052304D">
              <w:t>0</w:t>
            </w:r>
          </w:p>
        </w:tc>
      </w:tr>
      <w:tr w:rsidR="00D73CD7" w:rsidRPr="00095471" w14:paraId="79614ABC" w14:textId="77777777" w:rsidTr="007220D1">
        <w:trPr>
          <w:trHeight w:val="288"/>
        </w:trPr>
        <w:tc>
          <w:tcPr>
            <w:tcW w:w="564" w:type="pct"/>
            <w:noWrap/>
            <w:vAlign w:val="center"/>
            <w:hideMark/>
          </w:tcPr>
          <w:p w14:paraId="12B8076A" w14:textId="77777777" w:rsidR="00A70078" w:rsidRPr="0052304D" w:rsidRDefault="00A70078" w:rsidP="000D2F97">
            <w:pPr>
              <w:pStyle w:val="Style1"/>
            </w:pPr>
            <w:r w:rsidRPr="0052304D">
              <w:t>KY_03</w:t>
            </w:r>
          </w:p>
        </w:tc>
        <w:tc>
          <w:tcPr>
            <w:tcW w:w="444" w:type="pct"/>
            <w:noWrap/>
            <w:vAlign w:val="center"/>
            <w:hideMark/>
          </w:tcPr>
          <w:p w14:paraId="390133CB" w14:textId="77777777" w:rsidR="00A70078" w:rsidRPr="0052304D" w:rsidRDefault="00A70078" w:rsidP="000D2F97">
            <w:pPr>
              <w:pStyle w:val="Style1"/>
            </w:pPr>
            <w:r w:rsidRPr="0052304D">
              <w:t>KY</w:t>
            </w:r>
          </w:p>
        </w:tc>
        <w:tc>
          <w:tcPr>
            <w:tcW w:w="444" w:type="pct"/>
            <w:noWrap/>
            <w:vAlign w:val="center"/>
            <w:hideMark/>
          </w:tcPr>
          <w:p w14:paraId="7E2CB4C1" w14:textId="77777777" w:rsidR="00A70078" w:rsidRPr="0052304D" w:rsidRDefault="00A70078" w:rsidP="000D2F97">
            <w:pPr>
              <w:pStyle w:val="Style1"/>
            </w:pPr>
            <w:r w:rsidRPr="0052304D">
              <w:t>20</w:t>
            </w:r>
          </w:p>
        </w:tc>
        <w:tc>
          <w:tcPr>
            <w:tcW w:w="444" w:type="pct"/>
            <w:noWrap/>
            <w:vAlign w:val="center"/>
            <w:hideMark/>
          </w:tcPr>
          <w:p w14:paraId="141F514B" w14:textId="77777777" w:rsidR="00A70078" w:rsidRPr="0052304D" w:rsidRDefault="00A70078" w:rsidP="000D2F97">
            <w:pPr>
              <w:pStyle w:val="Style1"/>
            </w:pPr>
            <w:r w:rsidRPr="0052304D">
              <w:t>5.33</w:t>
            </w:r>
          </w:p>
        </w:tc>
        <w:tc>
          <w:tcPr>
            <w:tcW w:w="444" w:type="pct"/>
            <w:noWrap/>
            <w:vAlign w:val="center"/>
            <w:hideMark/>
          </w:tcPr>
          <w:p w14:paraId="107E636B" w14:textId="77777777" w:rsidR="00A70078" w:rsidRPr="0052304D" w:rsidRDefault="00A70078" w:rsidP="000D2F97">
            <w:pPr>
              <w:pStyle w:val="Style1"/>
            </w:pPr>
            <w:r w:rsidRPr="0052304D">
              <w:t>4.1</w:t>
            </w:r>
          </w:p>
        </w:tc>
        <w:tc>
          <w:tcPr>
            <w:tcW w:w="444" w:type="pct"/>
            <w:noWrap/>
            <w:vAlign w:val="center"/>
            <w:hideMark/>
          </w:tcPr>
          <w:p w14:paraId="5BB8CA0C" w14:textId="77777777" w:rsidR="00A70078" w:rsidRPr="0052304D" w:rsidRDefault="00A70078" w:rsidP="000D2F97">
            <w:pPr>
              <w:pStyle w:val="Style1"/>
            </w:pPr>
            <w:r w:rsidRPr="0052304D">
              <w:t>4</w:t>
            </w:r>
          </w:p>
        </w:tc>
        <w:tc>
          <w:tcPr>
            <w:tcW w:w="444" w:type="pct"/>
            <w:noWrap/>
            <w:vAlign w:val="center"/>
            <w:hideMark/>
          </w:tcPr>
          <w:p w14:paraId="5B2C27D1" w14:textId="77777777" w:rsidR="00A70078" w:rsidRPr="0052304D" w:rsidRDefault="00A70078" w:rsidP="000D2F97">
            <w:pPr>
              <w:pStyle w:val="Style1"/>
            </w:pPr>
            <w:r w:rsidRPr="0052304D">
              <w:t>0.56</w:t>
            </w:r>
          </w:p>
        </w:tc>
        <w:tc>
          <w:tcPr>
            <w:tcW w:w="444" w:type="pct"/>
            <w:noWrap/>
            <w:vAlign w:val="center"/>
            <w:hideMark/>
          </w:tcPr>
          <w:p w14:paraId="480067A0" w14:textId="77777777" w:rsidR="00A70078" w:rsidRPr="0052304D" w:rsidRDefault="00A70078" w:rsidP="000D2F97">
            <w:pPr>
              <w:pStyle w:val="Style1"/>
            </w:pPr>
            <w:r w:rsidRPr="0052304D">
              <w:t>0.6</w:t>
            </w:r>
          </w:p>
        </w:tc>
        <w:tc>
          <w:tcPr>
            <w:tcW w:w="444" w:type="pct"/>
            <w:noWrap/>
            <w:vAlign w:val="center"/>
            <w:hideMark/>
          </w:tcPr>
          <w:p w14:paraId="529431C7" w14:textId="77777777" w:rsidR="00A70078" w:rsidRPr="0052304D" w:rsidRDefault="00A70078" w:rsidP="000D2F97">
            <w:pPr>
              <w:pStyle w:val="Style1"/>
            </w:pPr>
            <w:r w:rsidRPr="0052304D">
              <w:t>0.07</w:t>
            </w:r>
          </w:p>
        </w:tc>
        <w:tc>
          <w:tcPr>
            <w:tcW w:w="444" w:type="pct"/>
            <w:noWrap/>
            <w:vAlign w:val="center"/>
            <w:hideMark/>
          </w:tcPr>
          <w:p w14:paraId="1A46722B" w14:textId="77777777" w:rsidR="00A70078" w:rsidRPr="0052304D" w:rsidRDefault="00A70078" w:rsidP="000D2F97">
            <w:pPr>
              <w:pStyle w:val="Style1"/>
            </w:pPr>
            <w:r w:rsidRPr="0052304D">
              <w:t>0.3</w:t>
            </w:r>
          </w:p>
        </w:tc>
        <w:tc>
          <w:tcPr>
            <w:tcW w:w="439" w:type="pct"/>
            <w:noWrap/>
            <w:vAlign w:val="center"/>
            <w:hideMark/>
          </w:tcPr>
          <w:p w14:paraId="1B968B0E" w14:textId="77777777" w:rsidR="00A70078" w:rsidRPr="0052304D" w:rsidRDefault="00A70078" w:rsidP="000D2F97">
            <w:pPr>
              <w:pStyle w:val="Style1"/>
            </w:pPr>
            <w:r w:rsidRPr="0052304D">
              <w:t>0</w:t>
            </w:r>
          </w:p>
        </w:tc>
      </w:tr>
      <w:tr w:rsidR="00D73CD7" w:rsidRPr="00095471" w14:paraId="407DA41E" w14:textId="77777777" w:rsidTr="007220D1">
        <w:trPr>
          <w:trHeight w:val="288"/>
        </w:trPr>
        <w:tc>
          <w:tcPr>
            <w:tcW w:w="564" w:type="pct"/>
            <w:noWrap/>
            <w:vAlign w:val="center"/>
            <w:hideMark/>
          </w:tcPr>
          <w:p w14:paraId="247D0669" w14:textId="77777777" w:rsidR="00A70078" w:rsidRPr="0052304D" w:rsidRDefault="00A70078" w:rsidP="000D2F97">
            <w:pPr>
              <w:pStyle w:val="Style1"/>
            </w:pPr>
            <w:r w:rsidRPr="0052304D">
              <w:t>KY_04</w:t>
            </w:r>
          </w:p>
        </w:tc>
        <w:tc>
          <w:tcPr>
            <w:tcW w:w="444" w:type="pct"/>
            <w:noWrap/>
            <w:vAlign w:val="center"/>
            <w:hideMark/>
          </w:tcPr>
          <w:p w14:paraId="6B6BA436" w14:textId="77777777" w:rsidR="00A70078" w:rsidRPr="0052304D" w:rsidRDefault="00A70078" w:rsidP="000D2F97">
            <w:pPr>
              <w:pStyle w:val="Style1"/>
            </w:pPr>
            <w:r w:rsidRPr="0052304D">
              <w:t>KY</w:t>
            </w:r>
          </w:p>
        </w:tc>
        <w:tc>
          <w:tcPr>
            <w:tcW w:w="444" w:type="pct"/>
            <w:noWrap/>
            <w:vAlign w:val="center"/>
            <w:hideMark/>
          </w:tcPr>
          <w:p w14:paraId="1B87A30E" w14:textId="77777777" w:rsidR="00A70078" w:rsidRPr="0052304D" w:rsidRDefault="00A70078" w:rsidP="000D2F97">
            <w:pPr>
              <w:pStyle w:val="Style1"/>
            </w:pPr>
            <w:r w:rsidRPr="0052304D">
              <w:t>24</w:t>
            </w:r>
          </w:p>
        </w:tc>
        <w:tc>
          <w:tcPr>
            <w:tcW w:w="444" w:type="pct"/>
            <w:noWrap/>
            <w:vAlign w:val="center"/>
            <w:hideMark/>
          </w:tcPr>
          <w:p w14:paraId="3D871818" w14:textId="77777777" w:rsidR="00A70078" w:rsidRPr="0052304D" w:rsidRDefault="00A70078" w:rsidP="000D2F97">
            <w:pPr>
              <w:pStyle w:val="Style1"/>
            </w:pPr>
            <w:r w:rsidRPr="0052304D">
              <w:t>6.5</w:t>
            </w:r>
          </w:p>
        </w:tc>
        <w:tc>
          <w:tcPr>
            <w:tcW w:w="444" w:type="pct"/>
            <w:noWrap/>
            <w:vAlign w:val="center"/>
            <w:hideMark/>
          </w:tcPr>
          <w:p w14:paraId="02B4198E" w14:textId="77777777" w:rsidR="00A70078" w:rsidRPr="0052304D" w:rsidRDefault="00A70078" w:rsidP="000D2F97">
            <w:pPr>
              <w:pStyle w:val="Style1"/>
            </w:pPr>
            <w:r w:rsidRPr="0052304D">
              <w:t>4.52</w:t>
            </w:r>
          </w:p>
        </w:tc>
        <w:tc>
          <w:tcPr>
            <w:tcW w:w="444" w:type="pct"/>
            <w:noWrap/>
            <w:vAlign w:val="center"/>
            <w:hideMark/>
          </w:tcPr>
          <w:p w14:paraId="5244FEFA" w14:textId="77777777" w:rsidR="00A70078" w:rsidRPr="0052304D" w:rsidRDefault="00A70078" w:rsidP="000D2F97">
            <w:pPr>
              <w:pStyle w:val="Style1"/>
            </w:pPr>
            <w:r w:rsidRPr="0052304D">
              <w:t>12</w:t>
            </w:r>
          </w:p>
        </w:tc>
        <w:tc>
          <w:tcPr>
            <w:tcW w:w="444" w:type="pct"/>
            <w:noWrap/>
            <w:vAlign w:val="center"/>
            <w:hideMark/>
          </w:tcPr>
          <w:p w14:paraId="3BF6A4F9" w14:textId="77777777" w:rsidR="00A70078" w:rsidRPr="0052304D" w:rsidRDefault="00A70078" w:rsidP="000D2F97">
            <w:pPr>
              <w:pStyle w:val="Style1"/>
            </w:pPr>
            <w:r w:rsidRPr="0052304D">
              <w:t>0.6</w:t>
            </w:r>
          </w:p>
        </w:tc>
        <w:tc>
          <w:tcPr>
            <w:tcW w:w="444" w:type="pct"/>
            <w:noWrap/>
            <w:vAlign w:val="center"/>
            <w:hideMark/>
          </w:tcPr>
          <w:p w14:paraId="0023C15F" w14:textId="77777777" w:rsidR="00A70078" w:rsidRPr="0052304D" w:rsidRDefault="00A70078" w:rsidP="000D2F97">
            <w:pPr>
              <w:pStyle w:val="Style1"/>
            </w:pPr>
            <w:r w:rsidRPr="0052304D">
              <w:t>0.62</w:t>
            </w:r>
          </w:p>
        </w:tc>
        <w:tc>
          <w:tcPr>
            <w:tcW w:w="444" w:type="pct"/>
            <w:noWrap/>
            <w:vAlign w:val="center"/>
            <w:hideMark/>
          </w:tcPr>
          <w:p w14:paraId="76BE15FA" w14:textId="77777777" w:rsidR="00A70078" w:rsidRPr="0052304D" w:rsidRDefault="00A70078" w:rsidP="000D2F97">
            <w:pPr>
              <w:pStyle w:val="Style1"/>
            </w:pPr>
            <w:r w:rsidRPr="0052304D">
              <w:t>0.03</w:t>
            </w:r>
          </w:p>
        </w:tc>
        <w:tc>
          <w:tcPr>
            <w:tcW w:w="444" w:type="pct"/>
            <w:noWrap/>
            <w:vAlign w:val="center"/>
            <w:hideMark/>
          </w:tcPr>
          <w:p w14:paraId="755E0810" w14:textId="77777777" w:rsidR="00A70078" w:rsidRPr="0052304D" w:rsidRDefault="00A70078" w:rsidP="000D2F97">
            <w:pPr>
              <w:pStyle w:val="Style1"/>
            </w:pPr>
            <w:r w:rsidRPr="0052304D">
              <w:t>0.26</w:t>
            </w:r>
          </w:p>
        </w:tc>
        <w:tc>
          <w:tcPr>
            <w:tcW w:w="439" w:type="pct"/>
            <w:noWrap/>
            <w:vAlign w:val="center"/>
            <w:hideMark/>
          </w:tcPr>
          <w:p w14:paraId="336839C9" w14:textId="77777777" w:rsidR="00A70078" w:rsidRPr="0052304D" w:rsidRDefault="00A70078" w:rsidP="000D2F97">
            <w:pPr>
              <w:pStyle w:val="Style1"/>
            </w:pPr>
            <w:r w:rsidRPr="0052304D">
              <w:t>0</w:t>
            </w:r>
          </w:p>
        </w:tc>
      </w:tr>
      <w:tr w:rsidR="00D73CD7" w:rsidRPr="00095471" w14:paraId="2C02171C" w14:textId="77777777" w:rsidTr="007220D1">
        <w:trPr>
          <w:trHeight w:val="288"/>
        </w:trPr>
        <w:tc>
          <w:tcPr>
            <w:tcW w:w="564" w:type="pct"/>
            <w:noWrap/>
            <w:vAlign w:val="center"/>
            <w:hideMark/>
          </w:tcPr>
          <w:p w14:paraId="2F0DF368" w14:textId="77777777" w:rsidR="00A70078" w:rsidRPr="0052304D" w:rsidRDefault="00A70078" w:rsidP="000D2F97">
            <w:pPr>
              <w:pStyle w:val="Style1"/>
            </w:pPr>
            <w:r w:rsidRPr="0052304D">
              <w:t>KY_05</w:t>
            </w:r>
          </w:p>
        </w:tc>
        <w:tc>
          <w:tcPr>
            <w:tcW w:w="444" w:type="pct"/>
            <w:noWrap/>
            <w:vAlign w:val="center"/>
            <w:hideMark/>
          </w:tcPr>
          <w:p w14:paraId="453FB4D2" w14:textId="77777777" w:rsidR="00A70078" w:rsidRPr="0052304D" w:rsidRDefault="00A70078" w:rsidP="000D2F97">
            <w:pPr>
              <w:pStyle w:val="Style1"/>
            </w:pPr>
            <w:r w:rsidRPr="0052304D">
              <w:t>KY</w:t>
            </w:r>
          </w:p>
        </w:tc>
        <w:tc>
          <w:tcPr>
            <w:tcW w:w="444" w:type="pct"/>
            <w:noWrap/>
            <w:vAlign w:val="center"/>
            <w:hideMark/>
          </w:tcPr>
          <w:p w14:paraId="3808C68A" w14:textId="77777777" w:rsidR="00A70078" w:rsidRPr="0052304D" w:rsidRDefault="00A70078" w:rsidP="000D2F97">
            <w:pPr>
              <w:pStyle w:val="Style1"/>
            </w:pPr>
            <w:r w:rsidRPr="0052304D">
              <w:t>24</w:t>
            </w:r>
          </w:p>
        </w:tc>
        <w:tc>
          <w:tcPr>
            <w:tcW w:w="444" w:type="pct"/>
            <w:noWrap/>
            <w:vAlign w:val="center"/>
            <w:hideMark/>
          </w:tcPr>
          <w:p w14:paraId="43B56556" w14:textId="77777777" w:rsidR="00A70078" w:rsidRPr="0052304D" w:rsidRDefault="00A70078" w:rsidP="000D2F97">
            <w:pPr>
              <w:pStyle w:val="Style1"/>
            </w:pPr>
            <w:r w:rsidRPr="0052304D">
              <w:t>3.94</w:t>
            </w:r>
          </w:p>
        </w:tc>
        <w:tc>
          <w:tcPr>
            <w:tcW w:w="444" w:type="pct"/>
            <w:noWrap/>
            <w:vAlign w:val="center"/>
            <w:hideMark/>
          </w:tcPr>
          <w:p w14:paraId="20FD7FD7" w14:textId="77777777" w:rsidR="00A70078" w:rsidRPr="0052304D" w:rsidRDefault="00A70078" w:rsidP="000D2F97">
            <w:pPr>
              <w:pStyle w:val="Style1"/>
            </w:pPr>
            <w:r w:rsidRPr="0052304D">
              <w:t>3.32</w:t>
            </w:r>
          </w:p>
        </w:tc>
        <w:tc>
          <w:tcPr>
            <w:tcW w:w="444" w:type="pct"/>
            <w:noWrap/>
            <w:vAlign w:val="center"/>
            <w:hideMark/>
          </w:tcPr>
          <w:p w14:paraId="381E2EA7" w14:textId="77777777" w:rsidR="00A70078" w:rsidRPr="0052304D" w:rsidRDefault="00A70078" w:rsidP="000D2F97">
            <w:pPr>
              <w:pStyle w:val="Style1"/>
            </w:pPr>
            <w:r w:rsidRPr="0052304D">
              <w:t>1</w:t>
            </w:r>
          </w:p>
        </w:tc>
        <w:tc>
          <w:tcPr>
            <w:tcW w:w="444" w:type="pct"/>
            <w:noWrap/>
            <w:vAlign w:val="center"/>
            <w:hideMark/>
          </w:tcPr>
          <w:p w14:paraId="78F08472" w14:textId="77777777" w:rsidR="00A70078" w:rsidRPr="0052304D" w:rsidRDefault="00A70078" w:rsidP="000D2F97">
            <w:pPr>
              <w:pStyle w:val="Style1"/>
            </w:pPr>
            <w:r w:rsidRPr="0052304D">
              <w:t>0.51</w:t>
            </w:r>
          </w:p>
        </w:tc>
        <w:tc>
          <w:tcPr>
            <w:tcW w:w="444" w:type="pct"/>
            <w:noWrap/>
            <w:vAlign w:val="center"/>
            <w:hideMark/>
          </w:tcPr>
          <w:p w14:paraId="3E160A11" w14:textId="77777777" w:rsidR="00A70078" w:rsidRPr="0052304D" w:rsidRDefault="00A70078" w:rsidP="000D2F97">
            <w:pPr>
              <w:pStyle w:val="Style1"/>
            </w:pPr>
            <w:r w:rsidRPr="0052304D">
              <w:t>0.53</w:t>
            </w:r>
          </w:p>
        </w:tc>
        <w:tc>
          <w:tcPr>
            <w:tcW w:w="444" w:type="pct"/>
            <w:noWrap/>
            <w:vAlign w:val="center"/>
            <w:hideMark/>
          </w:tcPr>
          <w:p w14:paraId="6E8D035E" w14:textId="77777777" w:rsidR="00A70078" w:rsidRPr="0052304D" w:rsidRDefault="00A70078" w:rsidP="000D2F97">
            <w:pPr>
              <w:pStyle w:val="Style1"/>
            </w:pPr>
            <w:r w:rsidRPr="0052304D">
              <w:t>0.03</w:t>
            </w:r>
          </w:p>
        </w:tc>
        <w:tc>
          <w:tcPr>
            <w:tcW w:w="444" w:type="pct"/>
            <w:noWrap/>
            <w:vAlign w:val="center"/>
            <w:hideMark/>
          </w:tcPr>
          <w:p w14:paraId="32C71B25" w14:textId="77777777" w:rsidR="00A70078" w:rsidRPr="0052304D" w:rsidRDefault="00A70078" w:rsidP="000D2F97">
            <w:pPr>
              <w:pStyle w:val="Style1"/>
            </w:pPr>
            <w:r w:rsidRPr="0052304D">
              <w:t>0.18</w:t>
            </w:r>
          </w:p>
        </w:tc>
        <w:tc>
          <w:tcPr>
            <w:tcW w:w="439" w:type="pct"/>
            <w:noWrap/>
            <w:vAlign w:val="center"/>
            <w:hideMark/>
          </w:tcPr>
          <w:p w14:paraId="1B6926CC" w14:textId="77777777" w:rsidR="00A70078" w:rsidRPr="0052304D" w:rsidRDefault="00A70078" w:rsidP="000D2F97">
            <w:pPr>
              <w:pStyle w:val="Style1"/>
            </w:pPr>
            <w:r w:rsidRPr="0052304D">
              <w:t>0.05</w:t>
            </w:r>
          </w:p>
        </w:tc>
      </w:tr>
      <w:tr w:rsidR="00D73CD7" w:rsidRPr="00095471" w14:paraId="78D02F60" w14:textId="77777777" w:rsidTr="007220D1">
        <w:trPr>
          <w:trHeight w:val="288"/>
        </w:trPr>
        <w:tc>
          <w:tcPr>
            <w:tcW w:w="564" w:type="pct"/>
            <w:noWrap/>
            <w:vAlign w:val="center"/>
            <w:hideMark/>
          </w:tcPr>
          <w:p w14:paraId="673D4D15" w14:textId="77777777" w:rsidR="00A70078" w:rsidRPr="0052304D" w:rsidRDefault="00A70078" w:rsidP="000D2F97">
            <w:pPr>
              <w:pStyle w:val="Style1"/>
            </w:pPr>
            <w:r w:rsidRPr="0052304D">
              <w:t>KY_06</w:t>
            </w:r>
          </w:p>
        </w:tc>
        <w:tc>
          <w:tcPr>
            <w:tcW w:w="444" w:type="pct"/>
            <w:noWrap/>
            <w:vAlign w:val="center"/>
            <w:hideMark/>
          </w:tcPr>
          <w:p w14:paraId="35C31C82" w14:textId="77777777" w:rsidR="00A70078" w:rsidRPr="0052304D" w:rsidRDefault="00A70078" w:rsidP="000D2F97">
            <w:pPr>
              <w:pStyle w:val="Style1"/>
            </w:pPr>
            <w:r w:rsidRPr="0052304D">
              <w:t>KY</w:t>
            </w:r>
          </w:p>
        </w:tc>
        <w:tc>
          <w:tcPr>
            <w:tcW w:w="444" w:type="pct"/>
            <w:noWrap/>
            <w:vAlign w:val="center"/>
            <w:hideMark/>
          </w:tcPr>
          <w:p w14:paraId="19298710" w14:textId="77777777" w:rsidR="00A70078" w:rsidRPr="0052304D" w:rsidRDefault="00A70078" w:rsidP="000D2F97">
            <w:pPr>
              <w:pStyle w:val="Style1"/>
            </w:pPr>
            <w:r w:rsidRPr="0052304D">
              <w:t>11</w:t>
            </w:r>
          </w:p>
        </w:tc>
        <w:tc>
          <w:tcPr>
            <w:tcW w:w="444" w:type="pct"/>
            <w:noWrap/>
            <w:vAlign w:val="center"/>
            <w:hideMark/>
          </w:tcPr>
          <w:p w14:paraId="692F3080" w14:textId="77777777" w:rsidR="00A70078" w:rsidRPr="0052304D" w:rsidRDefault="00A70078" w:rsidP="000D2F97">
            <w:pPr>
              <w:pStyle w:val="Style1"/>
            </w:pPr>
            <w:r w:rsidRPr="0052304D">
              <w:t>4.06</w:t>
            </w:r>
          </w:p>
        </w:tc>
        <w:tc>
          <w:tcPr>
            <w:tcW w:w="444" w:type="pct"/>
            <w:noWrap/>
            <w:vAlign w:val="center"/>
            <w:hideMark/>
          </w:tcPr>
          <w:p w14:paraId="52648779" w14:textId="77777777" w:rsidR="00A70078" w:rsidRPr="0052304D" w:rsidRDefault="00A70078" w:rsidP="000D2F97">
            <w:pPr>
              <w:pStyle w:val="Style1"/>
            </w:pPr>
            <w:r w:rsidRPr="0052304D">
              <w:t>3.7</w:t>
            </w:r>
          </w:p>
        </w:tc>
        <w:tc>
          <w:tcPr>
            <w:tcW w:w="444" w:type="pct"/>
            <w:noWrap/>
            <w:vAlign w:val="center"/>
            <w:hideMark/>
          </w:tcPr>
          <w:p w14:paraId="75AE1927" w14:textId="77777777" w:rsidR="00A70078" w:rsidRPr="0052304D" w:rsidRDefault="00A70078" w:rsidP="000D2F97">
            <w:pPr>
              <w:pStyle w:val="Style1"/>
            </w:pPr>
            <w:r w:rsidRPr="0052304D">
              <w:t>4</w:t>
            </w:r>
          </w:p>
        </w:tc>
        <w:tc>
          <w:tcPr>
            <w:tcW w:w="444" w:type="pct"/>
            <w:noWrap/>
            <w:vAlign w:val="center"/>
            <w:hideMark/>
          </w:tcPr>
          <w:p w14:paraId="3307D219" w14:textId="77777777" w:rsidR="00A70078" w:rsidRPr="0052304D" w:rsidRDefault="00A70078" w:rsidP="000D2F97">
            <w:pPr>
              <w:pStyle w:val="Style1"/>
            </w:pPr>
            <w:r w:rsidRPr="0052304D">
              <w:t>0.53</w:t>
            </w:r>
          </w:p>
        </w:tc>
        <w:tc>
          <w:tcPr>
            <w:tcW w:w="444" w:type="pct"/>
            <w:noWrap/>
            <w:vAlign w:val="center"/>
            <w:hideMark/>
          </w:tcPr>
          <w:p w14:paraId="4E13D655" w14:textId="77777777" w:rsidR="00A70078" w:rsidRPr="0052304D" w:rsidRDefault="00A70078" w:rsidP="000D2F97">
            <w:pPr>
              <w:pStyle w:val="Style1"/>
            </w:pPr>
            <w:r w:rsidRPr="0052304D">
              <w:t>0.55</w:t>
            </w:r>
          </w:p>
        </w:tc>
        <w:tc>
          <w:tcPr>
            <w:tcW w:w="444" w:type="pct"/>
            <w:noWrap/>
            <w:vAlign w:val="center"/>
            <w:hideMark/>
          </w:tcPr>
          <w:p w14:paraId="6A125F21" w14:textId="77777777" w:rsidR="00A70078" w:rsidRPr="0052304D" w:rsidRDefault="00A70078" w:rsidP="000D2F97">
            <w:pPr>
              <w:pStyle w:val="Style1"/>
            </w:pPr>
            <w:r w:rsidRPr="0052304D">
              <w:t>0.06</w:t>
            </w:r>
          </w:p>
        </w:tc>
        <w:tc>
          <w:tcPr>
            <w:tcW w:w="444" w:type="pct"/>
            <w:noWrap/>
            <w:vAlign w:val="center"/>
            <w:hideMark/>
          </w:tcPr>
          <w:p w14:paraId="5DD8768A" w14:textId="77777777" w:rsidR="00A70078" w:rsidRPr="0052304D" w:rsidRDefault="00A70078" w:rsidP="000D2F97">
            <w:pPr>
              <w:pStyle w:val="Style1"/>
            </w:pPr>
            <w:r w:rsidRPr="0052304D">
              <w:t>0.28</w:t>
            </w:r>
          </w:p>
        </w:tc>
        <w:tc>
          <w:tcPr>
            <w:tcW w:w="439" w:type="pct"/>
            <w:noWrap/>
            <w:vAlign w:val="center"/>
            <w:hideMark/>
          </w:tcPr>
          <w:p w14:paraId="54486825" w14:textId="77777777" w:rsidR="00A70078" w:rsidRPr="0052304D" w:rsidRDefault="00A70078" w:rsidP="000D2F97">
            <w:pPr>
              <w:pStyle w:val="Style1"/>
            </w:pPr>
            <w:r w:rsidRPr="0052304D">
              <w:t>0</w:t>
            </w:r>
          </w:p>
        </w:tc>
      </w:tr>
      <w:tr w:rsidR="00D73CD7" w:rsidRPr="00095471" w14:paraId="53E23A9E" w14:textId="77777777" w:rsidTr="007220D1">
        <w:trPr>
          <w:trHeight w:val="288"/>
        </w:trPr>
        <w:tc>
          <w:tcPr>
            <w:tcW w:w="564" w:type="pct"/>
            <w:noWrap/>
            <w:vAlign w:val="center"/>
            <w:hideMark/>
          </w:tcPr>
          <w:p w14:paraId="65B67134" w14:textId="77777777" w:rsidR="00A70078" w:rsidRPr="0052304D" w:rsidRDefault="00A70078" w:rsidP="000D2F97">
            <w:pPr>
              <w:pStyle w:val="Style1"/>
            </w:pPr>
            <w:r w:rsidRPr="0052304D">
              <w:t>TNE_01</w:t>
            </w:r>
          </w:p>
        </w:tc>
        <w:tc>
          <w:tcPr>
            <w:tcW w:w="444" w:type="pct"/>
            <w:noWrap/>
            <w:vAlign w:val="center"/>
            <w:hideMark/>
          </w:tcPr>
          <w:p w14:paraId="2321D759" w14:textId="77777777" w:rsidR="00A70078" w:rsidRPr="0052304D" w:rsidRDefault="00A70078" w:rsidP="000D2F97">
            <w:pPr>
              <w:pStyle w:val="Style1"/>
            </w:pPr>
            <w:r w:rsidRPr="0052304D">
              <w:t>TNE</w:t>
            </w:r>
          </w:p>
        </w:tc>
        <w:tc>
          <w:tcPr>
            <w:tcW w:w="444" w:type="pct"/>
            <w:noWrap/>
            <w:vAlign w:val="center"/>
            <w:hideMark/>
          </w:tcPr>
          <w:p w14:paraId="644F23AF" w14:textId="77777777" w:rsidR="00A70078" w:rsidRPr="0052304D" w:rsidRDefault="00A70078" w:rsidP="000D2F97">
            <w:pPr>
              <w:pStyle w:val="Style1"/>
            </w:pPr>
            <w:r w:rsidRPr="0052304D">
              <w:t>23</w:t>
            </w:r>
          </w:p>
        </w:tc>
        <w:tc>
          <w:tcPr>
            <w:tcW w:w="444" w:type="pct"/>
            <w:noWrap/>
            <w:vAlign w:val="center"/>
            <w:hideMark/>
          </w:tcPr>
          <w:p w14:paraId="4B18CCD0" w14:textId="77777777" w:rsidR="00A70078" w:rsidRPr="0052304D" w:rsidRDefault="00A70078" w:rsidP="000D2F97">
            <w:pPr>
              <w:pStyle w:val="Style1"/>
            </w:pPr>
            <w:r w:rsidRPr="0052304D">
              <w:t>3.22</w:t>
            </w:r>
          </w:p>
        </w:tc>
        <w:tc>
          <w:tcPr>
            <w:tcW w:w="444" w:type="pct"/>
            <w:noWrap/>
            <w:vAlign w:val="center"/>
            <w:hideMark/>
          </w:tcPr>
          <w:p w14:paraId="1176120B" w14:textId="77777777" w:rsidR="00A70078" w:rsidRPr="0052304D" w:rsidRDefault="00A70078" w:rsidP="000D2F97">
            <w:pPr>
              <w:pStyle w:val="Style1"/>
            </w:pPr>
            <w:r w:rsidRPr="0052304D">
              <w:t>2.64</w:t>
            </w:r>
          </w:p>
        </w:tc>
        <w:tc>
          <w:tcPr>
            <w:tcW w:w="444" w:type="pct"/>
            <w:noWrap/>
            <w:vAlign w:val="center"/>
            <w:hideMark/>
          </w:tcPr>
          <w:p w14:paraId="799EF899" w14:textId="77777777" w:rsidR="00A70078" w:rsidRPr="0052304D" w:rsidRDefault="00A70078" w:rsidP="000D2F97">
            <w:pPr>
              <w:pStyle w:val="Style1"/>
            </w:pPr>
            <w:r w:rsidRPr="0052304D">
              <w:t>10</w:t>
            </w:r>
          </w:p>
        </w:tc>
        <w:tc>
          <w:tcPr>
            <w:tcW w:w="444" w:type="pct"/>
            <w:noWrap/>
            <w:vAlign w:val="center"/>
            <w:hideMark/>
          </w:tcPr>
          <w:p w14:paraId="62B40628" w14:textId="77777777" w:rsidR="00A70078" w:rsidRPr="0052304D" w:rsidRDefault="00A70078" w:rsidP="000D2F97">
            <w:pPr>
              <w:pStyle w:val="Style1"/>
            </w:pPr>
            <w:r w:rsidRPr="0052304D">
              <w:t>0.38</w:t>
            </w:r>
          </w:p>
        </w:tc>
        <w:tc>
          <w:tcPr>
            <w:tcW w:w="444" w:type="pct"/>
            <w:noWrap/>
            <w:vAlign w:val="center"/>
            <w:hideMark/>
          </w:tcPr>
          <w:p w14:paraId="2F5D210C" w14:textId="77777777" w:rsidR="00A70078" w:rsidRPr="0052304D" w:rsidRDefault="00A70078" w:rsidP="000D2F97">
            <w:pPr>
              <w:pStyle w:val="Style1"/>
            </w:pPr>
            <w:r w:rsidRPr="0052304D">
              <w:t>0.41</w:t>
            </w:r>
          </w:p>
        </w:tc>
        <w:tc>
          <w:tcPr>
            <w:tcW w:w="444" w:type="pct"/>
            <w:noWrap/>
            <w:vAlign w:val="center"/>
            <w:hideMark/>
          </w:tcPr>
          <w:p w14:paraId="22C98E25" w14:textId="77777777" w:rsidR="00A70078" w:rsidRPr="0052304D" w:rsidRDefault="00A70078" w:rsidP="000D2F97">
            <w:pPr>
              <w:pStyle w:val="Style1"/>
            </w:pPr>
            <w:r w:rsidRPr="0052304D">
              <w:t>0.11</w:t>
            </w:r>
          </w:p>
        </w:tc>
        <w:tc>
          <w:tcPr>
            <w:tcW w:w="444" w:type="pct"/>
            <w:noWrap/>
            <w:vAlign w:val="center"/>
            <w:hideMark/>
          </w:tcPr>
          <w:p w14:paraId="295EF18B" w14:textId="77777777" w:rsidR="00A70078" w:rsidRPr="0052304D" w:rsidRDefault="00A70078" w:rsidP="000D2F97">
            <w:pPr>
              <w:pStyle w:val="Style1"/>
            </w:pPr>
            <w:r w:rsidRPr="0052304D">
              <w:t>0.15</w:t>
            </w:r>
          </w:p>
        </w:tc>
        <w:tc>
          <w:tcPr>
            <w:tcW w:w="439" w:type="pct"/>
            <w:noWrap/>
            <w:vAlign w:val="center"/>
            <w:hideMark/>
          </w:tcPr>
          <w:p w14:paraId="3A651BA4" w14:textId="77777777" w:rsidR="00A70078" w:rsidRPr="0052304D" w:rsidRDefault="00A70078" w:rsidP="000D2F97">
            <w:pPr>
              <w:pStyle w:val="Style1"/>
            </w:pPr>
            <w:r w:rsidRPr="0052304D">
              <w:t>0</w:t>
            </w:r>
          </w:p>
        </w:tc>
      </w:tr>
      <w:tr w:rsidR="00D73CD7" w:rsidRPr="00095471" w14:paraId="04DD00A7" w14:textId="77777777" w:rsidTr="007220D1">
        <w:trPr>
          <w:trHeight w:val="288"/>
        </w:trPr>
        <w:tc>
          <w:tcPr>
            <w:tcW w:w="564" w:type="pct"/>
            <w:noWrap/>
            <w:vAlign w:val="center"/>
            <w:hideMark/>
          </w:tcPr>
          <w:p w14:paraId="28EFA9A6" w14:textId="77777777" w:rsidR="00A70078" w:rsidRPr="0052304D" w:rsidRDefault="00A70078" w:rsidP="000D2F97">
            <w:pPr>
              <w:pStyle w:val="Style1"/>
            </w:pPr>
            <w:r w:rsidRPr="0052304D">
              <w:t>TNE_02</w:t>
            </w:r>
          </w:p>
        </w:tc>
        <w:tc>
          <w:tcPr>
            <w:tcW w:w="444" w:type="pct"/>
            <w:noWrap/>
            <w:vAlign w:val="center"/>
            <w:hideMark/>
          </w:tcPr>
          <w:p w14:paraId="0D4C0E83" w14:textId="77777777" w:rsidR="00A70078" w:rsidRPr="0052304D" w:rsidRDefault="00A70078" w:rsidP="000D2F97">
            <w:pPr>
              <w:pStyle w:val="Style1"/>
            </w:pPr>
            <w:r w:rsidRPr="0052304D">
              <w:t>TNE</w:t>
            </w:r>
          </w:p>
        </w:tc>
        <w:tc>
          <w:tcPr>
            <w:tcW w:w="444" w:type="pct"/>
            <w:noWrap/>
            <w:vAlign w:val="center"/>
            <w:hideMark/>
          </w:tcPr>
          <w:p w14:paraId="39D57CD3" w14:textId="77777777" w:rsidR="00A70078" w:rsidRPr="0052304D" w:rsidRDefault="00A70078" w:rsidP="000D2F97">
            <w:pPr>
              <w:pStyle w:val="Style1"/>
            </w:pPr>
            <w:r w:rsidRPr="0052304D">
              <w:t>24</w:t>
            </w:r>
          </w:p>
        </w:tc>
        <w:tc>
          <w:tcPr>
            <w:tcW w:w="444" w:type="pct"/>
            <w:noWrap/>
            <w:vAlign w:val="center"/>
            <w:hideMark/>
          </w:tcPr>
          <w:p w14:paraId="4E227E32" w14:textId="77777777" w:rsidR="00A70078" w:rsidRPr="0052304D" w:rsidRDefault="00A70078" w:rsidP="000D2F97">
            <w:pPr>
              <w:pStyle w:val="Style1"/>
            </w:pPr>
            <w:r w:rsidRPr="0052304D">
              <w:t>4.17</w:t>
            </w:r>
          </w:p>
        </w:tc>
        <w:tc>
          <w:tcPr>
            <w:tcW w:w="444" w:type="pct"/>
            <w:noWrap/>
            <w:vAlign w:val="center"/>
            <w:hideMark/>
          </w:tcPr>
          <w:p w14:paraId="1C503250" w14:textId="77777777" w:rsidR="00A70078" w:rsidRPr="0052304D" w:rsidRDefault="00A70078" w:rsidP="000D2F97">
            <w:pPr>
              <w:pStyle w:val="Style1"/>
            </w:pPr>
            <w:r w:rsidRPr="0052304D">
              <w:t>3.23</w:t>
            </w:r>
          </w:p>
        </w:tc>
        <w:tc>
          <w:tcPr>
            <w:tcW w:w="444" w:type="pct"/>
            <w:noWrap/>
            <w:vAlign w:val="center"/>
            <w:hideMark/>
          </w:tcPr>
          <w:p w14:paraId="4BA6DAFD" w14:textId="77777777" w:rsidR="00A70078" w:rsidRPr="0052304D" w:rsidRDefault="00A70078" w:rsidP="000D2F97">
            <w:pPr>
              <w:pStyle w:val="Style1"/>
            </w:pPr>
            <w:r w:rsidRPr="0052304D">
              <w:t>9</w:t>
            </w:r>
          </w:p>
        </w:tc>
        <w:tc>
          <w:tcPr>
            <w:tcW w:w="444" w:type="pct"/>
            <w:noWrap/>
            <w:vAlign w:val="center"/>
            <w:hideMark/>
          </w:tcPr>
          <w:p w14:paraId="5B2BF107" w14:textId="77777777" w:rsidR="00A70078" w:rsidRPr="0052304D" w:rsidRDefault="00A70078" w:rsidP="000D2F97">
            <w:pPr>
              <w:pStyle w:val="Style1"/>
            </w:pPr>
            <w:r w:rsidRPr="0052304D">
              <w:t>0.41</w:t>
            </w:r>
          </w:p>
        </w:tc>
        <w:tc>
          <w:tcPr>
            <w:tcW w:w="444" w:type="pct"/>
            <w:noWrap/>
            <w:vAlign w:val="center"/>
            <w:hideMark/>
          </w:tcPr>
          <w:p w14:paraId="3FCA8092" w14:textId="77777777" w:rsidR="00A70078" w:rsidRPr="0052304D" w:rsidRDefault="00A70078" w:rsidP="000D2F97">
            <w:pPr>
              <w:pStyle w:val="Style1"/>
            </w:pPr>
            <w:r w:rsidRPr="0052304D">
              <w:t>0.43</w:t>
            </w:r>
          </w:p>
        </w:tc>
        <w:tc>
          <w:tcPr>
            <w:tcW w:w="444" w:type="pct"/>
            <w:noWrap/>
            <w:vAlign w:val="center"/>
            <w:hideMark/>
          </w:tcPr>
          <w:p w14:paraId="56B33183" w14:textId="77777777" w:rsidR="00A70078" w:rsidRPr="0052304D" w:rsidRDefault="00A70078" w:rsidP="000D2F97">
            <w:pPr>
              <w:pStyle w:val="Style1"/>
            </w:pPr>
            <w:r w:rsidRPr="0052304D">
              <w:t>0.02</w:t>
            </w:r>
          </w:p>
        </w:tc>
        <w:tc>
          <w:tcPr>
            <w:tcW w:w="444" w:type="pct"/>
            <w:noWrap/>
            <w:vAlign w:val="center"/>
            <w:hideMark/>
          </w:tcPr>
          <w:p w14:paraId="337F4B94" w14:textId="77777777" w:rsidR="00A70078" w:rsidRPr="0052304D" w:rsidRDefault="00A70078" w:rsidP="000D2F97">
            <w:pPr>
              <w:pStyle w:val="Style1"/>
            </w:pPr>
            <w:r w:rsidRPr="0052304D">
              <w:t>0.33</w:t>
            </w:r>
          </w:p>
        </w:tc>
        <w:tc>
          <w:tcPr>
            <w:tcW w:w="439" w:type="pct"/>
            <w:noWrap/>
            <w:vAlign w:val="center"/>
            <w:hideMark/>
          </w:tcPr>
          <w:p w14:paraId="35833034" w14:textId="77777777" w:rsidR="00A70078" w:rsidRPr="0052304D" w:rsidRDefault="00A70078" w:rsidP="000D2F97">
            <w:pPr>
              <w:pStyle w:val="Style1"/>
            </w:pPr>
            <w:r w:rsidRPr="0052304D">
              <w:t>0</w:t>
            </w:r>
          </w:p>
        </w:tc>
      </w:tr>
      <w:tr w:rsidR="00D73CD7" w:rsidRPr="00095471" w14:paraId="749FE8FE" w14:textId="77777777" w:rsidTr="007220D1">
        <w:trPr>
          <w:trHeight w:val="288"/>
        </w:trPr>
        <w:tc>
          <w:tcPr>
            <w:tcW w:w="564" w:type="pct"/>
            <w:noWrap/>
            <w:vAlign w:val="center"/>
            <w:hideMark/>
          </w:tcPr>
          <w:p w14:paraId="2D6EBE44" w14:textId="77777777" w:rsidR="00A70078" w:rsidRPr="0052304D" w:rsidRDefault="00A70078" w:rsidP="000D2F97">
            <w:pPr>
              <w:pStyle w:val="Style1"/>
            </w:pPr>
            <w:r w:rsidRPr="0052304D">
              <w:t>TNW_01</w:t>
            </w:r>
          </w:p>
        </w:tc>
        <w:tc>
          <w:tcPr>
            <w:tcW w:w="444" w:type="pct"/>
            <w:noWrap/>
            <w:vAlign w:val="center"/>
            <w:hideMark/>
          </w:tcPr>
          <w:p w14:paraId="0C860801" w14:textId="77777777" w:rsidR="00A70078" w:rsidRPr="0052304D" w:rsidRDefault="00A70078" w:rsidP="000D2F97">
            <w:pPr>
              <w:pStyle w:val="Style1"/>
            </w:pPr>
            <w:r w:rsidRPr="0052304D">
              <w:t>TNW</w:t>
            </w:r>
          </w:p>
        </w:tc>
        <w:tc>
          <w:tcPr>
            <w:tcW w:w="444" w:type="pct"/>
            <w:noWrap/>
            <w:vAlign w:val="center"/>
            <w:hideMark/>
          </w:tcPr>
          <w:p w14:paraId="0CEDC4EA" w14:textId="77777777" w:rsidR="00A70078" w:rsidRPr="0052304D" w:rsidRDefault="00A70078" w:rsidP="000D2F97">
            <w:pPr>
              <w:pStyle w:val="Style1"/>
            </w:pPr>
            <w:r w:rsidRPr="0052304D">
              <w:t>14</w:t>
            </w:r>
          </w:p>
        </w:tc>
        <w:tc>
          <w:tcPr>
            <w:tcW w:w="444" w:type="pct"/>
            <w:noWrap/>
            <w:vAlign w:val="center"/>
            <w:hideMark/>
          </w:tcPr>
          <w:p w14:paraId="18A8017A" w14:textId="77777777" w:rsidR="00A70078" w:rsidRPr="0052304D" w:rsidRDefault="00A70078" w:rsidP="000D2F97">
            <w:pPr>
              <w:pStyle w:val="Style1"/>
            </w:pPr>
            <w:r w:rsidRPr="0052304D">
              <w:t>2.28</w:t>
            </w:r>
          </w:p>
        </w:tc>
        <w:tc>
          <w:tcPr>
            <w:tcW w:w="444" w:type="pct"/>
            <w:noWrap/>
            <w:vAlign w:val="center"/>
            <w:hideMark/>
          </w:tcPr>
          <w:p w14:paraId="004D6F34" w14:textId="77777777" w:rsidR="00A70078" w:rsidRPr="0052304D" w:rsidRDefault="00A70078" w:rsidP="000D2F97">
            <w:pPr>
              <w:pStyle w:val="Style1"/>
            </w:pPr>
            <w:r w:rsidRPr="0052304D">
              <w:t>2.14</w:t>
            </w:r>
          </w:p>
        </w:tc>
        <w:tc>
          <w:tcPr>
            <w:tcW w:w="444" w:type="pct"/>
            <w:noWrap/>
            <w:vAlign w:val="center"/>
            <w:hideMark/>
          </w:tcPr>
          <w:p w14:paraId="35AFD51D" w14:textId="77777777" w:rsidR="00A70078" w:rsidRPr="0052304D" w:rsidRDefault="00A70078" w:rsidP="000D2F97">
            <w:pPr>
              <w:pStyle w:val="Style1"/>
            </w:pPr>
            <w:r w:rsidRPr="0052304D">
              <w:t>1</w:t>
            </w:r>
          </w:p>
        </w:tc>
        <w:tc>
          <w:tcPr>
            <w:tcW w:w="444" w:type="pct"/>
            <w:noWrap/>
            <w:vAlign w:val="center"/>
            <w:hideMark/>
          </w:tcPr>
          <w:p w14:paraId="358F8E5B" w14:textId="77777777" w:rsidR="00A70078" w:rsidRPr="0052304D" w:rsidRDefault="00A70078" w:rsidP="000D2F97">
            <w:pPr>
              <w:pStyle w:val="Style1"/>
            </w:pPr>
            <w:r w:rsidRPr="0052304D">
              <w:t>0.32</w:t>
            </w:r>
          </w:p>
        </w:tc>
        <w:tc>
          <w:tcPr>
            <w:tcW w:w="444" w:type="pct"/>
            <w:noWrap/>
            <w:vAlign w:val="center"/>
            <w:hideMark/>
          </w:tcPr>
          <w:p w14:paraId="5F551299" w14:textId="77777777" w:rsidR="00A70078" w:rsidRPr="0052304D" w:rsidRDefault="00A70078" w:rsidP="000D2F97">
            <w:pPr>
              <w:pStyle w:val="Style1"/>
            </w:pPr>
            <w:r w:rsidRPr="0052304D">
              <w:t>0.32</w:t>
            </w:r>
          </w:p>
        </w:tc>
        <w:tc>
          <w:tcPr>
            <w:tcW w:w="444" w:type="pct"/>
            <w:noWrap/>
            <w:vAlign w:val="center"/>
            <w:hideMark/>
          </w:tcPr>
          <w:p w14:paraId="5DB753BE" w14:textId="77777777" w:rsidR="00A70078" w:rsidRPr="0052304D" w:rsidRDefault="00A70078" w:rsidP="000D2F97">
            <w:pPr>
              <w:pStyle w:val="Style1"/>
            </w:pPr>
            <w:r w:rsidRPr="0052304D">
              <w:t>0.03</w:t>
            </w:r>
          </w:p>
        </w:tc>
        <w:tc>
          <w:tcPr>
            <w:tcW w:w="444" w:type="pct"/>
            <w:noWrap/>
            <w:vAlign w:val="center"/>
            <w:hideMark/>
          </w:tcPr>
          <w:p w14:paraId="5D1489E5" w14:textId="77777777" w:rsidR="00A70078" w:rsidRPr="0052304D" w:rsidRDefault="00A70078" w:rsidP="000D2F97">
            <w:pPr>
              <w:pStyle w:val="Style1"/>
            </w:pPr>
            <w:r w:rsidRPr="0052304D">
              <w:t>0.08</w:t>
            </w:r>
          </w:p>
        </w:tc>
        <w:tc>
          <w:tcPr>
            <w:tcW w:w="439" w:type="pct"/>
            <w:noWrap/>
            <w:vAlign w:val="center"/>
            <w:hideMark/>
          </w:tcPr>
          <w:p w14:paraId="77FB0947" w14:textId="77777777" w:rsidR="00A70078" w:rsidRPr="0052304D" w:rsidRDefault="00A70078" w:rsidP="000D2F97">
            <w:pPr>
              <w:pStyle w:val="Style1"/>
            </w:pPr>
            <w:r w:rsidRPr="0052304D">
              <w:t>0.14</w:t>
            </w:r>
          </w:p>
        </w:tc>
      </w:tr>
      <w:tr w:rsidR="00D73CD7" w:rsidRPr="00095471" w14:paraId="5810C2A6" w14:textId="77777777" w:rsidTr="007220D1">
        <w:trPr>
          <w:trHeight w:val="288"/>
        </w:trPr>
        <w:tc>
          <w:tcPr>
            <w:tcW w:w="564" w:type="pct"/>
            <w:noWrap/>
            <w:vAlign w:val="center"/>
            <w:hideMark/>
          </w:tcPr>
          <w:p w14:paraId="35BA5062" w14:textId="77777777" w:rsidR="00A70078" w:rsidRPr="0052304D" w:rsidRDefault="00A70078" w:rsidP="000D2F97">
            <w:pPr>
              <w:pStyle w:val="Style1"/>
            </w:pPr>
            <w:r w:rsidRPr="0052304D">
              <w:t>TNW_02</w:t>
            </w:r>
          </w:p>
        </w:tc>
        <w:tc>
          <w:tcPr>
            <w:tcW w:w="444" w:type="pct"/>
            <w:noWrap/>
            <w:vAlign w:val="center"/>
            <w:hideMark/>
          </w:tcPr>
          <w:p w14:paraId="47AAA009" w14:textId="77777777" w:rsidR="00A70078" w:rsidRPr="0052304D" w:rsidRDefault="00A70078" w:rsidP="000D2F97">
            <w:pPr>
              <w:pStyle w:val="Style1"/>
            </w:pPr>
            <w:r w:rsidRPr="0052304D">
              <w:t>TNW</w:t>
            </w:r>
          </w:p>
        </w:tc>
        <w:tc>
          <w:tcPr>
            <w:tcW w:w="444" w:type="pct"/>
            <w:noWrap/>
            <w:vAlign w:val="center"/>
            <w:hideMark/>
          </w:tcPr>
          <w:p w14:paraId="77CA4A57" w14:textId="77777777" w:rsidR="00A70078" w:rsidRPr="0052304D" w:rsidRDefault="00A70078" w:rsidP="000D2F97">
            <w:pPr>
              <w:pStyle w:val="Style1"/>
            </w:pPr>
            <w:r w:rsidRPr="0052304D">
              <w:t>9</w:t>
            </w:r>
          </w:p>
        </w:tc>
        <w:tc>
          <w:tcPr>
            <w:tcW w:w="444" w:type="pct"/>
            <w:noWrap/>
            <w:vAlign w:val="center"/>
            <w:hideMark/>
          </w:tcPr>
          <w:p w14:paraId="2692D9FA" w14:textId="77777777" w:rsidR="00A70078" w:rsidRPr="0052304D" w:rsidRDefault="00A70078" w:rsidP="000D2F97">
            <w:pPr>
              <w:pStyle w:val="Style1"/>
            </w:pPr>
            <w:r w:rsidRPr="0052304D">
              <w:t>2.78</w:t>
            </w:r>
          </w:p>
        </w:tc>
        <w:tc>
          <w:tcPr>
            <w:tcW w:w="444" w:type="pct"/>
            <w:noWrap/>
            <w:vAlign w:val="center"/>
            <w:hideMark/>
          </w:tcPr>
          <w:p w14:paraId="6AC114B9" w14:textId="77777777" w:rsidR="00A70078" w:rsidRPr="0052304D" w:rsidRDefault="00A70078" w:rsidP="000D2F97">
            <w:pPr>
              <w:pStyle w:val="Style1"/>
            </w:pPr>
            <w:r w:rsidRPr="0052304D">
              <w:t>2.69</w:t>
            </w:r>
          </w:p>
        </w:tc>
        <w:tc>
          <w:tcPr>
            <w:tcW w:w="444" w:type="pct"/>
            <w:noWrap/>
            <w:vAlign w:val="center"/>
            <w:hideMark/>
          </w:tcPr>
          <w:p w14:paraId="0C44F34C" w14:textId="77777777" w:rsidR="00A70078" w:rsidRPr="0052304D" w:rsidRDefault="00A70078" w:rsidP="000D2F97">
            <w:pPr>
              <w:pStyle w:val="Style1"/>
            </w:pPr>
            <w:r w:rsidRPr="0052304D">
              <w:t>1</w:t>
            </w:r>
          </w:p>
        </w:tc>
        <w:tc>
          <w:tcPr>
            <w:tcW w:w="444" w:type="pct"/>
            <w:noWrap/>
            <w:vAlign w:val="center"/>
            <w:hideMark/>
          </w:tcPr>
          <w:p w14:paraId="4C366846" w14:textId="77777777" w:rsidR="00A70078" w:rsidRPr="0052304D" w:rsidRDefault="00A70078" w:rsidP="000D2F97">
            <w:pPr>
              <w:pStyle w:val="Style1"/>
            </w:pPr>
            <w:r w:rsidRPr="0052304D">
              <w:t>0.48</w:t>
            </w:r>
          </w:p>
        </w:tc>
        <w:tc>
          <w:tcPr>
            <w:tcW w:w="444" w:type="pct"/>
            <w:noWrap/>
            <w:vAlign w:val="center"/>
            <w:hideMark/>
          </w:tcPr>
          <w:p w14:paraId="5E4B3213" w14:textId="77777777" w:rsidR="00A70078" w:rsidRPr="0052304D" w:rsidRDefault="00A70078" w:rsidP="000D2F97">
            <w:pPr>
              <w:pStyle w:val="Style1"/>
            </w:pPr>
            <w:r w:rsidRPr="0052304D">
              <w:t>0.46</w:t>
            </w:r>
          </w:p>
        </w:tc>
        <w:tc>
          <w:tcPr>
            <w:tcW w:w="444" w:type="pct"/>
            <w:noWrap/>
            <w:vAlign w:val="center"/>
            <w:hideMark/>
          </w:tcPr>
          <w:p w14:paraId="05CCEB48" w14:textId="77777777" w:rsidR="00A70078" w:rsidRPr="0052304D" w:rsidRDefault="00A70078" w:rsidP="000D2F97">
            <w:pPr>
              <w:pStyle w:val="Style1"/>
            </w:pPr>
            <w:r w:rsidRPr="0052304D">
              <w:t>-0.04</w:t>
            </w:r>
          </w:p>
        </w:tc>
        <w:tc>
          <w:tcPr>
            <w:tcW w:w="444" w:type="pct"/>
            <w:noWrap/>
            <w:vAlign w:val="center"/>
            <w:hideMark/>
          </w:tcPr>
          <w:p w14:paraId="216ADD9C" w14:textId="77777777" w:rsidR="00A70078" w:rsidRPr="0052304D" w:rsidRDefault="00A70078" w:rsidP="000D2F97">
            <w:pPr>
              <w:pStyle w:val="Style1"/>
            </w:pPr>
            <w:r w:rsidRPr="0052304D">
              <w:t>0.17</w:t>
            </w:r>
          </w:p>
        </w:tc>
        <w:tc>
          <w:tcPr>
            <w:tcW w:w="439" w:type="pct"/>
            <w:noWrap/>
            <w:vAlign w:val="center"/>
            <w:hideMark/>
          </w:tcPr>
          <w:p w14:paraId="1BC462D8" w14:textId="77777777" w:rsidR="00A70078" w:rsidRPr="0052304D" w:rsidRDefault="00A70078" w:rsidP="000D2F97">
            <w:pPr>
              <w:pStyle w:val="Style1"/>
            </w:pPr>
            <w:r w:rsidRPr="0052304D">
              <w:t>0</w:t>
            </w:r>
          </w:p>
        </w:tc>
      </w:tr>
      <w:tr w:rsidR="00D73CD7" w:rsidRPr="00095471" w14:paraId="211BB525" w14:textId="77777777" w:rsidTr="007220D1">
        <w:trPr>
          <w:trHeight w:val="288"/>
        </w:trPr>
        <w:tc>
          <w:tcPr>
            <w:tcW w:w="564" w:type="pct"/>
            <w:noWrap/>
            <w:vAlign w:val="center"/>
            <w:hideMark/>
          </w:tcPr>
          <w:p w14:paraId="16082D67" w14:textId="77777777" w:rsidR="00A70078" w:rsidRPr="0052304D" w:rsidRDefault="00A70078" w:rsidP="000D2F97">
            <w:pPr>
              <w:pStyle w:val="Style1"/>
            </w:pPr>
            <w:r w:rsidRPr="0052304D">
              <w:t>TNW_03</w:t>
            </w:r>
          </w:p>
        </w:tc>
        <w:tc>
          <w:tcPr>
            <w:tcW w:w="444" w:type="pct"/>
            <w:noWrap/>
            <w:vAlign w:val="center"/>
            <w:hideMark/>
          </w:tcPr>
          <w:p w14:paraId="52C28CC0" w14:textId="77777777" w:rsidR="00A70078" w:rsidRPr="0052304D" w:rsidRDefault="00A70078" w:rsidP="000D2F97">
            <w:pPr>
              <w:pStyle w:val="Style1"/>
            </w:pPr>
            <w:r w:rsidRPr="0052304D">
              <w:t>TNW</w:t>
            </w:r>
          </w:p>
        </w:tc>
        <w:tc>
          <w:tcPr>
            <w:tcW w:w="444" w:type="pct"/>
            <w:noWrap/>
            <w:vAlign w:val="center"/>
            <w:hideMark/>
          </w:tcPr>
          <w:p w14:paraId="0C9E94C5" w14:textId="77777777" w:rsidR="00A70078" w:rsidRPr="0052304D" w:rsidRDefault="00A70078" w:rsidP="000D2F97">
            <w:pPr>
              <w:pStyle w:val="Style1"/>
            </w:pPr>
            <w:r w:rsidRPr="0052304D">
              <w:t>24</w:t>
            </w:r>
          </w:p>
        </w:tc>
        <w:tc>
          <w:tcPr>
            <w:tcW w:w="444" w:type="pct"/>
            <w:noWrap/>
            <w:vAlign w:val="center"/>
            <w:hideMark/>
          </w:tcPr>
          <w:p w14:paraId="3ABDF613" w14:textId="77777777" w:rsidR="00A70078" w:rsidRPr="0052304D" w:rsidRDefault="00A70078" w:rsidP="000D2F97">
            <w:pPr>
              <w:pStyle w:val="Style1"/>
            </w:pPr>
            <w:r w:rsidRPr="0052304D">
              <w:t>3.28</w:t>
            </w:r>
          </w:p>
        </w:tc>
        <w:tc>
          <w:tcPr>
            <w:tcW w:w="444" w:type="pct"/>
            <w:noWrap/>
            <w:vAlign w:val="center"/>
            <w:hideMark/>
          </w:tcPr>
          <w:p w14:paraId="24960CB2" w14:textId="77777777" w:rsidR="00A70078" w:rsidRPr="0052304D" w:rsidRDefault="00A70078" w:rsidP="000D2F97">
            <w:pPr>
              <w:pStyle w:val="Style1"/>
            </w:pPr>
            <w:r w:rsidRPr="0052304D">
              <w:t>2.69</w:t>
            </w:r>
          </w:p>
        </w:tc>
        <w:tc>
          <w:tcPr>
            <w:tcW w:w="444" w:type="pct"/>
            <w:noWrap/>
            <w:vAlign w:val="center"/>
            <w:hideMark/>
          </w:tcPr>
          <w:p w14:paraId="2B71E1AE" w14:textId="77777777" w:rsidR="00A70078" w:rsidRPr="0052304D" w:rsidRDefault="00A70078" w:rsidP="000D2F97">
            <w:pPr>
              <w:pStyle w:val="Style1"/>
            </w:pPr>
            <w:r w:rsidRPr="0052304D">
              <w:t>3</w:t>
            </w:r>
          </w:p>
        </w:tc>
        <w:tc>
          <w:tcPr>
            <w:tcW w:w="444" w:type="pct"/>
            <w:noWrap/>
            <w:vAlign w:val="center"/>
            <w:hideMark/>
          </w:tcPr>
          <w:p w14:paraId="4AEBA1F5" w14:textId="77777777" w:rsidR="00A70078" w:rsidRPr="0052304D" w:rsidRDefault="00A70078" w:rsidP="000D2F97">
            <w:pPr>
              <w:pStyle w:val="Style1"/>
            </w:pPr>
            <w:r w:rsidRPr="0052304D">
              <w:t>0.37</w:t>
            </w:r>
          </w:p>
        </w:tc>
        <w:tc>
          <w:tcPr>
            <w:tcW w:w="444" w:type="pct"/>
            <w:noWrap/>
            <w:vAlign w:val="center"/>
            <w:hideMark/>
          </w:tcPr>
          <w:p w14:paraId="4CB1145C" w14:textId="77777777" w:rsidR="00A70078" w:rsidRPr="0052304D" w:rsidRDefault="00A70078" w:rsidP="000D2F97">
            <w:pPr>
              <w:pStyle w:val="Style1"/>
            </w:pPr>
            <w:r w:rsidRPr="0052304D">
              <w:t>0.44</w:t>
            </w:r>
          </w:p>
        </w:tc>
        <w:tc>
          <w:tcPr>
            <w:tcW w:w="444" w:type="pct"/>
            <w:noWrap/>
            <w:vAlign w:val="center"/>
            <w:hideMark/>
          </w:tcPr>
          <w:p w14:paraId="4066FDE4" w14:textId="77777777" w:rsidR="00A70078" w:rsidRPr="0052304D" w:rsidRDefault="00A70078" w:rsidP="000D2F97">
            <w:pPr>
              <w:pStyle w:val="Style1"/>
            </w:pPr>
            <w:r w:rsidRPr="0052304D">
              <w:t>0.23</w:t>
            </w:r>
          </w:p>
        </w:tc>
        <w:tc>
          <w:tcPr>
            <w:tcW w:w="444" w:type="pct"/>
            <w:noWrap/>
            <w:vAlign w:val="center"/>
            <w:hideMark/>
          </w:tcPr>
          <w:p w14:paraId="4A26DFF4" w14:textId="77777777" w:rsidR="00A70078" w:rsidRPr="0052304D" w:rsidRDefault="00A70078" w:rsidP="000D2F97">
            <w:pPr>
              <w:pStyle w:val="Style1"/>
            </w:pPr>
            <w:r w:rsidRPr="0052304D">
              <w:t>0.47</w:t>
            </w:r>
          </w:p>
        </w:tc>
        <w:tc>
          <w:tcPr>
            <w:tcW w:w="439" w:type="pct"/>
            <w:noWrap/>
            <w:vAlign w:val="center"/>
            <w:hideMark/>
          </w:tcPr>
          <w:p w14:paraId="506A8275" w14:textId="77777777" w:rsidR="00A70078" w:rsidRPr="0052304D" w:rsidRDefault="00A70078" w:rsidP="000D2F97">
            <w:pPr>
              <w:pStyle w:val="Style1"/>
            </w:pPr>
            <w:r w:rsidRPr="0052304D">
              <w:t>0.11</w:t>
            </w:r>
          </w:p>
        </w:tc>
      </w:tr>
      <w:tr w:rsidR="00D73CD7" w:rsidRPr="00095471" w14:paraId="2F3A5D72" w14:textId="77777777" w:rsidTr="007220D1">
        <w:trPr>
          <w:trHeight w:val="288"/>
        </w:trPr>
        <w:tc>
          <w:tcPr>
            <w:tcW w:w="564" w:type="pct"/>
            <w:tcBorders>
              <w:bottom w:val="nil"/>
            </w:tcBorders>
            <w:noWrap/>
            <w:vAlign w:val="center"/>
            <w:hideMark/>
          </w:tcPr>
          <w:p w14:paraId="3F0122D6" w14:textId="77777777" w:rsidR="00A70078" w:rsidRPr="0052304D" w:rsidRDefault="00A70078" w:rsidP="000D2F97">
            <w:pPr>
              <w:pStyle w:val="Style1"/>
            </w:pPr>
            <w:r w:rsidRPr="0052304D">
              <w:t>TNW_04</w:t>
            </w:r>
          </w:p>
        </w:tc>
        <w:tc>
          <w:tcPr>
            <w:tcW w:w="444" w:type="pct"/>
            <w:tcBorders>
              <w:bottom w:val="nil"/>
            </w:tcBorders>
            <w:noWrap/>
            <w:vAlign w:val="center"/>
            <w:hideMark/>
          </w:tcPr>
          <w:p w14:paraId="29A22FC7" w14:textId="77777777" w:rsidR="00A70078" w:rsidRPr="0052304D" w:rsidRDefault="00A70078" w:rsidP="000D2F97">
            <w:pPr>
              <w:pStyle w:val="Style1"/>
            </w:pPr>
            <w:r w:rsidRPr="0052304D">
              <w:t>TNW</w:t>
            </w:r>
          </w:p>
        </w:tc>
        <w:tc>
          <w:tcPr>
            <w:tcW w:w="444" w:type="pct"/>
            <w:tcBorders>
              <w:bottom w:val="nil"/>
            </w:tcBorders>
            <w:noWrap/>
            <w:vAlign w:val="center"/>
            <w:hideMark/>
          </w:tcPr>
          <w:p w14:paraId="4E0FBC6F" w14:textId="77777777" w:rsidR="00A70078" w:rsidRPr="0052304D" w:rsidRDefault="00A70078" w:rsidP="000D2F97">
            <w:pPr>
              <w:pStyle w:val="Style1"/>
            </w:pPr>
            <w:r w:rsidRPr="0052304D">
              <w:t>24</w:t>
            </w:r>
          </w:p>
        </w:tc>
        <w:tc>
          <w:tcPr>
            <w:tcW w:w="444" w:type="pct"/>
            <w:tcBorders>
              <w:bottom w:val="nil"/>
            </w:tcBorders>
            <w:noWrap/>
            <w:vAlign w:val="center"/>
            <w:hideMark/>
          </w:tcPr>
          <w:p w14:paraId="4CBCD1AE" w14:textId="77777777" w:rsidR="00A70078" w:rsidRPr="0052304D" w:rsidRDefault="00A70078" w:rsidP="000D2F97">
            <w:pPr>
              <w:pStyle w:val="Style1"/>
            </w:pPr>
            <w:r w:rsidRPr="0052304D">
              <w:t>4.72</w:t>
            </w:r>
          </w:p>
        </w:tc>
        <w:tc>
          <w:tcPr>
            <w:tcW w:w="444" w:type="pct"/>
            <w:tcBorders>
              <w:bottom w:val="nil"/>
            </w:tcBorders>
            <w:noWrap/>
            <w:vAlign w:val="center"/>
            <w:hideMark/>
          </w:tcPr>
          <w:p w14:paraId="02C4D482" w14:textId="77777777" w:rsidR="00A70078" w:rsidRPr="0052304D" w:rsidRDefault="00A70078" w:rsidP="000D2F97">
            <w:pPr>
              <w:pStyle w:val="Style1"/>
            </w:pPr>
            <w:r w:rsidRPr="0052304D">
              <w:t>3.62</w:t>
            </w:r>
          </w:p>
        </w:tc>
        <w:tc>
          <w:tcPr>
            <w:tcW w:w="444" w:type="pct"/>
            <w:tcBorders>
              <w:bottom w:val="nil"/>
            </w:tcBorders>
            <w:noWrap/>
            <w:vAlign w:val="center"/>
            <w:hideMark/>
          </w:tcPr>
          <w:p w14:paraId="54193FF7" w14:textId="77777777" w:rsidR="00A70078" w:rsidRPr="0052304D" w:rsidRDefault="00A70078" w:rsidP="000D2F97">
            <w:pPr>
              <w:pStyle w:val="Style1"/>
            </w:pPr>
            <w:r w:rsidRPr="0052304D">
              <w:t>6</w:t>
            </w:r>
          </w:p>
        </w:tc>
        <w:tc>
          <w:tcPr>
            <w:tcW w:w="444" w:type="pct"/>
            <w:tcBorders>
              <w:bottom w:val="nil"/>
            </w:tcBorders>
            <w:noWrap/>
            <w:vAlign w:val="center"/>
            <w:hideMark/>
          </w:tcPr>
          <w:p w14:paraId="67B7BE2C" w14:textId="77777777" w:rsidR="00A70078" w:rsidRPr="0052304D" w:rsidRDefault="00A70078" w:rsidP="000D2F97">
            <w:pPr>
              <w:pStyle w:val="Style1"/>
            </w:pPr>
            <w:r w:rsidRPr="0052304D">
              <w:t>0.4</w:t>
            </w:r>
          </w:p>
        </w:tc>
        <w:tc>
          <w:tcPr>
            <w:tcW w:w="444" w:type="pct"/>
            <w:tcBorders>
              <w:bottom w:val="nil"/>
            </w:tcBorders>
            <w:noWrap/>
            <w:vAlign w:val="center"/>
            <w:hideMark/>
          </w:tcPr>
          <w:p w14:paraId="0F078DDB" w14:textId="77777777" w:rsidR="00A70078" w:rsidRPr="0052304D" w:rsidRDefault="00A70078" w:rsidP="000D2F97">
            <w:pPr>
              <w:pStyle w:val="Style1"/>
            </w:pPr>
            <w:r w:rsidRPr="0052304D">
              <w:t>0.5</w:t>
            </w:r>
          </w:p>
        </w:tc>
        <w:tc>
          <w:tcPr>
            <w:tcW w:w="444" w:type="pct"/>
            <w:tcBorders>
              <w:bottom w:val="nil"/>
            </w:tcBorders>
            <w:noWrap/>
            <w:vAlign w:val="center"/>
            <w:hideMark/>
          </w:tcPr>
          <w:p w14:paraId="2FD9C54E" w14:textId="77777777" w:rsidR="00A70078" w:rsidRPr="0052304D" w:rsidRDefault="00A70078" w:rsidP="000D2F97">
            <w:pPr>
              <w:pStyle w:val="Style1"/>
            </w:pPr>
            <w:r w:rsidRPr="0052304D">
              <w:t>0.16</w:t>
            </w:r>
          </w:p>
        </w:tc>
        <w:tc>
          <w:tcPr>
            <w:tcW w:w="444" w:type="pct"/>
            <w:tcBorders>
              <w:bottom w:val="nil"/>
            </w:tcBorders>
            <w:noWrap/>
            <w:vAlign w:val="center"/>
            <w:hideMark/>
          </w:tcPr>
          <w:p w14:paraId="50730465" w14:textId="77777777" w:rsidR="00A70078" w:rsidRPr="0052304D" w:rsidRDefault="00A70078" w:rsidP="000D2F97">
            <w:pPr>
              <w:pStyle w:val="Style1"/>
            </w:pPr>
            <w:r w:rsidRPr="0052304D">
              <w:t>0.33</w:t>
            </w:r>
          </w:p>
        </w:tc>
        <w:tc>
          <w:tcPr>
            <w:tcW w:w="439" w:type="pct"/>
            <w:tcBorders>
              <w:bottom w:val="nil"/>
            </w:tcBorders>
            <w:noWrap/>
            <w:vAlign w:val="center"/>
            <w:hideMark/>
          </w:tcPr>
          <w:p w14:paraId="677C8655" w14:textId="77777777" w:rsidR="00A70078" w:rsidRPr="0052304D" w:rsidRDefault="00A70078" w:rsidP="000D2F97">
            <w:pPr>
              <w:pStyle w:val="Style1"/>
            </w:pPr>
            <w:r w:rsidRPr="0052304D">
              <w:t>0.15</w:t>
            </w:r>
          </w:p>
        </w:tc>
      </w:tr>
      <w:tr w:rsidR="00D73CD7" w:rsidRPr="00095471" w14:paraId="775602EA" w14:textId="77777777" w:rsidTr="007220D1">
        <w:trPr>
          <w:trHeight w:val="288"/>
        </w:trPr>
        <w:tc>
          <w:tcPr>
            <w:tcW w:w="564" w:type="pct"/>
            <w:tcBorders>
              <w:top w:val="nil"/>
              <w:bottom w:val="single" w:sz="4" w:space="0" w:color="auto"/>
            </w:tcBorders>
            <w:noWrap/>
            <w:vAlign w:val="center"/>
            <w:hideMark/>
          </w:tcPr>
          <w:p w14:paraId="6D1FADD6" w14:textId="77777777" w:rsidR="00A70078" w:rsidRPr="0052304D" w:rsidRDefault="00A70078" w:rsidP="000D2F97">
            <w:pPr>
              <w:pStyle w:val="Style1"/>
            </w:pPr>
            <w:r w:rsidRPr="0052304D">
              <w:t>TNW_05</w:t>
            </w:r>
          </w:p>
        </w:tc>
        <w:tc>
          <w:tcPr>
            <w:tcW w:w="444" w:type="pct"/>
            <w:tcBorders>
              <w:top w:val="nil"/>
              <w:bottom w:val="single" w:sz="4" w:space="0" w:color="auto"/>
            </w:tcBorders>
            <w:noWrap/>
            <w:vAlign w:val="center"/>
            <w:hideMark/>
          </w:tcPr>
          <w:p w14:paraId="735CD942" w14:textId="77777777" w:rsidR="00A70078" w:rsidRPr="0052304D" w:rsidRDefault="00A70078" w:rsidP="000D2F97">
            <w:pPr>
              <w:pStyle w:val="Style1"/>
            </w:pPr>
            <w:r w:rsidRPr="0052304D">
              <w:t>TNW</w:t>
            </w:r>
          </w:p>
        </w:tc>
        <w:tc>
          <w:tcPr>
            <w:tcW w:w="444" w:type="pct"/>
            <w:tcBorders>
              <w:top w:val="nil"/>
              <w:bottom w:val="single" w:sz="4" w:space="0" w:color="auto"/>
            </w:tcBorders>
            <w:noWrap/>
            <w:vAlign w:val="center"/>
            <w:hideMark/>
          </w:tcPr>
          <w:p w14:paraId="4C07B62E" w14:textId="77777777" w:rsidR="00A70078" w:rsidRPr="0052304D" w:rsidRDefault="00A70078" w:rsidP="000D2F97">
            <w:pPr>
              <w:pStyle w:val="Style1"/>
            </w:pPr>
            <w:r w:rsidRPr="0052304D">
              <w:t>24</w:t>
            </w:r>
          </w:p>
        </w:tc>
        <w:tc>
          <w:tcPr>
            <w:tcW w:w="444" w:type="pct"/>
            <w:tcBorders>
              <w:top w:val="nil"/>
              <w:bottom w:val="single" w:sz="4" w:space="0" w:color="auto"/>
            </w:tcBorders>
            <w:noWrap/>
            <w:vAlign w:val="center"/>
            <w:hideMark/>
          </w:tcPr>
          <w:p w14:paraId="5EE4F0A1" w14:textId="77777777" w:rsidR="00A70078" w:rsidRPr="0052304D" w:rsidRDefault="00A70078" w:rsidP="000D2F97">
            <w:pPr>
              <w:pStyle w:val="Style1"/>
            </w:pPr>
            <w:r w:rsidRPr="0052304D">
              <w:t>5.44</w:t>
            </w:r>
          </w:p>
        </w:tc>
        <w:tc>
          <w:tcPr>
            <w:tcW w:w="444" w:type="pct"/>
            <w:tcBorders>
              <w:top w:val="nil"/>
              <w:bottom w:val="single" w:sz="4" w:space="0" w:color="auto"/>
            </w:tcBorders>
            <w:noWrap/>
            <w:vAlign w:val="center"/>
            <w:hideMark/>
          </w:tcPr>
          <w:p w14:paraId="0FF03C3D" w14:textId="77777777" w:rsidR="00A70078" w:rsidRPr="0052304D" w:rsidRDefault="00A70078" w:rsidP="000D2F97">
            <w:pPr>
              <w:pStyle w:val="Style1"/>
            </w:pPr>
            <w:r w:rsidRPr="0052304D">
              <w:t>3.87</w:t>
            </w:r>
          </w:p>
        </w:tc>
        <w:tc>
          <w:tcPr>
            <w:tcW w:w="444" w:type="pct"/>
            <w:tcBorders>
              <w:top w:val="nil"/>
              <w:bottom w:val="single" w:sz="4" w:space="0" w:color="auto"/>
            </w:tcBorders>
            <w:noWrap/>
            <w:vAlign w:val="center"/>
            <w:hideMark/>
          </w:tcPr>
          <w:p w14:paraId="0E43AB48" w14:textId="77777777" w:rsidR="00A70078" w:rsidRPr="0052304D" w:rsidRDefault="00A70078" w:rsidP="000D2F97">
            <w:pPr>
              <w:pStyle w:val="Style1"/>
            </w:pPr>
            <w:r w:rsidRPr="0052304D">
              <w:t>6</w:t>
            </w:r>
          </w:p>
        </w:tc>
        <w:tc>
          <w:tcPr>
            <w:tcW w:w="444" w:type="pct"/>
            <w:tcBorders>
              <w:top w:val="nil"/>
              <w:bottom w:val="single" w:sz="4" w:space="0" w:color="auto"/>
            </w:tcBorders>
            <w:noWrap/>
            <w:vAlign w:val="center"/>
            <w:hideMark/>
          </w:tcPr>
          <w:p w14:paraId="550EA8B2" w14:textId="77777777" w:rsidR="00A70078" w:rsidRPr="0052304D" w:rsidRDefault="00A70078" w:rsidP="000D2F97">
            <w:pPr>
              <w:pStyle w:val="Style1"/>
            </w:pPr>
            <w:r w:rsidRPr="0052304D">
              <w:t>0.48</w:t>
            </w:r>
          </w:p>
        </w:tc>
        <w:tc>
          <w:tcPr>
            <w:tcW w:w="444" w:type="pct"/>
            <w:tcBorders>
              <w:top w:val="nil"/>
              <w:bottom w:val="single" w:sz="4" w:space="0" w:color="auto"/>
            </w:tcBorders>
            <w:noWrap/>
            <w:vAlign w:val="center"/>
            <w:hideMark/>
          </w:tcPr>
          <w:p w14:paraId="2E6A8FB4" w14:textId="77777777" w:rsidR="00A70078" w:rsidRPr="0052304D" w:rsidRDefault="00A70078" w:rsidP="000D2F97">
            <w:pPr>
              <w:pStyle w:val="Style1"/>
            </w:pPr>
            <w:r w:rsidRPr="0052304D">
              <w:t>0.55</w:t>
            </w:r>
          </w:p>
        </w:tc>
        <w:tc>
          <w:tcPr>
            <w:tcW w:w="444" w:type="pct"/>
            <w:tcBorders>
              <w:top w:val="nil"/>
              <w:bottom w:val="single" w:sz="4" w:space="0" w:color="auto"/>
            </w:tcBorders>
            <w:noWrap/>
            <w:vAlign w:val="center"/>
            <w:hideMark/>
          </w:tcPr>
          <w:p w14:paraId="4917BA77" w14:textId="77777777" w:rsidR="00A70078" w:rsidRPr="0052304D" w:rsidRDefault="00A70078" w:rsidP="000D2F97">
            <w:pPr>
              <w:pStyle w:val="Style1"/>
            </w:pPr>
            <w:r w:rsidRPr="0052304D">
              <w:t>0.11</w:t>
            </w:r>
          </w:p>
        </w:tc>
        <w:tc>
          <w:tcPr>
            <w:tcW w:w="444" w:type="pct"/>
            <w:tcBorders>
              <w:top w:val="nil"/>
              <w:bottom w:val="single" w:sz="4" w:space="0" w:color="auto"/>
            </w:tcBorders>
            <w:noWrap/>
            <w:vAlign w:val="center"/>
            <w:hideMark/>
          </w:tcPr>
          <w:p w14:paraId="2E594B69" w14:textId="77777777" w:rsidR="00A70078" w:rsidRPr="0052304D" w:rsidRDefault="00A70078" w:rsidP="000D2F97">
            <w:pPr>
              <w:pStyle w:val="Style1"/>
            </w:pPr>
            <w:r w:rsidRPr="0052304D">
              <w:t>0.36</w:t>
            </w:r>
          </w:p>
        </w:tc>
        <w:tc>
          <w:tcPr>
            <w:tcW w:w="439" w:type="pct"/>
            <w:tcBorders>
              <w:top w:val="nil"/>
              <w:bottom w:val="single" w:sz="4" w:space="0" w:color="auto"/>
            </w:tcBorders>
            <w:noWrap/>
            <w:vAlign w:val="center"/>
            <w:hideMark/>
          </w:tcPr>
          <w:p w14:paraId="32AECF5D" w14:textId="77777777" w:rsidR="00A70078" w:rsidRPr="0052304D" w:rsidRDefault="00A70078" w:rsidP="000D2F97">
            <w:pPr>
              <w:pStyle w:val="Style1"/>
            </w:pPr>
            <w:r w:rsidRPr="0052304D">
              <w:t>0.07</w:t>
            </w:r>
          </w:p>
        </w:tc>
      </w:tr>
      <w:tr w:rsidR="00D73CD7" w:rsidRPr="00095471" w14:paraId="298CFCFB" w14:textId="77777777" w:rsidTr="007220D1">
        <w:trPr>
          <w:trHeight w:val="288"/>
        </w:trPr>
        <w:tc>
          <w:tcPr>
            <w:tcW w:w="1452" w:type="pct"/>
            <w:gridSpan w:val="3"/>
            <w:tcBorders>
              <w:top w:val="single" w:sz="4" w:space="0" w:color="auto"/>
            </w:tcBorders>
            <w:noWrap/>
            <w:vAlign w:val="center"/>
            <w:hideMark/>
          </w:tcPr>
          <w:p w14:paraId="39BACCEF" w14:textId="77777777" w:rsidR="00A70078" w:rsidRPr="0052304D" w:rsidRDefault="00A70078" w:rsidP="000D2F97">
            <w:pPr>
              <w:pStyle w:val="Style1"/>
            </w:pPr>
            <w:r w:rsidRPr="0052304D">
              <w:t xml:space="preserve">Average across </w:t>
            </w:r>
            <w:r w:rsidRPr="0052304D">
              <w:rPr>
                <w:i/>
                <w:iCs/>
              </w:rPr>
              <w:t>P. globosa</w:t>
            </w:r>
          </w:p>
        </w:tc>
        <w:tc>
          <w:tcPr>
            <w:tcW w:w="444" w:type="pct"/>
            <w:tcBorders>
              <w:top w:val="single" w:sz="4" w:space="0" w:color="auto"/>
            </w:tcBorders>
            <w:noWrap/>
            <w:vAlign w:val="center"/>
            <w:hideMark/>
          </w:tcPr>
          <w:p w14:paraId="4E54C550" w14:textId="77777777" w:rsidR="00A70078" w:rsidRPr="0052304D" w:rsidRDefault="00A70078" w:rsidP="000D2F97">
            <w:pPr>
              <w:pStyle w:val="Style1"/>
            </w:pPr>
            <w:r w:rsidRPr="0052304D">
              <w:t>4.2</w:t>
            </w:r>
          </w:p>
        </w:tc>
        <w:tc>
          <w:tcPr>
            <w:tcW w:w="444" w:type="pct"/>
            <w:tcBorders>
              <w:top w:val="single" w:sz="4" w:space="0" w:color="auto"/>
            </w:tcBorders>
            <w:noWrap/>
            <w:vAlign w:val="center"/>
            <w:hideMark/>
          </w:tcPr>
          <w:p w14:paraId="25227BC2" w14:textId="77777777" w:rsidR="00A70078" w:rsidRPr="0052304D" w:rsidRDefault="00A70078" w:rsidP="000D2F97">
            <w:pPr>
              <w:pStyle w:val="Style1"/>
            </w:pPr>
            <w:r w:rsidRPr="0052304D">
              <w:t>3.38</w:t>
            </w:r>
          </w:p>
        </w:tc>
        <w:tc>
          <w:tcPr>
            <w:tcW w:w="444" w:type="pct"/>
            <w:tcBorders>
              <w:top w:val="single" w:sz="4" w:space="0" w:color="auto"/>
            </w:tcBorders>
            <w:noWrap/>
            <w:vAlign w:val="center"/>
            <w:hideMark/>
          </w:tcPr>
          <w:p w14:paraId="36F29852" w14:textId="77777777" w:rsidR="00A70078" w:rsidRPr="0052304D" w:rsidRDefault="00A70078" w:rsidP="000D2F97">
            <w:pPr>
              <w:pStyle w:val="Style1"/>
            </w:pPr>
            <w:r w:rsidRPr="0052304D">
              <w:t>4.24</w:t>
            </w:r>
          </w:p>
        </w:tc>
        <w:tc>
          <w:tcPr>
            <w:tcW w:w="444" w:type="pct"/>
            <w:tcBorders>
              <w:top w:val="single" w:sz="4" w:space="0" w:color="auto"/>
            </w:tcBorders>
            <w:noWrap/>
            <w:vAlign w:val="center"/>
            <w:hideMark/>
          </w:tcPr>
          <w:p w14:paraId="13CA4946" w14:textId="77777777" w:rsidR="00A70078" w:rsidRPr="0052304D" w:rsidRDefault="00A70078" w:rsidP="000D2F97">
            <w:pPr>
              <w:pStyle w:val="Style1"/>
            </w:pPr>
            <w:r w:rsidRPr="0052304D">
              <w:t>0.47</w:t>
            </w:r>
          </w:p>
        </w:tc>
        <w:tc>
          <w:tcPr>
            <w:tcW w:w="444" w:type="pct"/>
            <w:tcBorders>
              <w:top w:val="single" w:sz="4" w:space="0" w:color="auto"/>
            </w:tcBorders>
            <w:noWrap/>
            <w:vAlign w:val="center"/>
            <w:hideMark/>
          </w:tcPr>
          <w:p w14:paraId="5269C0D8" w14:textId="77777777" w:rsidR="00A70078" w:rsidRPr="0052304D" w:rsidRDefault="00A70078" w:rsidP="000D2F97">
            <w:pPr>
              <w:pStyle w:val="Style1"/>
            </w:pPr>
            <w:r w:rsidRPr="0052304D">
              <w:t>0.51</w:t>
            </w:r>
          </w:p>
        </w:tc>
        <w:tc>
          <w:tcPr>
            <w:tcW w:w="444" w:type="pct"/>
            <w:tcBorders>
              <w:top w:val="single" w:sz="4" w:space="0" w:color="auto"/>
            </w:tcBorders>
            <w:noWrap/>
            <w:vAlign w:val="center"/>
            <w:hideMark/>
          </w:tcPr>
          <w:p w14:paraId="3E180412" w14:textId="77777777" w:rsidR="00A70078" w:rsidRPr="0052304D" w:rsidRDefault="00A70078" w:rsidP="000D2F97">
            <w:pPr>
              <w:pStyle w:val="Style1"/>
            </w:pPr>
            <w:r w:rsidRPr="0052304D">
              <w:t>0.08</w:t>
            </w:r>
          </w:p>
        </w:tc>
        <w:tc>
          <w:tcPr>
            <w:tcW w:w="444" w:type="pct"/>
            <w:tcBorders>
              <w:top w:val="single" w:sz="4" w:space="0" w:color="auto"/>
            </w:tcBorders>
            <w:noWrap/>
            <w:vAlign w:val="center"/>
            <w:hideMark/>
          </w:tcPr>
          <w:p w14:paraId="3A610C11" w14:textId="77777777" w:rsidR="00A70078" w:rsidRPr="0052304D" w:rsidRDefault="00A70078" w:rsidP="000D2F97">
            <w:pPr>
              <w:pStyle w:val="Style1"/>
            </w:pPr>
            <w:r w:rsidRPr="0052304D">
              <w:t>0.26</w:t>
            </w:r>
          </w:p>
        </w:tc>
        <w:tc>
          <w:tcPr>
            <w:tcW w:w="439" w:type="pct"/>
            <w:tcBorders>
              <w:top w:val="single" w:sz="4" w:space="0" w:color="auto"/>
            </w:tcBorders>
            <w:noWrap/>
            <w:vAlign w:val="center"/>
            <w:hideMark/>
          </w:tcPr>
          <w:p w14:paraId="3818C6BC" w14:textId="77777777" w:rsidR="00A70078" w:rsidRPr="0052304D" w:rsidRDefault="00A70078" w:rsidP="000D2F97">
            <w:pPr>
              <w:pStyle w:val="Style1"/>
            </w:pPr>
            <w:r w:rsidRPr="0052304D">
              <w:t>0.04</w:t>
            </w:r>
          </w:p>
        </w:tc>
      </w:tr>
      <w:tr w:rsidR="00D73CD7" w:rsidRPr="00095471" w14:paraId="74B4D7A0" w14:textId="77777777" w:rsidTr="007220D1">
        <w:trPr>
          <w:trHeight w:val="288"/>
        </w:trPr>
        <w:tc>
          <w:tcPr>
            <w:tcW w:w="564" w:type="pct"/>
            <w:tcBorders>
              <w:bottom w:val="nil"/>
            </w:tcBorders>
            <w:noWrap/>
            <w:vAlign w:val="center"/>
            <w:hideMark/>
          </w:tcPr>
          <w:p w14:paraId="20D1E521" w14:textId="77777777" w:rsidR="00A70078" w:rsidRPr="0052304D" w:rsidRDefault="00A70078" w:rsidP="000D2F97">
            <w:pPr>
              <w:pStyle w:val="Style1"/>
            </w:pPr>
          </w:p>
        </w:tc>
        <w:tc>
          <w:tcPr>
            <w:tcW w:w="444" w:type="pct"/>
            <w:tcBorders>
              <w:bottom w:val="nil"/>
            </w:tcBorders>
            <w:noWrap/>
            <w:vAlign w:val="center"/>
            <w:hideMark/>
          </w:tcPr>
          <w:p w14:paraId="2F4FE274" w14:textId="77777777" w:rsidR="00A70078" w:rsidRPr="0052304D" w:rsidRDefault="00A70078" w:rsidP="000D2F97">
            <w:pPr>
              <w:pStyle w:val="Style1"/>
            </w:pPr>
          </w:p>
        </w:tc>
        <w:tc>
          <w:tcPr>
            <w:tcW w:w="444" w:type="pct"/>
            <w:tcBorders>
              <w:bottom w:val="nil"/>
            </w:tcBorders>
            <w:noWrap/>
            <w:vAlign w:val="center"/>
            <w:hideMark/>
          </w:tcPr>
          <w:p w14:paraId="26AF5036" w14:textId="77777777" w:rsidR="00A70078" w:rsidRPr="0052304D" w:rsidRDefault="00A70078" w:rsidP="000D2F97">
            <w:pPr>
              <w:pStyle w:val="Style1"/>
            </w:pPr>
          </w:p>
        </w:tc>
        <w:tc>
          <w:tcPr>
            <w:tcW w:w="444" w:type="pct"/>
            <w:tcBorders>
              <w:bottom w:val="nil"/>
            </w:tcBorders>
            <w:noWrap/>
            <w:vAlign w:val="center"/>
            <w:hideMark/>
          </w:tcPr>
          <w:p w14:paraId="2EA4F9D1" w14:textId="77777777" w:rsidR="00A70078" w:rsidRPr="0052304D" w:rsidRDefault="00A70078" w:rsidP="000D2F97">
            <w:pPr>
              <w:pStyle w:val="Style1"/>
            </w:pPr>
          </w:p>
        </w:tc>
        <w:tc>
          <w:tcPr>
            <w:tcW w:w="444" w:type="pct"/>
            <w:tcBorders>
              <w:bottom w:val="nil"/>
            </w:tcBorders>
            <w:noWrap/>
            <w:vAlign w:val="center"/>
            <w:hideMark/>
          </w:tcPr>
          <w:p w14:paraId="0A10845F" w14:textId="77777777" w:rsidR="00A70078" w:rsidRPr="0052304D" w:rsidRDefault="00A70078" w:rsidP="000D2F97">
            <w:pPr>
              <w:pStyle w:val="Style1"/>
            </w:pPr>
          </w:p>
        </w:tc>
        <w:tc>
          <w:tcPr>
            <w:tcW w:w="444" w:type="pct"/>
            <w:tcBorders>
              <w:bottom w:val="nil"/>
            </w:tcBorders>
            <w:noWrap/>
            <w:vAlign w:val="center"/>
            <w:hideMark/>
          </w:tcPr>
          <w:p w14:paraId="36B2E1E4" w14:textId="77777777" w:rsidR="00A70078" w:rsidRPr="0052304D" w:rsidRDefault="00A70078" w:rsidP="000D2F97">
            <w:pPr>
              <w:pStyle w:val="Style1"/>
            </w:pPr>
          </w:p>
        </w:tc>
        <w:tc>
          <w:tcPr>
            <w:tcW w:w="444" w:type="pct"/>
            <w:tcBorders>
              <w:bottom w:val="nil"/>
            </w:tcBorders>
            <w:noWrap/>
            <w:vAlign w:val="center"/>
            <w:hideMark/>
          </w:tcPr>
          <w:p w14:paraId="0790B635" w14:textId="77777777" w:rsidR="00A70078" w:rsidRPr="0052304D" w:rsidRDefault="00A70078" w:rsidP="000D2F97">
            <w:pPr>
              <w:pStyle w:val="Style1"/>
            </w:pPr>
          </w:p>
        </w:tc>
        <w:tc>
          <w:tcPr>
            <w:tcW w:w="444" w:type="pct"/>
            <w:tcBorders>
              <w:bottom w:val="nil"/>
            </w:tcBorders>
            <w:noWrap/>
            <w:vAlign w:val="center"/>
            <w:hideMark/>
          </w:tcPr>
          <w:p w14:paraId="55AAC294" w14:textId="77777777" w:rsidR="00A70078" w:rsidRPr="0052304D" w:rsidRDefault="00A70078" w:rsidP="000D2F97">
            <w:pPr>
              <w:pStyle w:val="Style1"/>
            </w:pPr>
          </w:p>
        </w:tc>
        <w:tc>
          <w:tcPr>
            <w:tcW w:w="444" w:type="pct"/>
            <w:tcBorders>
              <w:bottom w:val="nil"/>
            </w:tcBorders>
            <w:noWrap/>
            <w:vAlign w:val="center"/>
            <w:hideMark/>
          </w:tcPr>
          <w:p w14:paraId="12F791DE" w14:textId="77777777" w:rsidR="00A70078" w:rsidRPr="0052304D" w:rsidRDefault="00A70078" w:rsidP="000D2F97">
            <w:pPr>
              <w:pStyle w:val="Style1"/>
            </w:pPr>
          </w:p>
        </w:tc>
        <w:tc>
          <w:tcPr>
            <w:tcW w:w="444" w:type="pct"/>
            <w:tcBorders>
              <w:bottom w:val="nil"/>
            </w:tcBorders>
            <w:noWrap/>
            <w:vAlign w:val="center"/>
            <w:hideMark/>
          </w:tcPr>
          <w:p w14:paraId="3EA3ACEB" w14:textId="77777777" w:rsidR="00A70078" w:rsidRPr="0052304D" w:rsidRDefault="00A70078" w:rsidP="000D2F97">
            <w:pPr>
              <w:pStyle w:val="Style1"/>
            </w:pPr>
          </w:p>
        </w:tc>
        <w:tc>
          <w:tcPr>
            <w:tcW w:w="439" w:type="pct"/>
            <w:tcBorders>
              <w:bottom w:val="nil"/>
            </w:tcBorders>
            <w:noWrap/>
            <w:vAlign w:val="center"/>
            <w:hideMark/>
          </w:tcPr>
          <w:p w14:paraId="282D80D9" w14:textId="77777777" w:rsidR="00A70078" w:rsidRPr="0052304D" w:rsidRDefault="00A70078" w:rsidP="000D2F97">
            <w:pPr>
              <w:pStyle w:val="Style1"/>
            </w:pPr>
          </w:p>
        </w:tc>
      </w:tr>
      <w:tr w:rsidR="0082036B" w:rsidRPr="00095471" w14:paraId="4DDE8205" w14:textId="77777777" w:rsidTr="007220D1">
        <w:trPr>
          <w:trHeight w:val="288"/>
        </w:trPr>
        <w:tc>
          <w:tcPr>
            <w:tcW w:w="1008" w:type="pct"/>
            <w:gridSpan w:val="2"/>
            <w:tcBorders>
              <w:top w:val="nil"/>
              <w:bottom w:val="single" w:sz="4" w:space="0" w:color="auto"/>
            </w:tcBorders>
            <w:noWrap/>
            <w:vAlign w:val="center"/>
            <w:hideMark/>
          </w:tcPr>
          <w:p w14:paraId="58C10A50" w14:textId="77777777" w:rsidR="00A70078" w:rsidRPr="0052304D" w:rsidRDefault="00A70078" w:rsidP="000D2F97">
            <w:pPr>
              <w:pStyle w:val="Style1"/>
            </w:pPr>
            <w:r w:rsidRPr="0052304D">
              <w:t xml:space="preserve">P. </w:t>
            </w:r>
            <w:proofErr w:type="spellStart"/>
            <w:r w:rsidRPr="0052304D">
              <w:t>ouachitensis</w:t>
            </w:r>
            <w:proofErr w:type="spellEnd"/>
          </w:p>
        </w:tc>
        <w:tc>
          <w:tcPr>
            <w:tcW w:w="444" w:type="pct"/>
            <w:tcBorders>
              <w:top w:val="nil"/>
              <w:bottom w:val="single" w:sz="4" w:space="0" w:color="auto"/>
            </w:tcBorders>
            <w:noWrap/>
            <w:vAlign w:val="center"/>
            <w:hideMark/>
          </w:tcPr>
          <w:p w14:paraId="00B57C34"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4D6A81E6"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0A063870"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2BAFE480"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15DDC4BD"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77D15003"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33F77CA0"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3874D16E" w14:textId="77777777" w:rsidR="00A70078" w:rsidRPr="0052304D" w:rsidRDefault="00A70078" w:rsidP="000D2F97">
            <w:pPr>
              <w:pStyle w:val="Style1"/>
            </w:pPr>
          </w:p>
        </w:tc>
        <w:tc>
          <w:tcPr>
            <w:tcW w:w="439" w:type="pct"/>
            <w:tcBorders>
              <w:top w:val="nil"/>
              <w:bottom w:val="single" w:sz="4" w:space="0" w:color="auto"/>
            </w:tcBorders>
            <w:noWrap/>
            <w:vAlign w:val="center"/>
            <w:hideMark/>
          </w:tcPr>
          <w:p w14:paraId="7493317D" w14:textId="77777777" w:rsidR="00A70078" w:rsidRPr="0052304D" w:rsidRDefault="00A70078" w:rsidP="000D2F97">
            <w:pPr>
              <w:pStyle w:val="Style1"/>
            </w:pPr>
          </w:p>
        </w:tc>
      </w:tr>
      <w:tr w:rsidR="00D73CD7" w:rsidRPr="00095471" w14:paraId="02FD9EE9" w14:textId="77777777" w:rsidTr="007220D1">
        <w:trPr>
          <w:trHeight w:val="288"/>
        </w:trPr>
        <w:tc>
          <w:tcPr>
            <w:tcW w:w="564" w:type="pct"/>
            <w:tcBorders>
              <w:top w:val="single" w:sz="4" w:space="0" w:color="auto"/>
            </w:tcBorders>
            <w:noWrap/>
            <w:vAlign w:val="center"/>
            <w:hideMark/>
          </w:tcPr>
          <w:p w14:paraId="6C2ECC29" w14:textId="77777777" w:rsidR="00A70078" w:rsidRPr="0052304D" w:rsidRDefault="00A70078" w:rsidP="000D2F97">
            <w:pPr>
              <w:pStyle w:val="Style1"/>
            </w:pPr>
            <w:r w:rsidRPr="0052304D">
              <w:t>AR_01</w:t>
            </w:r>
          </w:p>
        </w:tc>
        <w:tc>
          <w:tcPr>
            <w:tcW w:w="444" w:type="pct"/>
            <w:tcBorders>
              <w:top w:val="single" w:sz="4" w:space="0" w:color="auto"/>
            </w:tcBorders>
            <w:noWrap/>
            <w:vAlign w:val="center"/>
            <w:hideMark/>
          </w:tcPr>
          <w:p w14:paraId="5A5B32A2" w14:textId="77777777" w:rsidR="00A70078" w:rsidRPr="0052304D" w:rsidRDefault="00A70078" w:rsidP="000D2F97">
            <w:pPr>
              <w:pStyle w:val="Style1"/>
            </w:pPr>
            <w:r w:rsidRPr="0052304D">
              <w:t>AR</w:t>
            </w:r>
          </w:p>
        </w:tc>
        <w:tc>
          <w:tcPr>
            <w:tcW w:w="444" w:type="pct"/>
            <w:tcBorders>
              <w:top w:val="single" w:sz="4" w:space="0" w:color="auto"/>
            </w:tcBorders>
            <w:noWrap/>
            <w:vAlign w:val="center"/>
            <w:hideMark/>
          </w:tcPr>
          <w:p w14:paraId="77B266B6" w14:textId="77777777" w:rsidR="00A70078" w:rsidRPr="0052304D" w:rsidRDefault="00A70078" w:rsidP="000D2F97">
            <w:pPr>
              <w:pStyle w:val="Style1"/>
            </w:pPr>
            <w:r w:rsidRPr="0052304D">
              <w:t>5</w:t>
            </w:r>
          </w:p>
        </w:tc>
        <w:tc>
          <w:tcPr>
            <w:tcW w:w="444" w:type="pct"/>
            <w:tcBorders>
              <w:top w:val="single" w:sz="4" w:space="0" w:color="auto"/>
            </w:tcBorders>
            <w:noWrap/>
            <w:vAlign w:val="center"/>
            <w:hideMark/>
          </w:tcPr>
          <w:p w14:paraId="121B499C" w14:textId="77777777" w:rsidR="00A70078" w:rsidRPr="0052304D" w:rsidRDefault="00A70078" w:rsidP="000D2F97">
            <w:pPr>
              <w:pStyle w:val="Style1"/>
            </w:pPr>
            <w:r w:rsidRPr="0052304D">
              <w:t>1.79</w:t>
            </w:r>
          </w:p>
        </w:tc>
        <w:tc>
          <w:tcPr>
            <w:tcW w:w="444" w:type="pct"/>
            <w:tcBorders>
              <w:top w:val="single" w:sz="4" w:space="0" w:color="auto"/>
            </w:tcBorders>
            <w:noWrap/>
            <w:vAlign w:val="center"/>
            <w:hideMark/>
          </w:tcPr>
          <w:p w14:paraId="3BE391F4" w14:textId="77777777" w:rsidR="00A70078" w:rsidRPr="0052304D" w:rsidRDefault="00A70078" w:rsidP="000D2F97">
            <w:pPr>
              <w:pStyle w:val="Style1"/>
            </w:pPr>
            <w:r w:rsidRPr="0052304D">
              <w:t>7.14</w:t>
            </w:r>
          </w:p>
        </w:tc>
        <w:tc>
          <w:tcPr>
            <w:tcW w:w="444" w:type="pct"/>
            <w:tcBorders>
              <w:top w:val="single" w:sz="4" w:space="0" w:color="auto"/>
            </w:tcBorders>
            <w:noWrap/>
            <w:vAlign w:val="center"/>
            <w:hideMark/>
          </w:tcPr>
          <w:p w14:paraId="246324E5" w14:textId="77777777" w:rsidR="00A70078" w:rsidRPr="0052304D" w:rsidRDefault="00A70078" w:rsidP="000D2F97">
            <w:pPr>
              <w:pStyle w:val="Style1"/>
            </w:pPr>
            <w:r w:rsidRPr="0052304D">
              <w:t>3</w:t>
            </w:r>
          </w:p>
        </w:tc>
        <w:tc>
          <w:tcPr>
            <w:tcW w:w="444" w:type="pct"/>
            <w:tcBorders>
              <w:top w:val="single" w:sz="4" w:space="0" w:color="auto"/>
            </w:tcBorders>
            <w:noWrap/>
            <w:vAlign w:val="center"/>
            <w:hideMark/>
          </w:tcPr>
          <w:p w14:paraId="0A8B2436" w14:textId="77777777" w:rsidR="00A70078" w:rsidRPr="0052304D" w:rsidRDefault="00A70078" w:rsidP="000D2F97">
            <w:pPr>
              <w:pStyle w:val="Style1"/>
            </w:pPr>
            <w:r w:rsidRPr="0052304D">
              <w:t>0.17</w:t>
            </w:r>
          </w:p>
        </w:tc>
        <w:tc>
          <w:tcPr>
            <w:tcW w:w="444" w:type="pct"/>
            <w:tcBorders>
              <w:top w:val="single" w:sz="4" w:space="0" w:color="auto"/>
            </w:tcBorders>
            <w:noWrap/>
            <w:vAlign w:val="center"/>
            <w:hideMark/>
          </w:tcPr>
          <w:p w14:paraId="16F8D5E1" w14:textId="77777777" w:rsidR="00A70078" w:rsidRPr="0052304D" w:rsidRDefault="00A70078" w:rsidP="000D2F97">
            <w:pPr>
              <w:pStyle w:val="Style1"/>
            </w:pPr>
            <w:r w:rsidRPr="0052304D">
              <w:t>0.27</w:t>
            </w:r>
          </w:p>
        </w:tc>
        <w:tc>
          <w:tcPr>
            <w:tcW w:w="444" w:type="pct"/>
            <w:tcBorders>
              <w:top w:val="single" w:sz="4" w:space="0" w:color="auto"/>
            </w:tcBorders>
            <w:noWrap/>
            <w:vAlign w:val="center"/>
            <w:hideMark/>
          </w:tcPr>
          <w:p w14:paraId="6331DD4C" w14:textId="77777777" w:rsidR="00A70078" w:rsidRPr="0052304D" w:rsidRDefault="00A70078" w:rsidP="000D2F97">
            <w:pPr>
              <w:pStyle w:val="Style1"/>
            </w:pPr>
            <w:r w:rsidRPr="0052304D">
              <w:t>0.37</w:t>
            </w:r>
          </w:p>
        </w:tc>
        <w:tc>
          <w:tcPr>
            <w:tcW w:w="444" w:type="pct"/>
            <w:tcBorders>
              <w:top w:val="single" w:sz="4" w:space="0" w:color="auto"/>
            </w:tcBorders>
            <w:noWrap/>
            <w:vAlign w:val="center"/>
            <w:hideMark/>
          </w:tcPr>
          <w:p w14:paraId="0B038E2B" w14:textId="77777777" w:rsidR="00A70078" w:rsidRPr="0052304D" w:rsidRDefault="00A70078" w:rsidP="000D2F97">
            <w:pPr>
              <w:pStyle w:val="Style1"/>
            </w:pPr>
            <w:r w:rsidRPr="0052304D">
              <w:t>0.45</w:t>
            </w:r>
          </w:p>
        </w:tc>
        <w:tc>
          <w:tcPr>
            <w:tcW w:w="439" w:type="pct"/>
            <w:tcBorders>
              <w:top w:val="single" w:sz="4" w:space="0" w:color="auto"/>
            </w:tcBorders>
            <w:noWrap/>
            <w:vAlign w:val="center"/>
            <w:hideMark/>
          </w:tcPr>
          <w:p w14:paraId="2271CE21" w14:textId="77777777" w:rsidR="00A70078" w:rsidRPr="0052304D" w:rsidRDefault="00A70078" w:rsidP="000D2F97">
            <w:pPr>
              <w:pStyle w:val="Style1"/>
            </w:pPr>
            <w:r w:rsidRPr="0052304D">
              <w:t>0</w:t>
            </w:r>
          </w:p>
        </w:tc>
      </w:tr>
      <w:tr w:rsidR="00D73CD7" w:rsidRPr="00095471" w14:paraId="3921F977" w14:textId="77777777" w:rsidTr="007220D1">
        <w:trPr>
          <w:trHeight w:val="288"/>
        </w:trPr>
        <w:tc>
          <w:tcPr>
            <w:tcW w:w="564" w:type="pct"/>
            <w:tcBorders>
              <w:bottom w:val="nil"/>
            </w:tcBorders>
            <w:noWrap/>
            <w:vAlign w:val="center"/>
            <w:hideMark/>
          </w:tcPr>
          <w:p w14:paraId="56C5F8BB" w14:textId="77777777" w:rsidR="00A70078" w:rsidRPr="0052304D" w:rsidRDefault="00A70078" w:rsidP="000D2F97">
            <w:pPr>
              <w:pStyle w:val="Style1"/>
            </w:pPr>
            <w:r w:rsidRPr="0052304D">
              <w:t>AR_02</w:t>
            </w:r>
          </w:p>
        </w:tc>
        <w:tc>
          <w:tcPr>
            <w:tcW w:w="444" w:type="pct"/>
            <w:tcBorders>
              <w:bottom w:val="nil"/>
            </w:tcBorders>
            <w:noWrap/>
            <w:vAlign w:val="center"/>
            <w:hideMark/>
          </w:tcPr>
          <w:p w14:paraId="03E3FE99" w14:textId="77777777" w:rsidR="00A70078" w:rsidRPr="0052304D" w:rsidRDefault="00A70078" w:rsidP="000D2F97">
            <w:pPr>
              <w:pStyle w:val="Style1"/>
            </w:pPr>
            <w:r w:rsidRPr="0052304D">
              <w:t>AR</w:t>
            </w:r>
          </w:p>
        </w:tc>
        <w:tc>
          <w:tcPr>
            <w:tcW w:w="444" w:type="pct"/>
            <w:tcBorders>
              <w:bottom w:val="nil"/>
            </w:tcBorders>
            <w:noWrap/>
            <w:vAlign w:val="center"/>
            <w:hideMark/>
          </w:tcPr>
          <w:p w14:paraId="5CAAE3D6" w14:textId="77777777" w:rsidR="00A70078" w:rsidRPr="0052304D" w:rsidRDefault="00A70078" w:rsidP="000D2F97">
            <w:pPr>
              <w:pStyle w:val="Style1"/>
            </w:pPr>
            <w:r w:rsidRPr="0052304D">
              <w:t>9</w:t>
            </w:r>
          </w:p>
        </w:tc>
        <w:tc>
          <w:tcPr>
            <w:tcW w:w="444" w:type="pct"/>
            <w:tcBorders>
              <w:bottom w:val="nil"/>
            </w:tcBorders>
            <w:noWrap/>
            <w:vAlign w:val="center"/>
            <w:hideMark/>
          </w:tcPr>
          <w:p w14:paraId="22F361AF" w14:textId="77777777" w:rsidR="00A70078" w:rsidRPr="0052304D" w:rsidRDefault="00A70078" w:rsidP="000D2F97">
            <w:pPr>
              <w:pStyle w:val="Style1"/>
            </w:pPr>
            <w:r w:rsidRPr="0052304D">
              <w:t>2.4</w:t>
            </w:r>
          </w:p>
        </w:tc>
        <w:tc>
          <w:tcPr>
            <w:tcW w:w="444" w:type="pct"/>
            <w:tcBorders>
              <w:bottom w:val="nil"/>
            </w:tcBorders>
            <w:noWrap/>
            <w:vAlign w:val="center"/>
            <w:hideMark/>
          </w:tcPr>
          <w:p w14:paraId="6DF7415A" w14:textId="77777777" w:rsidR="00A70078" w:rsidRPr="0052304D" w:rsidRDefault="00A70078" w:rsidP="000D2F97">
            <w:pPr>
              <w:pStyle w:val="Style1"/>
            </w:pPr>
            <w:r w:rsidRPr="0052304D">
              <w:t>5.52</w:t>
            </w:r>
          </w:p>
        </w:tc>
        <w:tc>
          <w:tcPr>
            <w:tcW w:w="444" w:type="pct"/>
            <w:tcBorders>
              <w:bottom w:val="nil"/>
            </w:tcBorders>
            <w:noWrap/>
            <w:vAlign w:val="center"/>
            <w:hideMark/>
          </w:tcPr>
          <w:p w14:paraId="4192FE2D" w14:textId="77777777" w:rsidR="00A70078" w:rsidRPr="0052304D" w:rsidRDefault="00A70078" w:rsidP="000D2F97">
            <w:pPr>
              <w:pStyle w:val="Style1"/>
            </w:pPr>
            <w:r w:rsidRPr="0052304D">
              <w:t>2</w:t>
            </w:r>
          </w:p>
        </w:tc>
        <w:tc>
          <w:tcPr>
            <w:tcW w:w="444" w:type="pct"/>
            <w:tcBorders>
              <w:bottom w:val="nil"/>
            </w:tcBorders>
            <w:noWrap/>
            <w:vAlign w:val="center"/>
            <w:hideMark/>
          </w:tcPr>
          <w:p w14:paraId="3F2DCE27" w14:textId="77777777" w:rsidR="00A70078" w:rsidRPr="0052304D" w:rsidRDefault="00A70078" w:rsidP="000D2F97">
            <w:pPr>
              <w:pStyle w:val="Style1"/>
            </w:pPr>
            <w:r w:rsidRPr="0052304D">
              <w:t>0.16</w:t>
            </w:r>
          </w:p>
        </w:tc>
        <w:tc>
          <w:tcPr>
            <w:tcW w:w="444" w:type="pct"/>
            <w:tcBorders>
              <w:bottom w:val="nil"/>
            </w:tcBorders>
            <w:noWrap/>
            <w:vAlign w:val="center"/>
            <w:hideMark/>
          </w:tcPr>
          <w:p w14:paraId="5B4A84C9" w14:textId="77777777" w:rsidR="00A70078" w:rsidRPr="0052304D" w:rsidRDefault="00A70078" w:rsidP="000D2F97">
            <w:pPr>
              <w:pStyle w:val="Style1"/>
            </w:pPr>
            <w:r w:rsidRPr="0052304D">
              <w:t>0.3</w:t>
            </w:r>
          </w:p>
        </w:tc>
        <w:tc>
          <w:tcPr>
            <w:tcW w:w="444" w:type="pct"/>
            <w:tcBorders>
              <w:bottom w:val="nil"/>
            </w:tcBorders>
            <w:noWrap/>
            <w:vAlign w:val="center"/>
            <w:hideMark/>
          </w:tcPr>
          <w:p w14:paraId="54D4EBF5" w14:textId="77777777" w:rsidR="00A70078" w:rsidRPr="0052304D" w:rsidRDefault="00A70078" w:rsidP="000D2F97">
            <w:pPr>
              <w:pStyle w:val="Style1"/>
            </w:pPr>
            <w:r w:rsidRPr="0052304D">
              <w:t>0.46</w:t>
            </w:r>
          </w:p>
        </w:tc>
        <w:tc>
          <w:tcPr>
            <w:tcW w:w="444" w:type="pct"/>
            <w:tcBorders>
              <w:bottom w:val="nil"/>
            </w:tcBorders>
            <w:noWrap/>
            <w:vAlign w:val="center"/>
            <w:hideMark/>
          </w:tcPr>
          <w:p w14:paraId="076D0726" w14:textId="77777777" w:rsidR="00A70078" w:rsidRPr="0052304D" w:rsidRDefault="00A70078" w:rsidP="000D2F97">
            <w:pPr>
              <w:pStyle w:val="Style1"/>
            </w:pPr>
            <w:r w:rsidRPr="0052304D">
              <w:t>0.53</w:t>
            </w:r>
          </w:p>
        </w:tc>
        <w:tc>
          <w:tcPr>
            <w:tcW w:w="439" w:type="pct"/>
            <w:tcBorders>
              <w:bottom w:val="nil"/>
            </w:tcBorders>
            <w:noWrap/>
            <w:vAlign w:val="center"/>
            <w:hideMark/>
          </w:tcPr>
          <w:p w14:paraId="7CB7FAEB" w14:textId="77777777" w:rsidR="00A70078" w:rsidRPr="0052304D" w:rsidRDefault="00A70078" w:rsidP="000D2F97">
            <w:pPr>
              <w:pStyle w:val="Style1"/>
            </w:pPr>
            <w:r w:rsidRPr="0052304D">
              <w:t>0.38</w:t>
            </w:r>
          </w:p>
        </w:tc>
      </w:tr>
      <w:tr w:rsidR="00D73CD7" w:rsidRPr="00095471" w14:paraId="21570CE2" w14:textId="77777777" w:rsidTr="007220D1">
        <w:trPr>
          <w:trHeight w:val="288"/>
        </w:trPr>
        <w:tc>
          <w:tcPr>
            <w:tcW w:w="564" w:type="pct"/>
            <w:tcBorders>
              <w:top w:val="nil"/>
              <w:bottom w:val="single" w:sz="4" w:space="0" w:color="auto"/>
            </w:tcBorders>
            <w:noWrap/>
            <w:vAlign w:val="center"/>
            <w:hideMark/>
          </w:tcPr>
          <w:p w14:paraId="676C19E1" w14:textId="77777777" w:rsidR="00A70078" w:rsidRPr="0052304D" w:rsidRDefault="00A70078" w:rsidP="000D2F97">
            <w:pPr>
              <w:pStyle w:val="Style1"/>
            </w:pPr>
            <w:r w:rsidRPr="0052304D">
              <w:t>AR_03</w:t>
            </w:r>
          </w:p>
        </w:tc>
        <w:tc>
          <w:tcPr>
            <w:tcW w:w="444" w:type="pct"/>
            <w:tcBorders>
              <w:top w:val="nil"/>
              <w:bottom w:val="single" w:sz="4" w:space="0" w:color="auto"/>
            </w:tcBorders>
            <w:noWrap/>
            <w:vAlign w:val="center"/>
            <w:hideMark/>
          </w:tcPr>
          <w:p w14:paraId="3929A9CD" w14:textId="77777777" w:rsidR="00A70078" w:rsidRPr="0052304D" w:rsidRDefault="00A70078" w:rsidP="000D2F97">
            <w:pPr>
              <w:pStyle w:val="Style1"/>
            </w:pPr>
            <w:r w:rsidRPr="0052304D">
              <w:t>AR</w:t>
            </w:r>
          </w:p>
        </w:tc>
        <w:tc>
          <w:tcPr>
            <w:tcW w:w="444" w:type="pct"/>
            <w:tcBorders>
              <w:top w:val="nil"/>
              <w:bottom w:val="single" w:sz="4" w:space="0" w:color="auto"/>
            </w:tcBorders>
            <w:noWrap/>
            <w:vAlign w:val="center"/>
            <w:hideMark/>
          </w:tcPr>
          <w:p w14:paraId="0E63E7E1" w14:textId="77777777" w:rsidR="00A70078" w:rsidRPr="0052304D" w:rsidRDefault="00A70078" w:rsidP="000D2F97">
            <w:pPr>
              <w:pStyle w:val="Style1"/>
            </w:pPr>
            <w:r w:rsidRPr="0052304D">
              <w:t>4</w:t>
            </w:r>
          </w:p>
        </w:tc>
        <w:tc>
          <w:tcPr>
            <w:tcW w:w="444" w:type="pct"/>
            <w:tcBorders>
              <w:top w:val="nil"/>
              <w:bottom w:val="single" w:sz="4" w:space="0" w:color="auto"/>
            </w:tcBorders>
            <w:noWrap/>
            <w:vAlign w:val="center"/>
            <w:hideMark/>
          </w:tcPr>
          <w:p w14:paraId="29C36461" w14:textId="77777777" w:rsidR="00A70078" w:rsidRPr="0052304D" w:rsidRDefault="00A70078" w:rsidP="000D2F97">
            <w:pPr>
              <w:pStyle w:val="Style1"/>
            </w:pPr>
            <w:r w:rsidRPr="0052304D">
              <w:t>1.85</w:t>
            </w:r>
          </w:p>
        </w:tc>
        <w:tc>
          <w:tcPr>
            <w:tcW w:w="444" w:type="pct"/>
            <w:tcBorders>
              <w:top w:val="nil"/>
              <w:bottom w:val="single" w:sz="4" w:space="0" w:color="auto"/>
            </w:tcBorders>
            <w:noWrap/>
            <w:vAlign w:val="center"/>
            <w:hideMark/>
          </w:tcPr>
          <w:p w14:paraId="47EE9536" w14:textId="77777777" w:rsidR="00A70078" w:rsidRPr="0052304D" w:rsidRDefault="00A70078" w:rsidP="000D2F97">
            <w:pPr>
              <w:pStyle w:val="Style1"/>
            </w:pPr>
            <w:r w:rsidRPr="0052304D">
              <w:t>6.37</w:t>
            </w:r>
          </w:p>
        </w:tc>
        <w:tc>
          <w:tcPr>
            <w:tcW w:w="444" w:type="pct"/>
            <w:tcBorders>
              <w:top w:val="nil"/>
              <w:bottom w:val="single" w:sz="4" w:space="0" w:color="auto"/>
            </w:tcBorders>
            <w:noWrap/>
            <w:vAlign w:val="center"/>
            <w:hideMark/>
          </w:tcPr>
          <w:p w14:paraId="26DF0665" w14:textId="77777777" w:rsidR="00A70078" w:rsidRPr="0052304D" w:rsidRDefault="00A70078" w:rsidP="000D2F97">
            <w:pPr>
              <w:pStyle w:val="Style1"/>
            </w:pPr>
            <w:r w:rsidRPr="0052304D">
              <w:t>2</w:t>
            </w:r>
          </w:p>
        </w:tc>
        <w:tc>
          <w:tcPr>
            <w:tcW w:w="444" w:type="pct"/>
            <w:tcBorders>
              <w:top w:val="nil"/>
              <w:bottom w:val="single" w:sz="4" w:space="0" w:color="auto"/>
            </w:tcBorders>
            <w:noWrap/>
            <w:vAlign w:val="center"/>
            <w:hideMark/>
          </w:tcPr>
          <w:p w14:paraId="550518FF" w14:textId="77777777" w:rsidR="00A70078" w:rsidRPr="0052304D" w:rsidRDefault="00A70078" w:rsidP="000D2F97">
            <w:pPr>
              <w:pStyle w:val="Style1"/>
            </w:pPr>
            <w:r w:rsidRPr="0052304D">
              <w:t>0.15</w:t>
            </w:r>
          </w:p>
        </w:tc>
        <w:tc>
          <w:tcPr>
            <w:tcW w:w="444" w:type="pct"/>
            <w:tcBorders>
              <w:top w:val="nil"/>
              <w:bottom w:val="single" w:sz="4" w:space="0" w:color="auto"/>
            </w:tcBorders>
            <w:noWrap/>
            <w:vAlign w:val="center"/>
            <w:hideMark/>
          </w:tcPr>
          <w:p w14:paraId="3F9CD357" w14:textId="77777777" w:rsidR="00A70078" w:rsidRPr="0052304D" w:rsidRDefault="00A70078" w:rsidP="000D2F97">
            <w:pPr>
              <w:pStyle w:val="Style1"/>
            </w:pPr>
            <w:r w:rsidRPr="0052304D">
              <w:t>0.4</w:t>
            </w:r>
          </w:p>
        </w:tc>
        <w:tc>
          <w:tcPr>
            <w:tcW w:w="444" w:type="pct"/>
            <w:tcBorders>
              <w:top w:val="nil"/>
              <w:bottom w:val="single" w:sz="4" w:space="0" w:color="auto"/>
            </w:tcBorders>
            <w:noWrap/>
            <w:vAlign w:val="center"/>
            <w:hideMark/>
          </w:tcPr>
          <w:p w14:paraId="7E648F3D" w14:textId="77777777" w:rsidR="00A70078" w:rsidRPr="0052304D" w:rsidRDefault="00A70078" w:rsidP="000D2F97">
            <w:pPr>
              <w:pStyle w:val="Style1"/>
            </w:pPr>
            <w:r w:rsidRPr="0052304D">
              <w:t>0.61</w:t>
            </w:r>
          </w:p>
        </w:tc>
        <w:tc>
          <w:tcPr>
            <w:tcW w:w="444" w:type="pct"/>
            <w:tcBorders>
              <w:top w:val="nil"/>
              <w:bottom w:val="single" w:sz="4" w:space="0" w:color="auto"/>
            </w:tcBorders>
            <w:noWrap/>
            <w:vAlign w:val="center"/>
            <w:hideMark/>
          </w:tcPr>
          <w:p w14:paraId="72D800CE" w14:textId="77777777" w:rsidR="00A70078" w:rsidRPr="0052304D" w:rsidRDefault="00A70078" w:rsidP="000D2F97">
            <w:pPr>
              <w:pStyle w:val="Style1"/>
            </w:pPr>
            <w:r w:rsidRPr="0052304D">
              <w:t>0.57</w:t>
            </w:r>
          </w:p>
        </w:tc>
        <w:tc>
          <w:tcPr>
            <w:tcW w:w="439" w:type="pct"/>
            <w:tcBorders>
              <w:top w:val="nil"/>
              <w:bottom w:val="single" w:sz="4" w:space="0" w:color="auto"/>
            </w:tcBorders>
            <w:noWrap/>
            <w:vAlign w:val="center"/>
            <w:hideMark/>
          </w:tcPr>
          <w:p w14:paraId="63A3E362" w14:textId="77777777" w:rsidR="00A70078" w:rsidRPr="0052304D" w:rsidRDefault="00A70078" w:rsidP="000D2F97">
            <w:pPr>
              <w:pStyle w:val="Style1"/>
            </w:pPr>
            <w:r w:rsidRPr="0052304D">
              <w:t>0</w:t>
            </w:r>
          </w:p>
        </w:tc>
      </w:tr>
      <w:tr w:rsidR="00D73CD7" w:rsidRPr="00095471" w14:paraId="14245327" w14:textId="77777777" w:rsidTr="007220D1">
        <w:trPr>
          <w:trHeight w:val="288"/>
        </w:trPr>
        <w:tc>
          <w:tcPr>
            <w:tcW w:w="1452" w:type="pct"/>
            <w:gridSpan w:val="3"/>
            <w:tcBorders>
              <w:top w:val="single" w:sz="4" w:space="0" w:color="auto"/>
            </w:tcBorders>
            <w:noWrap/>
            <w:vAlign w:val="center"/>
            <w:hideMark/>
          </w:tcPr>
          <w:p w14:paraId="2395EB42" w14:textId="77777777" w:rsidR="00A70078" w:rsidRPr="0052304D" w:rsidRDefault="00A70078" w:rsidP="000D2F97">
            <w:pPr>
              <w:pStyle w:val="Style1"/>
            </w:pPr>
            <w:r w:rsidRPr="0052304D">
              <w:t xml:space="preserve">Average across </w:t>
            </w:r>
            <w:r w:rsidRPr="0052304D">
              <w:rPr>
                <w:i/>
                <w:iCs/>
              </w:rPr>
              <w:t xml:space="preserve">P. </w:t>
            </w:r>
            <w:proofErr w:type="spellStart"/>
            <w:r w:rsidRPr="0052304D">
              <w:rPr>
                <w:i/>
                <w:iCs/>
              </w:rPr>
              <w:t>ouachitensis</w:t>
            </w:r>
            <w:proofErr w:type="spellEnd"/>
          </w:p>
        </w:tc>
        <w:tc>
          <w:tcPr>
            <w:tcW w:w="444" w:type="pct"/>
            <w:tcBorders>
              <w:top w:val="single" w:sz="4" w:space="0" w:color="auto"/>
            </w:tcBorders>
            <w:noWrap/>
            <w:vAlign w:val="center"/>
            <w:hideMark/>
          </w:tcPr>
          <w:p w14:paraId="496EFC72" w14:textId="77777777" w:rsidR="00A70078" w:rsidRPr="0052304D" w:rsidRDefault="00A70078" w:rsidP="000D2F97">
            <w:pPr>
              <w:pStyle w:val="Style1"/>
            </w:pPr>
            <w:r w:rsidRPr="0052304D">
              <w:t>2.01</w:t>
            </w:r>
          </w:p>
        </w:tc>
        <w:tc>
          <w:tcPr>
            <w:tcW w:w="444" w:type="pct"/>
            <w:tcBorders>
              <w:top w:val="single" w:sz="4" w:space="0" w:color="auto"/>
            </w:tcBorders>
            <w:noWrap/>
            <w:vAlign w:val="center"/>
            <w:hideMark/>
          </w:tcPr>
          <w:p w14:paraId="41D78777" w14:textId="77777777" w:rsidR="00A70078" w:rsidRPr="0052304D" w:rsidRDefault="00A70078" w:rsidP="000D2F97">
            <w:pPr>
              <w:pStyle w:val="Style1"/>
            </w:pPr>
            <w:r w:rsidRPr="0052304D">
              <w:t>6.34</w:t>
            </w:r>
          </w:p>
        </w:tc>
        <w:tc>
          <w:tcPr>
            <w:tcW w:w="444" w:type="pct"/>
            <w:tcBorders>
              <w:top w:val="single" w:sz="4" w:space="0" w:color="auto"/>
            </w:tcBorders>
            <w:noWrap/>
            <w:vAlign w:val="center"/>
            <w:hideMark/>
          </w:tcPr>
          <w:p w14:paraId="0474C935" w14:textId="77777777" w:rsidR="00A70078" w:rsidRPr="0052304D" w:rsidRDefault="00A70078" w:rsidP="000D2F97">
            <w:pPr>
              <w:pStyle w:val="Style1"/>
            </w:pPr>
            <w:r w:rsidRPr="0052304D">
              <w:t>2.33</w:t>
            </w:r>
          </w:p>
        </w:tc>
        <w:tc>
          <w:tcPr>
            <w:tcW w:w="444" w:type="pct"/>
            <w:tcBorders>
              <w:top w:val="single" w:sz="4" w:space="0" w:color="auto"/>
            </w:tcBorders>
            <w:noWrap/>
            <w:vAlign w:val="center"/>
            <w:hideMark/>
          </w:tcPr>
          <w:p w14:paraId="0F57BC17" w14:textId="77777777" w:rsidR="00A70078" w:rsidRPr="0052304D" w:rsidRDefault="00A70078" w:rsidP="000D2F97">
            <w:pPr>
              <w:pStyle w:val="Style1"/>
            </w:pPr>
            <w:r w:rsidRPr="0052304D">
              <w:t>0.16</w:t>
            </w:r>
          </w:p>
        </w:tc>
        <w:tc>
          <w:tcPr>
            <w:tcW w:w="444" w:type="pct"/>
            <w:tcBorders>
              <w:top w:val="single" w:sz="4" w:space="0" w:color="auto"/>
            </w:tcBorders>
            <w:noWrap/>
            <w:vAlign w:val="center"/>
            <w:hideMark/>
          </w:tcPr>
          <w:p w14:paraId="33D77CEC" w14:textId="77777777" w:rsidR="00A70078" w:rsidRPr="0052304D" w:rsidRDefault="00A70078" w:rsidP="000D2F97">
            <w:pPr>
              <w:pStyle w:val="Style1"/>
            </w:pPr>
            <w:r w:rsidRPr="0052304D">
              <w:t>0.32</w:t>
            </w:r>
          </w:p>
        </w:tc>
        <w:tc>
          <w:tcPr>
            <w:tcW w:w="444" w:type="pct"/>
            <w:tcBorders>
              <w:top w:val="single" w:sz="4" w:space="0" w:color="auto"/>
            </w:tcBorders>
            <w:noWrap/>
            <w:vAlign w:val="center"/>
            <w:hideMark/>
          </w:tcPr>
          <w:p w14:paraId="6CE036E8" w14:textId="77777777" w:rsidR="00A70078" w:rsidRPr="0052304D" w:rsidRDefault="00A70078" w:rsidP="000D2F97">
            <w:pPr>
              <w:pStyle w:val="Style1"/>
            </w:pPr>
            <w:r w:rsidRPr="0052304D">
              <w:t>0.48</w:t>
            </w:r>
          </w:p>
        </w:tc>
        <w:tc>
          <w:tcPr>
            <w:tcW w:w="444" w:type="pct"/>
            <w:tcBorders>
              <w:top w:val="single" w:sz="4" w:space="0" w:color="auto"/>
            </w:tcBorders>
            <w:noWrap/>
            <w:vAlign w:val="center"/>
            <w:hideMark/>
          </w:tcPr>
          <w:p w14:paraId="70A765ED" w14:textId="77777777" w:rsidR="00A70078" w:rsidRPr="0052304D" w:rsidRDefault="00A70078" w:rsidP="000D2F97">
            <w:pPr>
              <w:pStyle w:val="Style1"/>
            </w:pPr>
            <w:r w:rsidRPr="0052304D">
              <w:t>0.52</w:t>
            </w:r>
          </w:p>
        </w:tc>
        <w:tc>
          <w:tcPr>
            <w:tcW w:w="439" w:type="pct"/>
            <w:tcBorders>
              <w:top w:val="single" w:sz="4" w:space="0" w:color="auto"/>
            </w:tcBorders>
            <w:noWrap/>
            <w:vAlign w:val="center"/>
            <w:hideMark/>
          </w:tcPr>
          <w:p w14:paraId="60FE3AD8" w14:textId="77777777" w:rsidR="00A70078" w:rsidRPr="0052304D" w:rsidRDefault="00A70078" w:rsidP="000D2F97">
            <w:pPr>
              <w:pStyle w:val="Style1"/>
            </w:pPr>
            <w:r w:rsidRPr="0052304D">
              <w:t>0.13</w:t>
            </w:r>
          </w:p>
        </w:tc>
      </w:tr>
      <w:tr w:rsidR="00D73CD7" w:rsidRPr="00095471" w14:paraId="5BE1B90C" w14:textId="77777777" w:rsidTr="007220D1">
        <w:trPr>
          <w:trHeight w:val="288"/>
        </w:trPr>
        <w:tc>
          <w:tcPr>
            <w:tcW w:w="564" w:type="pct"/>
            <w:tcBorders>
              <w:bottom w:val="nil"/>
            </w:tcBorders>
            <w:noWrap/>
            <w:vAlign w:val="center"/>
            <w:hideMark/>
          </w:tcPr>
          <w:p w14:paraId="5096BB1C" w14:textId="77777777" w:rsidR="00A70078" w:rsidRPr="0052304D" w:rsidRDefault="00A70078" w:rsidP="000D2F97">
            <w:pPr>
              <w:pStyle w:val="Style1"/>
            </w:pPr>
          </w:p>
        </w:tc>
        <w:tc>
          <w:tcPr>
            <w:tcW w:w="444" w:type="pct"/>
            <w:tcBorders>
              <w:bottom w:val="nil"/>
            </w:tcBorders>
            <w:noWrap/>
            <w:vAlign w:val="center"/>
            <w:hideMark/>
          </w:tcPr>
          <w:p w14:paraId="41950700" w14:textId="77777777" w:rsidR="00A70078" w:rsidRPr="0052304D" w:rsidRDefault="00A70078" w:rsidP="000D2F97">
            <w:pPr>
              <w:pStyle w:val="Style1"/>
            </w:pPr>
          </w:p>
        </w:tc>
        <w:tc>
          <w:tcPr>
            <w:tcW w:w="444" w:type="pct"/>
            <w:tcBorders>
              <w:bottom w:val="nil"/>
            </w:tcBorders>
            <w:noWrap/>
            <w:vAlign w:val="center"/>
            <w:hideMark/>
          </w:tcPr>
          <w:p w14:paraId="0D3A5F13" w14:textId="77777777" w:rsidR="00A70078" w:rsidRPr="0052304D" w:rsidRDefault="00A70078" w:rsidP="000D2F97">
            <w:pPr>
              <w:pStyle w:val="Style1"/>
            </w:pPr>
          </w:p>
        </w:tc>
        <w:tc>
          <w:tcPr>
            <w:tcW w:w="444" w:type="pct"/>
            <w:tcBorders>
              <w:bottom w:val="nil"/>
            </w:tcBorders>
            <w:noWrap/>
            <w:vAlign w:val="center"/>
            <w:hideMark/>
          </w:tcPr>
          <w:p w14:paraId="135E07BD" w14:textId="77777777" w:rsidR="00A70078" w:rsidRPr="0052304D" w:rsidRDefault="00A70078" w:rsidP="000D2F97">
            <w:pPr>
              <w:pStyle w:val="Style1"/>
            </w:pPr>
          </w:p>
        </w:tc>
        <w:tc>
          <w:tcPr>
            <w:tcW w:w="444" w:type="pct"/>
            <w:tcBorders>
              <w:bottom w:val="nil"/>
            </w:tcBorders>
            <w:noWrap/>
            <w:vAlign w:val="center"/>
            <w:hideMark/>
          </w:tcPr>
          <w:p w14:paraId="195B9B1B" w14:textId="77777777" w:rsidR="00A70078" w:rsidRPr="0052304D" w:rsidRDefault="00A70078" w:rsidP="000D2F97">
            <w:pPr>
              <w:pStyle w:val="Style1"/>
            </w:pPr>
          </w:p>
        </w:tc>
        <w:tc>
          <w:tcPr>
            <w:tcW w:w="444" w:type="pct"/>
            <w:tcBorders>
              <w:bottom w:val="nil"/>
            </w:tcBorders>
            <w:noWrap/>
            <w:vAlign w:val="center"/>
            <w:hideMark/>
          </w:tcPr>
          <w:p w14:paraId="6A5A0C2F" w14:textId="77777777" w:rsidR="00A70078" w:rsidRPr="0052304D" w:rsidRDefault="00A70078" w:rsidP="000D2F97">
            <w:pPr>
              <w:pStyle w:val="Style1"/>
            </w:pPr>
          </w:p>
        </w:tc>
        <w:tc>
          <w:tcPr>
            <w:tcW w:w="444" w:type="pct"/>
            <w:tcBorders>
              <w:bottom w:val="nil"/>
            </w:tcBorders>
            <w:noWrap/>
            <w:vAlign w:val="center"/>
            <w:hideMark/>
          </w:tcPr>
          <w:p w14:paraId="1B925BD1" w14:textId="77777777" w:rsidR="00A70078" w:rsidRPr="0052304D" w:rsidRDefault="00A70078" w:rsidP="000D2F97">
            <w:pPr>
              <w:pStyle w:val="Style1"/>
            </w:pPr>
          </w:p>
        </w:tc>
        <w:tc>
          <w:tcPr>
            <w:tcW w:w="444" w:type="pct"/>
            <w:tcBorders>
              <w:bottom w:val="nil"/>
            </w:tcBorders>
            <w:noWrap/>
            <w:vAlign w:val="center"/>
            <w:hideMark/>
          </w:tcPr>
          <w:p w14:paraId="58D91440" w14:textId="77777777" w:rsidR="00A70078" w:rsidRPr="0052304D" w:rsidRDefault="00A70078" w:rsidP="000D2F97">
            <w:pPr>
              <w:pStyle w:val="Style1"/>
            </w:pPr>
          </w:p>
        </w:tc>
        <w:tc>
          <w:tcPr>
            <w:tcW w:w="444" w:type="pct"/>
            <w:tcBorders>
              <w:bottom w:val="nil"/>
            </w:tcBorders>
            <w:noWrap/>
            <w:vAlign w:val="center"/>
            <w:hideMark/>
          </w:tcPr>
          <w:p w14:paraId="1AEAC55A" w14:textId="77777777" w:rsidR="00A70078" w:rsidRPr="0052304D" w:rsidRDefault="00A70078" w:rsidP="000D2F97">
            <w:pPr>
              <w:pStyle w:val="Style1"/>
            </w:pPr>
          </w:p>
        </w:tc>
        <w:tc>
          <w:tcPr>
            <w:tcW w:w="444" w:type="pct"/>
            <w:tcBorders>
              <w:bottom w:val="nil"/>
            </w:tcBorders>
            <w:noWrap/>
            <w:vAlign w:val="center"/>
            <w:hideMark/>
          </w:tcPr>
          <w:p w14:paraId="3BA1C8F7" w14:textId="77777777" w:rsidR="00A70078" w:rsidRPr="0052304D" w:rsidRDefault="00A70078" w:rsidP="000D2F97">
            <w:pPr>
              <w:pStyle w:val="Style1"/>
            </w:pPr>
          </w:p>
        </w:tc>
        <w:tc>
          <w:tcPr>
            <w:tcW w:w="439" w:type="pct"/>
            <w:tcBorders>
              <w:bottom w:val="nil"/>
            </w:tcBorders>
            <w:noWrap/>
            <w:vAlign w:val="center"/>
            <w:hideMark/>
          </w:tcPr>
          <w:p w14:paraId="48A77935" w14:textId="77777777" w:rsidR="00A70078" w:rsidRPr="0052304D" w:rsidRDefault="00A70078" w:rsidP="000D2F97">
            <w:pPr>
              <w:pStyle w:val="Style1"/>
            </w:pPr>
          </w:p>
        </w:tc>
      </w:tr>
      <w:tr w:rsidR="00D73CD7" w:rsidRPr="00095471" w14:paraId="15234E14" w14:textId="77777777" w:rsidTr="007220D1">
        <w:trPr>
          <w:trHeight w:val="288"/>
        </w:trPr>
        <w:tc>
          <w:tcPr>
            <w:tcW w:w="564" w:type="pct"/>
            <w:tcBorders>
              <w:top w:val="nil"/>
              <w:bottom w:val="single" w:sz="4" w:space="0" w:color="auto"/>
            </w:tcBorders>
            <w:noWrap/>
            <w:vAlign w:val="center"/>
            <w:hideMark/>
          </w:tcPr>
          <w:p w14:paraId="7D84F68B" w14:textId="77777777" w:rsidR="00A70078" w:rsidRPr="0052304D" w:rsidRDefault="00A70078" w:rsidP="000D2F97">
            <w:pPr>
              <w:pStyle w:val="Style1"/>
            </w:pPr>
            <w:r w:rsidRPr="0052304D">
              <w:t>P. filiformis</w:t>
            </w:r>
          </w:p>
        </w:tc>
        <w:tc>
          <w:tcPr>
            <w:tcW w:w="444" w:type="pct"/>
            <w:tcBorders>
              <w:top w:val="nil"/>
              <w:bottom w:val="single" w:sz="4" w:space="0" w:color="auto"/>
            </w:tcBorders>
            <w:noWrap/>
            <w:vAlign w:val="center"/>
            <w:hideMark/>
          </w:tcPr>
          <w:p w14:paraId="70F335FE"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3D6B4916"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57DF958D"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377923C8"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3D5E762A"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6BE8002C"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3E5B8CCC"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59354ED7"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6D1E7B0C" w14:textId="77777777" w:rsidR="00A70078" w:rsidRPr="0052304D" w:rsidRDefault="00A70078" w:rsidP="000D2F97">
            <w:pPr>
              <w:pStyle w:val="Style1"/>
            </w:pPr>
          </w:p>
        </w:tc>
        <w:tc>
          <w:tcPr>
            <w:tcW w:w="439" w:type="pct"/>
            <w:tcBorders>
              <w:top w:val="nil"/>
              <w:bottom w:val="single" w:sz="4" w:space="0" w:color="auto"/>
            </w:tcBorders>
            <w:noWrap/>
            <w:vAlign w:val="center"/>
            <w:hideMark/>
          </w:tcPr>
          <w:p w14:paraId="45637F9C" w14:textId="77777777" w:rsidR="00A70078" w:rsidRPr="0052304D" w:rsidRDefault="00A70078" w:rsidP="000D2F97">
            <w:pPr>
              <w:pStyle w:val="Style1"/>
            </w:pPr>
          </w:p>
        </w:tc>
      </w:tr>
      <w:tr w:rsidR="00D73CD7" w:rsidRPr="00095471" w14:paraId="040D865F" w14:textId="77777777" w:rsidTr="007220D1">
        <w:trPr>
          <w:trHeight w:val="288"/>
        </w:trPr>
        <w:tc>
          <w:tcPr>
            <w:tcW w:w="564" w:type="pct"/>
            <w:tcBorders>
              <w:top w:val="single" w:sz="4" w:space="0" w:color="auto"/>
            </w:tcBorders>
            <w:noWrap/>
            <w:vAlign w:val="center"/>
            <w:hideMark/>
          </w:tcPr>
          <w:p w14:paraId="067716E8" w14:textId="77777777" w:rsidR="00A70078" w:rsidRPr="0052304D" w:rsidRDefault="00A70078" w:rsidP="000D2F97">
            <w:pPr>
              <w:pStyle w:val="Style1"/>
            </w:pPr>
            <w:r w:rsidRPr="0052304D">
              <w:t>MO_06</w:t>
            </w:r>
          </w:p>
        </w:tc>
        <w:tc>
          <w:tcPr>
            <w:tcW w:w="444" w:type="pct"/>
            <w:tcBorders>
              <w:top w:val="single" w:sz="4" w:space="0" w:color="auto"/>
            </w:tcBorders>
            <w:noWrap/>
            <w:vAlign w:val="center"/>
            <w:hideMark/>
          </w:tcPr>
          <w:p w14:paraId="21B67A41" w14:textId="77777777" w:rsidR="00A70078" w:rsidRPr="0052304D" w:rsidRDefault="00A70078" w:rsidP="000D2F97">
            <w:pPr>
              <w:pStyle w:val="Style1"/>
            </w:pPr>
            <w:r w:rsidRPr="0052304D">
              <w:t>MO</w:t>
            </w:r>
          </w:p>
        </w:tc>
        <w:tc>
          <w:tcPr>
            <w:tcW w:w="444" w:type="pct"/>
            <w:tcBorders>
              <w:top w:val="single" w:sz="4" w:space="0" w:color="auto"/>
            </w:tcBorders>
            <w:noWrap/>
            <w:vAlign w:val="center"/>
            <w:hideMark/>
          </w:tcPr>
          <w:p w14:paraId="707CDD63" w14:textId="77777777" w:rsidR="00A70078" w:rsidRPr="0052304D" w:rsidRDefault="00A70078" w:rsidP="000D2F97">
            <w:pPr>
              <w:pStyle w:val="Style1"/>
            </w:pPr>
            <w:r w:rsidRPr="0052304D">
              <w:t>4</w:t>
            </w:r>
          </w:p>
        </w:tc>
        <w:tc>
          <w:tcPr>
            <w:tcW w:w="444" w:type="pct"/>
            <w:tcBorders>
              <w:top w:val="single" w:sz="4" w:space="0" w:color="auto"/>
            </w:tcBorders>
            <w:noWrap/>
            <w:vAlign w:val="center"/>
            <w:hideMark/>
          </w:tcPr>
          <w:p w14:paraId="01460DA3" w14:textId="77777777" w:rsidR="00A70078" w:rsidRPr="0052304D" w:rsidRDefault="00A70078" w:rsidP="000D2F97">
            <w:pPr>
              <w:pStyle w:val="Style1"/>
            </w:pPr>
            <w:r w:rsidRPr="0052304D">
              <w:t>2.53</w:t>
            </w:r>
          </w:p>
        </w:tc>
        <w:tc>
          <w:tcPr>
            <w:tcW w:w="444" w:type="pct"/>
            <w:tcBorders>
              <w:top w:val="single" w:sz="4" w:space="0" w:color="auto"/>
            </w:tcBorders>
            <w:noWrap/>
            <w:vAlign w:val="center"/>
            <w:hideMark/>
          </w:tcPr>
          <w:p w14:paraId="7785E4A1" w14:textId="77777777" w:rsidR="00A70078" w:rsidRPr="0052304D" w:rsidRDefault="00A70078" w:rsidP="000D2F97">
            <w:pPr>
              <w:pStyle w:val="Style1"/>
            </w:pPr>
            <w:r w:rsidRPr="0052304D">
              <w:t>5.95</w:t>
            </w:r>
          </w:p>
        </w:tc>
        <w:tc>
          <w:tcPr>
            <w:tcW w:w="444" w:type="pct"/>
            <w:tcBorders>
              <w:top w:val="single" w:sz="4" w:space="0" w:color="auto"/>
            </w:tcBorders>
            <w:noWrap/>
            <w:vAlign w:val="center"/>
            <w:hideMark/>
          </w:tcPr>
          <w:p w14:paraId="66A0DA17" w14:textId="77777777" w:rsidR="00A70078" w:rsidRPr="0052304D" w:rsidRDefault="00A70078" w:rsidP="000D2F97">
            <w:pPr>
              <w:pStyle w:val="Style1"/>
            </w:pPr>
            <w:r w:rsidRPr="0052304D">
              <w:t>4</w:t>
            </w:r>
          </w:p>
        </w:tc>
        <w:tc>
          <w:tcPr>
            <w:tcW w:w="444" w:type="pct"/>
            <w:tcBorders>
              <w:top w:val="single" w:sz="4" w:space="0" w:color="auto"/>
            </w:tcBorders>
            <w:noWrap/>
            <w:vAlign w:val="center"/>
            <w:hideMark/>
          </w:tcPr>
          <w:p w14:paraId="43DB956C" w14:textId="77777777" w:rsidR="00A70078" w:rsidRPr="0052304D" w:rsidRDefault="00A70078" w:rsidP="000D2F97">
            <w:pPr>
              <w:pStyle w:val="Style1"/>
            </w:pPr>
            <w:r w:rsidRPr="0052304D">
              <w:t>0.45</w:t>
            </w:r>
          </w:p>
        </w:tc>
        <w:tc>
          <w:tcPr>
            <w:tcW w:w="444" w:type="pct"/>
            <w:tcBorders>
              <w:top w:val="single" w:sz="4" w:space="0" w:color="auto"/>
            </w:tcBorders>
            <w:noWrap/>
            <w:vAlign w:val="center"/>
            <w:hideMark/>
          </w:tcPr>
          <w:p w14:paraId="5A002DBE" w14:textId="77777777" w:rsidR="00A70078" w:rsidRPr="0052304D" w:rsidRDefault="00A70078" w:rsidP="000D2F97">
            <w:pPr>
              <w:pStyle w:val="Style1"/>
            </w:pPr>
            <w:r w:rsidRPr="0052304D">
              <w:t>0.49</w:t>
            </w:r>
          </w:p>
        </w:tc>
        <w:tc>
          <w:tcPr>
            <w:tcW w:w="444" w:type="pct"/>
            <w:tcBorders>
              <w:top w:val="single" w:sz="4" w:space="0" w:color="auto"/>
            </w:tcBorders>
            <w:noWrap/>
            <w:vAlign w:val="center"/>
            <w:hideMark/>
          </w:tcPr>
          <w:p w14:paraId="53E7C63C" w14:textId="77777777" w:rsidR="00A70078" w:rsidRPr="0052304D" w:rsidRDefault="00A70078" w:rsidP="000D2F97">
            <w:pPr>
              <w:pStyle w:val="Style1"/>
            </w:pPr>
            <w:r w:rsidRPr="0052304D">
              <w:t>0.08</w:t>
            </w:r>
          </w:p>
        </w:tc>
        <w:tc>
          <w:tcPr>
            <w:tcW w:w="444" w:type="pct"/>
            <w:tcBorders>
              <w:top w:val="single" w:sz="4" w:space="0" w:color="auto"/>
            </w:tcBorders>
            <w:noWrap/>
            <w:vAlign w:val="center"/>
            <w:hideMark/>
          </w:tcPr>
          <w:p w14:paraId="7DACE16E" w14:textId="77777777" w:rsidR="00A70078" w:rsidRPr="0052304D" w:rsidRDefault="00A70078" w:rsidP="000D2F97">
            <w:pPr>
              <w:pStyle w:val="Style1"/>
            </w:pPr>
            <w:r w:rsidRPr="0052304D">
              <w:t>0.24</w:t>
            </w:r>
          </w:p>
        </w:tc>
        <w:tc>
          <w:tcPr>
            <w:tcW w:w="439" w:type="pct"/>
            <w:tcBorders>
              <w:top w:val="single" w:sz="4" w:space="0" w:color="auto"/>
            </w:tcBorders>
            <w:noWrap/>
            <w:vAlign w:val="center"/>
            <w:hideMark/>
          </w:tcPr>
          <w:p w14:paraId="6C513FE8" w14:textId="77777777" w:rsidR="00A70078" w:rsidRPr="0052304D" w:rsidRDefault="00A70078" w:rsidP="000D2F97">
            <w:pPr>
              <w:pStyle w:val="Style1"/>
            </w:pPr>
            <w:r w:rsidRPr="0052304D">
              <w:t>0</w:t>
            </w:r>
          </w:p>
        </w:tc>
      </w:tr>
      <w:tr w:rsidR="00D73CD7" w:rsidRPr="00095471" w14:paraId="564DDB38" w14:textId="77777777" w:rsidTr="007220D1">
        <w:trPr>
          <w:trHeight w:val="288"/>
        </w:trPr>
        <w:tc>
          <w:tcPr>
            <w:tcW w:w="564" w:type="pct"/>
            <w:tcBorders>
              <w:bottom w:val="nil"/>
            </w:tcBorders>
            <w:noWrap/>
            <w:vAlign w:val="center"/>
            <w:hideMark/>
          </w:tcPr>
          <w:p w14:paraId="15E88AF5" w14:textId="77777777" w:rsidR="00A70078" w:rsidRPr="0052304D" w:rsidRDefault="00A70078" w:rsidP="000D2F97">
            <w:pPr>
              <w:pStyle w:val="Style1"/>
            </w:pPr>
            <w:r w:rsidRPr="0052304D">
              <w:t>MO_10</w:t>
            </w:r>
          </w:p>
        </w:tc>
        <w:tc>
          <w:tcPr>
            <w:tcW w:w="444" w:type="pct"/>
            <w:tcBorders>
              <w:bottom w:val="nil"/>
            </w:tcBorders>
            <w:noWrap/>
            <w:vAlign w:val="center"/>
            <w:hideMark/>
          </w:tcPr>
          <w:p w14:paraId="1527A56F" w14:textId="77777777" w:rsidR="00A70078" w:rsidRPr="0052304D" w:rsidRDefault="00A70078" w:rsidP="000D2F97">
            <w:pPr>
              <w:pStyle w:val="Style1"/>
            </w:pPr>
            <w:r w:rsidRPr="0052304D">
              <w:t>MO</w:t>
            </w:r>
          </w:p>
        </w:tc>
        <w:tc>
          <w:tcPr>
            <w:tcW w:w="444" w:type="pct"/>
            <w:tcBorders>
              <w:bottom w:val="nil"/>
            </w:tcBorders>
            <w:noWrap/>
            <w:vAlign w:val="center"/>
            <w:hideMark/>
          </w:tcPr>
          <w:p w14:paraId="2D02514B" w14:textId="77777777" w:rsidR="00A70078" w:rsidRPr="0052304D" w:rsidRDefault="00A70078" w:rsidP="000D2F97">
            <w:pPr>
              <w:pStyle w:val="Style1"/>
            </w:pPr>
            <w:r w:rsidRPr="0052304D">
              <w:t>6</w:t>
            </w:r>
          </w:p>
        </w:tc>
        <w:tc>
          <w:tcPr>
            <w:tcW w:w="444" w:type="pct"/>
            <w:tcBorders>
              <w:bottom w:val="nil"/>
            </w:tcBorders>
            <w:noWrap/>
            <w:vAlign w:val="center"/>
            <w:hideMark/>
          </w:tcPr>
          <w:p w14:paraId="4CF5660A" w14:textId="77777777" w:rsidR="00A70078" w:rsidRPr="0052304D" w:rsidRDefault="00A70078" w:rsidP="000D2F97">
            <w:pPr>
              <w:pStyle w:val="Style1"/>
            </w:pPr>
            <w:r w:rsidRPr="0052304D">
              <w:t>3.18</w:t>
            </w:r>
          </w:p>
        </w:tc>
        <w:tc>
          <w:tcPr>
            <w:tcW w:w="444" w:type="pct"/>
            <w:tcBorders>
              <w:bottom w:val="nil"/>
            </w:tcBorders>
            <w:noWrap/>
            <w:vAlign w:val="center"/>
            <w:hideMark/>
          </w:tcPr>
          <w:p w14:paraId="7D586585" w14:textId="77777777" w:rsidR="00A70078" w:rsidRPr="0052304D" w:rsidRDefault="00A70078" w:rsidP="000D2F97">
            <w:pPr>
              <w:pStyle w:val="Style1"/>
            </w:pPr>
            <w:r w:rsidRPr="0052304D">
              <w:t>4.38</w:t>
            </w:r>
          </w:p>
        </w:tc>
        <w:tc>
          <w:tcPr>
            <w:tcW w:w="444" w:type="pct"/>
            <w:tcBorders>
              <w:bottom w:val="nil"/>
            </w:tcBorders>
            <w:noWrap/>
            <w:vAlign w:val="center"/>
            <w:hideMark/>
          </w:tcPr>
          <w:p w14:paraId="433BA1FE" w14:textId="77777777" w:rsidR="00A70078" w:rsidRPr="0052304D" w:rsidRDefault="00A70078" w:rsidP="000D2F97">
            <w:pPr>
              <w:pStyle w:val="Style1"/>
            </w:pPr>
            <w:r w:rsidRPr="0052304D">
              <w:t>8</w:t>
            </w:r>
          </w:p>
        </w:tc>
        <w:tc>
          <w:tcPr>
            <w:tcW w:w="444" w:type="pct"/>
            <w:tcBorders>
              <w:bottom w:val="nil"/>
            </w:tcBorders>
            <w:noWrap/>
            <w:vAlign w:val="center"/>
            <w:hideMark/>
          </w:tcPr>
          <w:p w14:paraId="61C25EB8" w14:textId="77777777" w:rsidR="00A70078" w:rsidRPr="0052304D" w:rsidRDefault="00A70078" w:rsidP="000D2F97">
            <w:pPr>
              <w:pStyle w:val="Style1"/>
            </w:pPr>
            <w:r w:rsidRPr="0052304D">
              <w:t>0.42</w:t>
            </w:r>
          </w:p>
        </w:tc>
        <w:tc>
          <w:tcPr>
            <w:tcW w:w="444" w:type="pct"/>
            <w:tcBorders>
              <w:bottom w:val="nil"/>
            </w:tcBorders>
            <w:noWrap/>
            <w:vAlign w:val="center"/>
            <w:hideMark/>
          </w:tcPr>
          <w:p w14:paraId="78B8A3B0" w14:textId="77777777" w:rsidR="00A70078" w:rsidRPr="0052304D" w:rsidRDefault="00A70078" w:rsidP="000D2F97">
            <w:pPr>
              <w:pStyle w:val="Style1"/>
            </w:pPr>
            <w:r w:rsidRPr="0052304D">
              <w:t>0.61</w:t>
            </w:r>
          </w:p>
        </w:tc>
        <w:tc>
          <w:tcPr>
            <w:tcW w:w="444" w:type="pct"/>
            <w:tcBorders>
              <w:bottom w:val="nil"/>
            </w:tcBorders>
            <w:noWrap/>
            <w:vAlign w:val="center"/>
            <w:hideMark/>
          </w:tcPr>
          <w:p w14:paraId="5E6C97E3" w14:textId="77777777" w:rsidR="00A70078" w:rsidRPr="0052304D" w:rsidRDefault="00A70078" w:rsidP="000D2F97">
            <w:pPr>
              <w:pStyle w:val="Style1"/>
            </w:pPr>
            <w:r w:rsidRPr="0052304D">
              <w:t>0.32</w:t>
            </w:r>
          </w:p>
        </w:tc>
        <w:tc>
          <w:tcPr>
            <w:tcW w:w="444" w:type="pct"/>
            <w:tcBorders>
              <w:bottom w:val="nil"/>
            </w:tcBorders>
            <w:noWrap/>
            <w:vAlign w:val="center"/>
            <w:hideMark/>
          </w:tcPr>
          <w:p w14:paraId="070BD089" w14:textId="77777777" w:rsidR="00A70078" w:rsidRPr="0052304D" w:rsidRDefault="00A70078" w:rsidP="000D2F97">
            <w:pPr>
              <w:pStyle w:val="Style1"/>
            </w:pPr>
            <w:r w:rsidRPr="0052304D">
              <w:t>0.54</w:t>
            </w:r>
          </w:p>
        </w:tc>
        <w:tc>
          <w:tcPr>
            <w:tcW w:w="439" w:type="pct"/>
            <w:tcBorders>
              <w:bottom w:val="nil"/>
            </w:tcBorders>
            <w:noWrap/>
            <w:vAlign w:val="center"/>
            <w:hideMark/>
          </w:tcPr>
          <w:p w14:paraId="6B4BCEEA" w14:textId="77777777" w:rsidR="00A70078" w:rsidRPr="0052304D" w:rsidRDefault="00A70078" w:rsidP="000D2F97">
            <w:pPr>
              <w:pStyle w:val="Style1"/>
            </w:pPr>
            <w:r w:rsidRPr="0052304D">
              <w:t>0</w:t>
            </w:r>
          </w:p>
        </w:tc>
      </w:tr>
      <w:tr w:rsidR="00D73CD7" w:rsidRPr="00095471" w14:paraId="73269C0E" w14:textId="77777777" w:rsidTr="007220D1">
        <w:trPr>
          <w:trHeight w:val="288"/>
        </w:trPr>
        <w:tc>
          <w:tcPr>
            <w:tcW w:w="564" w:type="pct"/>
            <w:tcBorders>
              <w:top w:val="nil"/>
              <w:bottom w:val="single" w:sz="4" w:space="0" w:color="auto"/>
            </w:tcBorders>
            <w:noWrap/>
            <w:vAlign w:val="center"/>
            <w:hideMark/>
          </w:tcPr>
          <w:p w14:paraId="03DFE90F" w14:textId="77777777" w:rsidR="00A70078" w:rsidRPr="0052304D" w:rsidRDefault="00A70078" w:rsidP="000D2F97">
            <w:pPr>
              <w:pStyle w:val="Style1"/>
            </w:pPr>
            <w:r w:rsidRPr="0052304D">
              <w:t>MO_11</w:t>
            </w:r>
          </w:p>
        </w:tc>
        <w:tc>
          <w:tcPr>
            <w:tcW w:w="444" w:type="pct"/>
            <w:tcBorders>
              <w:top w:val="nil"/>
              <w:bottom w:val="single" w:sz="4" w:space="0" w:color="auto"/>
            </w:tcBorders>
            <w:noWrap/>
            <w:vAlign w:val="center"/>
            <w:hideMark/>
          </w:tcPr>
          <w:p w14:paraId="3FFCA5A3" w14:textId="77777777" w:rsidR="00A70078" w:rsidRPr="0052304D" w:rsidRDefault="00A70078" w:rsidP="000D2F97">
            <w:pPr>
              <w:pStyle w:val="Style1"/>
            </w:pPr>
            <w:r w:rsidRPr="0052304D">
              <w:t>MO</w:t>
            </w:r>
          </w:p>
        </w:tc>
        <w:tc>
          <w:tcPr>
            <w:tcW w:w="444" w:type="pct"/>
            <w:tcBorders>
              <w:top w:val="nil"/>
              <w:bottom w:val="single" w:sz="4" w:space="0" w:color="auto"/>
            </w:tcBorders>
            <w:noWrap/>
            <w:vAlign w:val="center"/>
            <w:hideMark/>
          </w:tcPr>
          <w:p w14:paraId="5A6B391A" w14:textId="77777777" w:rsidR="00A70078" w:rsidRPr="0052304D" w:rsidRDefault="00A70078" w:rsidP="000D2F97">
            <w:pPr>
              <w:pStyle w:val="Style1"/>
            </w:pPr>
            <w:r w:rsidRPr="0052304D">
              <w:t>7</w:t>
            </w:r>
          </w:p>
        </w:tc>
        <w:tc>
          <w:tcPr>
            <w:tcW w:w="444" w:type="pct"/>
            <w:tcBorders>
              <w:top w:val="nil"/>
              <w:bottom w:val="single" w:sz="4" w:space="0" w:color="auto"/>
            </w:tcBorders>
            <w:noWrap/>
            <w:vAlign w:val="center"/>
            <w:hideMark/>
          </w:tcPr>
          <w:p w14:paraId="5E7A80F2" w14:textId="77777777" w:rsidR="00A70078" w:rsidRPr="0052304D" w:rsidRDefault="00A70078" w:rsidP="000D2F97">
            <w:pPr>
              <w:pStyle w:val="Style1"/>
            </w:pPr>
            <w:r w:rsidRPr="0052304D">
              <w:t>2.81</w:t>
            </w:r>
          </w:p>
        </w:tc>
        <w:tc>
          <w:tcPr>
            <w:tcW w:w="444" w:type="pct"/>
            <w:tcBorders>
              <w:top w:val="nil"/>
              <w:bottom w:val="single" w:sz="4" w:space="0" w:color="auto"/>
            </w:tcBorders>
            <w:noWrap/>
            <w:vAlign w:val="center"/>
            <w:hideMark/>
          </w:tcPr>
          <w:p w14:paraId="1CB1B056" w14:textId="77777777" w:rsidR="00A70078" w:rsidRPr="0052304D" w:rsidRDefault="00A70078" w:rsidP="000D2F97">
            <w:pPr>
              <w:pStyle w:val="Style1"/>
            </w:pPr>
            <w:r w:rsidRPr="0052304D">
              <w:t>4.25</w:t>
            </w:r>
          </w:p>
        </w:tc>
        <w:tc>
          <w:tcPr>
            <w:tcW w:w="444" w:type="pct"/>
            <w:tcBorders>
              <w:top w:val="nil"/>
              <w:bottom w:val="single" w:sz="4" w:space="0" w:color="auto"/>
            </w:tcBorders>
            <w:noWrap/>
            <w:vAlign w:val="center"/>
            <w:hideMark/>
          </w:tcPr>
          <w:p w14:paraId="67C6A6B6" w14:textId="77777777" w:rsidR="00A70078" w:rsidRPr="0052304D" w:rsidRDefault="00A70078" w:rsidP="000D2F97">
            <w:pPr>
              <w:pStyle w:val="Style1"/>
            </w:pPr>
            <w:r w:rsidRPr="0052304D">
              <w:t>5</w:t>
            </w:r>
          </w:p>
        </w:tc>
        <w:tc>
          <w:tcPr>
            <w:tcW w:w="444" w:type="pct"/>
            <w:tcBorders>
              <w:top w:val="nil"/>
              <w:bottom w:val="single" w:sz="4" w:space="0" w:color="auto"/>
            </w:tcBorders>
            <w:noWrap/>
            <w:vAlign w:val="center"/>
            <w:hideMark/>
          </w:tcPr>
          <w:p w14:paraId="4AF67B4B" w14:textId="77777777" w:rsidR="00A70078" w:rsidRPr="0052304D" w:rsidRDefault="00A70078" w:rsidP="000D2F97">
            <w:pPr>
              <w:pStyle w:val="Style1"/>
            </w:pPr>
            <w:r w:rsidRPr="0052304D">
              <w:t>0.35</w:t>
            </w:r>
          </w:p>
        </w:tc>
        <w:tc>
          <w:tcPr>
            <w:tcW w:w="444" w:type="pct"/>
            <w:tcBorders>
              <w:top w:val="nil"/>
              <w:bottom w:val="single" w:sz="4" w:space="0" w:color="auto"/>
            </w:tcBorders>
            <w:noWrap/>
            <w:vAlign w:val="center"/>
            <w:hideMark/>
          </w:tcPr>
          <w:p w14:paraId="6CE4CAA7" w14:textId="77777777" w:rsidR="00A70078" w:rsidRPr="0052304D" w:rsidRDefault="00A70078" w:rsidP="000D2F97">
            <w:pPr>
              <w:pStyle w:val="Style1"/>
            </w:pPr>
            <w:r w:rsidRPr="0052304D">
              <w:t>0.48</w:t>
            </w:r>
          </w:p>
        </w:tc>
        <w:tc>
          <w:tcPr>
            <w:tcW w:w="444" w:type="pct"/>
            <w:tcBorders>
              <w:top w:val="nil"/>
              <w:bottom w:val="single" w:sz="4" w:space="0" w:color="auto"/>
            </w:tcBorders>
            <w:noWrap/>
            <w:vAlign w:val="center"/>
            <w:hideMark/>
          </w:tcPr>
          <w:p w14:paraId="203F63C7" w14:textId="77777777" w:rsidR="00A70078" w:rsidRPr="0052304D" w:rsidRDefault="00A70078" w:rsidP="000D2F97">
            <w:pPr>
              <w:pStyle w:val="Style1"/>
            </w:pPr>
            <w:r w:rsidRPr="0052304D">
              <w:t>0.29</w:t>
            </w:r>
          </w:p>
        </w:tc>
        <w:tc>
          <w:tcPr>
            <w:tcW w:w="444" w:type="pct"/>
            <w:tcBorders>
              <w:top w:val="nil"/>
              <w:bottom w:val="single" w:sz="4" w:space="0" w:color="auto"/>
            </w:tcBorders>
            <w:noWrap/>
            <w:vAlign w:val="center"/>
            <w:hideMark/>
          </w:tcPr>
          <w:p w14:paraId="3AE38D8E" w14:textId="77777777" w:rsidR="00A70078" w:rsidRPr="0052304D" w:rsidRDefault="00A70078" w:rsidP="000D2F97">
            <w:pPr>
              <w:pStyle w:val="Style1"/>
            </w:pPr>
            <w:r w:rsidRPr="0052304D">
              <w:t>0.42</w:t>
            </w:r>
          </w:p>
        </w:tc>
        <w:tc>
          <w:tcPr>
            <w:tcW w:w="439" w:type="pct"/>
            <w:tcBorders>
              <w:top w:val="nil"/>
              <w:bottom w:val="single" w:sz="4" w:space="0" w:color="auto"/>
            </w:tcBorders>
            <w:noWrap/>
            <w:vAlign w:val="center"/>
            <w:hideMark/>
          </w:tcPr>
          <w:p w14:paraId="46BA4645" w14:textId="77777777" w:rsidR="00A70078" w:rsidRPr="0052304D" w:rsidRDefault="00A70078" w:rsidP="000D2F97">
            <w:pPr>
              <w:pStyle w:val="Style1"/>
            </w:pPr>
            <w:r w:rsidRPr="0052304D">
              <w:t>0</w:t>
            </w:r>
          </w:p>
        </w:tc>
      </w:tr>
      <w:tr w:rsidR="00D73CD7" w:rsidRPr="00095471" w14:paraId="120433DB" w14:textId="77777777" w:rsidTr="007220D1">
        <w:trPr>
          <w:trHeight w:val="288"/>
        </w:trPr>
        <w:tc>
          <w:tcPr>
            <w:tcW w:w="1452" w:type="pct"/>
            <w:gridSpan w:val="3"/>
            <w:tcBorders>
              <w:top w:val="single" w:sz="4" w:space="0" w:color="auto"/>
            </w:tcBorders>
            <w:noWrap/>
            <w:vAlign w:val="center"/>
            <w:hideMark/>
          </w:tcPr>
          <w:p w14:paraId="2B3DC0DE" w14:textId="77777777" w:rsidR="00A70078" w:rsidRPr="0052304D" w:rsidRDefault="00A70078" w:rsidP="000D2F97">
            <w:pPr>
              <w:pStyle w:val="Style1"/>
            </w:pPr>
            <w:r w:rsidRPr="0052304D">
              <w:t xml:space="preserve">Average across </w:t>
            </w:r>
            <w:r w:rsidRPr="0052304D">
              <w:rPr>
                <w:i/>
                <w:iCs/>
              </w:rPr>
              <w:t>P. filiformis</w:t>
            </w:r>
          </w:p>
        </w:tc>
        <w:tc>
          <w:tcPr>
            <w:tcW w:w="444" w:type="pct"/>
            <w:tcBorders>
              <w:top w:val="single" w:sz="4" w:space="0" w:color="auto"/>
            </w:tcBorders>
            <w:noWrap/>
            <w:vAlign w:val="center"/>
            <w:hideMark/>
          </w:tcPr>
          <w:p w14:paraId="7B1CE12E" w14:textId="77777777" w:rsidR="00A70078" w:rsidRPr="0052304D" w:rsidRDefault="00A70078" w:rsidP="000D2F97">
            <w:pPr>
              <w:pStyle w:val="Style1"/>
            </w:pPr>
            <w:r w:rsidRPr="0052304D">
              <w:t>2.84</w:t>
            </w:r>
          </w:p>
        </w:tc>
        <w:tc>
          <w:tcPr>
            <w:tcW w:w="444" w:type="pct"/>
            <w:tcBorders>
              <w:top w:val="single" w:sz="4" w:space="0" w:color="auto"/>
            </w:tcBorders>
            <w:noWrap/>
            <w:vAlign w:val="center"/>
            <w:hideMark/>
          </w:tcPr>
          <w:p w14:paraId="1DF7AE6E" w14:textId="77777777" w:rsidR="00A70078" w:rsidRPr="0052304D" w:rsidRDefault="00A70078" w:rsidP="000D2F97">
            <w:pPr>
              <w:pStyle w:val="Style1"/>
            </w:pPr>
            <w:r w:rsidRPr="0052304D">
              <w:t>4.86</w:t>
            </w:r>
          </w:p>
        </w:tc>
        <w:tc>
          <w:tcPr>
            <w:tcW w:w="444" w:type="pct"/>
            <w:tcBorders>
              <w:top w:val="single" w:sz="4" w:space="0" w:color="auto"/>
            </w:tcBorders>
            <w:noWrap/>
            <w:vAlign w:val="center"/>
            <w:hideMark/>
          </w:tcPr>
          <w:p w14:paraId="41EB6A15" w14:textId="77777777" w:rsidR="00A70078" w:rsidRPr="0052304D" w:rsidRDefault="00A70078" w:rsidP="000D2F97">
            <w:pPr>
              <w:pStyle w:val="Style1"/>
            </w:pPr>
            <w:r w:rsidRPr="0052304D">
              <w:t>5.67</w:t>
            </w:r>
          </w:p>
        </w:tc>
        <w:tc>
          <w:tcPr>
            <w:tcW w:w="444" w:type="pct"/>
            <w:tcBorders>
              <w:top w:val="single" w:sz="4" w:space="0" w:color="auto"/>
            </w:tcBorders>
            <w:noWrap/>
            <w:vAlign w:val="center"/>
            <w:hideMark/>
          </w:tcPr>
          <w:p w14:paraId="7F518356" w14:textId="77777777" w:rsidR="00A70078" w:rsidRPr="0052304D" w:rsidRDefault="00A70078" w:rsidP="000D2F97">
            <w:pPr>
              <w:pStyle w:val="Style1"/>
            </w:pPr>
            <w:r w:rsidRPr="0052304D">
              <w:t>0.4</w:t>
            </w:r>
          </w:p>
        </w:tc>
        <w:tc>
          <w:tcPr>
            <w:tcW w:w="444" w:type="pct"/>
            <w:tcBorders>
              <w:top w:val="single" w:sz="4" w:space="0" w:color="auto"/>
            </w:tcBorders>
            <w:noWrap/>
            <w:vAlign w:val="center"/>
            <w:hideMark/>
          </w:tcPr>
          <w:p w14:paraId="75288708" w14:textId="77777777" w:rsidR="00A70078" w:rsidRPr="0052304D" w:rsidRDefault="00A70078" w:rsidP="000D2F97">
            <w:pPr>
              <w:pStyle w:val="Style1"/>
            </w:pPr>
            <w:r w:rsidRPr="0052304D">
              <w:t>0.53</w:t>
            </w:r>
          </w:p>
        </w:tc>
        <w:tc>
          <w:tcPr>
            <w:tcW w:w="444" w:type="pct"/>
            <w:tcBorders>
              <w:top w:val="single" w:sz="4" w:space="0" w:color="auto"/>
            </w:tcBorders>
            <w:noWrap/>
            <w:vAlign w:val="center"/>
            <w:hideMark/>
          </w:tcPr>
          <w:p w14:paraId="2ED1236F" w14:textId="77777777" w:rsidR="00A70078" w:rsidRPr="0052304D" w:rsidRDefault="00A70078" w:rsidP="000D2F97">
            <w:pPr>
              <w:pStyle w:val="Style1"/>
            </w:pPr>
            <w:r w:rsidRPr="0052304D">
              <w:t>0.23</w:t>
            </w:r>
          </w:p>
        </w:tc>
        <w:tc>
          <w:tcPr>
            <w:tcW w:w="444" w:type="pct"/>
            <w:tcBorders>
              <w:top w:val="single" w:sz="4" w:space="0" w:color="auto"/>
            </w:tcBorders>
            <w:noWrap/>
            <w:vAlign w:val="center"/>
            <w:hideMark/>
          </w:tcPr>
          <w:p w14:paraId="284937F6" w14:textId="77777777" w:rsidR="00A70078" w:rsidRPr="0052304D" w:rsidRDefault="00A70078" w:rsidP="000D2F97">
            <w:pPr>
              <w:pStyle w:val="Style1"/>
            </w:pPr>
            <w:r w:rsidRPr="0052304D">
              <w:t>0.4</w:t>
            </w:r>
          </w:p>
        </w:tc>
        <w:tc>
          <w:tcPr>
            <w:tcW w:w="439" w:type="pct"/>
            <w:tcBorders>
              <w:top w:val="single" w:sz="4" w:space="0" w:color="auto"/>
            </w:tcBorders>
            <w:noWrap/>
            <w:vAlign w:val="center"/>
            <w:hideMark/>
          </w:tcPr>
          <w:p w14:paraId="1BF49BA8" w14:textId="77777777" w:rsidR="00A70078" w:rsidRPr="0052304D" w:rsidRDefault="00A70078" w:rsidP="000D2F97">
            <w:pPr>
              <w:pStyle w:val="Style1"/>
            </w:pPr>
            <w:r w:rsidRPr="0052304D">
              <w:t>0</w:t>
            </w:r>
          </w:p>
        </w:tc>
      </w:tr>
      <w:tr w:rsidR="00D73CD7" w:rsidRPr="00095471" w14:paraId="1A7FD94C" w14:textId="77777777" w:rsidTr="007220D1">
        <w:trPr>
          <w:trHeight w:val="288"/>
        </w:trPr>
        <w:tc>
          <w:tcPr>
            <w:tcW w:w="564" w:type="pct"/>
            <w:tcBorders>
              <w:bottom w:val="nil"/>
            </w:tcBorders>
            <w:noWrap/>
            <w:vAlign w:val="center"/>
            <w:hideMark/>
          </w:tcPr>
          <w:p w14:paraId="46461866" w14:textId="77777777" w:rsidR="00A70078" w:rsidRPr="0052304D" w:rsidRDefault="00A70078" w:rsidP="000D2F97">
            <w:pPr>
              <w:pStyle w:val="Style1"/>
            </w:pPr>
          </w:p>
        </w:tc>
        <w:tc>
          <w:tcPr>
            <w:tcW w:w="444" w:type="pct"/>
            <w:tcBorders>
              <w:bottom w:val="nil"/>
            </w:tcBorders>
            <w:noWrap/>
            <w:vAlign w:val="center"/>
            <w:hideMark/>
          </w:tcPr>
          <w:p w14:paraId="0A22D19B" w14:textId="77777777" w:rsidR="00A70078" w:rsidRPr="0052304D" w:rsidRDefault="00A70078" w:rsidP="000D2F97">
            <w:pPr>
              <w:pStyle w:val="Style1"/>
            </w:pPr>
          </w:p>
        </w:tc>
        <w:tc>
          <w:tcPr>
            <w:tcW w:w="444" w:type="pct"/>
            <w:tcBorders>
              <w:bottom w:val="nil"/>
            </w:tcBorders>
            <w:noWrap/>
            <w:vAlign w:val="center"/>
            <w:hideMark/>
          </w:tcPr>
          <w:p w14:paraId="74CFE4E6" w14:textId="77777777" w:rsidR="00A70078" w:rsidRPr="0052304D" w:rsidRDefault="00A70078" w:rsidP="000D2F97">
            <w:pPr>
              <w:pStyle w:val="Style1"/>
            </w:pPr>
          </w:p>
        </w:tc>
        <w:tc>
          <w:tcPr>
            <w:tcW w:w="444" w:type="pct"/>
            <w:tcBorders>
              <w:bottom w:val="nil"/>
            </w:tcBorders>
            <w:noWrap/>
            <w:vAlign w:val="center"/>
            <w:hideMark/>
          </w:tcPr>
          <w:p w14:paraId="668D313B" w14:textId="77777777" w:rsidR="00A70078" w:rsidRPr="0052304D" w:rsidRDefault="00A70078" w:rsidP="000D2F97">
            <w:pPr>
              <w:pStyle w:val="Style1"/>
            </w:pPr>
          </w:p>
        </w:tc>
        <w:tc>
          <w:tcPr>
            <w:tcW w:w="444" w:type="pct"/>
            <w:tcBorders>
              <w:bottom w:val="nil"/>
            </w:tcBorders>
            <w:noWrap/>
            <w:vAlign w:val="center"/>
            <w:hideMark/>
          </w:tcPr>
          <w:p w14:paraId="51A69101" w14:textId="77777777" w:rsidR="00A70078" w:rsidRPr="0052304D" w:rsidRDefault="00A70078" w:rsidP="000D2F97">
            <w:pPr>
              <w:pStyle w:val="Style1"/>
            </w:pPr>
          </w:p>
        </w:tc>
        <w:tc>
          <w:tcPr>
            <w:tcW w:w="444" w:type="pct"/>
            <w:tcBorders>
              <w:bottom w:val="nil"/>
            </w:tcBorders>
            <w:noWrap/>
            <w:vAlign w:val="center"/>
            <w:hideMark/>
          </w:tcPr>
          <w:p w14:paraId="7E15B4C4" w14:textId="77777777" w:rsidR="00A70078" w:rsidRPr="0052304D" w:rsidRDefault="00A70078" w:rsidP="000D2F97">
            <w:pPr>
              <w:pStyle w:val="Style1"/>
            </w:pPr>
          </w:p>
        </w:tc>
        <w:tc>
          <w:tcPr>
            <w:tcW w:w="444" w:type="pct"/>
            <w:tcBorders>
              <w:bottom w:val="nil"/>
            </w:tcBorders>
            <w:noWrap/>
            <w:vAlign w:val="center"/>
            <w:hideMark/>
          </w:tcPr>
          <w:p w14:paraId="21C4C881" w14:textId="77777777" w:rsidR="00A70078" w:rsidRPr="0052304D" w:rsidRDefault="00A70078" w:rsidP="000D2F97">
            <w:pPr>
              <w:pStyle w:val="Style1"/>
            </w:pPr>
          </w:p>
        </w:tc>
        <w:tc>
          <w:tcPr>
            <w:tcW w:w="444" w:type="pct"/>
            <w:tcBorders>
              <w:bottom w:val="nil"/>
            </w:tcBorders>
            <w:noWrap/>
            <w:vAlign w:val="center"/>
            <w:hideMark/>
          </w:tcPr>
          <w:p w14:paraId="154CB5BD" w14:textId="77777777" w:rsidR="00A70078" w:rsidRPr="0052304D" w:rsidRDefault="00A70078" w:rsidP="000D2F97">
            <w:pPr>
              <w:pStyle w:val="Style1"/>
            </w:pPr>
          </w:p>
        </w:tc>
        <w:tc>
          <w:tcPr>
            <w:tcW w:w="444" w:type="pct"/>
            <w:tcBorders>
              <w:bottom w:val="nil"/>
            </w:tcBorders>
            <w:noWrap/>
            <w:vAlign w:val="center"/>
            <w:hideMark/>
          </w:tcPr>
          <w:p w14:paraId="3AE4C1F7" w14:textId="77777777" w:rsidR="00A70078" w:rsidRPr="0052304D" w:rsidRDefault="00A70078" w:rsidP="000D2F97">
            <w:pPr>
              <w:pStyle w:val="Style1"/>
            </w:pPr>
          </w:p>
        </w:tc>
        <w:tc>
          <w:tcPr>
            <w:tcW w:w="444" w:type="pct"/>
            <w:tcBorders>
              <w:bottom w:val="nil"/>
            </w:tcBorders>
            <w:noWrap/>
            <w:vAlign w:val="center"/>
            <w:hideMark/>
          </w:tcPr>
          <w:p w14:paraId="74F2044F" w14:textId="77777777" w:rsidR="00A70078" w:rsidRPr="0052304D" w:rsidRDefault="00A70078" w:rsidP="000D2F97">
            <w:pPr>
              <w:pStyle w:val="Style1"/>
            </w:pPr>
          </w:p>
        </w:tc>
        <w:tc>
          <w:tcPr>
            <w:tcW w:w="439" w:type="pct"/>
            <w:tcBorders>
              <w:bottom w:val="nil"/>
            </w:tcBorders>
            <w:noWrap/>
            <w:vAlign w:val="center"/>
            <w:hideMark/>
          </w:tcPr>
          <w:p w14:paraId="039C33E7" w14:textId="77777777" w:rsidR="00A70078" w:rsidRPr="0052304D" w:rsidRDefault="00A70078" w:rsidP="000D2F97">
            <w:pPr>
              <w:pStyle w:val="Style1"/>
            </w:pPr>
          </w:p>
        </w:tc>
      </w:tr>
      <w:tr w:rsidR="00D73CD7" w:rsidRPr="00095471" w14:paraId="0FA13B10" w14:textId="77777777" w:rsidTr="007220D1">
        <w:trPr>
          <w:trHeight w:val="288"/>
        </w:trPr>
        <w:tc>
          <w:tcPr>
            <w:tcW w:w="564" w:type="pct"/>
            <w:tcBorders>
              <w:top w:val="nil"/>
              <w:bottom w:val="single" w:sz="4" w:space="0" w:color="auto"/>
            </w:tcBorders>
            <w:noWrap/>
            <w:vAlign w:val="center"/>
            <w:hideMark/>
          </w:tcPr>
          <w:p w14:paraId="35BFEAD0" w14:textId="77777777" w:rsidR="00A70078" w:rsidRPr="0052304D" w:rsidRDefault="00A70078" w:rsidP="000D2F97">
            <w:pPr>
              <w:pStyle w:val="Style1"/>
            </w:pPr>
            <w:r w:rsidRPr="0052304D">
              <w:t xml:space="preserve">P. </w:t>
            </w:r>
            <w:proofErr w:type="spellStart"/>
            <w:r w:rsidRPr="0052304D">
              <w:t>gracilis</w:t>
            </w:r>
            <w:proofErr w:type="spellEnd"/>
          </w:p>
        </w:tc>
        <w:tc>
          <w:tcPr>
            <w:tcW w:w="444" w:type="pct"/>
            <w:tcBorders>
              <w:top w:val="nil"/>
              <w:bottom w:val="single" w:sz="4" w:space="0" w:color="auto"/>
            </w:tcBorders>
            <w:noWrap/>
            <w:vAlign w:val="center"/>
            <w:hideMark/>
          </w:tcPr>
          <w:p w14:paraId="1E9FFBDD"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7A8E2001"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396EB495"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67129975"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4F961BD5"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4CB69DA9"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14CB29B9"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510C6311"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63415A3E" w14:textId="77777777" w:rsidR="00A70078" w:rsidRPr="0052304D" w:rsidRDefault="00A70078" w:rsidP="000D2F97">
            <w:pPr>
              <w:pStyle w:val="Style1"/>
            </w:pPr>
          </w:p>
        </w:tc>
        <w:tc>
          <w:tcPr>
            <w:tcW w:w="439" w:type="pct"/>
            <w:tcBorders>
              <w:top w:val="nil"/>
              <w:bottom w:val="single" w:sz="4" w:space="0" w:color="auto"/>
            </w:tcBorders>
            <w:noWrap/>
            <w:vAlign w:val="center"/>
            <w:hideMark/>
          </w:tcPr>
          <w:p w14:paraId="5D2FD8E9" w14:textId="77777777" w:rsidR="00A70078" w:rsidRPr="0052304D" w:rsidRDefault="00A70078" w:rsidP="000D2F97">
            <w:pPr>
              <w:pStyle w:val="Style1"/>
            </w:pPr>
          </w:p>
        </w:tc>
      </w:tr>
      <w:tr w:rsidR="00D73CD7" w:rsidRPr="00095471" w14:paraId="4DC829DE" w14:textId="77777777" w:rsidTr="007220D1">
        <w:trPr>
          <w:trHeight w:val="288"/>
        </w:trPr>
        <w:tc>
          <w:tcPr>
            <w:tcW w:w="564" w:type="pct"/>
            <w:tcBorders>
              <w:top w:val="single" w:sz="4" w:space="0" w:color="auto"/>
            </w:tcBorders>
            <w:noWrap/>
            <w:vAlign w:val="center"/>
            <w:hideMark/>
          </w:tcPr>
          <w:p w14:paraId="3763952D" w14:textId="77777777" w:rsidR="00A70078" w:rsidRPr="0052304D" w:rsidRDefault="00A70078" w:rsidP="000D2F97">
            <w:pPr>
              <w:pStyle w:val="Style1"/>
            </w:pPr>
            <w:r w:rsidRPr="0052304D">
              <w:t>TX_01</w:t>
            </w:r>
          </w:p>
        </w:tc>
        <w:tc>
          <w:tcPr>
            <w:tcW w:w="444" w:type="pct"/>
            <w:tcBorders>
              <w:top w:val="single" w:sz="4" w:space="0" w:color="auto"/>
            </w:tcBorders>
            <w:noWrap/>
            <w:vAlign w:val="center"/>
            <w:hideMark/>
          </w:tcPr>
          <w:p w14:paraId="025EBA51" w14:textId="77777777" w:rsidR="00A70078" w:rsidRPr="0052304D" w:rsidRDefault="00A70078" w:rsidP="000D2F97">
            <w:pPr>
              <w:pStyle w:val="Style1"/>
            </w:pPr>
            <w:r w:rsidRPr="0052304D">
              <w:t>TX</w:t>
            </w:r>
          </w:p>
        </w:tc>
        <w:tc>
          <w:tcPr>
            <w:tcW w:w="444" w:type="pct"/>
            <w:tcBorders>
              <w:top w:val="single" w:sz="4" w:space="0" w:color="auto"/>
            </w:tcBorders>
            <w:noWrap/>
            <w:vAlign w:val="center"/>
            <w:hideMark/>
          </w:tcPr>
          <w:p w14:paraId="071E562C" w14:textId="77777777" w:rsidR="00A70078" w:rsidRPr="0052304D" w:rsidRDefault="00A70078" w:rsidP="000D2F97">
            <w:pPr>
              <w:pStyle w:val="Style1"/>
            </w:pPr>
            <w:r w:rsidRPr="0052304D">
              <w:t>11</w:t>
            </w:r>
          </w:p>
        </w:tc>
        <w:tc>
          <w:tcPr>
            <w:tcW w:w="444" w:type="pct"/>
            <w:tcBorders>
              <w:top w:val="single" w:sz="4" w:space="0" w:color="auto"/>
            </w:tcBorders>
            <w:noWrap/>
            <w:vAlign w:val="center"/>
            <w:hideMark/>
          </w:tcPr>
          <w:p w14:paraId="31DC97ED" w14:textId="77777777" w:rsidR="00A70078" w:rsidRPr="0052304D" w:rsidRDefault="00A70078" w:rsidP="000D2F97">
            <w:pPr>
              <w:pStyle w:val="Style1"/>
            </w:pPr>
            <w:r w:rsidRPr="0052304D">
              <w:t>5</w:t>
            </w:r>
          </w:p>
        </w:tc>
        <w:tc>
          <w:tcPr>
            <w:tcW w:w="444" w:type="pct"/>
            <w:tcBorders>
              <w:top w:val="single" w:sz="4" w:space="0" w:color="auto"/>
            </w:tcBorders>
            <w:noWrap/>
            <w:vAlign w:val="center"/>
            <w:hideMark/>
          </w:tcPr>
          <w:p w14:paraId="76BD2392" w14:textId="77777777" w:rsidR="00A70078" w:rsidRPr="0052304D" w:rsidRDefault="00A70078" w:rsidP="000D2F97">
            <w:pPr>
              <w:pStyle w:val="Style1"/>
            </w:pPr>
            <w:r w:rsidRPr="0052304D">
              <w:t>8.42</w:t>
            </w:r>
          </w:p>
        </w:tc>
        <w:tc>
          <w:tcPr>
            <w:tcW w:w="444" w:type="pct"/>
            <w:tcBorders>
              <w:top w:val="single" w:sz="4" w:space="0" w:color="auto"/>
            </w:tcBorders>
            <w:noWrap/>
            <w:vAlign w:val="center"/>
            <w:hideMark/>
          </w:tcPr>
          <w:p w14:paraId="510A89BE" w14:textId="77777777" w:rsidR="00A70078" w:rsidRPr="0052304D" w:rsidRDefault="00A70078" w:rsidP="000D2F97">
            <w:pPr>
              <w:pStyle w:val="Style1"/>
            </w:pPr>
            <w:r w:rsidRPr="0052304D">
              <w:t>42</w:t>
            </w:r>
          </w:p>
        </w:tc>
        <w:tc>
          <w:tcPr>
            <w:tcW w:w="444" w:type="pct"/>
            <w:tcBorders>
              <w:top w:val="single" w:sz="4" w:space="0" w:color="auto"/>
            </w:tcBorders>
            <w:noWrap/>
            <w:vAlign w:val="center"/>
            <w:hideMark/>
          </w:tcPr>
          <w:p w14:paraId="1C531D43" w14:textId="77777777" w:rsidR="00A70078" w:rsidRPr="0052304D" w:rsidRDefault="00A70078" w:rsidP="000D2F97">
            <w:pPr>
              <w:pStyle w:val="Style1"/>
            </w:pPr>
            <w:r w:rsidRPr="0052304D">
              <w:t>0.534</w:t>
            </w:r>
          </w:p>
        </w:tc>
        <w:tc>
          <w:tcPr>
            <w:tcW w:w="444" w:type="pct"/>
            <w:tcBorders>
              <w:top w:val="single" w:sz="4" w:space="0" w:color="auto"/>
            </w:tcBorders>
            <w:noWrap/>
            <w:vAlign w:val="center"/>
            <w:hideMark/>
          </w:tcPr>
          <w:p w14:paraId="3B9641A5" w14:textId="77777777" w:rsidR="00A70078" w:rsidRPr="0052304D" w:rsidRDefault="00A70078" w:rsidP="000D2F97">
            <w:pPr>
              <w:pStyle w:val="Style1"/>
            </w:pPr>
            <w:r w:rsidRPr="0052304D">
              <w:t>0.711</w:t>
            </w:r>
          </w:p>
        </w:tc>
        <w:tc>
          <w:tcPr>
            <w:tcW w:w="444" w:type="pct"/>
            <w:tcBorders>
              <w:top w:val="single" w:sz="4" w:space="0" w:color="auto"/>
            </w:tcBorders>
            <w:noWrap/>
            <w:vAlign w:val="center"/>
            <w:hideMark/>
          </w:tcPr>
          <w:p w14:paraId="0E613A86" w14:textId="77777777" w:rsidR="00A70078" w:rsidRPr="0052304D" w:rsidRDefault="00A70078" w:rsidP="000D2F97">
            <w:pPr>
              <w:pStyle w:val="Style1"/>
            </w:pPr>
            <w:r w:rsidRPr="0052304D">
              <w:t>0.249</w:t>
            </w:r>
          </w:p>
        </w:tc>
        <w:tc>
          <w:tcPr>
            <w:tcW w:w="444" w:type="pct"/>
            <w:tcBorders>
              <w:top w:val="single" w:sz="4" w:space="0" w:color="auto"/>
            </w:tcBorders>
            <w:noWrap/>
            <w:vAlign w:val="center"/>
            <w:hideMark/>
          </w:tcPr>
          <w:p w14:paraId="430EE984" w14:textId="77777777" w:rsidR="00A70078" w:rsidRPr="0052304D" w:rsidRDefault="00A70078" w:rsidP="000D2F97">
            <w:pPr>
              <w:pStyle w:val="Style1"/>
            </w:pPr>
            <w:r w:rsidRPr="0052304D">
              <w:t>0.77</w:t>
            </w:r>
          </w:p>
        </w:tc>
        <w:tc>
          <w:tcPr>
            <w:tcW w:w="439" w:type="pct"/>
            <w:tcBorders>
              <w:top w:val="single" w:sz="4" w:space="0" w:color="auto"/>
            </w:tcBorders>
            <w:noWrap/>
            <w:vAlign w:val="center"/>
            <w:hideMark/>
          </w:tcPr>
          <w:p w14:paraId="2E2147B1" w14:textId="77777777" w:rsidR="00A70078" w:rsidRPr="0052304D" w:rsidRDefault="00A70078" w:rsidP="000D2F97">
            <w:pPr>
              <w:pStyle w:val="Style1"/>
            </w:pPr>
            <w:r w:rsidRPr="0052304D">
              <w:t>0</w:t>
            </w:r>
          </w:p>
        </w:tc>
      </w:tr>
    </w:tbl>
    <w:p w14:paraId="7B18221D" w14:textId="77777777" w:rsidR="005E4838" w:rsidRPr="0052304D" w:rsidRDefault="00126AF9" w:rsidP="000D2F97">
      <w:pPr>
        <w:pStyle w:val="Style1"/>
      </w:pPr>
      <w:r w:rsidRPr="0052304D">
        <w:t>Column definitions: n=number of individuals; A=average alleles per locus; A</w:t>
      </w:r>
      <w:r w:rsidRPr="0052304D">
        <w:rPr>
          <w:vertAlign w:val="subscript"/>
        </w:rPr>
        <w:t>R</w:t>
      </w:r>
      <w:r w:rsidRPr="0052304D">
        <w:t>=allelic richness; A</w:t>
      </w:r>
      <w:r w:rsidRPr="0052304D">
        <w:rPr>
          <w:vertAlign w:val="subscript"/>
        </w:rPr>
        <w:t>P</w:t>
      </w:r>
      <w:r w:rsidRPr="0052304D">
        <w:t>=private alleles per</w:t>
      </w:r>
      <w:r w:rsidR="00D072D1" w:rsidRPr="0052304D">
        <w:t xml:space="preserve"> population; H</w:t>
      </w:r>
      <w:r w:rsidR="00D072D1" w:rsidRPr="0052304D">
        <w:rPr>
          <w:vertAlign w:val="subscript"/>
        </w:rPr>
        <w:t>O</w:t>
      </w:r>
      <w:r w:rsidR="00D072D1" w:rsidRPr="0052304D">
        <w:t>=observed heterozygosity; H</w:t>
      </w:r>
      <w:r w:rsidR="00D072D1" w:rsidRPr="0052304D">
        <w:rPr>
          <w:vertAlign w:val="subscript"/>
        </w:rPr>
        <w:t>E</w:t>
      </w:r>
      <w:r w:rsidR="00D072D1" w:rsidRPr="0052304D">
        <w:t>=expected heterozygosity; F=fixation index; % null=percentage of null alleles; F</w:t>
      </w:r>
      <w:r w:rsidR="00D072D1" w:rsidRPr="0052304D">
        <w:rPr>
          <w:vertAlign w:val="subscript"/>
        </w:rPr>
        <w:t>B</w:t>
      </w:r>
      <w:r w:rsidR="00D072D1" w:rsidRPr="0052304D">
        <w:t>=fixation index adjusted for null alleles.</w:t>
      </w:r>
    </w:p>
    <w:p w14:paraId="58DAAB19" w14:textId="77777777" w:rsidR="005E4838" w:rsidRPr="0052304D" w:rsidRDefault="005E4838" w:rsidP="000D2F97">
      <w:pPr>
        <w:pStyle w:val="Style1"/>
      </w:pPr>
    </w:p>
    <w:p w14:paraId="5010F10D" w14:textId="31A42C33" w:rsidR="00512259" w:rsidRPr="0052304D" w:rsidRDefault="005E4838" w:rsidP="000D2F97">
      <w:pPr>
        <w:pStyle w:val="Heading1"/>
      </w:pPr>
      <w:r w:rsidRPr="0052304D">
        <w:t>Figures</w:t>
      </w:r>
      <w:r w:rsidR="00512259" w:rsidRPr="0052304D">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1"/>
        <w:gridCol w:w="6449"/>
      </w:tblGrid>
      <w:tr w:rsidR="002F7357" w:rsidRPr="00095471" w14:paraId="50408894" w14:textId="77777777" w:rsidTr="002F7357">
        <w:tc>
          <w:tcPr>
            <w:tcW w:w="2958" w:type="dxa"/>
            <w:tcMar>
              <w:left w:w="0" w:type="dxa"/>
              <w:right w:w="0" w:type="dxa"/>
            </w:tcMar>
          </w:tcPr>
          <w:p w14:paraId="483480F6" w14:textId="77777777" w:rsidR="002F7357" w:rsidRPr="0052304D" w:rsidRDefault="002F7357" w:rsidP="000D2F97">
            <w:r w:rsidRPr="0052304D">
              <w:lastRenderedPageBreak/>
              <w:t>A</w:t>
            </w:r>
          </w:p>
          <w:p w14:paraId="21443ACE" w14:textId="77777777" w:rsidR="002F7357" w:rsidRPr="0052304D" w:rsidRDefault="002F7357" w:rsidP="000D2F97">
            <w:r w:rsidRPr="0052304D">
              <w:rPr>
                <w:noProof/>
              </w:rPr>
              <w:drawing>
                <wp:inline distT="0" distB="0" distL="0" distR="0" wp14:anchorId="461DEEDF" wp14:editId="0561AC3E">
                  <wp:extent cx="2637772" cy="1828799"/>
                  <wp:effectExtent l="0" t="1905" r="2540" b="2540"/>
                  <wp:docPr id="5428090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09052" name="Picture 542809052"/>
                          <pic:cNvPicPr/>
                        </pic:nvPicPr>
                        <pic:blipFill rotWithShape="1">
                          <a:blip r:embed="rId35"/>
                          <a:srcRect r="5849" b="12965"/>
                          <a:stretch>
                            <a:fillRect/>
                          </a:stretch>
                        </pic:blipFill>
                        <pic:spPr bwMode="auto">
                          <a:xfrm rot="5400000">
                            <a:off x="0" y="0"/>
                            <a:ext cx="2637774" cy="1828800"/>
                          </a:xfrm>
                          <a:prstGeom prst="rect">
                            <a:avLst/>
                          </a:prstGeom>
                          <a:ln>
                            <a:noFill/>
                          </a:ln>
                          <a:extLst>
                            <a:ext uri="{53640926-AAD7-44D8-BBD7-CCE9431645EC}">
                              <a14:shadowObscured xmlns:a14="http://schemas.microsoft.com/office/drawing/2010/main"/>
                            </a:ext>
                          </a:extLst>
                        </pic:spPr>
                      </pic:pic>
                    </a:graphicData>
                  </a:graphic>
                </wp:inline>
              </w:drawing>
            </w:r>
          </w:p>
        </w:tc>
        <w:tc>
          <w:tcPr>
            <w:tcW w:w="3440" w:type="dxa"/>
            <w:tcMar>
              <w:left w:w="0" w:type="dxa"/>
              <w:right w:w="0" w:type="dxa"/>
            </w:tcMar>
          </w:tcPr>
          <w:p w14:paraId="62A1C15E" w14:textId="14DF0FF3" w:rsidR="002F7357" w:rsidRPr="0052304D" w:rsidRDefault="002F7357" w:rsidP="000D2F97">
            <w:r w:rsidRPr="0052304D">
              <w:t>B</w:t>
            </w:r>
          </w:p>
          <w:p w14:paraId="728415AD" w14:textId="1F568627" w:rsidR="002F7357" w:rsidRPr="0052304D" w:rsidRDefault="00F50207" w:rsidP="000D2F97">
            <w:r w:rsidRPr="0052304D">
              <w:rPr>
                <w:noProof/>
              </w:rPr>
              <w:drawing>
                <wp:inline distT="0" distB="0" distL="0" distR="0" wp14:anchorId="5565458E" wp14:editId="4B8DAD83">
                  <wp:extent cx="2633472" cy="4608397"/>
                  <wp:effectExtent l="3175" t="0" r="0" b="0"/>
                  <wp:docPr id="187376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69427" name="Picture 1873769427"/>
                          <pic:cNvPicPr/>
                        </pic:nvPicPr>
                        <pic:blipFill>
                          <a:blip r:embed="rId36"/>
                          <a:stretch>
                            <a:fillRect/>
                          </a:stretch>
                        </pic:blipFill>
                        <pic:spPr>
                          <a:xfrm rot="16200000">
                            <a:off x="0" y="0"/>
                            <a:ext cx="2633472" cy="4608397"/>
                          </a:xfrm>
                          <a:prstGeom prst="rect">
                            <a:avLst/>
                          </a:prstGeom>
                        </pic:spPr>
                      </pic:pic>
                    </a:graphicData>
                  </a:graphic>
                </wp:inline>
              </w:drawing>
            </w:r>
          </w:p>
        </w:tc>
      </w:tr>
    </w:tbl>
    <w:p w14:paraId="56C483D6" w14:textId="316B453D" w:rsidR="00BD54B7" w:rsidRPr="0052304D" w:rsidRDefault="00BD54B7" w:rsidP="000D2F97">
      <w:pPr>
        <w:pStyle w:val="Heading3"/>
      </w:pPr>
      <w:r w:rsidRPr="0052304D">
        <w:t xml:space="preserve">Figure 1. Photos of </w:t>
      </w:r>
      <w:r w:rsidRPr="0052304D">
        <w:rPr>
          <w:i/>
          <w:iCs/>
        </w:rPr>
        <w:t>Physaria globosa</w:t>
      </w:r>
      <w:r w:rsidRPr="0052304D">
        <w:t xml:space="preserve"> and genetic distance tree.</w:t>
      </w:r>
    </w:p>
    <w:p w14:paraId="165E4B0E" w14:textId="6CF87B4A" w:rsidR="00BD54B7" w:rsidRPr="0052304D" w:rsidRDefault="00BD54B7" w:rsidP="00EB42E6">
      <w:pPr>
        <w:ind w:firstLine="0"/>
      </w:pPr>
      <w:r w:rsidRPr="0052304D">
        <w:t>(</w:t>
      </w:r>
      <w:r w:rsidRPr="0052304D">
        <w:rPr>
          <w:b/>
          <w:bCs/>
        </w:rPr>
        <w:t>A</w:t>
      </w:r>
      <w:r w:rsidRPr="0052304D">
        <w:t>), Native habitat. (</w:t>
      </w:r>
      <w:r w:rsidR="002F7357" w:rsidRPr="0052304D">
        <w:rPr>
          <w:b/>
          <w:bCs/>
        </w:rPr>
        <w:t>B</w:t>
      </w:r>
      <w:r w:rsidRPr="0052304D">
        <w:t xml:space="preserve">), </w:t>
      </w:r>
      <w:r w:rsidR="00845618" w:rsidRPr="0052304D">
        <w:t>Neighbor-Joining</w:t>
      </w:r>
      <w:r w:rsidR="00DB2E08" w:rsidRPr="0052304D">
        <w:t xml:space="preserve"> tree</w:t>
      </w:r>
      <w:r w:rsidRPr="0052304D">
        <w:t xml:space="preserve"> based on Nei’s genetic distances.</w:t>
      </w:r>
      <w:r w:rsidR="00AF760E" w:rsidRPr="0052304D">
        <w:t xml:space="preserve"> The tree was rooted at </w:t>
      </w:r>
      <w:r w:rsidR="00AF760E" w:rsidRPr="0052304D">
        <w:rPr>
          <w:i/>
          <w:iCs/>
        </w:rPr>
        <w:t xml:space="preserve">P. </w:t>
      </w:r>
      <w:proofErr w:type="spellStart"/>
      <w:r w:rsidR="00AF760E" w:rsidRPr="0052304D">
        <w:rPr>
          <w:i/>
          <w:iCs/>
        </w:rPr>
        <w:t>gra</w:t>
      </w:r>
      <w:r w:rsidR="009022E2" w:rsidRPr="0052304D">
        <w:rPr>
          <w:i/>
          <w:iCs/>
        </w:rPr>
        <w:t>cilis</w:t>
      </w:r>
      <w:proofErr w:type="spellEnd"/>
      <w:r w:rsidR="009022E2" w:rsidRPr="0052304D">
        <w:t>.</w:t>
      </w:r>
    </w:p>
    <w:p w14:paraId="3FA2875E" w14:textId="77777777" w:rsidR="005E4838" w:rsidRPr="0052304D" w:rsidRDefault="005E4838" w:rsidP="000D2F97"/>
    <w:p w14:paraId="2C8FD446" w14:textId="6AD22970" w:rsidR="00BD54B7" w:rsidRPr="0052304D" w:rsidRDefault="00BD54B7" w:rsidP="000D2F97">
      <w:pPr>
        <w:pStyle w:val="Heading1"/>
        <w:rPr>
          <w:sz w:val="12"/>
          <w:szCs w:val="12"/>
        </w:rPr>
      </w:pPr>
      <w:r w:rsidRPr="0052304D">
        <w:br w:type="page"/>
      </w:r>
    </w:p>
    <w:p w14:paraId="6B43C199" w14:textId="24CF4B63" w:rsidR="00C75E3B" w:rsidRPr="0052304D" w:rsidRDefault="007E7C4D" w:rsidP="000D2F97">
      <w:r w:rsidRPr="0052304D">
        <w:rPr>
          <w:noProof/>
        </w:rPr>
        <w:lastRenderedPageBreak/>
        <w:drawing>
          <wp:inline distT="0" distB="0" distL="0" distR="0" wp14:anchorId="20FB7F2D" wp14:editId="7847DB2B">
            <wp:extent cx="5943600" cy="4754880"/>
            <wp:effectExtent l="0" t="0" r="0" b="0"/>
            <wp:docPr id="10352081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08118" name="Picture 4"/>
                    <pic:cNvPicPr/>
                  </pic:nvPicPr>
                  <pic:blipFill>
                    <a:blip r:embed="rId37"/>
                    <a:stretch>
                      <a:fillRect/>
                    </a:stretch>
                  </pic:blipFill>
                  <pic:spPr>
                    <a:xfrm>
                      <a:off x="0" y="0"/>
                      <a:ext cx="5943600" cy="4754880"/>
                    </a:xfrm>
                    <a:prstGeom prst="rect">
                      <a:avLst/>
                    </a:prstGeom>
                  </pic:spPr>
                </pic:pic>
              </a:graphicData>
            </a:graphic>
          </wp:inline>
        </w:drawing>
      </w:r>
    </w:p>
    <w:p w14:paraId="5FC8B7EB" w14:textId="346106E1" w:rsidR="00DB2E08" w:rsidRPr="0052304D" w:rsidRDefault="00C75E3B" w:rsidP="000D2F97">
      <w:pPr>
        <w:pStyle w:val="Heading3"/>
      </w:pPr>
      <w:r w:rsidRPr="0052304D">
        <w:t xml:space="preserve">Figure </w:t>
      </w:r>
      <w:r w:rsidR="00BD54B7" w:rsidRPr="0052304D">
        <w:t>2</w:t>
      </w:r>
      <w:r w:rsidRPr="0052304D">
        <w:t xml:space="preserve">. Map of </w:t>
      </w:r>
      <w:r w:rsidRPr="0052304D">
        <w:rPr>
          <w:i/>
          <w:iCs/>
        </w:rPr>
        <w:t>P. globosa</w:t>
      </w:r>
      <w:r w:rsidRPr="0052304D">
        <w:t xml:space="preserve"> collection localities</w:t>
      </w:r>
      <w:r w:rsidR="009807C4" w:rsidRPr="0052304D">
        <w:t xml:space="preserve">, with </w:t>
      </w:r>
      <w:r w:rsidR="00BF62E1" w:rsidRPr="0052304D">
        <w:t>population structure K = 3 shown in pie charts</w:t>
      </w:r>
      <w:r w:rsidR="009807C4" w:rsidRPr="0052304D">
        <w:t xml:space="preserve">.  </w:t>
      </w:r>
    </w:p>
    <w:p w14:paraId="19964C9E" w14:textId="254D3816" w:rsidR="00845618" w:rsidRPr="0052304D" w:rsidRDefault="005C7636" w:rsidP="00EB42E6">
      <w:pPr>
        <w:ind w:firstLine="0"/>
      </w:pPr>
      <w:r w:rsidRPr="0052304D">
        <w:t xml:space="preserve">The size of the pie chart reflects the sampling size per population. </w:t>
      </w:r>
      <w:r w:rsidR="00845618" w:rsidRPr="0052304D">
        <w:t xml:space="preserve">See </w:t>
      </w:r>
      <w:r w:rsidR="00845618" w:rsidRPr="0052304D">
        <w:rPr>
          <w:b/>
          <w:bCs/>
        </w:rPr>
        <w:t>Table 1</w:t>
      </w:r>
      <w:r w:rsidR="00845618" w:rsidRPr="0052304D">
        <w:t xml:space="preserve"> for </w:t>
      </w:r>
      <w:r w:rsidR="00B4720B" w:rsidRPr="0052304D">
        <w:t>detailed information</w:t>
      </w:r>
      <w:r w:rsidR="00845618" w:rsidRPr="0052304D">
        <w:t>.</w:t>
      </w:r>
    </w:p>
    <w:p w14:paraId="09718EA2" w14:textId="77777777" w:rsidR="00C75E3B" w:rsidRPr="0052304D" w:rsidRDefault="00C75E3B" w:rsidP="000D2F97">
      <w:r w:rsidRPr="0052304D">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805"/>
      </w:tblGrid>
      <w:tr w:rsidR="003C5668" w:rsidRPr="00095471" w14:paraId="64AA4C8E" w14:textId="77777777" w:rsidTr="00B4720B">
        <w:tc>
          <w:tcPr>
            <w:tcW w:w="9360" w:type="dxa"/>
            <w:gridSpan w:val="2"/>
          </w:tcPr>
          <w:p w14:paraId="0A943911" w14:textId="77777777" w:rsidR="003C5668" w:rsidRPr="0052304D" w:rsidRDefault="003C5668" w:rsidP="000D2F97">
            <w:pPr>
              <w:pStyle w:val="Style1"/>
            </w:pPr>
            <w:r w:rsidRPr="0052304D">
              <w:lastRenderedPageBreak/>
              <w:t>A</w:t>
            </w:r>
          </w:p>
          <w:p w14:paraId="51C3EEBB" w14:textId="5E4249F5" w:rsidR="003C5668" w:rsidRPr="0052304D" w:rsidRDefault="001516C3" w:rsidP="000D2F97">
            <w:pPr>
              <w:pStyle w:val="Style1"/>
            </w:pPr>
            <w:r w:rsidRPr="0052304D">
              <w:rPr>
                <w:noProof/>
              </w:rPr>
              <w:drawing>
                <wp:inline distT="0" distB="0" distL="0" distR="0" wp14:anchorId="0045DCDF" wp14:editId="04C3B587">
                  <wp:extent cx="5869045" cy="3238093"/>
                  <wp:effectExtent l="0" t="0" r="0" b="635"/>
                  <wp:docPr id="3957830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83090" name="Picture 3"/>
                          <pic:cNvPicPr/>
                        </pic:nvPicPr>
                        <pic:blipFill>
                          <a:blip r:embed="rId38"/>
                          <a:stretch>
                            <a:fillRect/>
                          </a:stretch>
                        </pic:blipFill>
                        <pic:spPr>
                          <a:xfrm>
                            <a:off x="0" y="0"/>
                            <a:ext cx="5869045" cy="3238093"/>
                          </a:xfrm>
                          <a:prstGeom prst="rect">
                            <a:avLst/>
                          </a:prstGeom>
                        </pic:spPr>
                      </pic:pic>
                    </a:graphicData>
                  </a:graphic>
                </wp:inline>
              </w:drawing>
            </w:r>
          </w:p>
        </w:tc>
      </w:tr>
      <w:tr w:rsidR="003C5668" w:rsidRPr="00095471" w14:paraId="450B0F87" w14:textId="77777777" w:rsidTr="00B4720B">
        <w:tc>
          <w:tcPr>
            <w:tcW w:w="4556" w:type="dxa"/>
          </w:tcPr>
          <w:p w14:paraId="6D0BE2B7" w14:textId="77777777" w:rsidR="003C5668" w:rsidRPr="0052304D" w:rsidRDefault="0047071C" w:rsidP="000D2F97">
            <w:pPr>
              <w:pStyle w:val="Style1"/>
            </w:pPr>
            <w:r w:rsidRPr="0052304D">
              <w:t>B</w:t>
            </w:r>
          </w:p>
          <w:p w14:paraId="7447CE81" w14:textId="33B52518" w:rsidR="00A16B1D" w:rsidRPr="0052304D" w:rsidRDefault="001A5991" w:rsidP="000D2F97">
            <w:pPr>
              <w:pStyle w:val="Style1"/>
            </w:pPr>
            <w:r w:rsidRPr="0052304D">
              <w:rPr>
                <w:noProof/>
              </w:rPr>
              <w:drawing>
                <wp:inline distT="0" distB="0" distL="0" distR="0" wp14:anchorId="475CC72A" wp14:editId="4E8033B6">
                  <wp:extent cx="2834640" cy="2834640"/>
                  <wp:effectExtent l="0" t="0" r="0" b="0"/>
                  <wp:docPr id="5423303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30331" name="Picture 5"/>
                          <pic:cNvPicPr/>
                        </pic:nvPicPr>
                        <pic:blipFill>
                          <a:blip r:embed="rId39"/>
                          <a:stretch>
                            <a:fillRect/>
                          </a:stretch>
                        </pic:blipFill>
                        <pic:spPr>
                          <a:xfrm>
                            <a:off x="0" y="0"/>
                            <a:ext cx="2834640" cy="2834640"/>
                          </a:xfrm>
                          <a:prstGeom prst="rect">
                            <a:avLst/>
                          </a:prstGeom>
                        </pic:spPr>
                      </pic:pic>
                    </a:graphicData>
                  </a:graphic>
                </wp:inline>
              </w:drawing>
            </w:r>
          </w:p>
        </w:tc>
        <w:tc>
          <w:tcPr>
            <w:tcW w:w="4804" w:type="dxa"/>
          </w:tcPr>
          <w:p w14:paraId="78D0B2FB" w14:textId="07127874" w:rsidR="003C5668" w:rsidRPr="0052304D" w:rsidRDefault="0047071C" w:rsidP="000D2F97">
            <w:pPr>
              <w:pStyle w:val="Style1"/>
            </w:pPr>
            <w:r w:rsidRPr="0052304D">
              <w:t>C</w:t>
            </w:r>
          </w:p>
          <w:p w14:paraId="01CA32CA" w14:textId="66C90EF0" w:rsidR="00A16B1D" w:rsidRPr="0052304D" w:rsidRDefault="00A4309E" w:rsidP="000D2F97">
            <w:pPr>
              <w:pStyle w:val="Style1"/>
            </w:pPr>
            <w:r w:rsidRPr="0052304D">
              <w:rPr>
                <w:noProof/>
              </w:rPr>
              <w:drawing>
                <wp:inline distT="0" distB="0" distL="0" distR="0" wp14:anchorId="4A4F017A" wp14:editId="54C7EB60">
                  <wp:extent cx="2998953" cy="2841113"/>
                  <wp:effectExtent l="0" t="0" r="0" b="3810"/>
                  <wp:docPr id="2474269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26945" name="Picture 6"/>
                          <pic:cNvPicPr/>
                        </pic:nvPicPr>
                        <pic:blipFill>
                          <a:blip r:embed="rId40"/>
                          <a:stretch>
                            <a:fillRect/>
                          </a:stretch>
                        </pic:blipFill>
                        <pic:spPr>
                          <a:xfrm>
                            <a:off x="0" y="0"/>
                            <a:ext cx="2998953" cy="2841113"/>
                          </a:xfrm>
                          <a:prstGeom prst="rect">
                            <a:avLst/>
                          </a:prstGeom>
                        </pic:spPr>
                      </pic:pic>
                    </a:graphicData>
                  </a:graphic>
                </wp:inline>
              </w:drawing>
            </w:r>
          </w:p>
        </w:tc>
      </w:tr>
    </w:tbl>
    <w:p w14:paraId="689BEDEF" w14:textId="673E5F2C" w:rsidR="00BB42F2" w:rsidRPr="0052304D" w:rsidRDefault="00BB42F2" w:rsidP="000D2F97">
      <w:pPr>
        <w:pStyle w:val="Heading3"/>
      </w:pPr>
      <w:r w:rsidRPr="0052304D">
        <w:t xml:space="preserve">Figure 3. PCA of all </w:t>
      </w:r>
      <w:r w:rsidR="00B25EB9" w:rsidRPr="0052304D">
        <w:t>natural</w:t>
      </w:r>
      <w:r w:rsidRPr="0052304D">
        <w:t xml:space="preserve"> </w:t>
      </w:r>
      <w:r w:rsidRPr="0052304D">
        <w:rPr>
          <w:i/>
          <w:iCs/>
        </w:rPr>
        <w:t>P. globosa</w:t>
      </w:r>
      <w:r w:rsidRPr="0052304D">
        <w:t xml:space="preserve"> populations, with location and species indicated. </w:t>
      </w:r>
      <w:r w:rsidR="00825E2B" w:rsidRPr="0052304D">
        <w:tab/>
      </w:r>
    </w:p>
    <w:p w14:paraId="2C921705" w14:textId="1096AEEC" w:rsidR="00EB42E6" w:rsidRDefault="008F1F62" w:rsidP="00EB42E6">
      <w:pPr>
        <w:ind w:firstLine="0"/>
      </w:pPr>
      <w:r w:rsidRPr="0052304D">
        <w:t>(A) STURCTURE analysis result (K = 2-5)</w:t>
      </w:r>
      <w:r w:rsidR="004E41BA" w:rsidRPr="0052304D">
        <w:t xml:space="preserve">. (B) PCA plot. The </w:t>
      </w:r>
      <w:r w:rsidR="00BF151C" w:rsidRPr="0052304D">
        <w:t xml:space="preserve">big points </w:t>
      </w:r>
      <w:r w:rsidR="00DD0B2E" w:rsidRPr="0052304D">
        <w:t xml:space="preserve">with </w:t>
      </w:r>
      <w:r w:rsidR="00BF151C" w:rsidRPr="0052304D">
        <w:t xml:space="preserve">black stroke outline are </w:t>
      </w:r>
      <w:r w:rsidR="00D568B3" w:rsidRPr="0052304D">
        <w:t>population means. The small points</w:t>
      </w:r>
      <w:r w:rsidR="00DD0B2E" w:rsidRPr="0052304D">
        <w:t xml:space="preserve"> without </w:t>
      </w:r>
      <w:r w:rsidR="00F5136D" w:rsidRPr="0052304D">
        <w:t>black stroke outline are individuals from natural populations. The cross</w:t>
      </w:r>
      <w:r w:rsidR="000E3730" w:rsidRPr="0052304D">
        <w:t xml:space="preserve">es are individuals from </w:t>
      </w:r>
      <w:r w:rsidR="000E3730" w:rsidRPr="0052304D">
        <w:rPr>
          <w:i/>
          <w:iCs/>
        </w:rPr>
        <w:t>ex situ</w:t>
      </w:r>
      <w:r w:rsidR="000E3730" w:rsidRPr="0052304D">
        <w:t xml:space="preserve"> populations.</w:t>
      </w:r>
      <w:r w:rsidR="00A71C69" w:rsidRPr="0052304D">
        <w:t xml:space="preserve"> Points are colored by </w:t>
      </w:r>
      <w:proofErr w:type="gramStart"/>
      <w:r w:rsidR="00254B54" w:rsidRPr="0052304D">
        <w:lastRenderedPageBreak/>
        <w:t>regions</w:t>
      </w:r>
      <w:proofErr w:type="gramEnd"/>
      <w:r w:rsidR="00254B54" w:rsidRPr="0052304D">
        <w:t xml:space="preserve"> and population codes are labeled. (C), hea</w:t>
      </w:r>
      <w:r w:rsidR="00176CFA" w:rsidRPr="0052304D">
        <w:t>tmap of F</w:t>
      </w:r>
      <w:r w:rsidR="00176CFA" w:rsidRPr="0052304D">
        <w:rPr>
          <w:vertAlign w:val="subscript"/>
        </w:rPr>
        <w:t>ST</w:t>
      </w:r>
      <w:r w:rsidR="00176CFA" w:rsidRPr="0052304D">
        <w:t xml:space="preserve"> and G</w:t>
      </w:r>
      <w:r w:rsidR="00176CFA" w:rsidRPr="0052304D">
        <w:rPr>
          <w:vertAlign w:val="subscript"/>
        </w:rPr>
        <w:t>ST</w:t>
      </w:r>
      <w:r w:rsidR="00176CFA" w:rsidRPr="0052304D">
        <w:t xml:space="preserve">. </w:t>
      </w:r>
      <w:r w:rsidR="00845618" w:rsidRPr="0052304D">
        <w:t xml:space="preserve">See </w:t>
      </w:r>
      <w:r w:rsidR="00845618" w:rsidRPr="0052304D">
        <w:rPr>
          <w:b/>
          <w:bCs/>
        </w:rPr>
        <w:t>Table 1</w:t>
      </w:r>
      <w:r w:rsidR="00845618" w:rsidRPr="0052304D">
        <w:t xml:space="preserve"> for the population codes.</w:t>
      </w:r>
    </w:p>
    <w:p w14:paraId="7FC15E6F" w14:textId="77777777" w:rsidR="00EB42E6" w:rsidRDefault="00EB42E6">
      <w:pPr>
        <w:spacing w:line="240" w:lineRule="auto"/>
        <w:ind w:firstLine="0"/>
      </w:pPr>
      <w:r>
        <w:br w:type="page"/>
      </w:r>
    </w:p>
    <w:p w14:paraId="41E51041" w14:textId="78C87FF2" w:rsidR="00C75E3B" w:rsidRPr="0052304D" w:rsidRDefault="00E244C3" w:rsidP="00EB42E6">
      <w:pPr>
        <w:ind w:firstLine="0"/>
      </w:pPr>
      <w:r w:rsidRPr="0052304D">
        <w:rPr>
          <w:noProof/>
        </w:rPr>
        <w:lastRenderedPageBreak/>
        <w:drawing>
          <wp:inline distT="0" distB="0" distL="0" distR="0" wp14:anchorId="3EE15C54" wp14:editId="0BEB5C89">
            <wp:extent cx="5943600" cy="2971800"/>
            <wp:effectExtent l="0" t="0" r="0" b="0"/>
            <wp:docPr id="1235636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36790" name="Picture 2"/>
                    <pic:cNvPicPr/>
                  </pic:nvPicPr>
                  <pic:blipFill>
                    <a:blip r:embed="rId41"/>
                    <a:stretch>
                      <a:fillRect/>
                    </a:stretch>
                  </pic:blipFill>
                  <pic:spPr>
                    <a:xfrm>
                      <a:off x="0" y="0"/>
                      <a:ext cx="5943600" cy="2971800"/>
                    </a:xfrm>
                    <a:prstGeom prst="rect">
                      <a:avLst/>
                    </a:prstGeom>
                  </pic:spPr>
                </pic:pic>
              </a:graphicData>
            </a:graphic>
          </wp:inline>
        </w:drawing>
      </w:r>
      <w:r w:rsidRPr="0052304D">
        <w:rPr>
          <w:noProof/>
        </w:rPr>
        <w:drawing>
          <wp:inline distT="0" distB="0" distL="0" distR="0" wp14:anchorId="6097ED0C" wp14:editId="5A0552E8">
            <wp:extent cx="5943600" cy="2971800"/>
            <wp:effectExtent l="0" t="0" r="0" b="0"/>
            <wp:docPr id="206644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49003" name="Picture 1"/>
                    <pic:cNvPicPr/>
                  </pic:nvPicPr>
                  <pic:blipFill>
                    <a:blip r:embed="rId42"/>
                    <a:stretch>
                      <a:fillRect/>
                    </a:stretch>
                  </pic:blipFill>
                  <pic:spPr>
                    <a:xfrm>
                      <a:off x="0" y="0"/>
                      <a:ext cx="5943600" cy="2971800"/>
                    </a:xfrm>
                    <a:prstGeom prst="rect">
                      <a:avLst/>
                    </a:prstGeom>
                  </pic:spPr>
                </pic:pic>
              </a:graphicData>
            </a:graphic>
          </wp:inline>
        </w:drawing>
      </w:r>
    </w:p>
    <w:p w14:paraId="19D17D21" w14:textId="0A4F2581" w:rsidR="0003206C" w:rsidRPr="0052304D" w:rsidRDefault="00AD3EB0" w:rsidP="000D2F97">
      <w:pPr>
        <w:pStyle w:val="Heading3"/>
      </w:pPr>
      <w:r w:rsidRPr="0052304D">
        <w:t>Figure 4</w:t>
      </w:r>
      <w:r w:rsidR="00BD54B7" w:rsidRPr="0052304D">
        <w:t>.</w:t>
      </w:r>
      <w:r w:rsidR="00BF62E1" w:rsidRPr="0052304D">
        <w:t xml:space="preserve"> Genetic diversity analyses plots.</w:t>
      </w:r>
    </w:p>
    <w:p w14:paraId="080F8F7C" w14:textId="77777777" w:rsidR="00881A15" w:rsidRDefault="004F44DB" w:rsidP="00EB42E6">
      <w:pPr>
        <w:ind w:firstLine="0"/>
      </w:pPr>
      <w:r w:rsidRPr="0052304D">
        <w:t>(</w:t>
      </w:r>
      <w:r w:rsidR="003A10EF" w:rsidRPr="0052304D">
        <w:rPr>
          <w:b/>
          <w:bCs/>
        </w:rPr>
        <w:t>A-B</w:t>
      </w:r>
      <w:r w:rsidRPr="0052304D">
        <w:t>),</w:t>
      </w:r>
      <w:r w:rsidR="003A10EF" w:rsidRPr="0052304D">
        <w:t xml:space="preserve"> </w:t>
      </w:r>
      <w:r w:rsidR="00B705FC" w:rsidRPr="0052304D">
        <w:rPr>
          <w:i/>
          <w:iCs/>
        </w:rPr>
        <w:t>Physaria globosa</w:t>
      </w:r>
      <w:r w:rsidR="00B705FC" w:rsidRPr="0052304D">
        <w:t xml:space="preserve"> and outgroup species. (</w:t>
      </w:r>
      <w:r w:rsidR="00B705FC" w:rsidRPr="0052304D">
        <w:rPr>
          <w:b/>
          <w:bCs/>
        </w:rPr>
        <w:t>C-D</w:t>
      </w:r>
      <w:r w:rsidR="00B705FC" w:rsidRPr="0052304D">
        <w:t xml:space="preserve">), </w:t>
      </w:r>
      <w:r w:rsidR="00E21705" w:rsidRPr="0052304D">
        <w:rPr>
          <w:i/>
          <w:iCs/>
        </w:rPr>
        <w:t>Physaria globosa</w:t>
      </w:r>
      <w:r w:rsidR="00E21705" w:rsidRPr="0052304D">
        <w:t xml:space="preserve"> with population</w:t>
      </w:r>
      <w:r w:rsidR="001A7F5E" w:rsidRPr="0052304D">
        <w:t xml:space="preserve"> labels. F</w:t>
      </w:r>
      <w:r w:rsidR="001A7F5E" w:rsidRPr="0052304D">
        <w:rPr>
          <w:vertAlign w:val="subscript"/>
        </w:rPr>
        <w:t>B</w:t>
      </w:r>
      <w:r w:rsidR="001A7F5E" w:rsidRPr="0052304D">
        <w:t>., inbreeding coefficient after correction for null alleles.</w:t>
      </w:r>
      <w:r w:rsidR="00AF59A6" w:rsidRPr="0052304D">
        <w:t xml:space="preserve"> </w:t>
      </w:r>
      <w:r w:rsidR="00E841E9" w:rsidRPr="0052304D">
        <w:t>The six population</w:t>
      </w:r>
      <w:r w:rsidR="003263CD" w:rsidRPr="0052304D">
        <w:t>s</w:t>
      </w:r>
      <w:r w:rsidR="00E841E9" w:rsidRPr="0052304D">
        <w:t xml:space="preserve"> with excessive heter</w:t>
      </w:r>
      <w:r w:rsidR="00071801" w:rsidRPr="0052304D">
        <w:t>ozygo</w:t>
      </w:r>
      <w:r w:rsidR="003263CD" w:rsidRPr="0052304D">
        <w:t>sity</w:t>
      </w:r>
      <w:r w:rsidR="00071801" w:rsidRPr="0052304D">
        <w:t xml:space="preserve"> are labeled in red in (</w:t>
      </w:r>
      <w:r w:rsidR="00071801" w:rsidRPr="0052304D">
        <w:rPr>
          <w:b/>
          <w:bCs/>
        </w:rPr>
        <w:t>D</w:t>
      </w:r>
      <w:r w:rsidR="00071801" w:rsidRPr="0052304D">
        <w:t xml:space="preserve">). </w:t>
      </w:r>
      <w:r w:rsidR="00AF59A6" w:rsidRPr="0052304D">
        <w:t xml:space="preserve">See </w:t>
      </w:r>
      <w:r w:rsidR="00AF59A6" w:rsidRPr="0052304D">
        <w:rPr>
          <w:b/>
          <w:bCs/>
        </w:rPr>
        <w:t>Table 1</w:t>
      </w:r>
      <w:r w:rsidR="00AF59A6" w:rsidRPr="0052304D">
        <w:t xml:space="preserve"> for the population codes.</w:t>
      </w:r>
    </w:p>
    <w:p w14:paraId="59D1BFB9" w14:textId="761349E5" w:rsidR="00BF62E1" w:rsidRPr="0052304D" w:rsidRDefault="00BF62E1" w:rsidP="00EB42E6">
      <w:pPr>
        <w:ind w:firstLine="0"/>
      </w:pPr>
    </w:p>
    <w:sectPr w:rsidR="00BF62E1" w:rsidRPr="0052304D" w:rsidSect="0035327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C4C0DB" w14:textId="77777777" w:rsidR="00E6606D" w:rsidRDefault="00E6606D" w:rsidP="000D2F97">
      <w:r>
        <w:separator/>
      </w:r>
    </w:p>
  </w:endnote>
  <w:endnote w:type="continuationSeparator" w:id="0">
    <w:p w14:paraId="46982D83" w14:textId="77777777" w:rsidR="00E6606D" w:rsidRDefault="00E6606D" w:rsidP="000D2F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Body)">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PingFang TC">
    <w:panose1 w:val="020B0400000000000000"/>
    <w:charset w:val="88"/>
    <w:family w:val="swiss"/>
    <w:pitch w:val="variable"/>
    <w:sig w:usb0="A00002FF" w:usb1="7ACFFDFB" w:usb2="00000017" w:usb3="00000000" w:csb0="00100001" w:csb1="00000000"/>
  </w:font>
  <w:font w:name="Noto Sans">
    <w:panose1 w:val="020B0502040504020204"/>
    <w:charset w:val="00"/>
    <w:family w:val="swiss"/>
    <w:pitch w:val="variable"/>
    <w:sig w:usb0="E00082FF" w:usb1="400078FF" w:usb2="0000002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NewRoman">
    <w:altName w:val="MS Gothic"/>
    <w:panose1 w:val="020B0604020202020204"/>
    <w:charset w:val="80"/>
    <w:family w:val="auto"/>
    <w:notTrueType/>
    <w:pitch w:val="default"/>
    <w:sig w:usb0="00000000" w:usb1="08070000" w:usb2="00000010" w:usb3="00000000" w:csb0="00020000"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75879158"/>
      <w:docPartObj>
        <w:docPartGallery w:val="Page Numbers (Bottom of Page)"/>
        <w:docPartUnique/>
      </w:docPartObj>
    </w:sdtPr>
    <w:sdtContent>
      <w:p w14:paraId="2ACC420E" w14:textId="4B9B9DAB" w:rsidR="0000208F" w:rsidRDefault="0000208F" w:rsidP="000D2F97">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2463782" w14:textId="77777777" w:rsidR="0000208F" w:rsidRDefault="0000208F" w:rsidP="000D2F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71006506"/>
      <w:docPartObj>
        <w:docPartGallery w:val="Page Numbers (Bottom of Page)"/>
        <w:docPartUnique/>
      </w:docPartObj>
    </w:sdtPr>
    <w:sdtContent>
      <w:p w14:paraId="5674AD2E" w14:textId="76939F6A" w:rsidR="0000208F" w:rsidRDefault="0000208F" w:rsidP="00735BBF">
        <w:pPr>
          <w:pStyle w:val="Footer"/>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35</w:t>
        </w:r>
        <w:r>
          <w:rPr>
            <w:rStyle w:val="PageNumber"/>
          </w:rPr>
          <w:fldChar w:fldCharType="end"/>
        </w:r>
      </w:p>
    </w:sdtContent>
  </w:sdt>
  <w:p w14:paraId="17814D06" w14:textId="77777777" w:rsidR="0000208F" w:rsidRDefault="0000208F" w:rsidP="000D2F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02C5CB" w14:textId="77777777" w:rsidR="00E6606D" w:rsidRDefault="00E6606D" w:rsidP="000D2F97">
      <w:r>
        <w:separator/>
      </w:r>
    </w:p>
  </w:footnote>
  <w:footnote w:type="continuationSeparator" w:id="0">
    <w:p w14:paraId="1AB91090" w14:textId="77777777" w:rsidR="00E6606D" w:rsidRDefault="00E6606D" w:rsidP="000D2F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52FA6E" w14:textId="77777777" w:rsidR="0000208F" w:rsidRDefault="0000208F" w:rsidP="000D2F97">
    <w:pPr>
      <w:pStyle w:val="Header"/>
      <w:rPr>
        <w:rStyle w:val="PageNumber"/>
      </w:rPr>
    </w:pPr>
    <w:r>
      <w:rPr>
        <w:rStyle w:val="PageNumber"/>
      </w:rPr>
      <w:fldChar w:fldCharType="begin"/>
    </w:r>
    <w:r>
      <w:rPr>
        <w:rStyle w:val="PageNumber"/>
      </w:rPr>
      <w:instrText xml:space="preserve"> PAGE </w:instrText>
    </w:r>
    <w:r>
      <w:rPr>
        <w:rStyle w:val="PageNumber"/>
      </w:rPr>
      <w:fldChar w:fldCharType="end"/>
    </w:r>
  </w:p>
  <w:p w14:paraId="455E46D2" w14:textId="77777777" w:rsidR="0000208F" w:rsidRDefault="0000208F" w:rsidP="000D2F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6764FB6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FC08C7"/>
    <w:multiLevelType w:val="hybridMultilevel"/>
    <w:tmpl w:val="FC0CE762"/>
    <w:lvl w:ilvl="0" w:tplc="B1A2373A">
      <w:numFmt w:val="bullet"/>
      <w:lvlText w:val=""/>
      <w:lvlJc w:val="left"/>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B2663"/>
    <w:multiLevelType w:val="hybridMultilevel"/>
    <w:tmpl w:val="BB10F200"/>
    <w:lvl w:ilvl="0" w:tplc="9FA295FE">
      <w:start w:val="3"/>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7DF6AAF"/>
    <w:multiLevelType w:val="hybridMultilevel"/>
    <w:tmpl w:val="6B02B8AC"/>
    <w:lvl w:ilvl="0" w:tplc="8DE88158">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2D5BDC"/>
    <w:multiLevelType w:val="hybridMultilevel"/>
    <w:tmpl w:val="2F18FA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A115B45"/>
    <w:multiLevelType w:val="hybridMultilevel"/>
    <w:tmpl w:val="2F18FAAC"/>
    <w:lvl w:ilvl="0" w:tplc="01101E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2D1F99"/>
    <w:multiLevelType w:val="multilevel"/>
    <w:tmpl w:val="B1C2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2467788">
    <w:abstractNumId w:val="1"/>
  </w:num>
  <w:num w:numId="2" w16cid:durableId="1337226220">
    <w:abstractNumId w:val="5"/>
  </w:num>
  <w:num w:numId="3" w16cid:durableId="703872594">
    <w:abstractNumId w:val="4"/>
  </w:num>
  <w:num w:numId="4" w16cid:durableId="1352300097">
    <w:abstractNumId w:val="3"/>
  </w:num>
  <w:num w:numId="5" w16cid:durableId="1060514621">
    <w:abstractNumId w:val="0"/>
  </w:num>
  <w:num w:numId="6" w16cid:durableId="2097719">
    <w:abstractNumId w:val="6"/>
  </w:num>
  <w:num w:numId="7" w16cid:durableId="61217789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Christine Edwards">
    <w15:presenceInfo w15:providerId="AD" w15:userId="S::christine.e.edwards@email.wustl.edu::e2275aad-1188-4783-b546-6403d4d9d50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Molecular Ecolog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2&lt;/LineSpacing&gt;&lt;SpaceAfter&gt;0&lt;/SpaceAfter&gt;&lt;HyperlinksEnabled&gt;0&lt;/HyperlinksEnabled&gt;&lt;HyperlinksVisible&gt;1&lt;/HyperlinksVisible&gt;&lt;EnableBibliographyCategories&gt;0&lt;/EnableBibliographyCategories&gt;&lt;/ENLayout&gt;"/>
    <w:docVar w:name="EN.Libraries" w:val="&lt;Libraries&gt;&lt;item db-id=&quot;szaf2t5f69xez3ewt26vaxsnadp0r9r9sxra&quot;&gt;Clover_Converted&lt;record-ids&gt;&lt;item&gt;312&lt;/item&gt;&lt;item&gt;1527&lt;/item&gt;&lt;item&gt;1558&lt;/item&gt;&lt;item&gt;1581&lt;/item&gt;&lt;item&gt;1584&lt;/item&gt;&lt;item&gt;1594&lt;/item&gt;&lt;item&gt;1623&lt;/item&gt;&lt;item&gt;1667&lt;/item&gt;&lt;item&gt;1673&lt;/item&gt;&lt;item&gt;1678&lt;/item&gt;&lt;item&gt;1680&lt;/item&gt;&lt;item&gt;1681&lt;/item&gt;&lt;item&gt;1683&lt;/item&gt;&lt;item&gt;1691&lt;/item&gt;&lt;item&gt;1694&lt;/item&gt;&lt;item&gt;1695&lt;/item&gt;&lt;item&gt;1697&lt;/item&gt;&lt;item&gt;1699&lt;/item&gt;&lt;item&gt;1702&lt;/item&gt;&lt;item&gt;1703&lt;/item&gt;&lt;item&gt;1704&lt;/item&gt;&lt;item&gt;1711&lt;/item&gt;&lt;item&gt;1713&lt;/item&gt;&lt;item&gt;1720&lt;/item&gt;&lt;item&gt;1721&lt;/item&gt;&lt;item&gt;1724&lt;/item&gt;&lt;item&gt;1728&lt;/item&gt;&lt;item&gt;1729&lt;/item&gt;&lt;item&gt;1730&lt;/item&gt;&lt;item&gt;1732&lt;/item&gt;&lt;item&gt;1751&lt;/item&gt;&lt;item&gt;1752&lt;/item&gt;&lt;item&gt;1753&lt;/item&gt;&lt;item&gt;1755&lt;/item&gt;&lt;item&gt;1756&lt;/item&gt;&lt;item&gt;1757&lt;/item&gt;&lt;item&gt;1758&lt;/item&gt;&lt;item&gt;1759&lt;/item&gt;&lt;item&gt;1764&lt;/item&gt;&lt;item&gt;1765&lt;/item&gt;&lt;item&gt;1771&lt;/item&gt;&lt;item&gt;1787&lt;/item&gt;&lt;item&gt;1788&lt;/item&gt;&lt;item&gt;1790&lt;/item&gt;&lt;item&gt;1797&lt;/item&gt;&lt;item&gt;1798&lt;/item&gt;&lt;item&gt;1799&lt;/item&gt;&lt;item&gt;1800&lt;/item&gt;&lt;/record-ids&gt;&lt;/item&gt;&lt;/Libraries&gt;"/>
    <w:docVar w:name="EN.UseJSCitationFormat" w:val="False"/>
  </w:docVars>
  <w:rsids>
    <w:rsidRoot w:val="005A64F9"/>
    <w:rsid w:val="00000438"/>
    <w:rsid w:val="00000DD9"/>
    <w:rsid w:val="000011AB"/>
    <w:rsid w:val="0000208F"/>
    <w:rsid w:val="00003D53"/>
    <w:rsid w:val="000042BA"/>
    <w:rsid w:val="00004C4D"/>
    <w:rsid w:val="00005C04"/>
    <w:rsid w:val="000070D6"/>
    <w:rsid w:val="00007F83"/>
    <w:rsid w:val="00011025"/>
    <w:rsid w:val="00011550"/>
    <w:rsid w:val="0001196E"/>
    <w:rsid w:val="00012CA2"/>
    <w:rsid w:val="000130AB"/>
    <w:rsid w:val="000132DF"/>
    <w:rsid w:val="00013647"/>
    <w:rsid w:val="00014373"/>
    <w:rsid w:val="00014ED3"/>
    <w:rsid w:val="00014FAB"/>
    <w:rsid w:val="00015008"/>
    <w:rsid w:val="00015269"/>
    <w:rsid w:val="00015272"/>
    <w:rsid w:val="00016E38"/>
    <w:rsid w:val="00021366"/>
    <w:rsid w:val="00021B58"/>
    <w:rsid w:val="00023778"/>
    <w:rsid w:val="00023A93"/>
    <w:rsid w:val="00023F54"/>
    <w:rsid w:val="00024655"/>
    <w:rsid w:val="00024EDF"/>
    <w:rsid w:val="00025C0F"/>
    <w:rsid w:val="000261C0"/>
    <w:rsid w:val="000309B2"/>
    <w:rsid w:val="0003206C"/>
    <w:rsid w:val="00032B18"/>
    <w:rsid w:val="00033708"/>
    <w:rsid w:val="000349BE"/>
    <w:rsid w:val="00035790"/>
    <w:rsid w:val="000373B4"/>
    <w:rsid w:val="0003791C"/>
    <w:rsid w:val="00040632"/>
    <w:rsid w:val="00040E4D"/>
    <w:rsid w:val="0004292B"/>
    <w:rsid w:val="00042DB7"/>
    <w:rsid w:val="00043524"/>
    <w:rsid w:val="00046977"/>
    <w:rsid w:val="00046C70"/>
    <w:rsid w:val="000508ED"/>
    <w:rsid w:val="00051CD2"/>
    <w:rsid w:val="00053BA2"/>
    <w:rsid w:val="00054C51"/>
    <w:rsid w:val="00055213"/>
    <w:rsid w:val="0005613C"/>
    <w:rsid w:val="000568C7"/>
    <w:rsid w:val="00056961"/>
    <w:rsid w:val="00061958"/>
    <w:rsid w:val="00061CDF"/>
    <w:rsid w:val="00061CE0"/>
    <w:rsid w:val="00063EE2"/>
    <w:rsid w:val="000652B6"/>
    <w:rsid w:val="00065C51"/>
    <w:rsid w:val="00066517"/>
    <w:rsid w:val="00067313"/>
    <w:rsid w:val="0006748E"/>
    <w:rsid w:val="00067840"/>
    <w:rsid w:val="00067C01"/>
    <w:rsid w:val="00071801"/>
    <w:rsid w:val="00071ACD"/>
    <w:rsid w:val="000722E3"/>
    <w:rsid w:val="00073138"/>
    <w:rsid w:val="0007395D"/>
    <w:rsid w:val="00074032"/>
    <w:rsid w:val="000747BE"/>
    <w:rsid w:val="000755C2"/>
    <w:rsid w:val="00075780"/>
    <w:rsid w:val="00075EDA"/>
    <w:rsid w:val="00076842"/>
    <w:rsid w:val="000772AE"/>
    <w:rsid w:val="00077998"/>
    <w:rsid w:val="000813A4"/>
    <w:rsid w:val="0008163B"/>
    <w:rsid w:val="00081ED7"/>
    <w:rsid w:val="000827F9"/>
    <w:rsid w:val="000829E3"/>
    <w:rsid w:val="00082EE3"/>
    <w:rsid w:val="0008319C"/>
    <w:rsid w:val="00083485"/>
    <w:rsid w:val="0008390A"/>
    <w:rsid w:val="00083F98"/>
    <w:rsid w:val="000845ED"/>
    <w:rsid w:val="000852FC"/>
    <w:rsid w:val="0008558D"/>
    <w:rsid w:val="00085B9E"/>
    <w:rsid w:val="000870E5"/>
    <w:rsid w:val="00090395"/>
    <w:rsid w:val="00090881"/>
    <w:rsid w:val="00090896"/>
    <w:rsid w:val="00090C5C"/>
    <w:rsid w:val="00091E73"/>
    <w:rsid w:val="00095471"/>
    <w:rsid w:val="000956BA"/>
    <w:rsid w:val="00095AEA"/>
    <w:rsid w:val="00096255"/>
    <w:rsid w:val="00097446"/>
    <w:rsid w:val="00097B44"/>
    <w:rsid w:val="000A05C5"/>
    <w:rsid w:val="000A1BF2"/>
    <w:rsid w:val="000A200E"/>
    <w:rsid w:val="000A282B"/>
    <w:rsid w:val="000A40E5"/>
    <w:rsid w:val="000A540C"/>
    <w:rsid w:val="000A5639"/>
    <w:rsid w:val="000A63C1"/>
    <w:rsid w:val="000A6B4E"/>
    <w:rsid w:val="000A73D3"/>
    <w:rsid w:val="000B0658"/>
    <w:rsid w:val="000B1C11"/>
    <w:rsid w:val="000B1D65"/>
    <w:rsid w:val="000B1E1F"/>
    <w:rsid w:val="000B3FE7"/>
    <w:rsid w:val="000B49C7"/>
    <w:rsid w:val="000B5A78"/>
    <w:rsid w:val="000B5F40"/>
    <w:rsid w:val="000B612B"/>
    <w:rsid w:val="000B646E"/>
    <w:rsid w:val="000B7338"/>
    <w:rsid w:val="000B7D63"/>
    <w:rsid w:val="000C0195"/>
    <w:rsid w:val="000C1233"/>
    <w:rsid w:val="000C1349"/>
    <w:rsid w:val="000C1C34"/>
    <w:rsid w:val="000C1FBB"/>
    <w:rsid w:val="000C2188"/>
    <w:rsid w:val="000C2DBD"/>
    <w:rsid w:val="000C33D5"/>
    <w:rsid w:val="000C3872"/>
    <w:rsid w:val="000C395E"/>
    <w:rsid w:val="000C51E2"/>
    <w:rsid w:val="000C5BEC"/>
    <w:rsid w:val="000C60AA"/>
    <w:rsid w:val="000C6484"/>
    <w:rsid w:val="000C6A72"/>
    <w:rsid w:val="000D0187"/>
    <w:rsid w:val="000D11C0"/>
    <w:rsid w:val="000D27AB"/>
    <w:rsid w:val="000D2A38"/>
    <w:rsid w:val="000D2F97"/>
    <w:rsid w:val="000D2FF2"/>
    <w:rsid w:val="000D32BC"/>
    <w:rsid w:val="000D37D3"/>
    <w:rsid w:val="000D3AEC"/>
    <w:rsid w:val="000D4613"/>
    <w:rsid w:val="000D58CF"/>
    <w:rsid w:val="000D64CB"/>
    <w:rsid w:val="000D6A74"/>
    <w:rsid w:val="000D711C"/>
    <w:rsid w:val="000D78E9"/>
    <w:rsid w:val="000E00D2"/>
    <w:rsid w:val="000E045F"/>
    <w:rsid w:val="000E0BF4"/>
    <w:rsid w:val="000E0EBF"/>
    <w:rsid w:val="000E1496"/>
    <w:rsid w:val="000E2D7F"/>
    <w:rsid w:val="000E2F08"/>
    <w:rsid w:val="000E33D6"/>
    <w:rsid w:val="000E3730"/>
    <w:rsid w:val="000E5095"/>
    <w:rsid w:val="000E524D"/>
    <w:rsid w:val="000E5713"/>
    <w:rsid w:val="000E6C3C"/>
    <w:rsid w:val="000E7033"/>
    <w:rsid w:val="000E717D"/>
    <w:rsid w:val="000E7DCF"/>
    <w:rsid w:val="000E7E51"/>
    <w:rsid w:val="000F0413"/>
    <w:rsid w:val="000F0E6C"/>
    <w:rsid w:val="000F16C9"/>
    <w:rsid w:val="000F2751"/>
    <w:rsid w:val="000F35D8"/>
    <w:rsid w:val="000F3AE7"/>
    <w:rsid w:val="000F53E4"/>
    <w:rsid w:val="000F74F0"/>
    <w:rsid w:val="00101244"/>
    <w:rsid w:val="00102103"/>
    <w:rsid w:val="00102E7A"/>
    <w:rsid w:val="0010358A"/>
    <w:rsid w:val="0010371F"/>
    <w:rsid w:val="00103AB4"/>
    <w:rsid w:val="00103F38"/>
    <w:rsid w:val="00104270"/>
    <w:rsid w:val="001060C1"/>
    <w:rsid w:val="00106C49"/>
    <w:rsid w:val="001074F8"/>
    <w:rsid w:val="00113145"/>
    <w:rsid w:val="001139B4"/>
    <w:rsid w:val="00114A5E"/>
    <w:rsid w:val="00114C23"/>
    <w:rsid w:val="00114D7F"/>
    <w:rsid w:val="00115C12"/>
    <w:rsid w:val="00116B3C"/>
    <w:rsid w:val="001179A2"/>
    <w:rsid w:val="00117D16"/>
    <w:rsid w:val="001209EA"/>
    <w:rsid w:val="00122207"/>
    <w:rsid w:val="00122AAD"/>
    <w:rsid w:val="00123752"/>
    <w:rsid w:val="00123B36"/>
    <w:rsid w:val="00123B40"/>
    <w:rsid w:val="001244A7"/>
    <w:rsid w:val="00124599"/>
    <w:rsid w:val="001245FE"/>
    <w:rsid w:val="0012580B"/>
    <w:rsid w:val="00126AF9"/>
    <w:rsid w:val="001277F7"/>
    <w:rsid w:val="00131DCA"/>
    <w:rsid w:val="0013218A"/>
    <w:rsid w:val="0013255F"/>
    <w:rsid w:val="001339A4"/>
    <w:rsid w:val="0013608D"/>
    <w:rsid w:val="001361F2"/>
    <w:rsid w:val="00136949"/>
    <w:rsid w:val="001373A1"/>
    <w:rsid w:val="00141067"/>
    <w:rsid w:val="00141D61"/>
    <w:rsid w:val="00141D63"/>
    <w:rsid w:val="00142321"/>
    <w:rsid w:val="0014287A"/>
    <w:rsid w:val="00142892"/>
    <w:rsid w:val="00142947"/>
    <w:rsid w:val="00142977"/>
    <w:rsid w:val="001439A9"/>
    <w:rsid w:val="00145906"/>
    <w:rsid w:val="00147124"/>
    <w:rsid w:val="00147606"/>
    <w:rsid w:val="00150863"/>
    <w:rsid w:val="00150FDC"/>
    <w:rsid w:val="001512DE"/>
    <w:rsid w:val="00151509"/>
    <w:rsid w:val="001516C3"/>
    <w:rsid w:val="00151D2C"/>
    <w:rsid w:val="001526F7"/>
    <w:rsid w:val="001530B7"/>
    <w:rsid w:val="00153904"/>
    <w:rsid w:val="001544F6"/>
    <w:rsid w:val="00154EAF"/>
    <w:rsid w:val="001559DA"/>
    <w:rsid w:val="001560F1"/>
    <w:rsid w:val="00156BB3"/>
    <w:rsid w:val="001607B4"/>
    <w:rsid w:val="00160C53"/>
    <w:rsid w:val="00160D8C"/>
    <w:rsid w:val="00160F87"/>
    <w:rsid w:val="001632C9"/>
    <w:rsid w:val="00163BA7"/>
    <w:rsid w:val="001640E8"/>
    <w:rsid w:val="00164C87"/>
    <w:rsid w:val="00165E2B"/>
    <w:rsid w:val="00165F12"/>
    <w:rsid w:val="001661AC"/>
    <w:rsid w:val="00167950"/>
    <w:rsid w:val="00167B20"/>
    <w:rsid w:val="00171368"/>
    <w:rsid w:val="001715E4"/>
    <w:rsid w:val="00171B47"/>
    <w:rsid w:val="0017218A"/>
    <w:rsid w:val="0017219D"/>
    <w:rsid w:val="00176CFA"/>
    <w:rsid w:val="00177126"/>
    <w:rsid w:val="00177C8D"/>
    <w:rsid w:val="00177E46"/>
    <w:rsid w:val="00180037"/>
    <w:rsid w:val="00180774"/>
    <w:rsid w:val="00180D9C"/>
    <w:rsid w:val="001825AA"/>
    <w:rsid w:val="001825F8"/>
    <w:rsid w:val="00182BEE"/>
    <w:rsid w:val="001851BC"/>
    <w:rsid w:val="001857F5"/>
    <w:rsid w:val="0018626D"/>
    <w:rsid w:val="00186473"/>
    <w:rsid w:val="001869A7"/>
    <w:rsid w:val="00186F29"/>
    <w:rsid w:val="001877C1"/>
    <w:rsid w:val="00190099"/>
    <w:rsid w:val="00190247"/>
    <w:rsid w:val="001902F9"/>
    <w:rsid w:val="001903F0"/>
    <w:rsid w:val="00190484"/>
    <w:rsid w:val="001906AF"/>
    <w:rsid w:val="00190C90"/>
    <w:rsid w:val="00191A9C"/>
    <w:rsid w:val="00191F32"/>
    <w:rsid w:val="001922D4"/>
    <w:rsid w:val="00192779"/>
    <w:rsid w:val="00192DC0"/>
    <w:rsid w:val="001936EC"/>
    <w:rsid w:val="00194357"/>
    <w:rsid w:val="001948AF"/>
    <w:rsid w:val="00194C22"/>
    <w:rsid w:val="001952A0"/>
    <w:rsid w:val="001952B6"/>
    <w:rsid w:val="00195A29"/>
    <w:rsid w:val="001960E4"/>
    <w:rsid w:val="0019656D"/>
    <w:rsid w:val="00196924"/>
    <w:rsid w:val="00196CEA"/>
    <w:rsid w:val="001A1495"/>
    <w:rsid w:val="001A229A"/>
    <w:rsid w:val="001A3413"/>
    <w:rsid w:val="001A35E4"/>
    <w:rsid w:val="001A461E"/>
    <w:rsid w:val="001A4AF5"/>
    <w:rsid w:val="001A4FEC"/>
    <w:rsid w:val="001A51CD"/>
    <w:rsid w:val="001A5991"/>
    <w:rsid w:val="001A5A83"/>
    <w:rsid w:val="001A7E0E"/>
    <w:rsid w:val="001A7F5E"/>
    <w:rsid w:val="001B1038"/>
    <w:rsid w:val="001B13F6"/>
    <w:rsid w:val="001B2AB4"/>
    <w:rsid w:val="001B30D1"/>
    <w:rsid w:val="001B3391"/>
    <w:rsid w:val="001B3EC1"/>
    <w:rsid w:val="001B6C90"/>
    <w:rsid w:val="001C095D"/>
    <w:rsid w:val="001C09DF"/>
    <w:rsid w:val="001C1E0D"/>
    <w:rsid w:val="001C294D"/>
    <w:rsid w:val="001C32A5"/>
    <w:rsid w:val="001C3E49"/>
    <w:rsid w:val="001C4B7F"/>
    <w:rsid w:val="001C4C41"/>
    <w:rsid w:val="001C4E33"/>
    <w:rsid w:val="001C5DDE"/>
    <w:rsid w:val="001C5F75"/>
    <w:rsid w:val="001C7D43"/>
    <w:rsid w:val="001D09E9"/>
    <w:rsid w:val="001D11C2"/>
    <w:rsid w:val="001D1778"/>
    <w:rsid w:val="001D2199"/>
    <w:rsid w:val="001D7215"/>
    <w:rsid w:val="001D7508"/>
    <w:rsid w:val="001E0673"/>
    <w:rsid w:val="001E1725"/>
    <w:rsid w:val="001E221E"/>
    <w:rsid w:val="001E2E67"/>
    <w:rsid w:val="001E303C"/>
    <w:rsid w:val="001E43F2"/>
    <w:rsid w:val="001E48CD"/>
    <w:rsid w:val="001E4DA1"/>
    <w:rsid w:val="001E5AC5"/>
    <w:rsid w:val="001E5E5C"/>
    <w:rsid w:val="001E7D2D"/>
    <w:rsid w:val="001E7E51"/>
    <w:rsid w:val="001F02C7"/>
    <w:rsid w:val="001F1563"/>
    <w:rsid w:val="001F293F"/>
    <w:rsid w:val="001F2F1B"/>
    <w:rsid w:val="001F3128"/>
    <w:rsid w:val="001F345F"/>
    <w:rsid w:val="001F347E"/>
    <w:rsid w:val="001F4E68"/>
    <w:rsid w:val="001F528D"/>
    <w:rsid w:val="001F5E90"/>
    <w:rsid w:val="001F6553"/>
    <w:rsid w:val="001F71BF"/>
    <w:rsid w:val="001F7397"/>
    <w:rsid w:val="001F7E37"/>
    <w:rsid w:val="00200049"/>
    <w:rsid w:val="00200439"/>
    <w:rsid w:val="00201636"/>
    <w:rsid w:val="00201CF8"/>
    <w:rsid w:val="00203367"/>
    <w:rsid w:val="0020340A"/>
    <w:rsid w:val="002036BD"/>
    <w:rsid w:val="0020610E"/>
    <w:rsid w:val="00206919"/>
    <w:rsid w:val="002074CD"/>
    <w:rsid w:val="00207989"/>
    <w:rsid w:val="00207B0D"/>
    <w:rsid w:val="00210964"/>
    <w:rsid w:val="00210F8E"/>
    <w:rsid w:val="002126A5"/>
    <w:rsid w:val="00215D02"/>
    <w:rsid w:val="00217E5D"/>
    <w:rsid w:val="00220107"/>
    <w:rsid w:val="00220527"/>
    <w:rsid w:val="00221952"/>
    <w:rsid w:val="00221E1F"/>
    <w:rsid w:val="00222F4C"/>
    <w:rsid w:val="00222F57"/>
    <w:rsid w:val="00223F6D"/>
    <w:rsid w:val="00224494"/>
    <w:rsid w:val="00224C20"/>
    <w:rsid w:val="00225264"/>
    <w:rsid w:val="0022550F"/>
    <w:rsid w:val="00226980"/>
    <w:rsid w:val="0022748B"/>
    <w:rsid w:val="002300A3"/>
    <w:rsid w:val="00230EB4"/>
    <w:rsid w:val="002315E5"/>
    <w:rsid w:val="00232B8E"/>
    <w:rsid w:val="00233C4B"/>
    <w:rsid w:val="00234823"/>
    <w:rsid w:val="002353FB"/>
    <w:rsid w:val="0023634A"/>
    <w:rsid w:val="00236782"/>
    <w:rsid w:val="00236852"/>
    <w:rsid w:val="00236C4E"/>
    <w:rsid w:val="00237AE2"/>
    <w:rsid w:val="00240E02"/>
    <w:rsid w:val="00242036"/>
    <w:rsid w:val="0024247C"/>
    <w:rsid w:val="00242FF6"/>
    <w:rsid w:val="002431BD"/>
    <w:rsid w:val="0024722F"/>
    <w:rsid w:val="00250A1E"/>
    <w:rsid w:val="00251306"/>
    <w:rsid w:val="0025208B"/>
    <w:rsid w:val="002522A9"/>
    <w:rsid w:val="00252307"/>
    <w:rsid w:val="00253014"/>
    <w:rsid w:val="002534EC"/>
    <w:rsid w:val="00254B54"/>
    <w:rsid w:val="00254DA9"/>
    <w:rsid w:val="00254DF2"/>
    <w:rsid w:val="002565F5"/>
    <w:rsid w:val="0025724E"/>
    <w:rsid w:val="00260AC1"/>
    <w:rsid w:val="00261F21"/>
    <w:rsid w:val="002622B3"/>
    <w:rsid w:val="00264179"/>
    <w:rsid w:val="00264464"/>
    <w:rsid w:val="002645B6"/>
    <w:rsid w:val="00264660"/>
    <w:rsid w:val="0026532A"/>
    <w:rsid w:val="00265E0A"/>
    <w:rsid w:val="00266B99"/>
    <w:rsid w:val="0026776E"/>
    <w:rsid w:val="002678BE"/>
    <w:rsid w:val="00267D79"/>
    <w:rsid w:val="00271095"/>
    <w:rsid w:val="002734CB"/>
    <w:rsid w:val="00273612"/>
    <w:rsid w:val="00273A20"/>
    <w:rsid w:val="00273ABC"/>
    <w:rsid w:val="00273F0E"/>
    <w:rsid w:val="00274622"/>
    <w:rsid w:val="002746ED"/>
    <w:rsid w:val="00274DAF"/>
    <w:rsid w:val="00275C8A"/>
    <w:rsid w:val="00276B85"/>
    <w:rsid w:val="00277198"/>
    <w:rsid w:val="00277270"/>
    <w:rsid w:val="0027752D"/>
    <w:rsid w:val="002818CB"/>
    <w:rsid w:val="00281940"/>
    <w:rsid w:val="00281E74"/>
    <w:rsid w:val="00283883"/>
    <w:rsid w:val="00284A5A"/>
    <w:rsid w:val="00285070"/>
    <w:rsid w:val="00286B81"/>
    <w:rsid w:val="00290354"/>
    <w:rsid w:val="00291261"/>
    <w:rsid w:val="00291E6C"/>
    <w:rsid w:val="00292703"/>
    <w:rsid w:val="00292BF8"/>
    <w:rsid w:val="00292CE9"/>
    <w:rsid w:val="0029414C"/>
    <w:rsid w:val="00295D0A"/>
    <w:rsid w:val="00295E37"/>
    <w:rsid w:val="00297982"/>
    <w:rsid w:val="00297C21"/>
    <w:rsid w:val="002A0CA3"/>
    <w:rsid w:val="002A336D"/>
    <w:rsid w:val="002A33F2"/>
    <w:rsid w:val="002A4785"/>
    <w:rsid w:val="002A4C8C"/>
    <w:rsid w:val="002A5122"/>
    <w:rsid w:val="002A5311"/>
    <w:rsid w:val="002A6EC7"/>
    <w:rsid w:val="002A73D6"/>
    <w:rsid w:val="002A7F65"/>
    <w:rsid w:val="002B10CE"/>
    <w:rsid w:val="002B1515"/>
    <w:rsid w:val="002B3753"/>
    <w:rsid w:val="002B3AFA"/>
    <w:rsid w:val="002B4AAF"/>
    <w:rsid w:val="002B4B4B"/>
    <w:rsid w:val="002B5355"/>
    <w:rsid w:val="002B562D"/>
    <w:rsid w:val="002B6760"/>
    <w:rsid w:val="002B6DD4"/>
    <w:rsid w:val="002C0C7E"/>
    <w:rsid w:val="002C174B"/>
    <w:rsid w:val="002C1C16"/>
    <w:rsid w:val="002C3230"/>
    <w:rsid w:val="002C38E2"/>
    <w:rsid w:val="002C3978"/>
    <w:rsid w:val="002C3B60"/>
    <w:rsid w:val="002C463D"/>
    <w:rsid w:val="002C4B42"/>
    <w:rsid w:val="002C5B2D"/>
    <w:rsid w:val="002C662B"/>
    <w:rsid w:val="002C6661"/>
    <w:rsid w:val="002C6BA5"/>
    <w:rsid w:val="002C7943"/>
    <w:rsid w:val="002C7F48"/>
    <w:rsid w:val="002D102A"/>
    <w:rsid w:val="002D10D0"/>
    <w:rsid w:val="002D2BEE"/>
    <w:rsid w:val="002D417D"/>
    <w:rsid w:val="002D4439"/>
    <w:rsid w:val="002D4C3B"/>
    <w:rsid w:val="002D5A41"/>
    <w:rsid w:val="002D5B46"/>
    <w:rsid w:val="002D7736"/>
    <w:rsid w:val="002D79D6"/>
    <w:rsid w:val="002D7D36"/>
    <w:rsid w:val="002E0F29"/>
    <w:rsid w:val="002E151E"/>
    <w:rsid w:val="002E29B9"/>
    <w:rsid w:val="002E2A11"/>
    <w:rsid w:val="002E2B58"/>
    <w:rsid w:val="002E4327"/>
    <w:rsid w:val="002E57CF"/>
    <w:rsid w:val="002E64B1"/>
    <w:rsid w:val="002E66BE"/>
    <w:rsid w:val="002F1E0F"/>
    <w:rsid w:val="002F3C49"/>
    <w:rsid w:val="002F65BF"/>
    <w:rsid w:val="002F7169"/>
    <w:rsid w:val="002F7357"/>
    <w:rsid w:val="00300FAB"/>
    <w:rsid w:val="00301A07"/>
    <w:rsid w:val="003028E3"/>
    <w:rsid w:val="00303EE4"/>
    <w:rsid w:val="00303FF1"/>
    <w:rsid w:val="00304CDF"/>
    <w:rsid w:val="0030644A"/>
    <w:rsid w:val="00306507"/>
    <w:rsid w:val="003067AB"/>
    <w:rsid w:val="003067C9"/>
    <w:rsid w:val="00306B43"/>
    <w:rsid w:val="0030723A"/>
    <w:rsid w:val="0030724B"/>
    <w:rsid w:val="00310631"/>
    <w:rsid w:val="00310759"/>
    <w:rsid w:val="00310A17"/>
    <w:rsid w:val="00312217"/>
    <w:rsid w:val="0031472E"/>
    <w:rsid w:val="00315AC6"/>
    <w:rsid w:val="003166FF"/>
    <w:rsid w:val="0031756B"/>
    <w:rsid w:val="00320C26"/>
    <w:rsid w:val="00320CBC"/>
    <w:rsid w:val="00321025"/>
    <w:rsid w:val="00322AAA"/>
    <w:rsid w:val="00324A73"/>
    <w:rsid w:val="00326003"/>
    <w:rsid w:val="00326069"/>
    <w:rsid w:val="003263CD"/>
    <w:rsid w:val="00326B3D"/>
    <w:rsid w:val="00327640"/>
    <w:rsid w:val="00327BC4"/>
    <w:rsid w:val="0033047F"/>
    <w:rsid w:val="00331488"/>
    <w:rsid w:val="00331AC8"/>
    <w:rsid w:val="00331C16"/>
    <w:rsid w:val="00334EE1"/>
    <w:rsid w:val="003357F0"/>
    <w:rsid w:val="00335A82"/>
    <w:rsid w:val="00337007"/>
    <w:rsid w:val="00340D1A"/>
    <w:rsid w:val="00341015"/>
    <w:rsid w:val="00341D40"/>
    <w:rsid w:val="0034304A"/>
    <w:rsid w:val="00343426"/>
    <w:rsid w:val="003436F5"/>
    <w:rsid w:val="00344916"/>
    <w:rsid w:val="00344B91"/>
    <w:rsid w:val="00345332"/>
    <w:rsid w:val="003459F9"/>
    <w:rsid w:val="00345BB9"/>
    <w:rsid w:val="00346D40"/>
    <w:rsid w:val="003471ED"/>
    <w:rsid w:val="00350A1A"/>
    <w:rsid w:val="003524DE"/>
    <w:rsid w:val="00352CD8"/>
    <w:rsid w:val="0035327B"/>
    <w:rsid w:val="003532DB"/>
    <w:rsid w:val="0035495B"/>
    <w:rsid w:val="00355CEE"/>
    <w:rsid w:val="00356323"/>
    <w:rsid w:val="003616BF"/>
    <w:rsid w:val="00362269"/>
    <w:rsid w:val="003622D0"/>
    <w:rsid w:val="00362C5E"/>
    <w:rsid w:val="00363BD7"/>
    <w:rsid w:val="00364967"/>
    <w:rsid w:val="0036598A"/>
    <w:rsid w:val="0036771E"/>
    <w:rsid w:val="00370450"/>
    <w:rsid w:val="00371F98"/>
    <w:rsid w:val="00372A57"/>
    <w:rsid w:val="00372B06"/>
    <w:rsid w:val="00373B5E"/>
    <w:rsid w:val="00374A9F"/>
    <w:rsid w:val="00376D42"/>
    <w:rsid w:val="00376F7C"/>
    <w:rsid w:val="00377943"/>
    <w:rsid w:val="00377A15"/>
    <w:rsid w:val="0038027F"/>
    <w:rsid w:val="0038031C"/>
    <w:rsid w:val="00380513"/>
    <w:rsid w:val="00380F9F"/>
    <w:rsid w:val="0038118A"/>
    <w:rsid w:val="00382C18"/>
    <w:rsid w:val="00383139"/>
    <w:rsid w:val="0038490F"/>
    <w:rsid w:val="00384E37"/>
    <w:rsid w:val="00385590"/>
    <w:rsid w:val="0038559E"/>
    <w:rsid w:val="00387718"/>
    <w:rsid w:val="003904A8"/>
    <w:rsid w:val="003907F8"/>
    <w:rsid w:val="00390B59"/>
    <w:rsid w:val="00391011"/>
    <w:rsid w:val="00391594"/>
    <w:rsid w:val="003917F1"/>
    <w:rsid w:val="003934F6"/>
    <w:rsid w:val="00393E95"/>
    <w:rsid w:val="0039444C"/>
    <w:rsid w:val="00394C11"/>
    <w:rsid w:val="00394E88"/>
    <w:rsid w:val="00395036"/>
    <w:rsid w:val="003950AA"/>
    <w:rsid w:val="003962E6"/>
    <w:rsid w:val="00396CE7"/>
    <w:rsid w:val="003973CA"/>
    <w:rsid w:val="00397BB7"/>
    <w:rsid w:val="003A017A"/>
    <w:rsid w:val="003A0FDC"/>
    <w:rsid w:val="003A10EF"/>
    <w:rsid w:val="003A1ED7"/>
    <w:rsid w:val="003A2CF6"/>
    <w:rsid w:val="003A3443"/>
    <w:rsid w:val="003A355B"/>
    <w:rsid w:val="003A3DFD"/>
    <w:rsid w:val="003A567A"/>
    <w:rsid w:val="003A656B"/>
    <w:rsid w:val="003A690F"/>
    <w:rsid w:val="003B0B7E"/>
    <w:rsid w:val="003B0CDF"/>
    <w:rsid w:val="003B0DB9"/>
    <w:rsid w:val="003B0F12"/>
    <w:rsid w:val="003B1181"/>
    <w:rsid w:val="003B1692"/>
    <w:rsid w:val="003B1776"/>
    <w:rsid w:val="003B1959"/>
    <w:rsid w:val="003B2449"/>
    <w:rsid w:val="003B2C38"/>
    <w:rsid w:val="003B2CFA"/>
    <w:rsid w:val="003B3FD7"/>
    <w:rsid w:val="003B4498"/>
    <w:rsid w:val="003B5A43"/>
    <w:rsid w:val="003B62A8"/>
    <w:rsid w:val="003C01F6"/>
    <w:rsid w:val="003C2647"/>
    <w:rsid w:val="003C2EEC"/>
    <w:rsid w:val="003C3206"/>
    <w:rsid w:val="003C4624"/>
    <w:rsid w:val="003C4DF6"/>
    <w:rsid w:val="003C5668"/>
    <w:rsid w:val="003C6718"/>
    <w:rsid w:val="003D01BF"/>
    <w:rsid w:val="003D04D6"/>
    <w:rsid w:val="003D0982"/>
    <w:rsid w:val="003D0DA3"/>
    <w:rsid w:val="003D3E80"/>
    <w:rsid w:val="003D3F35"/>
    <w:rsid w:val="003D4997"/>
    <w:rsid w:val="003D5BA6"/>
    <w:rsid w:val="003D6F4B"/>
    <w:rsid w:val="003D7572"/>
    <w:rsid w:val="003D7CB2"/>
    <w:rsid w:val="003E1643"/>
    <w:rsid w:val="003E26BD"/>
    <w:rsid w:val="003E2F23"/>
    <w:rsid w:val="003E3237"/>
    <w:rsid w:val="003E35FD"/>
    <w:rsid w:val="003E3904"/>
    <w:rsid w:val="003E3A39"/>
    <w:rsid w:val="003E3DF9"/>
    <w:rsid w:val="003E3F30"/>
    <w:rsid w:val="003E66E3"/>
    <w:rsid w:val="003E68D8"/>
    <w:rsid w:val="003E69BB"/>
    <w:rsid w:val="003E6CF5"/>
    <w:rsid w:val="003E6F44"/>
    <w:rsid w:val="003E6F45"/>
    <w:rsid w:val="003F16A2"/>
    <w:rsid w:val="003F16C8"/>
    <w:rsid w:val="003F1C92"/>
    <w:rsid w:val="003F2B44"/>
    <w:rsid w:val="003F2DEC"/>
    <w:rsid w:val="003F39C3"/>
    <w:rsid w:val="003F3CCE"/>
    <w:rsid w:val="003F435A"/>
    <w:rsid w:val="003F51DB"/>
    <w:rsid w:val="003F5C80"/>
    <w:rsid w:val="003F5FE2"/>
    <w:rsid w:val="003F6135"/>
    <w:rsid w:val="003F6219"/>
    <w:rsid w:val="003F677D"/>
    <w:rsid w:val="003F741F"/>
    <w:rsid w:val="003F77E0"/>
    <w:rsid w:val="003F7EDB"/>
    <w:rsid w:val="00400126"/>
    <w:rsid w:val="00404C14"/>
    <w:rsid w:val="00405EFE"/>
    <w:rsid w:val="00406121"/>
    <w:rsid w:val="0040712C"/>
    <w:rsid w:val="004073B2"/>
    <w:rsid w:val="00410966"/>
    <w:rsid w:val="0041169C"/>
    <w:rsid w:val="0041176E"/>
    <w:rsid w:val="00411EB2"/>
    <w:rsid w:val="0041208B"/>
    <w:rsid w:val="00412283"/>
    <w:rsid w:val="00413BD4"/>
    <w:rsid w:val="0041403C"/>
    <w:rsid w:val="00414218"/>
    <w:rsid w:val="004158DE"/>
    <w:rsid w:val="00415A13"/>
    <w:rsid w:val="00416BE9"/>
    <w:rsid w:val="0041738A"/>
    <w:rsid w:val="00417492"/>
    <w:rsid w:val="0042091C"/>
    <w:rsid w:val="0042100C"/>
    <w:rsid w:val="0042106A"/>
    <w:rsid w:val="00421E9B"/>
    <w:rsid w:val="00422BEE"/>
    <w:rsid w:val="00424AAB"/>
    <w:rsid w:val="004254FF"/>
    <w:rsid w:val="00425D88"/>
    <w:rsid w:val="0042612C"/>
    <w:rsid w:val="00426AC1"/>
    <w:rsid w:val="0042720B"/>
    <w:rsid w:val="00430563"/>
    <w:rsid w:val="004321BD"/>
    <w:rsid w:val="00432987"/>
    <w:rsid w:val="00432A0B"/>
    <w:rsid w:val="00432A28"/>
    <w:rsid w:val="00433153"/>
    <w:rsid w:val="0043437C"/>
    <w:rsid w:val="0043719A"/>
    <w:rsid w:val="00437303"/>
    <w:rsid w:val="004376A4"/>
    <w:rsid w:val="00437E4A"/>
    <w:rsid w:val="00440DA8"/>
    <w:rsid w:val="00441C98"/>
    <w:rsid w:val="00441E7A"/>
    <w:rsid w:val="0044261F"/>
    <w:rsid w:val="00442C28"/>
    <w:rsid w:val="00443441"/>
    <w:rsid w:val="00443BC2"/>
    <w:rsid w:val="00445129"/>
    <w:rsid w:val="004451A3"/>
    <w:rsid w:val="00445213"/>
    <w:rsid w:val="0044563A"/>
    <w:rsid w:val="00447D92"/>
    <w:rsid w:val="00450408"/>
    <w:rsid w:val="00453B5F"/>
    <w:rsid w:val="0045559B"/>
    <w:rsid w:val="00455C88"/>
    <w:rsid w:val="004564EC"/>
    <w:rsid w:val="00456A65"/>
    <w:rsid w:val="00460118"/>
    <w:rsid w:val="0046055A"/>
    <w:rsid w:val="00460DEB"/>
    <w:rsid w:val="0046123F"/>
    <w:rsid w:val="00461510"/>
    <w:rsid w:val="00461868"/>
    <w:rsid w:val="0046197C"/>
    <w:rsid w:val="00463349"/>
    <w:rsid w:val="0046334A"/>
    <w:rsid w:val="0046FEDD"/>
    <w:rsid w:val="00470033"/>
    <w:rsid w:val="0047071C"/>
    <w:rsid w:val="00470739"/>
    <w:rsid w:val="004714F9"/>
    <w:rsid w:val="004715E4"/>
    <w:rsid w:val="0047267F"/>
    <w:rsid w:val="00473281"/>
    <w:rsid w:val="00474EFA"/>
    <w:rsid w:val="00475720"/>
    <w:rsid w:val="00475D7E"/>
    <w:rsid w:val="00476065"/>
    <w:rsid w:val="00477707"/>
    <w:rsid w:val="004817A3"/>
    <w:rsid w:val="00481E7C"/>
    <w:rsid w:val="00482653"/>
    <w:rsid w:val="004827E6"/>
    <w:rsid w:val="00482FE4"/>
    <w:rsid w:val="00483512"/>
    <w:rsid w:val="0048431D"/>
    <w:rsid w:val="00484481"/>
    <w:rsid w:val="004857BD"/>
    <w:rsid w:val="00486B7A"/>
    <w:rsid w:val="00486F46"/>
    <w:rsid w:val="00487D41"/>
    <w:rsid w:val="004925D2"/>
    <w:rsid w:val="00492AB8"/>
    <w:rsid w:val="00493A81"/>
    <w:rsid w:val="004942F4"/>
    <w:rsid w:val="00495218"/>
    <w:rsid w:val="00495383"/>
    <w:rsid w:val="004958DF"/>
    <w:rsid w:val="00496B5A"/>
    <w:rsid w:val="004975D6"/>
    <w:rsid w:val="004A02EF"/>
    <w:rsid w:val="004A050E"/>
    <w:rsid w:val="004A10E3"/>
    <w:rsid w:val="004A2643"/>
    <w:rsid w:val="004A3522"/>
    <w:rsid w:val="004A526D"/>
    <w:rsid w:val="004A6229"/>
    <w:rsid w:val="004A6431"/>
    <w:rsid w:val="004A7028"/>
    <w:rsid w:val="004A7570"/>
    <w:rsid w:val="004B0003"/>
    <w:rsid w:val="004B058B"/>
    <w:rsid w:val="004B156F"/>
    <w:rsid w:val="004B17C8"/>
    <w:rsid w:val="004B2C84"/>
    <w:rsid w:val="004B3D90"/>
    <w:rsid w:val="004B743A"/>
    <w:rsid w:val="004B76DB"/>
    <w:rsid w:val="004B77BB"/>
    <w:rsid w:val="004C0626"/>
    <w:rsid w:val="004C0CD3"/>
    <w:rsid w:val="004C30EC"/>
    <w:rsid w:val="004C34D2"/>
    <w:rsid w:val="004C3956"/>
    <w:rsid w:val="004C4DFE"/>
    <w:rsid w:val="004C4E8C"/>
    <w:rsid w:val="004C544A"/>
    <w:rsid w:val="004C5583"/>
    <w:rsid w:val="004D0771"/>
    <w:rsid w:val="004D1015"/>
    <w:rsid w:val="004D106A"/>
    <w:rsid w:val="004D1BAF"/>
    <w:rsid w:val="004D20F0"/>
    <w:rsid w:val="004D4499"/>
    <w:rsid w:val="004D4675"/>
    <w:rsid w:val="004D4754"/>
    <w:rsid w:val="004D600F"/>
    <w:rsid w:val="004D62EC"/>
    <w:rsid w:val="004D68F1"/>
    <w:rsid w:val="004D7A86"/>
    <w:rsid w:val="004E0BAF"/>
    <w:rsid w:val="004E1E44"/>
    <w:rsid w:val="004E228F"/>
    <w:rsid w:val="004E41BA"/>
    <w:rsid w:val="004E4825"/>
    <w:rsid w:val="004E6084"/>
    <w:rsid w:val="004E7006"/>
    <w:rsid w:val="004E706E"/>
    <w:rsid w:val="004F03D2"/>
    <w:rsid w:val="004F0717"/>
    <w:rsid w:val="004F31F3"/>
    <w:rsid w:val="004F3A0F"/>
    <w:rsid w:val="004F441A"/>
    <w:rsid w:val="004F44DB"/>
    <w:rsid w:val="004F4E85"/>
    <w:rsid w:val="004F4EDA"/>
    <w:rsid w:val="004F7453"/>
    <w:rsid w:val="005011AD"/>
    <w:rsid w:val="00501BA2"/>
    <w:rsid w:val="00502C6E"/>
    <w:rsid w:val="00502CAB"/>
    <w:rsid w:val="00503093"/>
    <w:rsid w:val="00503E9E"/>
    <w:rsid w:val="005049D5"/>
    <w:rsid w:val="00504A0A"/>
    <w:rsid w:val="00505A38"/>
    <w:rsid w:val="00507A5A"/>
    <w:rsid w:val="0051170A"/>
    <w:rsid w:val="00511ACB"/>
    <w:rsid w:val="00512259"/>
    <w:rsid w:val="005130E9"/>
    <w:rsid w:val="00513ED0"/>
    <w:rsid w:val="00514167"/>
    <w:rsid w:val="00514BCE"/>
    <w:rsid w:val="005158F4"/>
    <w:rsid w:val="00515B73"/>
    <w:rsid w:val="00516643"/>
    <w:rsid w:val="00516CC4"/>
    <w:rsid w:val="005203A3"/>
    <w:rsid w:val="00522405"/>
    <w:rsid w:val="005228C4"/>
    <w:rsid w:val="0052304D"/>
    <w:rsid w:val="00523E01"/>
    <w:rsid w:val="00523FF5"/>
    <w:rsid w:val="005248EF"/>
    <w:rsid w:val="005249BF"/>
    <w:rsid w:val="00524BCF"/>
    <w:rsid w:val="00524D33"/>
    <w:rsid w:val="005252CB"/>
    <w:rsid w:val="005304B8"/>
    <w:rsid w:val="0053114E"/>
    <w:rsid w:val="005321E1"/>
    <w:rsid w:val="005329FD"/>
    <w:rsid w:val="00532D55"/>
    <w:rsid w:val="00533101"/>
    <w:rsid w:val="00536E7A"/>
    <w:rsid w:val="0053714E"/>
    <w:rsid w:val="00537AF9"/>
    <w:rsid w:val="00537F0A"/>
    <w:rsid w:val="00541827"/>
    <w:rsid w:val="00541906"/>
    <w:rsid w:val="00541BD4"/>
    <w:rsid w:val="005422A3"/>
    <w:rsid w:val="005436D8"/>
    <w:rsid w:val="00543FD5"/>
    <w:rsid w:val="0054442D"/>
    <w:rsid w:val="00544A80"/>
    <w:rsid w:val="005464DB"/>
    <w:rsid w:val="00546CB1"/>
    <w:rsid w:val="005478C0"/>
    <w:rsid w:val="00547FA7"/>
    <w:rsid w:val="005506DE"/>
    <w:rsid w:val="005514B8"/>
    <w:rsid w:val="005521C2"/>
    <w:rsid w:val="00553CED"/>
    <w:rsid w:val="00554732"/>
    <w:rsid w:val="00554783"/>
    <w:rsid w:val="005549FF"/>
    <w:rsid w:val="00555A07"/>
    <w:rsid w:val="0055682B"/>
    <w:rsid w:val="005568B5"/>
    <w:rsid w:val="00557B9A"/>
    <w:rsid w:val="0056118A"/>
    <w:rsid w:val="005614C1"/>
    <w:rsid w:val="0056243A"/>
    <w:rsid w:val="00563738"/>
    <w:rsid w:val="00563D07"/>
    <w:rsid w:val="00563D23"/>
    <w:rsid w:val="00565E2B"/>
    <w:rsid w:val="005670DE"/>
    <w:rsid w:val="00570AD0"/>
    <w:rsid w:val="005727A3"/>
    <w:rsid w:val="0057299A"/>
    <w:rsid w:val="00573A4E"/>
    <w:rsid w:val="00573BA1"/>
    <w:rsid w:val="0057484E"/>
    <w:rsid w:val="00574CA2"/>
    <w:rsid w:val="00574DE9"/>
    <w:rsid w:val="005759B7"/>
    <w:rsid w:val="00575EC9"/>
    <w:rsid w:val="00575FE4"/>
    <w:rsid w:val="00576C1B"/>
    <w:rsid w:val="00577863"/>
    <w:rsid w:val="00577DF8"/>
    <w:rsid w:val="005825B5"/>
    <w:rsid w:val="00582B21"/>
    <w:rsid w:val="00586A7E"/>
    <w:rsid w:val="00586C27"/>
    <w:rsid w:val="005875DC"/>
    <w:rsid w:val="00587EB5"/>
    <w:rsid w:val="00590ED5"/>
    <w:rsid w:val="00590EF6"/>
    <w:rsid w:val="005910C6"/>
    <w:rsid w:val="005942EA"/>
    <w:rsid w:val="00594A31"/>
    <w:rsid w:val="00594CC1"/>
    <w:rsid w:val="00596CD1"/>
    <w:rsid w:val="00596CF1"/>
    <w:rsid w:val="00597553"/>
    <w:rsid w:val="00597EF6"/>
    <w:rsid w:val="005A0323"/>
    <w:rsid w:val="005A0E56"/>
    <w:rsid w:val="005A1D81"/>
    <w:rsid w:val="005A1EFB"/>
    <w:rsid w:val="005A2B15"/>
    <w:rsid w:val="005A2C70"/>
    <w:rsid w:val="005A3C3F"/>
    <w:rsid w:val="005A5DAD"/>
    <w:rsid w:val="005A64F9"/>
    <w:rsid w:val="005A674A"/>
    <w:rsid w:val="005A6D2F"/>
    <w:rsid w:val="005A7827"/>
    <w:rsid w:val="005B075F"/>
    <w:rsid w:val="005B082D"/>
    <w:rsid w:val="005B0C0E"/>
    <w:rsid w:val="005B0D2F"/>
    <w:rsid w:val="005B0F49"/>
    <w:rsid w:val="005B5271"/>
    <w:rsid w:val="005B5AB6"/>
    <w:rsid w:val="005B691F"/>
    <w:rsid w:val="005B7020"/>
    <w:rsid w:val="005B78F3"/>
    <w:rsid w:val="005C1780"/>
    <w:rsid w:val="005C2758"/>
    <w:rsid w:val="005C307F"/>
    <w:rsid w:val="005C3417"/>
    <w:rsid w:val="005C46B4"/>
    <w:rsid w:val="005C4E98"/>
    <w:rsid w:val="005C5041"/>
    <w:rsid w:val="005C50B5"/>
    <w:rsid w:val="005C53FA"/>
    <w:rsid w:val="005C5A68"/>
    <w:rsid w:val="005C5ACA"/>
    <w:rsid w:val="005C5F57"/>
    <w:rsid w:val="005C608B"/>
    <w:rsid w:val="005C695C"/>
    <w:rsid w:val="005C6F89"/>
    <w:rsid w:val="005C7076"/>
    <w:rsid w:val="005C7636"/>
    <w:rsid w:val="005C7B17"/>
    <w:rsid w:val="005D0FD2"/>
    <w:rsid w:val="005D15A0"/>
    <w:rsid w:val="005D1759"/>
    <w:rsid w:val="005D2B9F"/>
    <w:rsid w:val="005D57AA"/>
    <w:rsid w:val="005D6228"/>
    <w:rsid w:val="005D667D"/>
    <w:rsid w:val="005D76E2"/>
    <w:rsid w:val="005E0042"/>
    <w:rsid w:val="005E02DF"/>
    <w:rsid w:val="005E1C75"/>
    <w:rsid w:val="005E261B"/>
    <w:rsid w:val="005E322C"/>
    <w:rsid w:val="005E3331"/>
    <w:rsid w:val="005E456C"/>
    <w:rsid w:val="005E46FD"/>
    <w:rsid w:val="005E4838"/>
    <w:rsid w:val="005E5A25"/>
    <w:rsid w:val="005E6C46"/>
    <w:rsid w:val="005E6FE4"/>
    <w:rsid w:val="005E797D"/>
    <w:rsid w:val="005F08B3"/>
    <w:rsid w:val="005F1FF7"/>
    <w:rsid w:val="005F4BCF"/>
    <w:rsid w:val="005F51C3"/>
    <w:rsid w:val="00600311"/>
    <w:rsid w:val="00602095"/>
    <w:rsid w:val="00602888"/>
    <w:rsid w:val="00602917"/>
    <w:rsid w:val="00602EDF"/>
    <w:rsid w:val="00602F8E"/>
    <w:rsid w:val="0060423C"/>
    <w:rsid w:val="006047C8"/>
    <w:rsid w:val="00604DFB"/>
    <w:rsid w:val="00605C00"/>
    <w:rsid w:val="006118BF"/>
    <w:rsid w:val="00611920"/>
    <w:rsid w:val="006121D6"/>
    <w:rsid w:val="00612AB8"/>
    <w:rsid w:val="00614359"/>
    <w:rsid w:val="0061466B"/>
    <w:rsid w:val="0061546A"/>
    <w:rsid w:val="0061697C"/>
    <w:rsid w:val="00616E32"/>
    <w:rsid w:val="006170DD"/>
    <w:rsid w:val="006206C3"/>
    <w:rsid w:val="00620802"/>
    <w:rsid w:val="00621AA2"/>
    <w:rsid w:val="00621ECE"/>
    <w:rsid w:val="00622D31"/>
    <w:rsid w:val="00623856"/>
    <w:rsid w:val="00623898"/>
    <w:rsid w:val="006243D9"/>
    <w:rsid w:val="006262D4"/>
    <w:rsid w:val="00626CA6"/>
    <w:rsid w:val="006275A7"/>
    <w:rsid w:val="006309C3"/>
    <w:rsid w:val="006318DC"/>
    <w:rsid w:val="006327A5"/>
    <w:rsid w:val="00633404"/>
    <w:rsid w:val="00635F38"/>
    <w:rsid w:val="0063624E"/>
    <w:rsid w:val="00636B5D"/>
    <w:rsid w:val="00636D58"/>
    <w:rsid w:val="00637729"/>
    <w:rsid w:val="006377BC"/>
    <w:rsid w:val="006403AA"/>
    <w:rsid w:val="0064056B"/>
    <w:rsid w:val="00642741"/>
    <w:rsid w:val="00644761"/>
    <w:rsid w:val="00646104"/>
    <w:rsid w:val="006462DF"/>
    <w:rsid w:val="006475FE"/>
    <w:rsid w:val="0065029F"/>
    <w:rsid w:val="006515BD"/>
    <w:rsid w:val="00651FC7"/>
    <w:rsid w:val="0065305F"/>
    <w:rsid w:val="006530A7"/>
    <w:rsid w:val="00653677"/>
    <w:rsid w:val="00653C4F"/>
    <w:rsid w:val="006540B5"/>
    <w:rsid w:val="006550CE"/>
    <w:rsid w:val="006573C3"/>
    <w:rsid w:val="006579A0"/>
    <w:rsid w:val="00660194"/>
    <w:rsid w:val="00660536"/>
    <w:rsid w:val="006608DE"/>
    <w:rsid w:val="00662609"/>
    <w:rsid w:val="00662970"/>
    <w:rsid w:val="00663499"/>
    <w:rsid w:val="006638F6"/>
    <w:rsid w:val="00665D7B"/>
    <w:rsid w:val="00666EC8"/>
    <w:rsid w:val="0067036B"/>
    <w:rsid w:val="006705A1"/>
    <w:rsid w:val="00671E0E"/>
    <w:rsid w:val="00672430"/>
    <w:rsid w:val="006729EA"/>
    <w:rsid w:val="00673445"/>
    <w:rsid w:val="0067391D"/>
    <w:rsid w:val="0067587B"/>
    <w:rsid w:val="0067590E"/>
    <w:rsid w:val="00675992"/>
    <w:rsid w:val="00675B88"/>
    <w:rsid w:val="0067656E"/>
    <w:rsid w:val="00676964"/>
    <w:rsid w:val="00680C8D"/>
    <w:rsid w:val="006817A1"/>
    <w:rsid w:val="00685D84"/>
    <w:rsid w:val="00691C58"/>
    <w:rsid w:val="0069209B"/>
    <w:rsid w:val="006934C3"/>
    <w:rsid w:val="0069360F"/>
    <w:rsid w:val="00694553"/>
    <w:rsid w:val="00694884"/>
    <w:rsid w:val="0069516C"/>
    <w:rsid w:val="0069595F"/>
    <w:rsid w:val="00695ACF"/>
    <w:rsid w:val="0069736B"/>
    <w:rsid w:val="006A00D8"/>
    <w:rsid w:val="006A07D9"/>
    <w:rsid w:val="006A0B8C"/>
    <w:rsid w:val="006A255A"/>
    <w:rsid w:val="006A274E"/>
    <w:rsid w:val="006A31ED"/>
    <w:rsid w:val="006A3DDF"/>
    <w:rsid w:val="006A42CB"/>
    <w:rsid w:val="006A4DFA"/>
    <w:rsid w:val="006A4EF9"/>
    <w:rsid w:val="006A54B4"/>
    <w:rsid w:val="006A6330"/>
    <w:rsid w:val="006A6A22"/>
    <w:rsid w:val="006A71AB"/>
    <w:rsid w:val="006A78F0"/>
    <w:rsid w:val="006B12CB"/>
    <w:rsid w:val="006B156E"/>
    <w:rsid w:val="006B1FFD"/>
    <w:rsid w:val="006B2509"/>
    <w:rsid w:val="006B2551"/>
    <w:rsid w:val="006B3034"/>
    <w:rsid w:val="006B4042"/>
    <w:rsid w:val="006B541F"/>
    <w:rsid w:val="006B6362"/>
    <w:rsid w:val="006C1CED"/>
    <w:rsid w:val="006C346F"/>
    <w:rsid w:val="006C44F3"/>
    <w:rsid w:val="006C4525"/>
    <w:rsid w:val="006C5460"/>
    <w:rsid w:val="006C555E"/>
    <w:rsid w:val="006C5997"/>
    <w:rsid w:val="006C7FB0"/>
    <w:rsid w:val="006D1123"/>
    <w:rsid w:val="006D1828"/>
    <w:rsid w:val="006D1C00"/>
    <w:rsid w:val="006D2541"/>
    <w:rsid w:val="006D3A5F"/>
    <w:rsid w:val="006D4489"/>
    <w:rsid w:val="006D4B86"/>
    <w:rsid w:val="006D5048"/>
    <w:rsid w:val="006D5F01"/>
    <w:rsid w:val="006D6FA7"/>
    <w:rsid w:val="006E0117"/>
    <w:rsid w:val="006E0BC2"/>
    <w:rsid w:val="006E0D5C"/>
    <w:rsid w:val="006E0ECB"/>
    <w:rsid w:val="006E17B3"/>
    <w:rsid w:val="006E209E"/>
    <w:rsid w:val="006E2F2D"/>
    <w:rsid w:val="006E3D09"/>
    <w:rsid w:val="006E6651"/>
    <w:rsid w:val="006E6C4D"/>
    <w:rsid w:val="006E75EF"/>
    <w:rsid w:val="006E7B21"/>
    <w:rsid w:val="006F1A81"/>
    <w:rsid w:val="006F1E93"/>
    <w:rsid w:val="006F250F"/>
    <w:rsid w:val="006F2550"/>
    <w:rsid w:val="006F308D"/>
    <w:rsid w:val="006F38F1"/>
    <w:rsid w:val="006F3915"/>
    <w:rsid w:val="006F43AF"/>
    <w:rsid w:val="006F4F38"/>
    <w:rsid w:val="006F5195"/>
    <w:rsid w:val="006F5462"/>
    <w:rsid w:val="006F6F61"/>
    <w:rsid w:val="006F7A68"/>
    <w:rsid w:val="0070139C"/>
    <w:rsid w:val="00701B2D"/>
    <w:rsid w:val="00702373"/>
    <w:rsid w:val="00703107"/>
    <w:rsid w:val="007037DD"/>
    <w:rsid w:val="007065F8"/>
    <w:rsid w:val="00707346"/>
    <w:rsid w:val="0071054F"/>
    <w:rsid w:val="007108D6"/>
    <w:rsid w:val="00710A1A"/>
    <w:rsid w:val="00710AA1"/>
    <w:rsid w:val="007113E2"/>
    <w:rsid w:val="0071164A"/>
    <w:rsid w:val="007123E5"/>
    <w:rsid w:val="00712CFD"/>
    <w:rsid w:val="00714241"/>
    <w:rsid w:val="00714422"/>
    <w:rsid w:val="0071462A"/>
    <w:rsid w:val="00714E6C"/>
    <w:rsid w:val="007150F1"/>
    <w:rsid w:val="007155F0"/>
    <w:rsid w:val="007156E5"/>
    <w:rsid w:val="00716502"/>
    <w:rsid w:val="007169F4"/>
    <w:rsid w:val="00720D9D"/>
    <w:rsid w:val="00720E8C"/>
    <w:rsid w:val="00720ECD"/>
    <w:rsid w:val="007220D1"/>
    <w:rsid w:val="00722AAD"/>
    <w:rsid w:val="00722B2D"/>
    <w:rsid w:val="00722C9B"/>
    <w:rsid w:val="00723ECB"/>
    <w:rsid w:val="007240C2"/>
    <w:rsid w:val="007253E9"/>
    <w:rsid w:val="00730061"/>
    <w:rsid w:val="007300A3"/>
    <w:rsid w:val="007304D3"/>
    <w:rsid w:val="0073080B"/>
    <w:rsid w:val="00730986"/>
    <w:rsid w:val="00731D1D"/>
    <w:rsid w:val="007340A7"/>
    <w:rsid w:val="00734AAC"/>
    <w:rsid w:val="00734E53"/>
    <w:rsid w:val="00735106"/>
    <w:rsid w:val="00735112"/>
    <w:rsid w:val="00735BBF"/>
    <w:rsid w:val="00735FAC"/>
    <w:rsid w:val="00736083"/>
    <w:rsid w:val="0073729B"/>
    <w:rsid w:val="007372BF"/>
    <w:rsid w:val="00740934"/>
    <w:rsid w:val="00740FA0"/>
    <w:rsid w:val="00743586"/>
    <w:rsid w:val="00743984"/>
    <w:rsid w:val="007442D8"/>
    <w:rsid w:val="00744339"/>
    <w:rsid w:val="00744460"/>
    <w:rsid w:val="007460D7"/>
    <w:rsid w:val="00746132"/>
    <w:rsid w:val="00746A6E"/>
    <w:rsid w:val="00746B32"/>
    <w:rsid w:val="00750087"/>
    <w:rsid w:val="007515BC"/>
    <w:rsid w:val="00751D78"/>
    <w:rsid w:val="00753150"/>
    <w:rsid w:val="007540AD"/>
    <w:rsid w:val="00754726"/>
    <w:rsid w:val="00754C3A"/>
    <w:rsid w:val="007555D1"/>
    <w:rsid w:val="007563F2"/>
    <w:rsid w:val="00756BAF"/>
    <w:rsid w:val="00756D78"/>
    <w:rsid w:val="007602FD"/>
    <w:rsid w:val="00761133"/>
    <w:rsid w:val="00763E1E"/>
    <w:rsid w:val="007646B4"/>
    <w:rsid w:val="007662E5"/>
    <w:rsid w:val="007669D3"/>
    <w:rsid w:val="00767547"/>
    <w:rsid w:val="00767DD8"/>
    <w:rsid w:val="00770790"/>
    <w:rsid w:val="00770831"/>
    <w:rsid w:val="007711AA"/>
    <w:rsid w:val="00771FCE"/>
    <w:rsid w:val="00775303"/>
    <w:rsid w:val="007756D7"/>
    <w:rsid w:val="00777D06"/>
    <w:rsid w:val="00780077"/>
    <w:rsid w:val="00782F23"/>
    <w:rsid w:val="00784003"/>
    <w:rsid w:val="007843C5"/>
    <w:rsid w:val="0078467A"/>
    <w:rsid w:val="00784EA5"/>
    <w:rsid w:val="0078746B"/>
    <w:rsid w:val="00790976"/>
    <w:rsid w:val="00791CA8"/>
    <w:rsid w:val="007920D4"/>
    <w:rsid w:val="00792303"/>
    <w:rsid w:val="0079420E"/>
    <w:rsid w:val="00795286"/>
    <w:rsid w:val="0079541B"/>
    <w:rsid w:val="00795914"/>
    <w:rsid w:val="00796202"/>
    <w:rsid w:val="00796FBB"/>
    <w:rsid w:val="00797039"/>
    <w:rsid w:val="00797189"/>
    <w:rsid w:val="00797247"/>
    <w:rsid w:val="007A1C67"/>
    <w:rsid w:val="007A1CF3"/>
    <w:rsid w:val="007A1DAE"/>
    <w:rsid w:val="007A2479"/>
    <w:rsid w:val="007A402A"/>
    <w:rsid w:val="007A40E2"/>
    <w:rsid w:val="007A6BF7"/>
    <w:rsid w:val="007A6EB2"/>
    <w:rsid w:val="007A6FB7"/>
    <w:rsid w:val="007A739A"/>
    <w:rsid w:val="007A7F9E"/>
    <w:rsid w:val="007B04CE"/>
    <w:rsid w:val="007B0EBE"/>
    <w:rsid w:val="007B103B"/>
    <w:rsid w:val="007B1CB3"/>
    <w:rsid w:val="007B2ACC"/>
    <w:rsid w:val="007B56CE"/>
    <w:rsid w:val="007B5D61"/>
    <w:rsid w:val="007B6360"/>
    <w:rsid w:val="007B63AC"/>
    <w:rsid w:val="007B6468"/>
    <w:rsid w:val="007C23D9"/>
    <w:rsid w:val="007C23E6"/>
    <w:rsid w:val="007C34A0"/>
    <w:rsid w:val="007C400B"/>
    <w:rsid w:val="007C5BBE"/>
    <w:rsid w:val="007C78B2"/>
    <w:rsid w:val="007D0C24"/>
    <w:rsid w:val="007D488F"/>
    <w:rsid w:val="007D5047"/>
    <w:rsid w:val="007D7057"/>
    <w:rsid w:val="007D7780"/>
    <w:rsid w:val="007D7C8E"/>
    <w:rsid w:val="007E13A9"/>
    <w:rsid w:val="007E2EB6"/>
    <w:rsid w:val="007E3D84"/>
    <w:rsid w:val="007E3E5E"/>
    <w:rsid w:val="007E401E"/>
    <w:rsid w:val="007E6078"/>
    <w:rsid w:val="007E7A6B"/>
    <w:rsid w:val="007E7C4D"/>
    <w:rsid w:val="007F08D5"/>
    <w:rsid w:val="007F1945"/>
    <w:rsid w:val="007F2630"/>
    <w:rsid w:val="007F263E"/>
    <w:rsid w:val="007F322B"/>
    <w:rsid w:val="007F4522"/>
    <w:rsid w:val="007F4982"/>
    <w:rsid w:val="007F4BD0"/>
    <w:rsid w:val="007F568E"/>
    <w:rsid w:val="007F72D0"/>
    <w:rsid w:val="007F73A8"/>
    <w:rsid w:val="00800C66"/>
    <w:rsid w:val="00801545"/>
    <w:rsid w:val="008037E6"/>
    <w:rsid w:val="008038AE"/>
    <w:rsid w:val="0080461D"/>
    <w:rsid w:val="0080469E"/>
    <w:rsid w:val="00805580"/>
    <w:rsid w:val="00805FFD"/>
    <w:rsid w:val="00806391"/>
    <w:rsid w:val="008068FD"/>
    <w:rsid w:val="00807130"/>
    <w:rsid w:val="00807FBD"/>
    <w:rsid w:val="008104FA"/>
    <w:rsid w:val="0081083D"/>
    <w:rsid w:val="00810CFE"/>
    <w:rsid w:val="00810F16"/>
    <w:rsid w:val="008145A7"/>
    <w:rsid w:val="008148CB"/>
    <w:rsid w:val="00815003"/>
    <w:rsid w:val="008150EB"/>
    <w:rsid w:val="00820335"/>
    <w:rsid w:val="0082036B"/>
    <w:rsid w:val="0082307C"/>
    <w:rsid w:val="008235BB"/>
    <w:rsid w:val="00823C3E"/>
    <w:rsid w:val="00825E2B"/>
    <w:rsid w:val="00826305"/>
    <w:rsid w:val="00826BE5"/>
    <w:rsid w:val="00827CC5"/>
    <w:rsid w:val="00830AB3"/>
    <w:rsid w:val="00830ABE"/>
    <w:rsid w:val="00834153"/>
    <w:rsid w:val="00834536"/>
    <w:rsid w:val="00835380"/>
    <w:rsid w:val="00836458"/>
    <w:rsid w:val="0083720E"/>
    <w:rsid w:val="0083730A"/>
    <w:rsid w:val="00837CDF"/>
    <w:rsid w:val="00840B62"/>
    <w:rsid w:val="00841D5A"/>
    <w:rsid w:val="0084248E"/>
    <w:rsid w:val="0084257A"/>
    <w:rsid w:val="00843810"/>
    <w:rsid w:val="008447E4"/>
    <w:rsid w:val="00845618"/>
    <w:rsid w:val="008465D7"/>
    <w:rsid w:val="00847ED5"/>
    <w:rsid w:val="008510C5"/>
    <w:rsid w:val="008523FD"/>
    <w:rsid w:val="00852503"/>
    <w:rsid w:val="008526B1"/>
    <w:rsid w:val="00852C01"/>
    <w:rsid w:val="008541C4"/>
    <w:rsid w:val="008550E2"/>
    <w:rsid w:val="0085612F"/>
    <w:rsid w:val="0085636E"/>
    <w:rsid w:val="00856A9F"/>
    <w:rsid w:val="00860FBC"/>
    <w:rsid w:val="0086248B"/>
    <w:rsid w:val="00862599"/>
    <w:rsid w:val="008627F5"/>
    <w:rsid w:val="00863B8C"/>
    <w:rsid w:val="00864720"/>
    <w:rsid w:val="00864BD1"/>
    <w:rsid w:val="00864D0D"/>
    <w:rsid w:val="00864D62"/>
    <w:rsid w:val="008669C8"/>
    <w:rsid w:val="008677D2"/>
    <w:rsid w:val="0087042A"/>
    <w:rsid w:val="0087145A"/>
    <w:rsid w:val="008717EA"/>
    <w:rsid w:val="0087192B"/>
    <w:rsid w:val="00872CBD"/>
    <w:rsid w:val="00873906"/>
    <w:rsid w:val="00874B3E"/>
    <w:rsid w:val="008765AC"/>
    <w:rsid w:val="008769AA"/>
    <w:rsid w:val="00876F25"/>
    <w:rsid w:val="008808DF"/>
    <w:rsid w:val="00881A15"/>
    <w:rsid w:val="00881CEF"/>
    <w:rsid w:val="00882629"/>
    <w:rsid w:val="008835FB"/>
    <w:rsid w:val="00883624"/>
    <w:rsid w:val="00883FC7"/>
    <w:rsid w:val="008841E7"/>
    <w:rsid w:val="0088548A"/>
    <w:rsid w:val="008858E3"/>
    <w:rsid w:val="00887406"/>
    <w:rsid w:val="00887A31"/>
    <w:rsid w:val="008900C3"/>
    <w:rsid w:val="0089033C"/>
    <w:rsid w:val="0089147F"/>
    <w:rsid w:val="00891ABE"/>
    <w:rsid w:val="00891BF2"/>
    <w:rsid w:val="00891D31"/>
    <w:rsid w:val="00892522"/>
    <w:rsid w:val="00892B9F"/>
    <w:rsid w:val="00892C5B"/>
    <w:rsid w:val="0089363A"/>
    <w:rsid w:val="00893666"/>
    <w:rsid w:val="00893A29"/>
    <w:rsid w:val="00894227"/>
    <w:rsid w:val="00894552"/>
    <w:rsid w:val="00894A0A"/>
    <w:rsid w:val="00894A4F"/>
    <w:rsid w:val="0089542C"/>
    <w:rsid w:val="00895B2F"/>
    <w:rsid w:val="00895C49"/>
    <w:rsid w:val="008A09C8"/>
    <w:rsid w:val="008A0C8D"/>
    <w:rsid w:val="008A1578"/>
    <w:rsid w:val="008A1633"/>
    <w:rsid w:val="008A36D9"/>
    <w:rsid w:val="008A3719"/>
    <w:rsid w:val="008A39E3"/>
    <w:rsid w:val="008A47A0"/>
    <w:rsid w:val="008A4C24"/>
    <w:rsid w:val="008A505A"/>
    <w:rsid w:val="008A57E6"/>
    <w:rsid w:val="008A6DD4"/>
    <w:rsid w:val="008A7504"/>
    <w:rsid w:val="008A7807"/>
    <w:rsid w:val="008A7873"/>
    <w:rsid w:val="008B0E73"/>
    <w:rsid w:val="008B193A"/>
    <w:rsid w:val="008B222A"/>
    <w:rsid w:val="008B3D65"/>
    <w:rsid w:val="008B5765"/>
    <w:rsid w:val="008B673E"/>
    <w:rsid w:val="008C027D"/>
    <w:rsid w:val="008C2314"/>
    <w:rsid w:val="008C259A"/>
    <w:rsid w:val="008C2E6A"/>
    <w:rsid w:val="008C4230"/>
    <w:rsid w:val="008C58F1"/>
    <w:rsid w:val="008C7195"/>
    <w:rsid w:val="008C7BF6"/>
    <w:rsid w:val="008D1146"/>
    <w:rsid w:val="008D178D"/>
    <w:rsid w:val="008D3DBD"/>
    <w:rsid w:val="008D4EFC"/>
    <w:rsid w:val="008D65F4"/>
    <w:rsid w:val="008D749D"/>
    <w:rsid w:val="008D7CE1"/>
    <w:rsid w:val="008E0321"/>
    <w:rsid w:val="008E1121"/>
    <w:rsid w:val="008E2630"/>
    <w:rsid w:val="008E2EDB"/>
    <w:rsid w:val="008E37A6"/>
    <w:rsid w:val="008E3EFF"/>
    <w:rsid w:val="008E412A"/>
    <w:rsid w:val="008E5456"/>
    <w:rsid w:val="008E5909"/>
    <w:rsid w:val="008E6DF0"/>
    <w:rsid w:val="008E73D1"/>
    <w:rsid w:val="008E79D8"/>
    <w:rsid w:val="008F0A72"/>
    <w:rsid w:val="008F1019"/>
    <w:rsid w:val="008F103E"/>
    <w:rsid w:val="008F1235"/>
    <w:rsid w:val="008F1B58"/>
    <w:rsid w:val="008F1F62"/>
    <w:rsid w:val="008F2782"/>
    <w:rsid w:val="008F27B2"/>
    <w:rsid w:val="008F34A3"/>
    <w:rsid w:val="008F46DB"/>
    <w:rsid w:val="008F56B8"/>
    <w:rsid w:val="008F6C98"/>
    <w:rsid w:val="008F791B"/>
    <w:rsid w:val="008F7BE9"/>
    <w:rsid w:val="008F7E39"/>
    <w:rsid w:val="00900333"/>
    <w:rsid w:val="0090080D"/>
    <w:rsid w:val="009022E2"/>
    <w:rsid w:val="00902BF4"/>
    <w:rsid w:val="00903B0D"/>
    <w:rsid w:val="00904FB8"/>
    <w:rsid w:val="00906EAE"/>
    <w:rsid w:val="00907959"/>
    <w:rsid w:val="00907E8E"/>
    <w:rsid w:val="00910488"/>
    <w:rsid w:val="00910997"/>
    <w:rsid w:val="0091152D"/>
    <w:rsid w:val="009143E3"/>
    <w:rsid w:val="009144B0"/>
    <w:rsid w:val="00914A19"/>
    <w:rsid w:val="00916255"/>
    <w:rsid w:val="00916707"/>
    <w:rsid w:val="00916C63"/>
    <w:rsid w:val="00917758"/>
    <w:rsid w:val="009201DC"/>
    <w:rsid w:val="0092062A"/>
    <w:rsid w:val="00920BAA"/>
    <w:rsid w:val="00920F5D"/>
    <w:rsid w:val="009228D2"/>
    <w:rsid w:val="00922EFF"/>
    <w:rsid w:val="00924312"/>
    <w:rsid w:val="00924C71"/>
    <w:rsid w:val="00924E01"/>
    <w:rsid w:val="00925149"/>
    <w:rsid w:val="00926877"/>
    <w:rsid w:val="00926E2C"/>
    <w:rsid w:val="00927359"/>
    <w:rsid w:val="00927364"/>
    <w:rsid w:val="009278F3"/>
    <w:rsid w:val="00927A02"/>
    <w:rsid w:val="009307CF"/>
    <w:rsid w:val="0093143F"/>
    <w:rsid w:val="00932218"/>
    <w:rsid w:val="00932827"/>
    <w:rsid w:val="009330B4"/>
    <w:rsid w:val="00933332"/>
    <w:rsid w:val="009333C9"/>
    <w:rsid w:val="009349A7"/>
    <w:rsid w:val="00934F11"/>
    <w:rsid w:val="009353AE"/>
    <w:rsid w:val="0093587F"/>
    <w:rsid w:val="00935978"/>
    <w:rsid w:val="00936A42"/>
    <w:rsid w:val="0093772F"/>
    <w:rsid w:val="00940549"/>
    <w:rsid w:val="00941EC5"/>
    <w:rsid w:val="00942950"/>
    <w:rsid w:val="00944565"/>
    <w:rsid w:val="00944969"/>
    <w:rsid w:val="00944C83"/>
    <w:rsid w:val="009451AF"/>
    <w:rsid w:val="00946211"/>
    <w:rsid w:val="00947CDE"/>
    <w:rsid w:val="00950D3C"/>
    <w:rsid w:val="00951F74"/>
    <w:rsid w:val="0095355E"/>
    <w:rsid w:val="00953C46"/>
    <w:rsid w:val="00953DE7"/>
    <w:rsid w:val="009544EE"/>
    <w:rsid w:val="009546C7"/>
    <w:rsid w:val="0095499F"/>
    <w:rsid w:val="00954BAC"/>
    <w:rsid w:val="00955925"/>
    <w:rsid w:val="00955A41"/>
    <w:rsid w:val="00957866"/>
    <w:rsid w:val="00960676"/>
    <w:rsid w:val="00961FF8"/>
    <w:rsid w:val="009622FB"/>
    <w:rsid w:val="0096236F"/>
    <w:rsid w:val="009633A1"/>
    <w:rsid w:val="00965314"/>
    <w:rsid w:val="009664F6"/>
    <w:rsid w:val="00966E2C"/>
    <w:rsid w:val="00967470"/>
    <w:rsid w:val="009676EE"/>
    <w:rsid w:val="00970ADE"/>
    <w:rsid w:val="00971601"/>
    <w:rsid w:val="00971A4C"/>
    <w:rsid w:val="00972E29"/>
    <w:rsid w:val="009735C0"/>
    <w:rsid w:val="0097410A"/>
    <w:rsid w:val="00974A30"/>
    <w:rsid w:val="00975097"/>
    <w:rsid w:val="00975242"/>
    <w:rsid w:val="00975B31"/>
    <w:rsid w:val="00975C46"/>
    <w:rsid w:val="00976E29"/>
    <w:rsid w:val="00977CF8"/>
    <w:rsid w:val="009807C4"/>
    <w:rsid w:val="0098182A"/>
    <w:rsid w:val="009825F0"/>
    <w:rsid w:val="009836F4"/>
    <w:rsid w:val="00983B39"/>
    <w:rsid w:val="00983FC4"/>
    <w:rsid w:val="00984624"/>
    <w:rsid w:val="00984D41"/>
    <w:rsid w:val="00984D8B"/>
    <w:rsid w:val="00984DC2"/>
    <w:rsid w:val="00986614"/>
    <w:rsid w:val="009904AC"/>
    <w:rsid w:val="0099131C"/>
    <w:rsid w:val="0099158A"/>
    <w:rsid w:val="0099194A"/>
    <w:rsid w:val="0099217A"/>
    <w:rsid w:val="00992B78"/>
    <w:rsid w:val="0099309E"/>
    <w:rsid w:val="00994CF4"/>
    <w:rsid w:val="009957FD"/>
    <w:rsid w:val="00995A38"/>
    <w:rsid w:val="00995B95"/>
    <w:rsid w:val="0099671E"/>
    <w:rsid w:val="00996E50"/>
    <w:rsid w:val="00997F5B"/>
    <w:rsid w:val="009A23D1"/>
    <w:rsid w:val="009A2B0E"/>
    <w:rsid w:val="009A5320"/>
    <w:rsid w:val="009A62C4"/>
    <w:rsid w:val="009A7ECA"/>
    <w:rsid w:val="009AADE3"/>
    <w:rsid w:val="009B1DF5"/>
    <w:rsid w:val="009B2ACF"/>
    <w:rsid w:val="009B2E59"/>
    <w:rsid w:val="009B56F3"/>
    <w:rsid w:val="009B59D8"/>
    <w:rsid w:val="009B5F20"/>
    <w:rsid w:val="009B72BC"/>
    <w:rsid w:val="009B7823"/>
    <w:rsid w:val="009B7CE3"/>
    <w:rsid w:val="009C05E8"/>
    <w:rsid w:val="009C07AE"/>
    <w:rsid w:val="009C137F"/>
    <w:rsid w:val="009C1921"/>
    <w:rsid w:val="009C2637"/>
    <w:rsid w:val="009C3903"/>
    <w:rsid w:val="009C3BC9"/>
    <w:rsid w:val="009C536B"/>
    <w:rsid w:val="009C552E"/>
    <w:rsid w:val="009C5850"/>
    <w:rsid w:val="009C6077"/>
    <w:rsid w:val="009D0720"/>
    <w:rsid w:val="009D0D99"/>
    <w:rsid w:val="009D0D9F"/>
    <w:rsid w:val="009D0DAC"/>
    <w:rsid w:val="009D13CA"/>
    <w:rsid w:val="009D1954"/>
    <w:rsid w:val="009D1F8B"/>
    <w:rsid w:val="009D2C21"/>
    <w:rsid w:val="009D4611"/>
    <w:rsid w:val="009D4ABD"/>
    <w:rsid w:val="009D5817"/>
    <w:rsid w:val="009D60F5"/>
    <w:rsid w:val="009D7B54"/>
    <w:rsid w:val="009E0584"/>
    <w:rsid w:val="009E07C5"/>
    <w:rsid w:val="009E1627"/>
    <w:rsid w:val="009E26F6"/>
    <w:rsid w:val="009E2EA9"/>
    <w:rsid w:val="009E30B7"/>
    <w:rsid w:val="009E3BE9"/>
    <w:rsid w:val="009E462D"/>
    <w:rsid w:val="009E57FE"/>
    <w:rsid w:val="009E61A3"/>
    <w:rsid w:val="009E6D0D"/>
    <w:rsid w:val="009E6F5B"/>
    <w:rsid w:val="009E7039"/>
    <w:rsid w:val="009F0D27"/>
    <w:rsid w:val="009F1DF8"/>
    <w:rsid w:val="009F2D63"/>
    <w:rsid w:val="009F3C0A"/>
    <w:rsid w:val="009F4D16"/>
    <w:rsid w:val="009F4EE1"/>
    <w:rsid w:val="009F4F2A"/>
    <w:rsid w:val="009F788F"/>
    <w:rsid w:val="00A006EF"/>
    <w:rsid w:val="00A01A86"/>
    <w:rsid w:val="00A020CA"/>
    <w:rsid w:val="00A022DB"/>
    <w:rsid w:val="00A02303"/>
    <w:rsid w:val="00A023F1"/>
    <w:rsid w:val="00A02632"/>
    <w:rsid w:val="00A0314A"/>
    <w:rsid w:val="00A03624"/>
    <w:rsid w:val="00A0376A"/>
    <w:rsid w:val="00A0462F"/>
    <w:rsid w:val="00A0478B"/>
    <w:rsid w:val="00A061EC"/>
    <w:rsid w:val="00A06292"/>
    <w:rsid w:val="00A067F8"/>
    <w:rsid w:val="00A07E1E"/>
    <w:rsid w:val="00A10B35"/>
    <w:rsid w:val="00A10F73"/>
    <w:rsid w:val="00A11A67"/>
    <w:rsid w:val="00A14E0C"/>
    <w:rsid w:val="00A1590E"/>
    <w:rsid w:val="00A161EA"/>
    <w:rsid w:val="00A16B1D"/>
    <w:rsid w:val="00A21AE7"/>
    <w:rsid w:val="00A22D95"/>
    <w:rsid w:val="00A2460F"/>
    <w:rsid w:val="00A252E0"/>
    <w:rsid w:val="00A26C99"/>
    <w:rsid w:val="00A26F2A"/>
    <w:rsid w:val="00A27C7D"/>
    <w:rsid w:val="00A30FB5"/>
    <w:rsid w:val="00A324C2"/>
    <w:rsid w:val="00A32BED"/>
    <w:rsid w:val="00A32FA4"/>
    <w:rsid w:val="00A3317B"/>
    <w:rsid w:val="00A35942"/>
    <w:rsid w:val="00A35CD6"/>
    <w:rsid w:val="00A36292"/>
    <w:rsid w:val="00A3CCC7"/>
    <w:rsid w:val="00A40754"/>
    <w:rsid w:val="00A40A57"/>
    <w:rsid w:val="00A412B6"/>
    <w:rsid w:val="00A42278"/>
    <w:rsid w:val="00A4287B"/>
    <w:rsid w:val="00A4309E"/>
    <w:rsid w:val="00A435DA"/>
    <w:rsid w:val="00A43CD3"/>
    <w:rsid w:val="00A45B8E"/>
    <w:rsid w:val="00A46CEC"/>
    <w:rsid w:val="00A476C6"/>
    <w:rsid w:val="00A47DB8"/>
    <w:rsid w:val="00A506D9"/>
    <w:rsid w:val="00A50D1D"/>
    <w:rsid w:val="00A52E63"/>
    <w:rsid w:val="00A55D19"/>
    <w:rsid w:val="00A5621A"/>
    <w:rsid w:val="00A57152"/>
    <w:rsid w:val="00A57A5A"/>
    <w:rsid w:val="00A57FCC"/>
    <w:rsid w:val="00A601BC"/>
    <w:rsid w:val="00A6096B"/>
    <w:rsid w:val="00A62A5A"/>
    <w:rsid w:val="00A63562"/>
    <w:rsid w:val="00A635D9"/>
    <w:rsid w:val="00A63DC0"/>
    <w:rsid w:val="00A6499C"/>
    <w:rsid w:val="00A64F36"/>
    <w:rsid w:val="00A6742D"/>
    <w:rsid w:val="00A67FFA"/>
    <w:rsid w:val="00A70078"/>
    <w:rsid w:val="00A70940"/>
    <w:rsid w:val="00A71BFF"/>
    <w:rsid w:val="00A71C69"/>
    <w:rsid w:val="00A723FD"/>
    <w:rsid w:val="00A73028"/>
    <w:rsid w:val="00A735E9"/>
    <w:rsid w:val="00A76146"/>
    <w:rsid w:val="00A77B5E"/>
    <w:rsid w:val="00A80A7E"/>
    <w:rsid w:val="00A8149E"/>
    <w:rsid w:val="00A824D3"/>
    <w:rsid w:val="00A8276D"/>
    <w:rsid w:val="00A82A4B"/>
    <w:rsid w:val="00A84E22"/>
    <w:rsid w:val="00A84F02"/>
    <w:rsid w:val="00A855AB"/>
    <w:rsid w:val="00A864BF"/>
    <w:rsid w:val="00A86E4A"/>
    <w:rsid w:val="00A91193"/>
    <w:rsid w:val="00A9387F"/>
    <w:rsid w:val="00A963B3"/>
    <w:rsid w:val="00A96481"/>
    <w:rsid w:val="00A96AAA"/>
    <w:rsid w:val="00A96DAD"/>
    <w:rsid w:val="00A973DB"/>
    <w:rsid w:val="00A97955"/>
    <w:rsid w:val="00A97BB3"/>
    <w:rsid w:val="00A97EA5"/>
    <w:rsid w:val="00AA02A7"/>
    <w:rsid w:val="00AA1528"/>
    <w:rsid w:val="00AA33B0"/>
    <w:rsid w:val="00AA3FBC"/>
    <w:rsid w:val="00AA4D8E"/>
    <w:rsid w:val="00AA5322"/>
    <w:rsid w:val="00AA5A4D"/>
    <w:rsid w:val="00AA6137"/>
    <w:rsid w:val="00AA6DEC"/>
    <w:rsid w:val="00AB1A94"/>
    <w:rsid w:val="00AB23F8"/>
    <w:rsid w:val="00AB2EB0"/>
    <w:rsid w:val="00AB32B4"/>
    <w:rsid w:val="00AB3623"/>
    <w:rsid w:val="00AB42E8"/>
    <w:rsid w:val="00AB5762"/>
    <w:rsid w:val="00AB797E"/>
    <w:rsid w:val="00AC104F"/>
    <w:rsid w:val="00AC1D75"/>
    <w:rsid w:val="00AC2094"/>
    <w:rsid w:val="00AC3C0F"/>
    <w:rsid w:val="00AC3D9A"/>
    <w:rsid w:val="00AC552A"/>
    <w:rsid w:val="00AC6183"/>
    <w:rsid w:val="00AC6A1B"/>
    <w:rsid w:val="00AC6DF0"/>
    <w:rsid w:val="00AC73E7"/>
    <w:rsid w:val="00AD0A68"/>
    <w:rsid w:val="00AD2392"/>
    <w:rsid w:val="00AD2944"/>
    <w:rsid w:val="00AD2C64"/>
    <w:rsid w:val="00AD3A3D"/>
    <w:rsid w:val="00AD3B9D"/>
    <w:rsid w:val="00AD3EB0"/>
    <w:rsid w:val="00AD5451"/>
    <w:rsid w:val="00AD6614"/>
    <w:rsid w:val="00AD68F0"/>
    <w:rsid w:val="00AD6F43"/>
    <w:rsid w:val="00AE5315"/>
    <w:rsid w:val="00AE53FA"/>
    <w:rsid w:val="00AE5F9A"/>
    <w:rsid w:val="00AE7002"/>
    <w:rsid w:val="00AE7040"/>
    <w:rsid w:val="00AE76DD"/>
    <w:rsid w:val="00AF06FF"/>
    <w:rsid w:val="00AF1C7B"/>
    <w:rsid w:val="00AF1F0B"/>
    <w:rsid w:val="00AF50A2"/>
    <w:rsid w:val="00AF5577"/>
    <w:rsid w:val="00AF59A6"/>
    <w:rsid w:val="00AF59FE"/>
    <w:rsid w:val="00AF664B"/>
    <w:rsid w:val="00AF760E"/>
    <w:rsid w:val="00B010C0"/>
    <w:rsid w:val="00B02300"/>
    <w:rsid w:val="00B029AB"/>
    <w:rsid w:val="00B042B2"/>
    <w:rsid w:val="00B04353"/>
    <w:rsid w:val="00B05EF7"/>
    <w:rsid w:val="00B06153"/>
    <w:rsid w:val="00B06AC8"/>
    <w:rsid w:val="00B06CFE"/>
    <w:rsid w:val="00B07327"/>
    <w:rsid w:val="00B105F4"/>
    <w:rsid w:val="00B10698"/>
    <w:rsid w:val="00B11500"/>
    <w:rsid w:val="00B117A1"/>
    <w:rsid w:val="00B13879"/>
    <w:rsid w:val="00B155C4"/>
    <w:rsid w:val="00B15AD4"/>
    <w:rsid w:val="00B1629A"/>
    <w:rsid w:val="00B20E48"/>
    <w:rsid w:val="00B218AD"/>
    <w:rsid w:val="00B219B3"/>
    <w:rsid w:val="00B21DEE"/>
    <w:rsid w:val="00B22086"/>
    <w:rsid w:val="00B22567"/>
    <w:rsid w:val="00B22E71"/>
    <w:rsid w:val="00B25563"/>
    <w:rsid w:val="00B257E7"/>
    <w:rsid w:val="00B25EB9"/>
    <w:rsid w:val="00B261DA"/>
    <w:rsid w:val="00B2646C"/>
    <w:rsid w:val="00B26A01"/>
    <w:rsid w:val="00B270C4"/>
    <w:rsid w:val="00B3050D"/>
    <w:rsid w:val="00B3095C"/>
    <w:rsid w:val="00B30EAA"/>
    <w:rsid w:val="00B33284"/>
    <w:rsid w:val="00B33492"/>
    <w:rsid w:val="00B3489C"/>
    <w:rsid w:val="00B356B2"/>
    <w:rsid w:val="00B356B5"/>
    <w:rsid w:val="00B37FA5"/>
    <w:rsid w:val="00B4020B"/>
    <w:rsid w:val="00B43BAE"/>
    <w:rsid w:val="00B44EC0"/>
    <w:rsid w:val="00B457CE"/>
    <w:rsid w:val="00B45F55"/>
    <w:rsid w:val="00B460B7"/>
    <w:rsid w:val="00B4669A"/>
    <w:rsid w:val="00B4720B"/>
    <w:rsid w:val="00B47215"/>
    <w:rsid w:val="00B47E1B"/>
    <w:rsid w:val="00B47F39"/>
    <w:rsid w:val="00B510FA"/>
    <w:rsid w:val="00B519DE"/>
    <w:rsid w:val="00B52443"/>
    <w:rsid w:val="00B53D9C"/>
    <w:rsid w:val="00B5524A"/>
    <w:rsid w:val="00B552D5"/>
    <w:rsid w:val="00B55BEC"/>
    <w:rsid w:val="00B55F45"/>
    <w:rsid w:val="00B5649F"/>
    <w:rsid w:val="00B60418"/>
    <w:rsid w:val="00B61268"/>
    <w:rsid w:val="00B61422"/>
    <w:rsid w:val="00B61908"/>
    <w:rsid w:val="00B61FA5"/>
    <w:rsid w:val="00B622C8"/>
    <w:rsid w:val="00B62D6E"/>
    <w:rsid w:val="00B63146"/>
    <w:rsid w:val="00B63646"/>
    <w:rsid w:val="00B642C5"/>
    <w:rsid w:val="00B64B2E"/>
    <w:rsid w:val="00B650C6"/>
    <w:rsid w:val="00B653C4"/>
    <w:rsid w:val="00B65D80"/>
    <w:rsid w:val="00B66700"/>
    <w:rsid w:val="00B668B6"/>
    <w:rsid w:val="00B66CB9"/>
    <w:rsid w:val="00B70333"/>
    <w:rsid w:val="00B7040D"/>
    <w:rsid w:val="00B705FC"/>
    <w:rsid w:val="00B70F93"/>
    <w:rsid w:val="00B71E22"/>
    <w:rsid w:val="00B7213A"/>
    <w:rsid w:val="00B729DA"/>
    <w:rsid w:val="00B72EE3"/>
    <w:rsid w:val="00B73720"/>
    <w:rsid w:val="00B738E0"/>
    <w:rsid w:val="00B73A8B"/>
    <w:rsid w:val="00B74833"/>
    <w:rsid w:val="00B74CED"/>
    <w:rsid w:val="00B74E61"/>
    <w:rsid w:val="00B756F4"/>
    <w:rsid w:val="00B76344"/>
    <w:rsid w:val="00B80602"/>
    <w:rsid w:val="00B8370E"/>
    <w:rsid w:val="00B83A31"/>
    <w:rsid w:val="00B83CF9"/>
    <w:rsid w:val="00B83DD3"/>
    <w:rsid w:val="00B84275"/>
    <w:rsid w:val="00B85543"/>
    <w:rsid w:val="00B857DB"/>
    <w:rsid w:val="00B859B2"/>
    <w:rsid w:val="00B85AD1"/>
    <w:rsid w:val="00B85E3F"/>
    <w:rsid w:val="00B86947"/>
    <w:rsid w:val="00B86FFB"/>
    <w:rsid w:val="00B874DB"/>
    <w:rsid w:val="00B87888"/>
    <w:rsid w:val="00B87C43"/>
    <w:rsid w:val="00B87EB6"/>
    <w:rsid w:val="00B9010E"/>
    <w:rsid w:val="00B90A1E"/>
    <w:rsid w:val="00B94B5D"/>
    <w:rsid w:val="00B966E8"/>
    <w:rsid w:val="00BA003D"/>
    <w:rsid w:val="00BA1CF3"/>
    <w:rsid w:val="00BA226F"/>
    <w:rsid w:val="00BA3AF3"/>
    <w:rsid w:val="00BA4A44"/>
    <w:rsid w:val="00BA4FD1"/>
    <w:rsid w:val="00BA6B44"/>
    <w:rsid w:val="00BA7774"/>
    <w:rsid w:val="00BA784A"/>
    <w:rsid w:val="00BB1959"/>
    <w:rsid w:val="00BB19B5"/>
    <w:rsid w:val="00BB1F65"/>
    <w:rsid w:val="00BB2115"/>
    <w:rsid w:val="00BB3412"/>
    <w:rsid w:val="00BB42F2"/>
    <w:rsid w:val="00BB5FB6"/>
    <w:rsid w:val="00BB60C1"/>
    <w:rsid w:val="00BC01CE"/>
    <w:rsid w:val="00BC06C3"/>
    <w:rsid w:val="00BC1592"/>
    <w:rsid w:val="00BC1687"/>
    <w:rsid w:val="00BC1BC6"/>
    <w:rsid w:val="00BC2686"/>
    <w:rsid w:val="00BC579A"/>
    <w:rsid w:val="00BC5971"/>
    <w:rsid w:val="00BC5AA0"/>
    <w:rsid w:val="00BC77F9"/>
    <w:rsid w:val="00BD075A"/>
    <w:rsid w:val="00BD10A0"/>
    <w:rsid w:val="00BD1475"/>
    <w:rsid w:val="00BD276E"/>
    <w:rsid w:val="00BD545B"/>
    <w:rsid w:val="00BD54B7"/>
    <w:rsid w:val="00BD5A8F"/>
    <w:rsid w:val="00BD5FD4"/>
    <w:rsid w:val="00BD716E"/>
    <w:rsid w:val="00BD7360"/>
    <w:rsid w:val="00BE0752"/>
    <w:rsid w:val="00BE14B0"/>
    <w:rsid w:val="00BE1FC0"/>
    <w:rsid w:val="00BE207C"/>
    <w:rsid w:val="00BE2C5C"/>
    <w:rsid w:val="00BE2CF8"/>
    <w:rsid w:val="00BE408F"/>
    <w:rsid w:val="00BE6414"/>
    <w:rsid w:val="00BE6CDF"/>
    <w:rsid w:val="00BE73FD"/>
    <w:rsid w:val="00BE759E"/>
    <w:rsid w:val="00BF0F17"/>
    <w:rsid w:val="00BF1499"/>
    <w:rsid w:val="00BF151C"/>
    <w:rsid w:val="00BF1A5E"/>
    <w:rsid w:val="00BF1B2D"/>
    <w:rsid w:val="00BF1E05"/>
    <w:rsid w:val="00BF2173"/>
    <w:rsid w:val="00BF2B38"/>
    <w:rsid w:val="00BF43A1"/>
    <w:rsid w:val="00BF59D0"/>
    <w:rsid w:val="00BF5B20"/>
    <w:rsid w:val="00BF62E1"/>
    <w:rsid w:val="00BF67C1"/>
    <w:rsid w:val="00BF758C"/>
    <w:rsid w:val="00BF7B19"/>
    <w:rsid w:val="00BF7E8C"/>
    <w:rsid w:val="00C0118D"/>
    <w:rsid w:val="00C01A6A"/>
    <w:rsid w:val="00C021B9"/>
    <w:rsid w:val="00C0341A"/>
    <w:rsid w:val="00C0395D"/>
    <w:rsid w:val="00C043F9"/>
    <w:rsid w:val="00C04A15"/>
    <w:rsid w:val="00C04C71"/>
    <w:rsid w:val="00C066E7"/>
    <w:rsid w:val="00C0713E"/>
    <w:rsid w:val="00C10A33"/>
    <w:rsid w:val="00C11EF6"/>
    <w:rsid w:val="00C13364"/>
    <w:rsid w:val="00C13CA2"/>
    <w:rsid w:val="00C13F86"/>
    <w:rsid w:val="00C17612"/>
    <w:rsid w:val="00C220E6"/>
    <w:rsid w:val="00C22223"/>
    <w:rsid w:val="00C223F2"/>
    <w:rsid w:val="00C23AEF"/>
    <w:rsid w:val="00C245D0"/>
    <w:rsid w:val="00C25034"/>
    <w:rsid w:val="00C25BFF"/>
    <w:rsid w:val="00C262E0"/>
    <w:rsid w:val="00C26581"/>
    <w:rsid w:val="00C277CE"/>
    <w:rsid w:val="00C27DEF"/>
    <w:rsid w:val="00C27EF8"/>
    <w:rsid w:val="00C301CA"/>
    <w:rsid w:val="00C3036A"/>
    <w:rsid w:val="00C30EA8"/>
    <w:rsid w:val="00C32771"/>
    <w:rsid w:val="00C335F0"/>
    <w:rsid w:val="00C33874"/>
    <w:rsid w:val="00C33FBD"/>
    <w:rsid w:val="00C341CB"/>
    <w:rsid w:val="00C34648"/>
    <w:rsid w:val="00C34EC3"/>
    <w:rsid w:val="00C35716"/>
    <w:rsid w:val="00C35882"/>
    <w:rsid w:val="00C35AFF"/>
    <w:rsid w:val="00C36320"/>
    <w:rsid w:val="00C369E5"/>
    <w:rsid w:val="00C36E76"/>
    <w:rsid w:val="00C3709C"/>
    <w:rsid w:val="00C42340"/>
    <w:rsid w:val="00C43485"/>
    <w:rsid w:val="00C4408F"/>
    <w:rsid w:val="00C45B7C"/>
    <w:rsid w:val="00C45E3B"/>
    <w:rsid w:val="00C469C2"/>
    <w:rsid w:val="00C47545"/>
    <w:rsid w:val="00C47EDB"/>
    <w:rsid w:val="00C50895"/>
    <w:rsid w:val="00C50C15"/>
    <w:rsid w:val="00C51545"/>
    <w:rsid w:val="00C52A70"/>
    <w:rsid w:val="00C543A3"/>
    <w:rsid w:val="00C5566D"/>
    <w:rsid w:val="00C5689D"/>
    <w:rsid w:val="00C56BE7"/>
    <w:rsid w:val="00C57397"/>
    <w:rsid w:val="00C5742F"/>
    <w:rsid w:val="00C6128D"/>
    <w:rsid w:val="00C63019"/>
    <w:rsid w:val="00C6362D"/>
    <w:rsid w:val="00C637D3"/>
    <w:rsid w:val="00C63D38"/>
    <w:rsid w:val="00C63FDD"/>
    <w:rsid w:val="00C648BF"/>
    <w:rsid w:val="00C6583B"/>
    <w:rsid w:val="00C65C02"/>
    <w:rsid w:val="00C65E6F"/>
    <w:rsid w:val="00C711CC"/>
    <w:rsid w:val="00C72372"/>
    <w:rsid w:val="00C72F43"/>
    <w:rsid w:val="00C738C0"/>
    <w:rsid w:val="00C747BF"/>
    <w:rsid w:val="00C750E3"/>
    <w:rsid w:val="00C75358"/>
    <w:rsid w:val="00C75811"/>
    <w:rsid w:val="00C75E3B"/>
    <w:rsid w:val="00C7603B"/>
    <w:rsid w:val="00C777A5"/>
    <w:rsid w:val="00C80F2F"/>
    <w:rsid w:val="00C80F79"/>
    <w:rsid w:val="00C82776"/>
    <w:rsid w:val="00C82D23"/>
    <w:rsid w:val="00C84680"/>
    <w:rsid w:val="00C846BC"/>
    <w:rsid w:val="00C8526A"/>
    <w:rsid w:val="00C861DA"/>
    <w:rsid w:val="00C86AFB"/>
    <w:rsid w:val="00C86B55"/>
    <w:rsid w:val="00C87D66"/>
    <w:rsid w:val="00C9072C"/>
    <w:rsid w:val="00C939FC"/>
    <w:rsid w:val="00C94B5F"/>
    <w:rsid w:val="00C979E3"/>
    <w:rsid w:val="00C97BF3"/>
    <w:rsid w:val="00CA0980"/>
    <w:rsid w:val="00CA255D"/>
    <w:rsid w:val="00CA2801"/>
    <w:rsid w:val="00CA2A1B"/>
    <w:rsid w:val="00CA3071"/>
    <w:rsid w:val="00CA43E2"/>
    <w:rsid w:val="00CA687E"/>
    <w:rsid w:val="00CA6BD9"/>
    <w:rsid w:val="00CB1428"/>
    <w:rsid w:val="00CB1576"/>
    <w:rsid w:val="00CB2020"/>
    <w:rsid w:val="00CB2CBA"/>
    <w:rsid w:val="00CB3EA2"/>
    <w:rsid w:val="00CB4597"/>
    <w:rsid w:val="00CB4E22"/>
    <w:rsid w:val="00CB5076"/>
    <w:rsid w:val="00CB5BB7"/>
    <w:rsid w:val="00CB7271"/>
    <w:rsid w:val="00CC0474"/>
    <w:rsid w:val="00CC215D"/>
    <w:rsid w:val="00CC28B1"/>
    <w:rsid w:val="00CC2A78"/>
    <w:rsid w:val="00CC633E"/>
    <w:rsid w:val="00CC66BA"/>
    <w:rsid w:val="00CC66C0"/>
    <w:rsid w:val="00CC7ED3"/>
    <w:rsid w:val="00CD07BD"/>
    <w:rsid w:val="00CD21EB"/>
    <w:rsid w:val="00CD2450"/>
    <w:rsid w:val="00CD3043"/>
    <w:rsid w:val="00CD42EC"/>
    <w:rsid w:val="00CD4605"/>
    <w:rsid w:val="00CD464D"/>
    <w:rsid w:val="00CD4D23"/>
    <w:rsid w:val="00CD4FA9"/>
    <w:rsid w:val="00CD5293"/>
    <w:rsid w:val="00CD6C6B"/>
    <w:rsid w:val="00CD6EEF"/>
    <w:rsid w:val="00CD795D"/>
    <w:rsid w:val="00CD7AE5"/>
    <w:rsid w:val="00CD7AF6"/>
    <w:rsid w:val="00CE00BC"/>
    <w:rsid w:val="00CE11C3"/>
    <w:rsid w:val="00CE1A54"/>
    <w:rsid w:val="00CE2B2B"/>
    <w:rsid w:val="00CE3155"/>
    <w:rsid w:val="00CE36C9"/>
    <w:rsid w:val="00CE4F41"/>
    <w:rsid w:val="00CE7807"/>
    <w:rsid w:val="00CF0355"/>
    <w:rsid w:val="00CF0F24"/>
    <w:rsid w:val="00CF1C44"/>
    <w:rsid w:val="00CF2613"/>
    <w:rsid w:val="00CF2835"/>
    <w:rsid w:val="00CF3C45"/>
    <w:rsid w:val="00CF3F24"/>
    <w:rsid w:val="00CF50EB"/>
    <w:rsid w:val="00CF63D3"/>
    <w:rsid w:val="00CF7E49"/>
    <w:rsid w:val="00D000C1"/>
    <w:rsid w:val="00D01363"/>
    <w:rsid w:val="00D01E79"/>
    <w:rsid w:val="00D02E6F"/>
    <w:rsid w:val="00D02FEC"/>
    <w:rsid w:val="00D045A9"/>
    <w:rsid w:val="00D06733"/>
    <w:rsid w:val="00D0691C"/>
    <w:rsid w:val="00D06C8A"/>
    <w:rsid w:val="00D07293"/>
    <w:rsid w:val="00D072D1"/>
    <w:rsid w:val="00D07363"/>
    <w:rsid w:val="00D0739A"/>
    <w:rsid w:val="00D07578"/>
    <w:rsid w:val="00D106F0"/>
    <w:rsid w:val="00D10B6F"/>
    <w:rsid w:val="00D10B84"/>
    <w:rsid w:val="00D11949"/>
    <w:rsid w:val="00D124C1"/>
    <w:rsid w:val="00D12F25"/>
    <w:rsid w:val="00D13245"/>
    <w:rsid w:val="00D137D3"/>
    <w:rsid w:val="00D147F8"/>
    <w:rsid w:val="00D169AF"/>
    <w:rsid w:val="00D16AA7"/>
    <w:rsid w:val="00D16FD9"/>
    <w:rsid w:val="00D17C71"/>
    <w:rsid w:val="00D20926"/>
    <w:rsid w:val="00D240AB"/>
    <w:rsid w:val="00D240C6"/>
    <w:rsid w:val="00D2430F"/>
    <w:rsid w:val="00D2533C"/>
    <w:rsid w:val="00D25598"/>
    <w:rsid w:val="00D25F34"/>
    <w:rsid w:val="00D26CF0"/>
    <w:rsid w:val="00D26E46"/>
    <w:rsid w:val="00D300C8"/>
    <w:rsid w:val="00D31A26"/>
    <w:rsid w:val="00D33783"/>
    <w:rsid w:val="00D34661"/>
    <w:rsid w:val="00D35B5B"/>
    <w:rsid w:val="00D35C9D"/>
    <w:rsid w:val="00D36A3C"/>
    <w:rsid w:val="00D36E18"/>
    <w:rsid w:val="00D371AC"/>
    <w:rsid w:val="00D376ED"/>
    <w:rsid w:val="00D37EEA"/>
    <w:rsid w:val="00D40DA6"/>
    <w:rsid w:val="00D422ED"/>
    <w:rsid w:val="00D43528"/>
    <w:rsid w:val="00D447BC"/>
    <w:rsid w:val="00D449C9"/>
    <w:rsid w:val="00D4593A"/>
    <w:rsid w:val="00D45B2F"/>
    <w:rsid w:val="00D45DF9"/>
    <w:rsid w:val="00D462C8"/>
    <w:rsid w:val="00D473E6"/>
    <w:rsid w:val="00D50BE5"/>
    <w:rsid w:val="00D51411"/>
    <w:rsid w:val="00D514E1"/>
    <w:rsid w:val="00D519B8"/>
    <w:rsid w:val="00D523BA"/>
    <w:rsid w:val="00D529E6"/>
    <w:rsid w:val="00D52FFE"/>
    <w:rsid w:val="00D531A9"/>
    <w:rsid w:val="00D53972"/>
    <w:rsid w:val="00D5470F"/>
    <w:rsid w:val="00D568B3"/>
    <w:rsid w:val="00D56A17"/>
    <w:rsid w:val="00D56E1A"/>
    <w:rsid w:val="00D61C66"/>
    <w:rsid w:val="00D61E30"/>
    <w:rsid w:val="00D62186"/>
    <w:rsid w:val="00D62323"/>
    <w:rsid w:val="00D6287B"/>
    <w:rsid w:val="00D62BA4"/>
    <w:rsid w:val="00D65868"/>
    <w:rsid w:val="00D65A48"/>
    <w:rsid w:val="00D66EFE"/>
    <w:rsid w:val="00D71DA6"/>
    <w:rsid w:val="00D71DF0"/>
    <w:rsid w:val="00D72474"/>
    <w:rsid w:val="00D7290C"/>
    <w:rsid w:val="00D73CD7"/>
    <w:rsid w:val="00D74890"/>
    <w:rsid w:val="00D74920"/>
    <w:rsid w:val="00D74A7C"/>
    <w:rsid w:val="00D753C1"/>
    <w:rsid w:val="00D76ACC"/>
    <w:rsid w:val="00D777FF"/>
    <w:rsid w:val="00D8180C"/>
    <w:rsid w:val="00D83059"/>
    <w:rsid w:val="00D84088"/>
    <w:rsid w:val="00D84525"/>
    <w:rsid w:val="00D84DA0"/>
    <w:rsid w:val="00D85508"/>
    <w:rsid w:val="00D8632F"/>
    <w:rsid w:val="00D86763"/>
    <w:rsid w:val="00D876BB"/>
    <w:rsid w:val="00D877CC"/>
    <w:rsid w:val="00D87CED"/>
    <w:rsid w:val="00D945E5"/>
    <w:rsid w:val="00D94AAD"/>
    <w:rsid w:val="00D95867"/>
    <w:rsid w:val="00D97115"/>
    <w:rsid w:val="00DA0124"/>
    <w:rsid w:val="00DA01F1"/>
    <w:rsid w:val="00DA052D"/>
    <w:rsid w:val="00DA1A8C"/>
    <w:rsid w:val="00DA202F"/>
    <w:rsid w:val="00DA2B34"/>
    <w:rsid w:val="00DA346D"/>
    <w:rsid w:val="00DA5C9E"/>
    <w:rsid w:val="00DA616A"/>
    <w:rsid w:val="00DA65C9"/>
    <w:rsid w:val="00DA66A6"/>
    <w:rsid w:val="00DB003D"/>
    <w:rsid w:val="00DB01E2"/>
    <w:rsid w:val="00DB08BC"/>
    <w:rsid w:val="00DB1F37"/>
    <w:rsid w:val="00DB20DF"/>
    <w:rsid w:val="00DB2593"/>
    <w:rsid w:val="00DB2950"/>
    <w:rsid w:val="00DB2E08"/>
    <w:rsid w:val="00DB33AC"/>
    <w:rsid w:val="00DB3C10"/>
    <w:rsid w:val="00DB63D4"/>
    <w:rsid w:val="00DB6464"/>
    <w:rsid w:val="00DB6650"/>
    <w:rsid w:val="00DC335E"/>
    <w:rsid w:val="00DC6189"/>
    <w:rsid w:val="00DC6510"/>
    <w:rsid w:val="00DC7110"/>
    <w:rsid w:val="00DC7280"/>
    <w:rsid w:val="00DC7315"/>
    <w:rsid w:val="00DD0B2E"/>
    <w:rsid w:val="00DD181F"/>
    <w:rsid w:val="00DD2532"/>
    <w:rsid w:val="00DD4484"/>
    <w:rsid w:val="00DD476F"/>
    <w:rsid w:val="00DD559C"/>
    <w:rsid w:val="00DD7031"/>
    <w:rsid w:val="00DE0B6E"/>
    <w:rsid w:val="00DE2241"/>
    <w:rsid w:val="00DE2953"/>
    <w:rsid w:val="00DE35E4"/>
    <w:rsid w:val="00DE6487"/>
    <w:rsid w:val="00DE798C"/>
    <w:rsid w:val="00DF0D57"/>
    <w:rsid w:val="00DF0F7D"/>
    <w:rsid w:val="00DF10D6"/>
    <w:rsid w:val="00DF1163"/>
    <w:rsid w:val="00DF18BB"/>
    <w:rsid w:val="00DF2E57"/>
    <w:rsid w:val="00DF487A"/>
    <w:rsid w:val="00DF59C5"/>
    <w:rsid w:val="00DF5A51"/>
    <w:rsid w:val="00DF73C0"/>
    <w:rsid w:val="00DF77FB"/>
    <w:rsid w:val="00DF7845"/>
    <w:rsid w:val="00DF7B69"/>
    <w:rsid w:val="00E01D1F"/>
    <w:rsid w:val="00E01D73"/>
    <w:rsid w:val="00E02376"/>
    <w:rsid w:val="00E03687"/>
    <w:rsid w:val="00E04120"/>
    <w:rsid w:val="00E047A9"/>
    <w:rsid w:val="00E04876"/>
    <w:rsid w:val="00E053A9"/>
    <w:rsid w:val="00E06965"/>
    <w:rsid w:val="00E06FE0"/>
    <w:rsid w:val="00E075D6"/>
    <w:rsid w:val="00E07E2C"/>
    <w:rsid w:val="00E1072A"/>
    <w:rsid w:val="00E10BB7"/>
    <w:rsid w:val="00E136B6"/>
    <w:rsid w:val="00E13B77"/>
    <w:rsid w:val="00E13BFA"/>
    <w:rsid w:val="00E15B8C"/>
    <w:rsid w:val="00E17DEB"/>
    <w:rsid w:val="00E2031B"/>
    <w:rsid w:val="00E21121"/>
    <w:rsid w:val="00E21509"/>
    <w:rsid w:val="00E21705"/>
    <w:rsid w:val="00E21986"/>
    <w:rsid w:val="00E23470"/>
    <w:rsid w:val="00E234A0"/>
    <w:rsid w:val="00E244C3"/>
    <w:rsid w:val="00E24894"/>
    <w:rsid w:val="00E24BD9"/>
    <w:rsid w:val="00E24EB6"/>
    <w:rsid w:val="00E261AB"/>
    <w:rsid w:val="00E2728D"/>
    <w:rsid w:val="00E27CF3"/>
    <w:rsid w:val="00E30802"/>
    <w:rsid w:val="00E30B2A"/>
    <w:rsid w:val="00E30CAF"/>
    <w:rsid w:val="00E311CF"/>
    <w:rsid w:val="00E31F63"/>
    <w:rsid w:val="00E32D32"/>
    <w:rsid w:val="00E3316C"/>
    <w:rsid w:val="00E3321C"/>
    <w:rsid w:val="00E3421D"/>
    <w:rsid w:val="00E34C9F"/>
    <w:rsid w:val="00E35D77"/>
    <w:rsid w:val="00E361E2"/>
    <w:rsid w:val="00E36A04"/>
    <w:rsid w:val="00E3712E"/>
    <w:rsid w:val="00E40327"/>
    <w:rsid w:val="00E404E9"/>
    <w:rsid w:val="00E4118B"/>
    <w:rsid w:val="00E449B3"/>
    <w:rsid w:val="00E45614"/>
    <w:rsid w:val="00E51248"/>
    <w:rsid w:val="00E51401"/>
    <w:rsid w:val="00E51B73"/>
    <w:rsid w:val="00E51EE7"/>
    <w:rsid w:val="00E5256E"/>
    <w:rsid w:val="00E52FDF"/>
    <w:rsid w:val="00E534F8"/>
    <w:rsid w:val="00E53FF4"/>
    <w:rsid w:val="00E54432"/>
    <w:rsid w:val="00E54BFE"/>
    <w:rsid w:val="00E54C5E"/>
    <w:rsid w:val="00E554C5"/>
    <w:rsid w:val="00E57858"/>
    <w:rsid w:val="00E57998"/>
    <w:rsid w:val="00E57D9D"/>
    <w:rsid w:val="00E600C5"/>
    <w:rsid w:val="00E604B3"/>
    <w:rsid w:val="00E60E3A"/>
    <w:rsid w:val="00E61E8A"/>
    <w:rsid w:val="00E620E3"/>
    <w:rsid w:val="00E63426"/>
    <w:rsid w:val="00E63C3C"/>
    <w:rsid w:val="00E64237"/>
    <w:rsid w:val="00E64624"/>
    <w:rsid w:val="00E649B3"/>
    <w:rsid w:val="00E64BB4"/>
    <w:rsid w:val="00E65C48"/>
    <w:rsid w:val="00E6606D"/>
    <w:rsid w:val="00E66AA6"/>
    <w:rsid w:val="00E70125"/>
    <w:rsid w:val="00E709E6"/>
    <w:rsid w:val="00E7387E"/>
    <w:rsid w:val="00E73C8C"/>
    <w:rsid w:val="00E73E5E"/>
    <w:rsid w:val="00E73E6D"/>
    <w:rsid w:val="00E74455"/>
    <w:rsid w:val="00E745D9"/>
    <w:rsid w:val="00E7595D"/>
    <w:rsid w:val="00E763F3"/>
    <w:rsid w:val="00E775C4"/>
    <w:rsid w:val="00E77984"/>
    <w:rsid w:val="00E77C1D"/>
    <w:rsid w:val="00E80157"/>
    <w:rsid w:val="00E81299"/>
    <w:rsid w:val="00E8183E"/>
    <w:rsid w:val="00E82283"/>
    <w:rsid w:val="00E834A4"/>
    <w:rsid w:val="00E83919"/>
    <w:rsid w:val="00E840F1"/>
    <w:rsid w:val="00E841E9"/>
    <w:rsid w:val="00E8437A"/>
    <w:rsid w:val="00E84D84"/>
    <w:rsid w:val="00E86674"/>
    <w:rsid w:val="00E866C8"/>
    <w:rsid w:val="00E86860"/>
    <w:rsid w:val="00E87403"/>
    <w:rsid w:val="00E876CD"/>
    <w:rsid w:val="00E90882"/>
    <w:rsid w:val="00E90923"/>
    <w:rsid w:val="00E91FBD"/>
    <w:rsid w:val="00E9238C"/>
    <w:rsid w:val="00E9241E"/>
    <w:rsid w:val="00E92DC6"/>
    <w:rsid w:val="00E93740"/>
    <w:rsid w:val="00E938E0"/>
    <w:rsid w:val="00E94159"/>
    <w:rsid w:val="00E947DA"/>
    <w:rsid w:val="00E94F3F"/>
    <w:rsid w:val="00EA1F62"/>
    <w:rsid w:val="00EA626C"/>
    <w:rsid w:val="00EA6EE1"/>
    <w:rsid w:val="00EB0125"/>
    <w:rsid w:val="00EB2F0C"/>
    <w:rsid w:val="00EB37B3"/>
    <w:rsid w:val="00EB42E6"/>
    <w:rsid w:val="00EB4DA7"/>
    <w:rsid w:val="00EB54E1"/>
    <w:rsid w:val="00EB596E"/>
    <w:rsid w:val="00EB637A"/>
    <w:rsid w:val="00EC00D3"/>
    <w:rsid w:val="00EC0D5A"/>
    <w:rsid w:val="00EC0DB4"/>
    <w:rsid w:val="00EC113F"/>
    <w:rsid w:val="00EC2BAB"/>
    <w:rsid w:val="00EC2C9F"/>
    <w:rsid w:val="00EC300B"/>
    <w:rsid w:val="00EC3FB4"/>
    <w:rsid w:val="00EC464F"/>
    <w:rsid w:val="00EC4A23"/>
    <w:rsid w:val="00EC4C75"/>
    <w:rsid w:val="00EC5545"/>
    <w:rsid w:val="00EC5F4D"/>
    <w:rsid w:val="00EC5F83"/>
    <w:rsid w:val="00EC63AB"/>
    <w:rsid w:val="00EC6F59"/>
    <w:rsid w:val="00EC7A8E"/>
    <w:rsid w:val="00ED19B6"/>
    <w:rsid w:val="00ED268E"/>
    <w:rsid w:val="00ED30A3"/>
    <w:rsid w:val="00ED32CE"/>
    <w:rsid w:val="00ED444A"/>
    <w:rsid w:val="00ED696D"/>
    <w:rsid w:val="00ED6F9B"/>
    <w:rsid w:val="00ED702E"/>
    <w:rsid w:val="00ED7FA2"/>
    <w:rsid w:val="00EE06E4"/>
    <w:rsid w:val="00EE0FE6"/>
    <w:rsid w:val="00EE1103"/>
    <w:rsid w:val="00EE2B5D"/>
    <w:rsid w:val="00EE4398"/>
    <w:rsid w:val="00EE5E85"/>
    <w:rsid w:val="00EE67AB"/>
    <w:rsid w:val="00EF07C7"/>
    <w:rsid w:val="00EF1012"/>
    <w:rsid w:val="00EF1C7B"/>
    <w:rsid w:val="00EF2DD2"/>
    <w:rsid w:val="00EF3B3D"/>
    <w:rsid w:val="00EF3CE0"/>
    <w:rsid w:val="00EF3DF1"/>
    <w:rsid w:val="00EF5156"/>
    <w:rsid w:val="00EF7CFA"/>
    <w:rsid w:val="00EF7F66"/>
    <w:rsid w:val="00F00AAD"/>
    <w:rsid w:val="00F01D9D"/>
    <w:rsid w:val="00F01DB5"/>
    <w:rsid w:val="00F035A2"/>
    <w:rsid w:val="00F04A42"/>
    <w:rsid w:val="00F055D7"/>
    <w:rsid w:val="00F056AC"/>
    <w:rsid w:val="00F058BB"/>
    <w:rsid w:val="00F06780"/>
    <w:rsid w:val="00F108EA"/>
    <w:rsid w:val="00F10A8B"/>
    <w:rsid w:val="00F11406"/>
    <w:rsid w:val="00F11CB4"/>
    <w:rsid w:val="00F125A0"/>
    <w:rsid w:val="00F13855"/>
    <w:rsid w:val="00F13B87"/>
    <w:rsid w:val="00F141CE"/>
    <w:rsid w:val="00F149CC"/>
    <w:rsid w:val="00F14AC0"/>
    <w:rsid w:val="00F16917"/>
    <w:rsid w:val="00F16EAB"/>
    <w:rsid w:val="00F21B86"/>
    <w:rsid w:val="00F226EA"/>
    <w:rsid w:val="00F22CC1"/>
    <w:rsid w:val="00F22E04"/>
    <w:rsid w:val="00F238C7"/>
    <w:rsid w:val="00F23C67"/>
    <w:rsid w:val="00F251ED"/>
    <w:rsid w:val="00F272FD"/>
    <w:rsid w:val="00F277FB"/>
    <w:rsid w:val="00F312C5"/>
    <w:rsid w:val="00F316BD"/>
    <w:rsid w:val="00F32E37"/>
    <w:rsid w:val="00F33B6A"/>
    <w:rsid w:val="00F350FB"/>
    <w:rsid w:val="00F35136"/>
    <w:rsid w:val="00F37810"/>
    <w:rsid w:val="00F37BC9"/>
    <w:rsid w:val="00F37F0A"/>
    <w:rsid w:val="00F42E12"/>
    <w:rsid w:val="00F43902"/>
    <w:rsid w:val="00F44ECA"/>
    <w:rsid w:val="00F46192"/>
    <w:rsid w:val="00F46D95"/>
    <w:rsid w:val="00F46F18"/>
    <w:rsid w:val="00F47796"/>
    <w:rsid w:val="00F50207"/>
    <w:rsid w:val="00F503BC"/>
    <w:rsid w:val="00F5136D"/>
    <w:rsid w:val="00F5150C"/>
    <w:rsid w:val="00F5163C"/>
    <w:rsid w:val="00F51656"/>
    <w:rsid w:val="00F5395B"/>
    <w:rsid w:val="00F53A1A"/>
    <w:rsid w:val="00F5509E"/>
    <w:rsid w:val="00F562E5"/>
    <w:rsid w:val="00F56D52"/>
    <w:rsid w:val="00F57E0C"/>
    <w:rsid w:val="00F6009D"/>
    <w:rsid w:val="00F6025E"/>
    <w:rsid w:val="00F61AF2"/>
    <w:rsid w:val="00F6218A"/>
    <w:rsid w:val="00F62B6F"/>
    <w:rsid w:val="00F62D5F"/>
    <w:rsid w:val="00F63BBD"/>
    <w:rsid w:val="00F64FB0"/>
    <w:rsid w:val="00F65F78"/>
    <w:rsid w:val="00F66A64"/>
    <w:rsid w:val="00F671CF"/>
    <w:rsid w:val="00F67650"/>
    <w:rsid w:val="00F67D59"/>
    <w:rsid w:val="00F70E4F"/>
    <w:rsid w:val="00F7392F"/>
    <w:rsid w:val="00F739AC"/>
    <w:rsid w:val="00F73DD7"/>
    <w:rsid w:val="00F75560"/>
    <w:rsid w:val="00F7606A"/>
    <w:rsid w:val="00F76AC2"/>
    <w:rsid w:val="00F76C53"/>
    <w:rsid w:val="00F7781C"/>
    <w:rsid w:val="00F8001F"/>
    <w:rsid w:val="00F804C8"/>
    <w:rsid w:val="00F8059D"/>
    <w:rsid w:val="00F816BF"/>
    <w:rsid w:val="00F82019"/>
    <w:rsid w:val="00F82262"/>
    <w:rsid w:val="00F82991"/>
    <w:rsid w:val="00F84945"/>
    <w:rsid w:val="00F856DE"/>
    <w:rsid w:val="00F86091"/>
    <w:rsid w:val="00F8646A"/>
    <w:rsid w:val="00F86C25"/>
    <w:rsid w:val="00F87B67"/>
    <w:rsid w:val="00F91477"/>
    <w:rsid w:val="00F9178B"/>
    <w:rsid w:val="00F92621"/>
    <w:rsid w:val="00F93069"/>
    <w:rsid w:val="00F93637"/>
    <w:rsid w:val="00F936BA"/>
    <w:rsid w:val="00F9449E"/>
    <w:rsid w:val="00F949BD"/>
    <w:rsid w:val="00F95989"/>
    <w:rsid w:val="00F96897"/>
    <w:rsid w:val="00F97FD1"/>
    <w:rsid w:val="00FA104F"/>
    <w:rsid w:val="00FA1245"/>
    <w:rsid w:val="00FA1846"/>
    <w:rsid w:val="00FA19CD"/>
    <w:rsid w:val="00FA2065"/>
    <w:rsid w:val="00FA29A5"/>
    <w:rsid w:val="00FA3E24"/>
    <w:rsid w:val="00FA4B52"/>
    <w:rsid w:val="00FA53DF"/>
    <w:rsid w:val="00FA636D"/>
    <w:rsid w:val="00FA6B5C"/>
    <w:rsid w:val="00FA740F"/>
    <w:rsid w:val="00FA74E8"/>
    <w:rsid w:val="00FA7744"/>
    <w:rsid w:val="00FB1460"/>
    <w:rsid w:val="00FB2278"/>
    <w:rsid w:val="00FB2F6B"/>
    <w:rsid w:val="00FB4576"/>
    <w:rsid w:val="00FB46F5"/>
    <w:rsid w:val="00FB53E0"/>
    <w:rsid w:val="00FB5514"/>
    <w:rsid w:val="00FB636D"/>
    <w:rsid w:val="00FB6DE8"/>
    <w:rsid w:val="00FB7415"/>
    <w:rsid w:val="00FC0080"/>
    <w:rsid w:val="00FC06B1"/>
    <w:rsid w:val="00FC1C6C"/>
    <w:rsid w:val="00FC2DF6"/>
    <w:rsid w:val="00FC31C1"/>
    <w:rsid w:val="00FC3CD0"/>
    <w:rsid w:val="00FC47BF"/>
    <w:rsid w:val="00FC7599"/>
    <w:rsid w:val="00FC79FC"/>
    <w:rsid w:val="00FD0887"/>
    <w:rsid w:val="00FD0A3B"/>
    <w:rsid w:val="00FD1EFD"/>
    <w:rsid w:val="00FD3FB7"/>
    <w:rsid w:val="00FD500E"/>
    <w:rsid w:val="00FD50A3"/>
    <w:rsid w:val="00FD5B13"/>
    <w:rsid w:val="00FE04E4"/>
    <w:rsid w:val="00FE208D"/>
    <w:rsid w:val="00FE260D"/>
    <w:rsid w:val="00FE5424"/>
    <w:rsid w:val="00FE558E"/>
    <w:rsid w:val="00FE59D7"/>
    <w:rsid w:val="00FE6BA0"/>
    <w:rsid w:val="00FE765C"/>
    <w:rsid w:val="00FF1191"/>
    <w:rsid w:val="00FF12EE"/>
    <w:rsid w:val="00FF16F9"/>
    <w:rsid w:val="00FF1F0D"/>
    <w:rsid w:val="00FF5CBE"/>
    <w:rsid w:val="00FF732A"/>
    <w:rsid w:val="012016B3"/>
    <w:rsid w:val="0122EBDA"/>
    <w:rsid w:val="0136CDFB"/>
    <w:rsid w:val="013E389E"/>
    <w:rsid w:val="017BEA00"/>
    <w:rsid w:val="01928F49"/>
    <w:rsid w:val="01B5F68E"/>
    <w:rsid w:val="020796A0"/>
    <w:rsid w:val="0223C991"/>
    <w:rsid w:val="02414B60"/>
    <w:rsid w:val="024828DE"/>
    <w:rsid w:val="024C5520"/>
    <w:rsid w:val="0285EA0D"/>
    <w:rsid w:val="028D7638"/>
    <w:rsid w:val="02A06B82"/>
    <w:rsid w:val="02E8576B"/>
    <w:rsid w:val="02EAD1A7"/>
    <w:rsid w:val="0353F43C"/>
    <w:rsid w:val="035968B7"/>
    <w:rsid w:val="03A6EC09"/>
    <w:rsid w:val="03CCF2A7"/>
    <w:rsid w:val="03CF74FE"/>
    <w:rsid w:val="03DC4C5C"/>
    <w:rsid w:val="042D4C8D"/>
    <w:rsid w:val="046BF7BD"/>
    <w:rsid w:val="0489D1AD"/>
    <w:rsid w:val="049E8077"/>
    <w:rsid w:val="04B2881D"/>
    <w:rsid w:val="04D7543F"/>
    <w:rsid w:val="04EC6CE9"/>
    <w:rsid w:val="04F370B7"/>
    <w:rsid w:val="05114DB3"/>
    <w:rsid w:val="051E43E0"/>
    <w:rsid w:val="052C7085"/>
    <w:rsid w:val="0532EBC7"/>
    <w:rsid w:val="054479A7"/>
    <w:rsid w:val="0564DB4B"/>
    <w:rsid w:val="05B0CE9E"/>
    <w:rsid w:val="05D6747B"/>
    <w:rsid w:val="05E6564B"/>
    <w:rsid w:val="05F9F6AE"/>
    <w:rsid w:val="062FED8E"/>
    <w:rsid w:val="065ED132"/>
    <w:rsid w:val="06605DD1"/>
    <w:rsid w:val="066EA411"/>
    <w:rsid w:val="06BDAFDC"/>
    <w:rsid w:val="06CED9D4"/>
    <w:rsid w:val="06E31A27"/>
    <w:rsid w:val="0702723D"/>
    <w:rsid w:val="071DAE94"/>
    <w:rsid w:val="07381F28"/>
    <w:rsid w:val="07471092"/>
    <w:rsid w:val="074CEBDB"/>
    <w:rsid w:val="07647C60"/>
    <w:rsid w:val="077D4227"/>
    <w:rsid w:val="0780152A"/>
    <w:rsid w:val="07BDAE99"/>
    <w:rsid w:val="07DF6539"/>
    <w:rsid w:val="07EA0D20"/>
    <w:rsid w:val="07FE1E92"/>
    <w:rsid w:val="083021BD"/>
    <w:rsid w:val="0864A766"/>
    <w:rsid w:val="0882F5DA"/>
    <w:rsid w:val="088AE15A"/>
    <w:rsid w:val="08C723D3"/>
    <w:rsid w:val="0926621B"/>
    <w:rsid w:val="096DCF49"/>
    <w:rsid w:val="098EFC32"/>
    <w:rsid w:val="09967CA5"/>
    <w:rsid w:val="09C29919"/>
    <w:rsid w:val="0A046F2C"/>
    <w:rsid w:val="0A3D1453"/>
    <w:rsid w:val="0A75ED4F"/>
    <w:rsid w:val="0A7790A7"/>
    <w:rsid w:val="0A784E47"/>
    <w:rsid w:val="0AE6B038"/>
    <w:rsid w:val="0B032D15"/>
    <w:rsid w:val="0B6B24BB"/>
    <w:rsid w:val="0C5AD984"/>
    <w:rsid w:val="0C698A43"/>
    <w:rsid w:val="0C73D4D8"/>
    <w:rsid w:val="0C81948F"/>
    <w:rsid w:val="0CF08C00"/>
    <w:rsid w:val="0D1B81AB"/>
    <w:rsid w:val="0D3E86CA"/>
    <w:rsid w:val="0D665875"/>
    <w:rsid w:val="0D88012D"/>
    <w:rsid w:val="0DAA4B93"/>
    <w:rsid w:val="0DE4995F"/>
    <w:rsid w:val="0DF6C561"/>
    <w:rsid w:val="0DFB081F"/>
    <w:rsid w:val="0DFF488E"/>
    <w:rsid w:val="0E175DA0"/>
    <w:rsid w:val="0E2C91A1"/>
    <w:rsid w:val="0E39FEE4"/>
    <w:rsid w:val="0E5D84E3"/>
    <w:rsid w:val="0E8719C7"/>
    <w:rsid w:val="0EBDA073"/>
    <w:rsid w:val="0EE8E9AE"/>
    <w:rsid w:val="0F580947"/>
    <w:rsid w:val="0F63C888"/>
    <w:rsid w:val="0F9653BB"/>
    <w:rsid w:val="0FB146A2"/>
    <w:rsid w:val="10186CCB"/>
    <w:rsid w:val="103DEEAB"/>
    <w:rsid w:val="1050F3AB"/>
    <w:rsid w:val="10642E03"/>
    <w:rsid w:val="10803D0F"/>
    <w:rsid w:val="10846A5E"/>
    <w:rsid w:val="10D8E1A0"/>
    <w:rsid w:val="10FE3FB5"/>
    <w:rsid w:val="1137E06C"/>
    <w:rsid w:val="1147DBDE"/>
    <w:rsid w:val="114A04CB"/>
    <w:rsid w:val="1166005F"/>
    <w:rsid w:val="117CD0C7"/>
    <w:rsid w:val="1191A298"/>
    <w:rsid w:val="11AD89DF"/>
    <w:rsid w:val="11EB3744"/>
    <w:rsid w:val="121DB474"/>
    <w:rsid w:val="124E20A7"/>
    <w:rsid w:val="125000EB"/>
    <w:rsid w:val="126841B3"/>
    <w:rsid w:val="1287083C"/>
    <w:rsid w:val="128CA562"/>
    <w:rsid w:val="12967321"/>
    <w:rsid w:val="12E0CF0E"/>
    <w:rsid w:val="12F97552"/>
    <w:rsid w:val="133AD33B"/>
    <w:rsid w:val="139C1A17"/>
    <w:rsid w:val="13ED0EDC"/>
    <w:rsid w:val="142EA9C5"/>
    <w:rsid w:val="144E5588"/>
    <w:rsid w:val="1458238A"/>
    <w:rsid w:val="14960028"/>
    <w:rsid w:val="14B34B7C"/>
    <w:rsid w:val="14C963DF"/>
    <w:rsid w:val="14D16FF3"/>
    <w:rsid w:val="14F24056"/>
    <w:rsid w:val="153026FB"/>
    <w:rsid w:val="15562212"/>
    <w:rsid w:val="15656452"/>
    <w:rsid w:val="157A675A"/>
    <w:rsid w:val="15848463"/>
    <w:rsid w:val="1586EE05"/>
    <w:rsid w:val="15E04729"/>
    <w:rsid w:val="163AABF7"/>
    <w:rsid w:val="164D3A67"/>
    <w:rsid w:val="16598DE1"/>
    <w:rsid w:val="16744B35"/>
    <w:rsid w:val="167DF7A6"/>
    <w:rsid w:val="16F98861"/>
    <w:rsid w:val="172DC8BB"/>
    <w:rsid w:val="1734A8D2"/>
    <w:rsid w:val="1759752C"/>
    <w:rsid w:val="175B24B8"/>
    <w:rsid w:val="17666C77"/>
    <w:rsid w:val="1781B965"/>
    <w:rsid w:val="178D6806"/>
    <w:rsid w:val="1791CA72"/>
    <w:rsid w:val="17B3CDA6"/>
    <w:rsid w:val="17B9FF2E"/>
    <w:rsid w:val="18092E7F"/>
    <w:rsid w:val="180DA86B"/>
    <w:rsid w:val="180F457A"/>
    <w:rsid w:val="182736D7"/>
    <w:rsid w:val="185011AE"/>
    <w:rsid w:val="186F000C"/>
    <w:rsid w:val="18767EA9"/>
    <w:rsid w:val="1891E3FE"/>
    <w:rsid w:val="18ED1559"/>
    <w:rsid w:val="18FF87CD"/>
    <w:rsid w:val="1915E1DB"/>
    <w:rsid w:val="1960ACAE"/>
    <w:rsid w:val="1992D94C"/>
    <w:rsid w:val="19BD3F08"/>
    <w:rsid w:val="19E4D2BA"/>
    <w:rsid w:val="19F33113"/>
    <w:rsid w:val="1A46A8AF"/>
    <w:rsid w:val="1A744960"/>
    <w:rsid w:val="1A7F18D0"/>
    <w:rsid w:val="1A80B1F8"/>
    <w:rsid w:val="1AAC0403"/>
    <w:rsid w:val="1AB4223B"/>
    <w:rsid w:val="1AD9989D"/>
    <w:rsid w:val="1ADC92B4"/>
    <w:rsid w:val="1AE7B360"/>
    <w:rsid w:val="1AEDB3A5"/>
    <w:rsid w:val="1AFBAF10"/>
    <w:rsid w:val="1B3D0C82"/>
    <w:rsid w:val="1B683746"/>
    <w:rsid w:val="1BB2CA28"/>
    <w:rsid w:val="1BB43467"/>
    <w:rsid w:val="1BD04DBB"/>
    <w:rsid w:val="1BD9C0BE"/>
    <w:rsid w:val="1BEA1B78"/>
    <w:rsid w:val="1BFF52E6"/>
    <w:rsid w:val="1C1D83AA"/>
    <w:rsid w:val="1C2E6423"/>
    <w:rsid w:val="1C6B820D"/>
    <w:rsid w:val="1CACD85E"/>
    <w:rsid w:val="1CBF2648"/>
    <w:rsid w:val="1CC9A95E"/>
    <w:rsid w:val="1CD4D4AA"/>
    <w:rsid w:val="1CF6013B"/>
    <w:rsid w:val="1D46BD1E"/>
    <w:rsid w:val="1D66862A"/>
    <w:rsid w:val="1D6E5DBF"/>
    <w:rsid w:val="1D75C4F3"/>
    <w:rsid w:val="1DA8FDD1"/>
    <w:rsid w:val="1DAA0938"/>
    <w:rsid w:val="1DDF35BA"/>
    <w:rsid w:val="1DE0D1AD"/>
    <w:rsid w:val="1E11CEDA"/>
    <w:rsid w:val="1E14DDC6"/>
    <w:rsid w:val="1E21A659"/>
    <w:rsid w:val="1E4DA7FF"/>
    <w:rsid w:val="1E749CA5"/>
    <w:rsid w:val="1E80DCA5"/>
    <w:rsid w:val="1F03098D"/>
    <w:rsid w:val="1F2CDC9A"/>
    <w:rsid w:val="1F393D66"/>
    <w:rsid w:val="1F779D8A"/>
    <w:rsid w:val="1F8761A4"/>
    <w:rsid w:val="1FBC9E79"/>
    <w:rsid w:val="1FC3EFB3"/>
    <w:rsid w:val="1FCEF90A"/>
    <w:rsid w:val="20215499"/>
    <w:rsid w:val="2037FEA0"/>
    <w:rsid w:val="203C3A7E"/>
    <w:rsid w:val="20598AF1"/>
    <w:rsid w:val="207599BA"/>
    <w:rsid w:val="207795E6"/>
    <w:rsid w:val="208B17DD"/>
    <w:rsid w:val="20EB508C"/>
    <w:rsid w:val="20F0B563"/>
    <w:rsid w:val="2104C434"/>
    <w:rsid w:val="21073BCE"/>
    <w:rsid w:val="2139ECDB"/>
    <w:rsid w:val="214665DC"/>
    <w:rsid w:val="215717C2"/>
    <w:rsid w:val="21578CA8"/>
    <w:rsid w:val="21670589"/>
    <w:rsid w:val="21A5BC5F"/>
    <w:rsid w:val="21D44D73"/>
    <w:rsid w:val="22062009"/>
    <w:rsid w:val="22064873"/>
    <w:rsid w:val="222798CB"/>
    <w:rsid w:val="224FA9CA"/>
    <w:rsid w:val="22532886"/>
    <w:rsid w:val="228FC144"/>
    <w:rsid w:val="22BE1B50"/>
    <w:rsid w:val="22F2F339"/>
    <w:rsid w:val="230331B2"/>
    <w:rsid w:val="232F4D8C"/>
    <w:rsid w:val="233435D7"/>
    <w:rsid w:val="2335FD23"/>
    <w:rsid w:val="2341CEAC"/>
    <w:rsid w:val="2344B370"/>
    <w:rsid w:val="2360F4F5"/>
    <w:rsid w:val="23895308"/>
    <w:rsid w:val="238C7743"/>
    <w:rsid w:val="23A1582E"/>
    <w:rsid w:val="23A5707D"/>
    <w:rsid w:val="2414E353"/>
    <w:rsid w:val="24249325"/>
    <w:rsid w:val="2428BE45"/>
    <w:rsid w:val="243A4CAF"/>
    <w:rsid w:val="243CF49D"/>
    <w:rsid w:val="24432B33"/>
    <w:rsid w:val="246E7465"/>
    <w:rsid w:val="24A647ED"/>
    <w:rsid w:val="24B11B00"/>
    <w:rsid w:val="24C130CE"/>
    <w:rsid w:val="24F8B5F6"/>
    <w:rsid w:val="25165D09"/>
    <w:rsid w:val="2519B4BE"/>
    <w:rsid w:val="25317F50"/>
    <w:rsid w:val="25336217"/>
    <w:rsid w:val="253E6FFF"/>
    <w:rsid w:val="2568C15A"/>
    <w:rsid w:val="2576CE24"/>
    <w:rsid w:val="25D9B39F"/>
    <w:rsid w:val="25FC1140"/>
    <w:rsid w:val="261EE0D0"/>
    <w:rsid w:val="26BD6006"/>
    <w:rsid w:val="26D54A3D"/>
    <w:rsid w:val="26DD6E97"/>
    <w:rsid w:val="274291E9"/>
    <w:rsid w:val="2754C301"/>
    <w:rsid w:val="27551544"/>
    <w:rsid w:val="2776CFEF"/>
    <w:rsid w:val="277B45A2"/>
    <w:rsid w:val="279F4915"/>
    <w:rsid w:val="27AB8982"/>
    <w:rsid w:val="27AFE061"/>
    <w:rsid w:val="27B7508F"/>
    <w:rsid w:val="27C9121F"/>
    <w:rsid w:val="27D5DE23"/>
    <w:rsid w:val="27D7DE16"/>
    <w:rsid w:val="27EED020"/>
    <w:rsid w:val="27F52E4C"/>
    <w:rsid w:val="2814E0FF"/>
    <w:rsid w:val="2822D9FB"/>
    <w:rsid w:val="282E77E8"/>
    <w:rsid w:val="28340BB4"/>
    <w:rsid w:val="2866820F"/>
    <w:rsid w:val="28671863"/>
    <w:rsid w:val="28835C25"/>
    <w:rsid w:val="2887FA40"/>
    <w:rsid w:val="28DF46E1"/>
    <w:rsid w:val="28F91F64"/>
    <w:rsid w:val="2933717A"/>
    <w:rsid w:val="2967775A"/>
    <w:rsid w:val="2995109B"/>
    <w:rsid w:val="29BD08DD"/>
    <w:rsid w:val="29F32F07"/>
    <w:rsid w:val="2A020024"/>
    <w:rsid w:val="2A15DB1D"/>
    <w:rsid w:val="2A64E24F"/>
    <w:rsid w:val="2A6DA60B"/>
    <w:rsid w:val="2A73D7EC"/>
    <w:rsid w:val="2A8E0C23"/>
    <w:rsid w:val="2B26E97D"/>
    <w:rsid w:val="2B347990"/>
    <w:rsid w:val="2B390624"/>
    <w:rsid w:val="2B71CF5B"/>
    <w:rsid w:val="2BBB85FD"/>
    <w:rsid w:val="2BD4A26F"/>
    <w:rsid w:val="2BE8AA6F"/>
    <w:rsid w:val="2C0EE80F"/>
    <w:rsid w:val="2C1C678D"/>
    <w:rsid w:val="2C25998E"/>
    <w:rsid w:val="2C3A0F47"/>
    <w:rsid w:val="2C48FF65"/>
    <w:rsid w:val="2C66D77F"/>
    <w:rsid w:val="2C6FE01C"/>
    <w:rsid w:val="2CA33503"/>
    <w:rsid w:val="2CB46523"/>
    <w:rsid w:val="2CB7C0A9"/>
    <w:rsid w:val="2CB7C7B7"/>
    <w:rsid w:val="2CE8DBB1"/>
    <w:rsid w:val="2CFDD8A1"/>
    <w:rsid w:val="2D3B0929"/>
    <w:rsid w:val="2DA04056"/>
    <w:rsid w:val="2DB58E0D"/>
    <w:rsid w:val="2DC18C48"/>
    <w:rsid w:val="2DECAF25"/>
    <w:rsid w:val="2E087FA9"/>
    <w:rsid w:val="2E39B39B"/>
    <w:rsid w:val="2E78C245"/>
    <w:rsid w:val="2E85ADEF"/>
    <w:rsid w:val="2ECB016F"/>
    <w:rsid w:val="2EDC6F10"/>
    <w:rsid w:val="2EEBFEB6"/>
    <w:rsid w:val="2EFF2595"/>
    <w:rsid w:val="2F01A9F3"/>
    <w:rsid w:val="2F178339"/>
    <w:rsid w:val="2F44F6E6"/>
    <w:rsid w:val="2F5F7AF6"/>
    <w:rsid w:val="2FBC669B"/>
    <w:rsid w:val="2FDF5473"/>
    <w:rsid w:val="2FF56D8F"/>
    <w:rsid w:val="2FFFDD2A"/>
    <w:rsid w:val="300DEDE6"/>
    <w:rsid w:val="30254031"/>
    <w:rsid w:val="30353DDF"/>
    <w:rsid w:val="303EFAB8"/>
    <w:rsid w:val="305A414B"/>
    <w:rsid w:val="3073334D"/>
    <w:rsid w:val="3091A1A5"/>
    <w:rsid w:val="30C33A1E"/>
    <w:rsid w:val="30CA248E"/>
    <w:rsid w:val="30E14EE2"/>
    <w:rsid w:val="30F6C4AB"/>
    <w:rsid w:val="30FE29FC"/>
    <w:rsid w:val="313BE396"/>
    <w:rsid w:val="315FF7FB"/>
    <w:rsid w:val="3177EF85"/>
    <w:rsid w:val="31A8FE3E"/>
    <w:rsid w:val="31B592F4"/>
    <w:rsid w:val="3203A57D"/>
    <w:rsid w:val="3223CC0D"/>
    <w:rsid w:val="3225DD18"/>
    <w:rsid w:val="32260AB5"/>
    <w:rsid w:val="32291666"/>
    <w:rsid w:val="32D56FDE"/>
    <w:rsid w:val="331427E4"/>
    <w:rsid w:val="331D1A2B"/>
    <w:rsid w:val="334AB424"/>
    <w:rsid w:val="33536B16"/>
    <w:rsid w:val="3353C299"/>
    <w:rsid w:val="33C0A034"/>
    <w:rsid w:val="33CCD4B6"/>
    <w:rsid w:val="33CD393E"/>
    <w:rsid w:val="34392673"/>
    <w:rsid w:val="3481A41B"/>
    <w:rsid w:val="34B223BD"/>
    <w:rsid w:val="34BBB901"/>
    <w:rsid w:val="351B1D12"/>
    <w:rsid w:val="352398B5"/>
    <w:rsid w:val="353C19C9"/>
    <w:rsid w:val="3551DF65"/>
    <w:rsid w:val="3554BE87"/>
    <w:rsid w:val="3610B474"/>
    <w:rsid w:val="363122E2"/>
    <w:rsid w:val="3633AFA0"/>
    <w:rsid w:val="363EFE03"/>
    <w:rsid w:val="3646E51F"/>
    <w:rsid w:val="365333A2"/>
    <w:rsid w:val="3664319A"/>
    <w:rsid w:val="369926E6"/>
    <w:rsid w:val="36EDE58E"/>
    <w:rsid w:val="37025404"/>
    <w:rsid w:val="371673A9"/>
    <w:rsid w:val="3716CD94"/>
    <w:rsid w:val="3721B1DF"/>
    <w:rsid w:val="37417902"/>
    <w:rsid w:val="374DEB60"/>
    <w:rsid w:val="376341B2"/>
    <w:rsid w:val="3763BD89"/>
    <w:rsid w:val="37791B50"/>
    <w:rsid w:val="3787CD38"/>
    <w:rsid w:val="3799622B"/>
    <w:rsid w:val="38028B9A"/>
    <w:rsid w:val="3828783B"/>
    <w:rsid w:val="38324462"/>
    <w:rsid w:val="3857C043"/>
    <w:rsid w:val="3860139F"/>
    <w:rsid w:val="387B2063"/>
    <w:rsid w:val="38E5E1EC"/>
    <w:rsid w:val="390A9F4D"/>
    <w:rsid w:val="391A16EC"/>
    <w:rsid w:val="391EF3E8"/>
    <w:rsid w:val="3940627B"/>
    <w:rsid w:val="396EB993"/>
    <w:rsid w:val="398E9CB0"/>
    <w:rsid w:val="399FEB08"/>
    <w:rsid w:val="39A4A352"/>
    <w:rsid w:val="39E98EC8"/>
    <w:rsid w:val="39EE24F2"/>
    <w:rsid w:val="39EEF614"/>
    <w:rsid w:val="3A01E3E7"/>
    <w:rsid w:val="3A098DDE"/>
    <w:rsid w:val="3A1363A2"/>
    <w:rsid w:val="3A14B107"/>
    <w:rsid w:val="3A177580"/>
    <w:rsid w:val="3A282A25"/>
    <w:rsid w:val="3A2F8F0C"/>
    <w:rsid w:val="3A9CF637"/>
    <w:rsid w:val="3AA39519"/>
    <w:rsid w:val="3AADD8F3"/>
    <w:rsid w:val="3AC4C002"/>
    <w:rsid w:val="3AC75EAD"/>
    <w:rsid w:val="3ACBD4D8"/>
    <w:rsid w:val="3ACE9BB0"/>
    <w:rsid w:val="3AFC8349"/>
    <w:rsid w:val="3B3AA4ED"/>
    <w:rsid w:val="3B50D5F2"/>
    <w:rsid w:val="3B8981A3"/>
    <w:rsid w:val="3BA78D51"/>
    <w:rsid w:val="3BCF9672"/>
    <w:rsid w:val="3BFB8B93"/>
    <w:rsid w:val="3C3C2AC9"/>
    <w:rsid w:val="3CE1042A"/>
    <w:rsid w:val="3CE68BFA"/>
    <w:rsid w:val="3CF55C45"/>
    <w:rsid w:val="3D1D3224"/>
    <w:rsid w:val="3D28FE2E"/>
    <w:rsid w:val="3D73127B"/>
    <w:rsid w:val="3D7C7B70"/>
    <w:rsid w:val="3DBD3D7E"/>
    <w:rsid w:val="3DC4D8DF"/>
    <w:rsid w:val="3DCEFBD9"/>
    <w:rsid w:val="3E1DCDF4"/>
    <w:rsid w:val="3E323447"/>
    <w:rsid w:val="3E5E2095"/>
    <w:rsid w:val="3E92DE38"/>
    <w:rsid w:val="3E92E1F6"/>
    <w:rsid w:val="3ED25301"/>
    <w:rsid w:val="3EEA9959"/>
    <w:rsid w:val="3EEC2A20"/>
    <w:rsid w:val="3F0B3BF2"/>
    <w:rsid w:val="3F2E4710"/>
    <w:rsid w:val="3F678B85"/>
    <w:rsid w:val="3FC1A12A"/>
    <w:rsid w:val="3FF1150E"/>
    <w:rsid w:val="3FF4B943"/>
    <w:rsid w:val="401A4294"/>
    <w:rsid w:val="401E20CB"/>
    <w:rsid w:val="40353730"/>
    <w:rsid w:val="4053A5B5"/>
    <w:rsid w:val="4083CEDB"/>
    <w:rsid w:val="40876E9B"/>
    <w:rsid w:val="4094B333"/>
    <w:rsid w:val="411B3180"/>
    <w:rsid w:val="414269B3"/>
    <w:rsid w:val="4187A6EE"/>
    <w:rsid w:val="418827CC"/>
    <w:rsid w:val="41AF1557"/>
    <w:rsid w:val="41D306EF"/>
    <w:rsid w:val="41DBDBBC"/>
    <w:rsid w:val="41FA88B9"/>
    <w:rsid w:val="4201556E"/>
    <w:rsid w:val="421F0E54"/>
    <w:rsid w:val="425267DB"/>
    <w:rsid w:val="429D8F4D"/>
    <w:rsid w:val="42A97B15"/>
    <w:rsid w:val="42BE7403"/>
    <w:rsid w:val="434153C0"/>
    <w:rsid w:val="434173F0"/>
    <w:rsid w:val="43511E68"/>
    <w:rsid w:val="43556AF2"/>
    <w:rsid w:val="43778F22"/>
    <w:rsid w:val="438479D3"/>
    <w:rsid w:val="438D9FB5"/>
    <w:rsid w:val="43CE5700"/>
    <w:rsid w:val="43D1C9D0"/>
    <w:rsid w:val="43E07C0C"/>
    <w:rsid w:val="4430912D"/>
    <w:rsid w:val="4438AE18"/>
    <w:rsid w:val="44C3E4F8"/>
    <w:rsid w:val="44D26799"/>
    <w:rsid w:val="44FC4205"/>
    <w:rsid w:val="45110081"/>
    <w:rsid w:val="452D5293"/>
    <w:rsid w:val="45337DA9"/>
    <w:rsid w:val="45504DE9"/>
    <w:rsid w:val="4589D49A"/>
    <w:rsid w:val="458A9924"/>
    <w:rsid w:val="458FCF7F"/>
    <w:rsid w:val="45B1DD9F"/>
    <w:rsid w:val="45C1E8AB"/>
    <w:rsid w:val="45E27637"/>
    <w:rsid w:val="4607E440"/>
    <w:rsid w:val="462498B8"/>
    <w:rsid w:val="46304278"/>
    <w:rsid w:val="4651464B"/>
    <w:rsid w:val="46783F62"/>
    <w:rsid w:val="4683B85C"/>
    <w:rsid w:val="468B8A29"/>
    <w:rsid w:val="46BB9A97"/>
    <w:rsid w:val="4707BBE6"/>
    <w:rsid w:val="4715BBAC"/>
    <w:rsid w:val="474C9C81"/>
    <w:rsid w:val="475B9C2F"/>
    <w:rsid w:val="479A8AD6"/>
    <w:rsid w:val="47AAD487"/>
    <w:rsid w:val="47BD5D54"/>
    <w:rsid w:val="47C2EEC5"/>
    <w:rsid w:val="47F0E5EE"/>
    <w:rsid w:val="480D2B75"/>
    <w:rsid w:val="481BC13F"/>
    <w:rsid w:val="48930123"/>
    <w:rsid w:val="48B0FBD5"/>
    <w:rsid w:val="490EECD4"/>
    <w:rsid w:val="49169460"/>
    <w:rsid w:val="491F9A50"/>
    <w:rsid w:val="494A795B"/>
    <w:rsid w:val="496F193D"/>
    <w:rsid w:val="4991DF99"/>
    <w:rsid w:val="49B3D47F"/>
    <w:rsid w:val="49B515A5"/>
    <w:rsid w:val="49C24795"/>
    <w:rsid w:val="49D1C452"/>
    <w:rsid w:val="4A10DBA2"/>
    <w:rsid w:val="4A15EB48"/>
    <w:rsid w:val="4A1C2831"/>
    <w:rsid w:val="4A3DC172"/>
    <w:rsid w:val="4A6754FA"/>
    <w:rsid w:val="4A682FB4"/>
    <w:rsid w:val="4A800223"/>
    <w:rsid w:val="4AA91C16"/>
    <w:rsid w:val="4AB7E6F9"/>
    <w:rsid w:val="4AF67BDA"/>
    <w:rsid w:val="4B079DE4"/>
    <w:rsid w:val="4B4BD984"/>
    <w:rsid w:val="4B67D072"/>
    <w:rsid w:val="4B6ECEAD"/>
    <w:rsid w:val="4B78E189"/>
    <w:rsid w:val="4BA35218"/>
    <w:rsid w:val="4BAABD47"/>
    <w:rsid w:val="4BBE9CBA"/>
    <w:rsid w:val="4BC7EAD0"/>
    <w:rsid w:val="4BFBE41E"/>
    <w:rsid w:val="4C1FE3F4"/>
    <w:rsid w:val="4CE33C61"/>
    <w:rsid w:val="4CEB6CA6"/>
    <w:rsid w:val="4DAABD93"/>
    <w:rsid w:val="4DB7D54D"/>
    <w:rsid w:val="4DD383A5"/>
    <w:rsid w:val="4DD71D7F"/>
    <w:rsid w:val="4DFEBAC7"/>
    <w:rsid w:val="4E42E951"/>
    <w:rsid w:val="4E484B61"/>
    <w:rsid w:val="4E4F5FEA"/>
    <w:rsid w:val="4E9C2A52"/>
    <w:rsid w:val="4EA5BFE0"/>
    <w:rsid w:val="4EBF2553"/>
    <w:rsid w:val="4EC164A0"/>
    <w:rsid w:val="4F157176"/>
    <w:rsid w:val="4F2D4434"/>
    <w:rsid w:val="4F374A07"/>
    <w:rsid w:val="4F3A549E"/>
    <w:rsid w:val="4F65E01B"/>
    <w:rsid w:val="4F680BDD"/>
    <w:rsid w:val="4F6ABE31"/>
    <w:rsid w:val="4F7D66CA"/>
    <w:rsid w:val="4F881D1F"/>
    <w:rsid w:val="4F8F52AC"/>
    <w:rsid w:val="4F95B1D3"/>
    <w:rsid w:val="4FA847E0"/>
    <w:rsid w:val="5006FDD5"/>
    <w:rsid w:val="5007B044"/>
    <w:rsid w:val="500CFCFE"/>
    <w:rsid w:val="5022BEF2"/>
    <w:rsid w:val="5036B9C9"/>
    <w:rsid w:val="5065725B"/>
    <w:rsid w:val="5068D574"/>
    <w:rsid w:val="507A0C2C"/>
    <w:rsid w:val="50D16D5F"/>
    <w:rsid w:val="50EEF571"/>
    <w:rsid w:val="51039A57"/>
    <w:rsid w:val="511A287E"/>
    <w:rsid w:val="513A4A1F"/>
    <w:rsid w:val="5156A9E7"/>
    <w:rsid w:val="519DA13A"/>
    <w:rsid w:val="51A85340"/>
    <w:rsid w:val="51AB3EB8"/>
    <w:rsid w:val="51AEA6A5"/>
    <w:rsid w:val="51EBFEC9"/>
    <w:rsid w:val="5209E671"/>
    <w:rsid w:val="521B7710"/>
    <w:rsid w:val="52277C8B"/>
    <w:rsid w:val="523A5BF0"/>
    <w:rsid w:val="52551813"/>
    <w:rsid w:val="528FBF09"/>
    <w:rsid w:val="52DCD2EE"/>
    <w:rsid w:val="531CF8B9"/>
    <w:rsid w:val="532AA82A"/>
    <w:rsid w:val="53413784"/>
    <w:rsid w:val="537B7271"/>
    <w:rsid w:val="537CBCC3"/>
    <w:rsid w:val="53C613EB"/>
    <w:rsid w:val="53F9EB08"/>
    <w:rsid w:val="541D353A"/>
    <w:rsid w:val="54484F69"/>
    <w:rsid w:val="546471E5"/>
    <w:rsid w:val="548FDAB7"/>
    <w:rsid w:val="5491F5BA"/>
    <w:rsid w:val="54B27EA5"/>
    <w:rsid w:val="54D0BE18"/>
    <w:rsid w:val="551CE523"/>
    <w:rsid w:val="5526168B"/>
    <w:rsid w:val="553FAE61"/>
    <w:rsid w:val="5541B670"/>
    <w:rsid w:val="55DB7CAB"/>
    <w:rsid w:val="55DF1B5C"/>
    <w:rsid w:val="5667991B"/>
    <w:rsid w:val="566E2923"/>
    <w:rsid w:val="56A0C298"/>
    <w:rsid w:val="56CF2DCF"/>
    <w:rsid w:val="56DE58FF"/>
    <w:rsid w:val="572280A5"/>
    <w:rsid w:val="57581B64"/>
    <w:rsid w:val="578661B4"/>
    <w:rsid w:val="5798B22B"/>
    <w:rsid w:val="57DF1B5F"/>
    <w:rsid w:val="57F11455"/>
    <w:rsid w:val="57FE42D7"/>
    <w:rsid w:val="5831E78D"/>
    <w:rsid w:val="58374DC1"/>
    <w:rsid w:val="5882D232"/>
    <w:rsid w:val="58E2D5EE"/>
    <w:rsid w:val="590BFAF1"/>
    <w:rsid w:val="5914DB7A"/>
    <w:rsid w:val="591B9863"/>
    <w:rsid w:val="592C0633"/>
    <w:rsid w:val="593A2D11"/>
    <w:rsid w:val="596AFA5C"/>
    <w:rsid w:val="59E5FA89"/>
    <w:rsid w:val="59F5E5C4"/>
    <w:rsid w:val="5A7640C3"/>
    <w:rsid w:val="5A9B6C23"/>
    <w:rsid w:val="5AA453A6"/>
    <w:rsid w:val="5AE8B596"/>
    <w:rsid w:val="5AF8F278"/>
    <w:rsid w:val="5AFE1641"/>
    <w:rsid w:val="5B470B1E"/>
    <w:rsid w:val="5B4783BA"/>
    <w:rsid w:val="5B4CF532"/>
    <w:rsid w:val="5B981BD9"/>
    <w:rsid w:val="5BB50C89"/>
    <w:rsid w:val="5BE4D9D5"/>
    <w:rsid w:val="5BF569A7"/>
    <w:rsid w:val="5BF82F28"/>
    <w:rsid w:val="5C1C9688"/>
    <w:rsid w:val="5C21E3A7"/>
    <w:rsid w:val="5C4886FA"/>
    <w:rsid w:val="5C9C9865"/>
    <w:rsid w:val="5CA52B19"/>
    <w:rsid w:val="5CA7D58F"/>
    <w:rsid w:val="5D223690"/>
    <w:rsid w:val="5D263BEA"/>
    <w:rsid w:val="5D3B62EB"/>
    <w:rsid w:val="5D4A448D"/>
    <w:rsid w:val="5D5A46A3"/>
    <w:rsid w:val="5D6E5949"/>
    <w:rsid w:val="5D8F7EFC"/>
    <w:rsid w:val="5DF808B3"/>
    <w:rsid w:val="5E72879B"/>
    <w:rsid w:val="5E923153"/>
    <w:rsid w:val="5EA318D8"/>
    <w:rsid w:val="5EB5B273"/>
    <w:rsid w:val="5EC8F149"/>
    <w:rsid w:val="5F3341DC"/>
    <w:rsid w:val="5F33889C"/>
    <w:rsid w:val="5F615FC6"/>
    <w:rsid w:val="5F95701C"/>
    <w:rsid w:val="5FC53018"/>
    <w:rsid w:val="5FE4007A"/>
    <w:rsid w:val="5FEA9DCD"/>
    <w:rsid w:val="6019FADB"/>
    <w:rsid w:val="60459B4B"/>
    <w:rsid w:val="607B3DDD"/>
    <w:rsid w:val="608E2AEF"/>
    <w:rsid w:val="609D3A0B"/>
    <w:rsid w:val="609D4CB7"/>
    <w:rsid w:val="60AC1216"/>
    <w:rsid w:val="60AF9420"/>
    <w:rsid w:val="61BCBE3B"/>
    <w:rsid w:val="61DD0AC0"/>
    <w:rsid w:val="61E80291"/>
    <w:rsid w:val="61F19363"/>
    <w:rsid w:val="6218128E"/>
    <w:rsid w:val="6244292F"/>
    <w:rsid w:val="628206E6"/>
    <w:rsid w:val="62A4C1CD"/>
    <w:rsid w:val="62C8D30D"/>
    <w:rsid w:val="62CE0ECB"/>
    <w:rsid w:val="632782C6"/>
    <w:rsid w:val="633E6E95"/>
    <w:rsid w:val="636CD98D"/>
    <w:rsid w:val="63820FAC"/>
    <w:rsid w:val="639C12AA"/>
    <w:rsid w:val="63B1B8A6"/>
    <w:rsid w:val="63B83407"/>
    <w:rsid w:val="63B9D8E1"/>
    <w:rsid w:val="63EB3DA6"/>
    <w:rsid w:val="63F089FE"/>
    <w:rsid w:val="64962E9F"/>
    <w:rsid w:val="64A0108E"/>
    <w:rsid w:val="64CD3724"/>
    <w:rsid w:val="64D85CC5"/>
    <w:rsid w:val="64E353BB"/>
    <w:rsid w:val="64E859D8"/>
    <w:rsid w:val="6513E992"/>
    <w:rsid w:val="65255E0B"/>
    <w:rsid w:val="658C1196"/>
    <w:rsid w:val="65A0F996"/>
    <w:rsid w:val="65AABBFE"/>
    <w:rsid w:val="65AF10DF"/>
    <w:rsid w:val="65B4A614"/>
    <w:rsid w:val="661670AC"/>
    <w:rsid w:val="66237911"/>
    <w:rsid w:val="66371076"/>
    <w:rsid w:val="6682C08E"/>
    <w:rsid w:val="668808FB"/>
    <w:rsid w:val="66908CFD"/>
    <w:rsid w:val="66BFE229"/>
    <w:rsid w:val="66D968B9"/>
    <w:rsid w:val="66E6E60E"/>
    <w:rsid w:val="66FC1EAD"/>
    <w:rsid w:val="6716553B"/>
    <w:rsid w:val="6748CEBD"/>
    <w:rsid w:val="67BA41C1"/>
    <w:rsid w:val="6811A96E"/>
    <w:rsid w:val="6815967C"/>
    <w:rsid w:val="682E26A9"/>
    <w:rsid w:val="6867451A"/>
    <w:rsid w:val="688C21E5"/>
    <w:rsid w:val="688F4220"/>
    <w:rsid w:val="68B78434"/>
    <w:rsid w:val="6916018E"/>
    <w:rsid w:val="693044FA"/>
    <w:rsid w:val="696335D6"/>
    <w:rsid w:val="69E84BD2"/>
    <w:rsid w:val="6A0A7AC0"/>
    <w:rsid w:val="6A346191"/>
    <w:rsid w:val="6A523D7C"/>
    <w:rsid w:val="6A60E57B"/>
    <w:rsid w:val="6B2FB9BA"/>
    <w:rsid w:val="6B3B855D"/>
    <w:rsid w:val="6B8224E9"/>
    <w:rsid w:val="6BA3D156"/>
    <w:rsid w:val="6BBB7342"/>
    <w:rsid w:val="6C612C57"/>
    <w:rsid w:val="6C828FF2"/>
    <w:rsid w:val="6C8813FA"/>
    <w:rsid w:val="6C8AA5AC"/>
    <w:rsid w:val="6CA12CD3"/>
    <w:rsid w:val="6CA63853"/>
    <w:rsid w:val="6CA68514"/>
    <w:rsid w:val="6CBB7202"/>
    <w:rsid w:val="6CDC7E94"/>
    <w:rsid w:val="6CEADE4F"/>
    <w:rsid w:val="6D1F9B33"/>
    <w:rsid w:val="6D21CA2F"/>
    <w:rsid w:val="6D23DB55"/>
    <w:rsid w:val="6D248A9B"/>
    <w:rsid w:val="6D409EBB"/>
    <w:rsid w:val="6D97FA10"/>
    <w:rsid w:val="6D9EE53B"/>
    <w:rsid w:val="6DC0AC8D"/>
    <w:rsid w:val="6DC0DBE7"/>
    <w:rsid w:val="6DC655B0"/>
    <w:rsid w:val="6DD0A980"/>
    <w:rsid w:val="6E6331D5"/>
    <w:rsid w:val="6E92500B"/>
    <w:rsid w:val="6ED613AD"/>
    <w:rsid w:val="6EF3508B"/>
    <w:rsid w:val="6F200F18"/>
    <w:rsid w:val="6F40897D"/>
    <w:rsid w:val="6F62A5DD"/>
    <w:rsid w:val="6F6C61A0"/>
    <w:rsid w:val="6F709D8C"/>
    <w:rsid w:val="6F94D7F3"/>
    <w:rsid w:val="6FA2DC54"/>
    <w:rsid w:val="6FC6F784"/>
    <w:rsid w:val="6FF4B110"/>
    <w:rsid w:val="7015286D"/>
    <w:rsid w:val="7015B808"/>
    <w:rsid w:val="7030522F"/>
    <w:rsid w:val="704A8E09"/>
    <w:rsid w:val="706BCD60"/>
    <w:rsid w:val="7073D34A"/>
    <w:rsid w:val="708968AC"/>
    <w:rsid w:val="70CD870F"/>
    <w:rsid w:val="70E96F45"/>
    <w:rsid w:val="70FA4E84"/>
    <w:rsid w:val="71136293"/>
    <w:rsid w:val="711F31D9"/>
    <w:rsid w:val="713B12FC"/>
    <w:rsid w:val="7141860A"/>
    <w:rsid w:val="714C8647"/>
    <w:rsid w:val="71F487C5"/>
    <w:rsid w:val="72212682"/>
    <w:rsid w:val="7280DB9D"/>
    <w:rsid w:val="72842033"/>
    <w:rsid w:val="72AA6483"/>
    <w:rsid w:val="72B22CB4"/>
    <w:rsid w:val="72D6FAA3"/>
    <w:rsid w:val="72EE41B3"/>
    <w:rsid w:val="73359225"/>
    <w:rsid w:val="7352AE02"/>
    <w:rsid w:val="735C55D5"/>
    <w:rsid w:val="7379F097"/>
    <w:rsid w:val="737AAF6B"/>
    <w:rsid w:val="738BCE66"/>
    <w:rsid w:val="739CA571"/>
    <w:rsid w:val="740CC36F"/>
    <w:rsid w:val="7429E44E"/>
    <w:rsid w:val="743E817E"/>
    <w:rsid w:val="74695D32"/>
    <w:rsid w:val="74AB6C57"/>
    <w:rsid w:val="74AC055A"/>
    <w:rsid w:val="74DE8FBA"/>
    <w:rsid w:val="74F19932"/>
    <w:rsid w:val="74F7163E"/>
    <w:rsid w:val="74FBF69D"/>
    <w:rsid w:val="751DE78F"/>
    <w:rsid w:val="7544F22D"/>
    <w:rsid w:val="754E4937"/>
    <w:rsid w:val="757F29A5"/>
    <w:rsid w:val="759CDBC1"/>
    <w:rsid w:val="75BC963A"/>
    <w:rsid w:val="75EFB87B"/>
    <w:rsid w:val="7604561B"/>
    <w:rsid w:val="764C2174"/>
    <w:rsid w:val="764D597A"/>
    <w:rsid w:val="7663396D"/>
    <w:rsid w:val="7673398E"/>
    <w:rsid w:val="76742529"/>
    <w:rsid w:val="770FB43F"/>
    <w:rsid w:val="77648D81"/>
    <w:rsid w:val="7766895D"/>
    <w:rsid w:val="77AE2620"/>
    <w:rsid w:val="781151F9"/>
    <w:rsid w:val="781D383A"/>
    <w:rsid w:val="7862330C"/>
    <w:rsid w:val="78767AD7"/>
    <w:rsid w:val="78C32704"/>
    <w:rsid w:val="78EC3D90"/>
    <w:rsid w:val="78F34E8E"/>
    <w:rsid w:val="79185057"/>
    <w:rsid w:val="793B9AE5"/>
    <w:rsid w:val="794B7B4D"/>
    <w:rsid w:val="798B713B"/>
    <w:rsid w:val="7992BB0F"/>
    <w:rsid w:val="79EDB757"/>
    <w:rsid w:val="7A05BB89"/>
    <w:rsid w:val="7A4934ED"/>
    <w:rsid w:val="7A7178A4"/>
    <w:rsid w:val="7A725AC1"/>
    <w:rsid w:val="7ABF6623"/>
    <w:rsid w:val="7AC33B44"/>
    <w:rsid w:val="7AD5F3EC"/>
    <w:rsid w:val="7ADDF42F"/>
    <w:rsid w:val="7AE5FC4A"/>
    <w:rsid w:val="7B055F01"/>
    <w:rsid w:val="7B7E47AD"/>
    <w:rsid w:val="7B9CB806"/>
    <w:rsid w:val="7BA88704"/>
    <w:rsid w:val="7BAFE20C"/>
    <w:rsid w:val="7BBEA19D"/>
    <w:rsid w:val="7BBF9940"/>
    <w:rsid w:val="7BD7DA62"/>
    <w:rsid w:val="7BEB96C6"/>
    <w:rsid w:val="7C1F11C0"/>
    <w:rsid w:val="7CB8CAC5"/>
    <w:rsid w:val="7D0C61A2"/>
    <w:rsid w:val="7D2623C4"/>
    <w:rsid w:val="7D6377D2"/>
    <w:rsid w:val="7D81C57B"/>
    <w:rsid w:val="7D85DBCC"/>
    <w:rsid w:val="7D8E017F"/>
    <w:rsid w:val="7DDE8305"/>
    <w:rsid w:val="7DECB06F"/>
    <w:rsid w:val="7E4AEEF7"/>
    <w:rsid w:val="7E6F78EA"/>
    <w:rsid w:val="7E7DC955"/>
    <w:rsid w:val="7E90530E"/>
    <w:rsid w:val="7EB6AD9D"/>
    <w:rsid w:val="7EB73502"/>
    <w:rsid w:val="7EC385E4"/>
    <w:rsid w:val="7EC89BBA"/>
    <w:rsid w:val="7EDB2A42"/>
    <w:rsid w:val="7EF107A1"/>
    <w:rsid w:val="7F09B127"/>
    <w:rsid w:val="7F19B052"/>
    <w:rsid w:val="7F208EBF"/>
    <w:rsid w:val="7F2D3D57"/>
    <w:rsid w:val="7F31776C"/>
    <w:rsid w:val="7F58C70A"/>
    <w:rsid w:val="7FB0B7EF"/>
    <w:rsid w:val="7FB541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2E3965"/>
  <w15:docId w15:val="{A013DB20-E74B-4EB6-8DCB-FA9214F9E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2F97"/>
    <w:pPr>
      <w:spacing w:line="480" w:lineRule="auto"/>
      <w:ind w:firstLine="720"/>
    </w:pPr>
    <w:rPr>
      <w:rFonts w:asciiTheme="minorHAnsi" w:eastAsia="Times New Roman" w:hAnsiTheme="minorHAnsi" w:cs="Calibri (Body)"/>
      <w:color w:val="000000" w:themeColor="text1"/>
      <w:sz w:val="24"/>
      <w:szCs w:val="24"/>
      <w:lang w:eastAsia="zh-TW"/>
    </w:rPr>
  </w:style>
  <w:style w:type="paragraph" w:styleId="Heading1">
    <w:name w:val="heading 1"/>
    <w:basedOn w:val="Normal"/>
    <w:link w:val="Heading1Char"/>
    <w:uiPriority w:val="9"/>
    <w:qFormat/>
    <w:rsid w:val="00F312C5"/>
    <w:pPr>
      <w:snapToGrid w:val="0"/>
      <w:spacing w:before="120" w:after="120" w:line="240" w:lineRule="auto"/>
      <w:ind w:firstLine="0"/>
      <w:outlineLvl w:val="0"/>
    </w:pPr>
    <w:rPr>
      <w:rFonts w:ascii="Calibri" w:hAnsi="Calibri"/>
      <w:b/>
      <w:bCs/>
      <w:color w:val="0070C0"/>
      <w:kern w:val="36"/>
      <w:sz w:val="36"/>
      <w:szCs w:val="48"/>
    </w:rPr>
  </w:style>
  <w:style w:type="paragraph" w:styleId="Heading2">
    <w:name w:val="heading 2"/>
    <w:basedOn w:val="Normal"/>
    <w:next w:val="Normal"/>
    <w:link w:val="Heading2Char"/>
    <w:uiPriority w:val="9"/>
    <w:unhideWhenUsed/>
    <w:qFormat/>
    <w:rsid w:val="005670DE"/>
    <w:pPr>
      <w:keepNext/>
      <w:keepLines/>
      <w:ind w:firstLine="0"/>
      <w:outlineLvl w:val="1"/>
    </w:pPr>
    <w:rPr>
      <w:rFonts w:asciiTheme="majorHAnsi" w:eastAsiaTheme="majorEastAsia" w:hAnsiTheme="majorHAnsi" w:cstheme="majorBidi"/>
      <w:color w:val="EE0000"/>
      <w:sz w:val="28"/>
      <w:szCs w:val="26"/>
    </w:rPr>
  </w:style>
  <w:style w:type="paragraph" w:styleId="Heading3">
    <w:name w:val="heading 3"/>
    <w:basedOn w:val="Normal"/>
    <w:next w:val="Normal"/>
    <w:link w:val="Heading3Char"/>
    <w:uiPriority w:val="9"/>
    <w:unhideWhenUsed/>
    <w:qFormat/>
    <w:rsid w:val="00385590"/>
    <w:pPr>
      <w:keepNext/>
      <w:keepLines/>
      <w:spacing w:before="40" w:line="240" w:lineRule="auto"/>
      <w:ind w:firstLine="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5A64F9"/>
    <w:rPr>
      <w:color w:val="0000FF"/>
      <w:u w:val="single"/>
    </w:rPr>
  </w:style>
  <w:style w:type="character" w:styleId="CommentReference">
    <w:name w:val="annotation reference"/>
    <w:uiPriority w:val="99"/>
    <w:semiHidden/>
    <w:unhideWhenUsed/>
    <w:rsid w:val="00574DE9"/>
    <w:rPr>
      <w:sz w:val="16"/>
      <w:szCs w:val="16"/>
    </w:rPr>
  </w:style>
  <w:style w:type="paragraph" w:styleId="CommentText">
    <w:name w:val="annotation text"/>
    <w:basedOn w:val="Normal"/>
    <w:link w:val="CommentTextChar"/>
    <w:uiPriority w:val="99"/>
    <w:unhideWhenUsed/>
    <w:rsid w:val="00574DE9"/>
    <w:rPr>
      <w:sz w:val="20"/>
      <w:szCs w:val="20"/>
    </w:rPr>
  </w:style>
  <w:style w:type="character" w:customStyle="1" w:styleId="CommentTextChar">
    <w:name w:val="Comment Text Char"/>
    <w:link w:val="CommentText"/>
    <w:uiPriority w:val="99"/>
    <w:rsid w:val="00574DE9"/>
    <w:rPr>
      <w:sz w:val="20"/>
      <w:szCs w:val="20"/>
    </w:rPr>
  </w:style>
  <w:style w:type="paragraph" w:styleId="CommentSubject">
    <w:name w:val="annotation subject"/>
    <w:basedOn w:val="CommentText"/>
    <w:next w:val="CommentText"/>
    <w:link w:val="CommentSubjectChar"/>
    <w:uiPriority w:val="99"/>
    <w:semiHidden/>
    <w:unhideWhenUsed/>
    <w:rsid w:val="00574DE9"/>
    <w:rPr>
      <w:b/>
      <w:bCs/>
    </w:rPr>
  </w:style>
  <w:style w:type="character" w:customStyle="1" w:styleId="CommentSubjectChar">
    <w:name w:val="Comment Subject Char"/>
    <w:link w:val="CommentSubject"/>
    <w:uiPriority w:val="99"/>
    <w:semiHidden/>
    <w:rsid w:val="00574DE9"/>
    <w:rPr>
      <w:b/>
      <w:bCs/>
      <w:sz w:val="20"/>
      <w:szCs w:val="20"/>
    </w:rPr>
  </w:style>
  <w:style w:type="paragraph" w:styleId="BalloonText">
    <w:name w:val="Balloon Text"/>
    <w:basedOn w:val="Normal"/>
    <w:link w:val="BalloonTextChar"/>
    <w:uiPriority w:val="99"/>
    <w:semiHidden/>
    <w:unhideWhenUsed/>
    <w:rsid w:val="00574DE9"/>
    <w:rPr>
      <w:rFonts w:ascii="Tahoma" w:hAnsi="Tahoma" w:cs="Tahoma"/>
      <w:sz w:val="16"/>
      <w:szCs w:val="16"/>
    </w:rPr>
  </w:style>
  <w:style w:type="character" w:customStyle="1" w:styleId="BalloonTextChar">
    <w:name w:val="Balloon Text Char"/>
    <w:link w:val="BalloonText"/>
    <w:uiPriority w:val="99"/>
    <w:semiHidden/>
    <w:rsid w:val="00574DE9"/>
    <w:rPr>
      <w:rFonts w:ascii="Tahoma" w:hAnsi="Tahoma" w:cs="Tahoma"/>
      <w:sz w:val="16"/>
      <w:szCs w:val="16"/>
    </w:rPr>
  </w:style>
  <w:style w:type="character" w:styleId="FollowedHyperlink">
    <w:name w:val="FollowedHyperlink"/>
    <w:uiPriority w:val="99"/>
    <w:semiHidden/>
    <w:unhideWhenUsed/>
    <w:rsid w:val="00482FE4"/>
    <w:rPr>
      <w:color w:val="800080"/>
      <w:u w:val="single"/>
    </w:rPr>
  </w:style>
  <w:style w:type="table" w:styleId="TableGrid">
    <w:name w:val="Table Grid"/>
    <w:basedOn w:val="TableNormal"/>
    <w:uiPriority w:val="39"/>
    <w:rsid w:val="008550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legend">
    <w:name w:val="tablelegend"/>
    <w:basedOn w:val="Normal"/>
    <w:next w:val="Normal"/>
    <w:rsid w:val="00194C22"/>
    <w:pPr>
      <w:overflowPunct w:val="0"/>
      <w:autoSpaceDE w:val="0"/>
      <w:autoSpaceDN w:val="0"/>
      <w:adjustRightInd w:val="0"/>
      <w:spacing w:line="360" w:lineRule="auto"/>
      <w:textAlignment w:val="baseline"/>
    </w:pPr>
    <w:rPr>
      <w:sz w:val="20"/>
      <w:szCs w:val="20"/>
      <w:lang w:eastAsia="de-DE"/>
    </w:rPr>
  </w:style>
  <w:style w:type="paragraph" w:customStyle="1" w:styleId="EndNoteBibliographyTitle">
    <w:name w:val="EndNote Bibliography Title"/>
    <w:basedOn w:val="Normal"/>
    <w:rsid w:val="00DA1A8C"/>
    <w:pPr>
      <w:jc w:val="center"/>
    </w:pPr>
    <w:rPr>
      <w:rFonts w:ascii="Times New Roman" w:hAnsi="Times New Roman" w:cs="Times New Roman"/>
    </w:rPr>
  </w:style>
  <w:style w:type="paragraph" w:customStyle="1" w:styleId="EndNoteBibliography">
    <w:name w:val="EndNote Bibliography"/>
    <w:basedOn w:val="Normal"/>
    <w:rsid w:val="00DA1A8C"/>
    <w:rPr>
      <w:rFonts w:ascii="Times New Roman" w:hAnsi="Times New Roman" w:cs="Times New Roman"/>
    </w:rPr>
  </w:style>
  <w:style w:type="paragraph" w:styleId="Header">
    <w:name w:val="header"/>
    <w:basedOn w:val="Normal"/>
    <w:link w:val="HeaderChar"/>
    <w:uiPriority w:val="99"/>
    <w:unhideWhenUsed/>
    <w:rsid w:val="00D240AB"/>
    <w:pPr>
      <w:tabs>
        <w:tab w:val="center" w:pos="4320"/>
        <w:tab w:val="right" w:pos="8640"/>
      </w:tabs>
    </w:pPr>
  </w:style>
  <w:style w:type="character" w:customStyle="1" w:styleId="HeaderChar">
    <w:name w:val="Header Char"/>
    <w:link w:val="Header"/>
    <w:uiPriority w:val="99"/>
    <w:rsid w:val="00D240AB"/>
    <w:rPr>
      <w:sz w:val="24"/>
      <w:szCs w:val="24"/>
    </w:rPr>
  </w:style>
  <w:style w:type="paragraph" w:styleId="Footer">
    <w:name w:val="footer"/>
    <w:basedOn w:val="Normal"/>
    <w:link w:val="FooterChar"/>
    <w:uiPriority w:val="99"/>
    <w:unhideWhenUsed/>
    <w:rsid w:val="00D240AB"/>
    <w:pPr>
      <w:tabs>
        <w:tab w:val="center" w:pos="4320"/>
        <w:tab w:val="right" w:pos="8640"/>
      </w:tabs>
    </w:pPr>
  </w:style>
  <w:style w:type="character" w:customStyle="1" w:styleId="FooterChar">
    <w:name w:val="Footer Char"/>
    <w:link w:val="Footer"/>
    <w:uiPriority w:val="99"/>
    <w:rsid w:val="00D240AB"/>
    <w:rPr>
      <w:sz w:val="24"/>
      <w:szCs w:val="24"/>
    </w:rPr>
  </w:style>
  <w:style w:type="character" w:styleId="PageNumber">
    <w:name w:val="page number"/>
    <w:basedOn w:val="DefaultParagraphFont"/>
    <w:uiPriority w:val="99"/>
    <w:semiHidden/>
    <w:unhideWhenUsed/>
    <w:rsid w:val="0046123F"/>
  </w:style>
  <w:style w:type="character" w:customStyle="1" w:styleId="UnresolvedMention1">
    <w:name w:val="Unresolved Mention1"/>
    <w:uiPriority w:val="99"/>
    <w:semiHidden/>
    <w:unhideWhenUsed/>
    <w:rsid w:val="0046123F"/>
    <w:rPr>
      <w:color w:val="605E5C"/>
      <w:shd w:val="clear" w:color="auto" w:fill="E1DFDD"/>
    </w:rPr>
  </w:style>
  <w:style w:type="character" w:customStyle="1" w:styleId="Heading1Char">
    <w:name w:val="Heading 1 Char"/>
    <w:link w:val="Heading1"/>
    <w:uiPriority w:val="9"/>
    <w:rsid w:val="00F312C5"/>
    <w:rPr>
      <w:rFonts w:ascii="Calibri" w:eastAsia="Times New Roman" w:hAnsi="Calibri"/>
      <w:b/>
      <w:bCs/>
      <w:color w:val="0070C0"/>
      <w:kern w:val="36"/>
      <w:sz w:val="36"/>
      <w:szCs w:val="48"/>
      <w:lang w:eastAsia="zh-TW"/>
    </w:rPr>
  </w:style>
  <w:style w:type="paragraph" w:styleId="NormalWeb">
    <w:name w:val="Normal (Web)"/>
    <w:basedOn w:val="Normal"/>
    <w:uiPriority w:val="99"/>
    <w:unhideWhenUsed/>
    <w:rsid w:val="00C75E3B"/>
    <w:pPr>
      <w:spacing w:before="100" w:beforeAutospacing="1" w:after="100" w:afterAutospacing="1"/>
    </w:pPr>
  </w:style>
  <w:style w:type="paragraph" w:customStyle="1" w:styleId="ColorfulList-Accent11">
    <w:name w:val="Colorful List - Accent 11"/>
    <w:basedOn w:val="Normal"/>
    <w:uiPriority w:val="34"/>
    <w:qFormat/>
    <w:rsid w:val="00C75E3B"/>
    <w:pPr>
      <w:ind w:left="720"/>
      <w:contextualSpacing/>
    </w:pPr>
    <w:rPr>
      <w:rFonts w:eastAsia="Calibri"/>
    </w:rPr>
  </w:style>
  <w:style w:type="paragraph" w:styleId="FootnoteText">
    <w:name w:val="footnote text"/>
    <w:basedOn w:val="Normal"/>
    <w:link w:val="FootnoteTextChar"/>
    <w:uiPriority w:val="99"/>
    <w:semiHidden/>
    <w:unhideWhenUsed/>
    <w:rsid w:val="00C75E3B"/>
    <w:rPr>
      <w:rFonts w:eastAsia="Calibri"/>
      <w:sz w:val="20"/>
      <w:szCs w:val="20"/>
    </w:rPr>
  </w:style>
  <w:style w:type="character" w:customStyle="1" w:styleId="FootnoteTextChar">
    <w:name w:val="Footnote Text Char"/>
    <w:link w:val="FootnoteText"/>
    <w:uiPriority w:val="99"/>
    <w:semiHidden/>
    <w:rsid w:val="00C75E3B"/>
    <w:rPr>
      <w:rFonts w:ascii="Times New Roman" w:eastAsia="Calibri" w:hAnsi="Times New Roman"/>
    </w:rPr>
  </w:style>
  <w:style w:type="character" w:styleId="FootnoteReference">
    <w:name w:val="footnote reference"/>
    <w:uiPriority w:val="99"/>
    <w:semiHidden/>
    <w:unhideWhenUsed/>
    <w:rsid w:val="00C75E3B"/>
    <w:rPr>
      <w:vertAlign w:val="superscript"/>
    </w:rPr>
  </w:style>
  <w:style w:type="character" w:styleId="PlaceholderText">
    <w:name w:val="Placeholder Text"/>
    <w:basedOn w:val="DefaultParagraphFont"/>
    <w:uiPriority w:val="99"/>
    <w:unhideWhenUsed/>
    <w:rsid w:val="00720E8C"/>
    <w:rPr>
      <w:color w:val="808080"/>
    </w:rPr>
  </w:style>
  <w:style w:type="paragraph" w:styleId="ListParagraph">
    <w:name w:val="List Paragraph"/>
    <w:basedOn w:val="Normal"/>
    <w:uiPriority w:val="34"/>
    <w:qFormat/>
    <w:rsid w:val="00C17612"/>
    <w:pPr>
      <w:spacing w:after="200"/>
      <w:ind w:left="720"/>
      <w:contextualSpacing/>
    </w:pPr>
    <w:rPr>
      <w:rFonts w:eastAsia="Calibri"/>
    </w:rPr>
  </w:style>
  <w:style w:type="character" w:styleId="Strong">
    <w:name w:val="Strong"/>
    <w:basedOn w:val="DefaultParagraphFont"/>
    <w:uiPriority w:val="22"/>
    <w:qFormat/>
    <w:rsid w:val="00636D58"/>
    <w:rPr>
      <w:b/>
      <w:bCs/>
    </w:rPr>
  </w:style>
  <w:style w:type="character" w:styleId="Emphasis">
    <w:name w:val="Emphasis"/>
    <w:basedOn w:val="DefaultParagraphFont"/>
    <w:uiPriority w:val="20"/>
    <w:qFormat/>
    <w:rsid w:val="00636D58"/>
    <w:rPr>
      <w:i/>
      <w:iCs/>
    </w:rPr>
  </w:style>
  <w:style w:type="character" w:styleId="UnresolvedMention">
    <w:name w:val="Unresolved Mention"/>
    <w:basedOn w:val="DefaultParagraphFont"/>
    <w:uiPriority w:val="99"/>
    <w:semiHidden/>
    <w:unhideWhenUsed/>
    <w:rsid w:val="00636D58"/>
    <w:rPr>
      <w:color w:val="605E5C"/>
      <w:shd w:val="clear" w:color="auto" w:fill="E1DFDD"/>
    </w:rPr>
  </w:style>
  <w:style w:type="character" w:styleId="LineNumber">
    <w:name w:val="line number"/>
    <w:basedOn w:val="DefaultParagraphFont"/>
    <w:uiPriority w:val="99"/>
    <w:semiHidden/>
    <w:unhideWhenUsed/>
    <w:rsid w:val="00E938E0"/>
  </w:style>
  <w:style w:type="character" w:customStyle="1" w:styleId="Heading2Char">
    <w:name w:val="Heading 2 Char"/>
    <w:basedOn w:val="DefaultParagraphFont"/>
    <w:link w:val="Heading2"/>
    <w:uiPriority w:val="9"/>
    <w:rsid w:val="005670DE"/>
    <w:rPr>
      <w:rFonts w:asciiTheme="majorHAnsi" w:eastAsiaTheme="majorEastAsia" w:hAnsiTheme="majorHAnsi" w:cstheme="majorBidi"/>
      <w:color w:val="EE0000"/>
      <w:sz w:val="28"/>
      <w:szCs w:val="26"/>
      <w:lang w:eastAsia="zh-TW"/>
    </w:rPr>
  </w:style>
  <w:style w:type="character" w:customStyle="1" w:styleId="Heading3Char">
    <w:name w:val="Heading 3 Char"/>
    <w:basedOn w:val="DefaultParagraphFont"/>
    <w:link w:val="Heading3"/>
    <w:uiPriority w:val="9"/>
    <w:rsid w:val="00385590"/>
    <w:rPr>
      <w:rFonts w:asciiTheme="majorHAnsi" w:eastAsiaTheme="majorEastAsia" w:hAnsiTheme="majorHAnsi" w:cstheme="majorBidi"/>
      <w:color w:val="1F3763" w:themeColor="accent1" w:themeShade="7F"/>
      <w:sz w:val="24"/>
      <w:szCs w:val="24"/>
      <w:lang w:eastAsia="zh-TW"/>
    </w:rPr>
  </w:style>
  <w:style w:type="paragraph" w:styleId="NoSpacing">
    <w:name w:val="No Spacing"/>
    <w:uiPriority w:val="99"/>
    <w:qFormat/>
    <w:rsid w:val="000E0EBF"/>
    <w:pPr>
      <w:ind w:firstLine="720"/>
    </w:pPr>
    <w:rPr>
      <w:rFonts w:asciiTheme="minorHAnsi" w:eastAsia="Times New Roman" w:hAnsiTheme="minorHAnsi"/>
      <w:sz w:val="24"/>
      <w:szCs w:val="24"/>
    </w:rPr>
  </w:style>
  <w:style w:type="table" w:customStyle="1" w:styleId="Table">
    <w:name w:val="Table"/>
    <w:basedOn w:val="TableNormal"/>
    <w:uiPriority w:val="99"/>
    <w:rsid w:val="00D73CD7"/>
    <w:rPr>
      <w:rFonts w:ascii="Times New Roman" w:hAnsi="Times New Roman"/>
    </w:rPr>
    <w:tblPr>
      <w:tblCellMar>
        <w:left w:w="0" w:type="dxa"/>
        <w:right w:w="0" w:type="dxa"/>
      </w:tblCellMar>
    </w:tblPr>
  </w:style>
  <w:style w:type="paragraph" w:styleId="Title">
    <w:name w:val="Title"/>
    <w:basedOn w:val="Normal"/>
    <w:next w:val="Normal"/>
    <w:link w:val="TitleChar"/>
    <w:uiPriority w:val="10"/>
    <w:qFormat/>
    <w:rsid w:val="00D73CD7"/>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CD7"/>
    <w:rPr>
      <w:rFonts w:asciiTheme="majorHAnsi" w:eastAsiaTheme="majorEastAsia" w:hAnsiTheme="majorHAnsi" w:cstheme="majorBidi"/>
      <w:spacing w:val="-10"/>
      <w:kern w:val="28"/>
      <w:sz w:val="56"/>
      <w:szCs w:val="56"/>
      <w:lang w:eastAsia="zh-TW"/>
    </w:rPr>
  </w:style>
  <w:style w:type="paragraph" w:customStyle="1" w:styleId="Style1">
    <w:name w:val="Style1"/>
    <w:basedOn w:val="Title"/>
    <w:qFormat/>
    <w:rsid w:val="00D73CD7"/>
    <w:pPr>
      <w:snapToGrid w:val="0"/>
      <w:ind w:firstLine="0"/>
    </w:pPr>
    <w:rPr>
      <w:rFonts w:ascii="Times New Roman" w:hAnsi="Times New Roman" w:cs="Times New Roman"/>
      <w:sz w:val="20"/>
      <w:szCs w:val="20"/>
    </w:rPr>
  </w:style>
  <w:style w:type="paragraph" w:customStyle="1" w:styleId="Style2">
    <w:name w:val="Style2"/>
    <w:basedOn w:val="EndNoteBibliography"/>
    <w:qFormat/>
    <w:rsid w:val="00D5470F"/>
    <w:pPr>
      <w:snapToGrid w:val="0"/>
      <w:spacing w:before="120" w:after="120" w:line="276" w:lineRule="auto"/>
      <w:ind w:left="720" w:hanging="720"/>
    </w:pPr>
  </w:style>
  <w:style w:type="character" w:styleId="HTMLCode">
    <w:name w:val="HTML Code"/>
    <w:basedOn w:val="DefaultParagraphFont"/>
    <w:uiPriority w:val="99"/>
    <w:semiHidden/>
    <w:unhideWhenUsed/>
    <w:rsid w:val="004E6084"/>
    <w:rPr>
      <w:rFonts w:ascii="Courier New" w:eastAsia="Times New Roman" w:hAnsi="Courier New" w:cs="Courier New"/>
      <w:sz w:val="20"/>
      <w:szCs w:val="20"/>
    </w:rPr>
  </w:style>
  <w:style w:type="paragraph" w:styleId="Revision">
    <w:name w:val="Revision"/>
    <w:hidden/>
    <w:uiPriority w:val="71"/>
    <w:rsid w:val="00524D33"/>
    <w:rPr>
      <w:rFonts w:asciiTheme="minorHAnsi" w:eastAsia="Times New Roman" w:hAnsiTheme="minorHAnsi"/>
      <w:sz w:val="24"/>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85873095">
      <w:bodyDiv w:val="1"/>
      <w:marLeft w:val="0"/>
      <w:marRight w:val="0"/>
      <w:marTop w:val="0"/>
      <w:marBottom w:val="0"/>
      <w:divBdr>
        <w:top w:val="none" w:sz="0" w:space="0" w:color="auto"/>
        <w:left w:val="none" w:sz="0" w:space="0" w:color="auto"/>
        <w:bottom w:val="none" w:sz="0" w:space="0" w:color="auto"/>
        <w:right w:val="none" w:sz="0" w:space="0" w:color="auto"/>
      </w:divBdr>
    </w:div>
    <w:div w:id="209807924">
      <w:bodyDiv w:val="1"/>
      <w:marLeft w:val="0"/>
      <w:marRight w:val="0"/>
      <w:marTop w:val="0"/>
      <w:marBottom w:val="0"/>
      <w:divBdr>
        <w:top w:val="none" w:sz="0" w:space="0" w:color="auto"/>
        <w:left w:val="none" w:sz="0" w:space="0" w:color="auto"/>
        <w:bottom w:val="none" w:sz="0" w:space="0" w:color="auto"/>
        <w:right w:val="none" w:sz="0" w:space="0" w:color="auto"/>
      </w:divBdr>
    </w:div>
    <w:div w:id="255331878">
      <w:bodyDiv w:val="1"/>
      <w:marLeft w:val="0"/>
      <w:marRight w:val="0"/>
      <w:marTop w:val="0"/>
      <w:marBottom w:val="0"/>
      <w:divBdr>
        <w:top w:val="none" w:sz="0" w:space="0" w:color="auto"/>
        <w:left w:val="none" w:sz="0" w:space="0" w:color="auto"/>
        <w:bottom w:val="none" w:sz="0" w:space="0" w:color="auto"/>
        <w:right w:val="none" w:sz="0" w:space="0" w:color="auto"/>
      </w:divBdr>
    </w:div>
    <w:div w:id="414857947">
      <w:bodyDiv w:val="1"/>
      <w:marLeft w:val="0"/>
      <w:marRight w:val="0"/>
      <w:marTop w:val="0"/>
      <w:marBottom w:val="0"/>
      <w:divBdr>
        <w:top w:val="none" w:sz="0" w:space="0" w:color="auto"/>
        <w:left w:val="none" w:sz="0" w:space="0" w:color="auto"/>
        <w:bottom w:val="none" w:sz="0" w:space="0" w:color="auto"/>
        <w:right w:val="none" w:sz="0" w:space="0" w:color="auto"/>
      </w:divBdr>
    </w:div>
    <w:div w:id="548224529">
      <w:bodyDiv w:val="1"/>
      <w:marLeft w:val="0"/>
      <w:marRight w:val="0"/>
      <w:marTop w:val="0"/>
      <w:marBottom w:val="0"/>
      <w:divBdr>
        <w:top w:val="none" w:sz="0" w:space="0" w:color="auto"/>
        <w:left w:val="none" w:sz="0" w:space="0" w:color="auto"/>
        <w:bottom w:val="none" w:sz="0" w:space="0" w:color="auto"/>
        <w:right w:val="none" w:sz="0" w:space="0" w:color="auto"/>
      </w:divBdr>
    </w:div>
    <w:div w:id="781806127">
      <w:bodyDiv w:val="1"/>
      <w:marLeft w:val="0"/>
      <w:marRight w:val="0"/>
      <w:marTop w:val="0"/>
      <w:marBottom w:val="0"/>
      <w:divBdr>
        <w:top w:val="none" w:sz="0" w:space="0" w:color="auto"/>
        <w:left w:val="none" w:sz="0" w:space="0" w:color="auto"/>
        <w:bottom w:val="none" w:sz="0" w:space="0" w:color="auto"/>
        <w:right w:val="none" w:sz="0" w:space="0" w:color="auto"/>
      </w:divBdr>
    </w:div>
    <w:div w:id="803037727">
      <w:bodyDiv w:val="1"/>
      <w:marLeft w:val="0"/>
      <w:marRight w:val="0"/>
      <w:marTop w:val="0"/>
      <w:marBottom w:val="0"/>
      <w:divBdr>
        <w:top w:val="none" w:sz="0" w:space="0" w:color="auto"/>
        <w:left w:val="none" w:sz="0" w:space="0" w:color="auto"/>
        <w:bottom w:val="none" w:sz="0" w:space="0" w:color="auto"/>
        <w:right w:val="none" w:sz="0" w:space="0" w:color="auto"/>
      </w:divBdr>
      <w:divsChild>
        <w:div w:id="19258728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0813612">
              <w:marLeft w:val="0"/>
              <w:marRight w:val="0"/>
              <w:marTop w:val="0"/>
              <w:marBottom w:val="0"/>
              <w:divBdr>
                <w:top w:val="none" w:sz="0" w:space="0" w:color="auto"/>
                <w:left w:val="none" w:sz="0" w:space="0" w:color="auto"/>
                <w:bottom w:val="none" w:sz="0" w:space="0" w:color="auto"/>
                <w:right w:val="none" w:sz="0" w:space="0" w:color="auto"/>
              </w:divBdr>
              <w:divsChild>
                <w:div w:id="879364002">
                  <w:marLeft w:val="0"/>
                  <w:marRight w:val="0"/>
                  <w:marTop w:val="0"/>
                  <w:marBottom w:val="0"/>
                  <w:divBdr>
                    <w:top w:val="none" w:sz="0" w:space="0" w:color="auto"/>
                    <w:left w:val="none" w:sz="0" w:space="0" w:color="auto"/>
                    <w:bottom w:val="none" w:sz="0" w:space="0" w:color="auto"/>
                    <w:right w:val="none" w:sz="0" w:space="0" w:color="auto"/>
                  </w:divBdr>
                  <w:divsChild>
                    <w:div w:id="670179075">
                      <w:marLeft w:val="0"/>
                      <w:marRight w:val="0"/>
                      <w:marTop w:val="0"/>
                      <w:marBottom w:val="0"/>
                      <w:divBdr>
                        <w:top w:val="none" w:sz="0" w:space="0" w:color="auto"/>
                        <w:left w:val="none" w:sz="0" w:space="0" w:color="auto"/>
                        <w:bottom w:val="none" w:sz="0" w:space="0" w:color="auto"/>
                        <w:right w:val="none" w:sz="0" w:space="0" w:color="auto"/>
                      </w:divBdr>
                      <w:divsChild>
                        <w:div w:id="233319772">
                          <w:marLeft w:val="0"/>
                          <w:marRight w:val="0"/>
                          <w:marTop w:val="0"/>
                          <w:marBottom w:val="0"/>
                          <w:divBdr>
                            <w:top w:val="none" w:sz="0" w:space="0" w:color="auto"/>
                            <w:left w:val="none" w:sz="0" w:space="0" w:color="auto"/>
                            <w:bottom w:val="none" w:sz="0" w:space="0" w:color="auto"/>
                            <w:right w:val="none" w:sz="0" w:space="0" w:color="auto"/>
                          </w:divBdr>
                          <w:divsChild>
                            <w:div w:id="490875917">
                              <w:marLeft w:val="0"/>
                              <w:marRight w:val="0"/>
                              <w:marTop w:val="0"/>
                              <w:marBottom w:val="0"/>
                              <w:divBdr>
                                <w:top w:val="none" w:sz="0" w:space="0" w:color="auto"/>
                                <w:left w:val="none" w:sz="0" w:space="0" w:color="auto"/>
                                <w:bottom w:val="none" w:sz="0" w:space="0" w:color="auto"/>
                                <w:right w:val="none" w:sz="0" w:space="0" w:color="auto"/>
                              </w:divBdr>
                              <w:divsChild>
                                <w:div w:id="559363327">
                                  <w:marLeft w:val="0"/>
                                  <w:marRight w:val="0"/>
                                  <w:marTop w:val="0"/>
                                  <w:marBottom w:val="0"/>
                                  <w:divBdr>
                                    <w:top w:val="none" w:sz="0" w:space="0" w:color="auto"/>
                                    <w:left w:val="none" w:sz="0" w:space="0" w:color="auto"/>
                                    <w:bottom w:val="none" w:sz="0" w:space="0" w:color="auto"/>
                                    <w:right w:val="none" w:sz="0" w:space="0" w:color="auto"/>
                                  </w:divBdr>
                                </w:div>
                                <w:div w:id="1104157151">
                                  <w:marLeft w:val="0"/>
                                  <w:marRight w:val="0"/>
                                  <w:marTop w:val="0"/>
                                  <w:marBottom w:val="0"/>
                                  <w:divBdr>
                                    <w:top w:val="none" w:sz="0" w:space="0" w:color="auto"/>
                                    <w:left w:val="none" w:sz="0" w:space="0" w:color="auto"/>
                                    <w:bottom w:val="none" w:sz="0" w:space="0" w:color="auto"/>
                                    <w:right w:val="none" w:sz="0" w:space="0" w:color="auto"/>
                                  </w:divBdr>
                                </w:div>
                                <w:div w:id="1251427614">
                                  <w:marLeft w:val="0"/>
                                  <w:marRight w:val="0"/>
                                  <w:marTop w:val="0"/>
                                  <w:marBottom w:val="0"/>
                                  <w:divBdr>
                                    <w:top w:val="none" w:sz="0" w:space="0" w:color="auto"/>
                                    <w:left w:val="none" w:sz="0" w:space="0" w:color="auto"/>
                                    <w:bottom w:val="none" w:sz="0" w:space="0" w:color="auto"/>
                                    <w:right w:val="none" w:sz="0" w:space="0" w:color="auto"/>
                                  </w:divBdr>
                                </w:div>
                                <w:div w:id="1463839734">
                                  <w:marLeft w:val="0"/>
                                  <w:marRight w:val="0"/>
                                  <w:marTop w:val="0"/>
                                  <w:marBottom w:val="0"/>
                                  <w:divBdr>
                                    <w:top w:val="none" w:sz="0" w:space="0" w:color="auto"/>
                                    <w:left w:val="none" w:sz="0" w:space="0" w:color="auto"/>
                                    <w:bottom w:val="none" w:sz="0" w:space="0" w:color="auto"/>
                                    <w:right w:val="none" w:sz="0" w:space="0" w:color="auto"/>
                                  </w:divBdr>
                                </w:div>
                                <w:div w:id="1710449403">
                                  <w:marLeft w:val="0"/>
                                  <w:marRight w:val="0"/>
                                  <w:marTop w:val="0"/>
                                  <w:marBottom w:val="0"/>
                                  <w:divBdr>
                                    <w:top w:val="none" w:sz="0" w:space="0" w:color="auto"/>
                                    <w:left w:val="none" w:sz="0" w:space="0" w:color="auto"/>
                                    <w:bottom w:val="none" w:sz="0" w:space="0" w:color="auto"/>
                                    <w:right w:val="none" w:sz="0" w:space="0" w:color="auto"/>
                                  </w:divBdr>
                                </w:div>
                                <w:div w:id="1742827299">
                                  <w:marLeft w:val="0"/>
                                  <w:marRight w:val="0"/>
                                  <w:marTop w:val="0"/>
                                  <w:marBottom w:val="0"/>
                                  <w:divBdr>
                                    <w:top w:val="none" w:sz="0" w:space="0" w:color="auto"/>
                                    <w:left w:val="none" w:sz="0" w:space="0" w:color="auto"/>
                                    <w:bottom w:val="none" w:sz="0" w:space="0" w:color="auto"/>
                                    <w:right w:val="none" w:sz="0" w:space="0" w:color="auto"/>
                                  </w:divBdr>
                                </w:div>
                                <w:div w:id="185306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3709854">
      <w:bodyDiv w:val="1"/>
      <w:marLeft w:val="0"/>
      <w:marRight w:val="0"/>
      <w:marTop w:val="0"/>
      <w:marBottom w:val="0"/>
      <w:divBdr>
        <w:top w:val="none" w:sz="0" w:space="0" w:color="auto"/>
        <w:left w:val="none" w:sz="0" w:space="0" w:color="auto"/>
        <w:bottom w:val="none" w:sz="0" w:space="0" w:color="auto"/>
        <w:right w:val="none" w:sz="0" w:space="0" w:color="auto"/>
      </w:divBdr>
    </w:div>
    <w:div w:id="895120810">
      <w:bodyDiv w:val="1"/>
      <w:marLeft w:val="0"/>
      <w:marRight w:val="0"/>
      <w:marTop w:val="0"/>
      <w:marBottom w:val="0"/>
      <w:divBdr>
        <w:top w:val="none" w:sz="0" w:space="0" w:color="auto"/>
        <w:left w:val="none" w:sz="0" w:space="0" w:color="auto"/>
        <w:bottom w:val="none" w:sz="0" w:space="0" w:color="auto"/>
        <w:right w:val="none" w:sz="0" w:space="0" w:color="auto"/>
      </w:divBdr>
    </w:div>
    <w:div w:id="944459221">
      <w:bodyDiv w:val="1"/>
      <w:marLeft w:val="0"/>
      <w:marRight w:val="0"/>
      <w:marTop w:val="0"/>
      <w:marBottom w:val="0"/>
      <w:divBdr>
        <w:top w:val="none" w:sz="0" w:space="0" w:color="auto"/>
        <w:left w:val="none" w:sz="0" w:space="0" w:color="auto"/>
        <w:bottom w:val="none" w:sz="0" w:space="0" w:color="auto"/>
        <w:right w:val="none" w:sz="0" w:space="0" w:color="auto"/>
      </w:divBdr>
    </w:div>
    <w:div w:id="959529565">
      <w:bodyDiv w:val="1"/>
      <w:marLeft w:val="0"/>
      <w:marRight w:val="0"/>
      <w:marTop w:val="0"/>
      <w:marBottom w:val="0"/>
      <w:divBdr>
        <w:top w:val="none" w:sz="0" w:space="0" w:color="auto"/>
        <w:left w:val="none" w:sz="0" w:space="0" w:color="auto"/>
        <w:bottom w:val="none" w:sz="0" w:space="0" w:color="auto"/>
        <w:right w:val="none" w:sz="0" w:space="0" w:color="auto"/>
      </w:divBdr>
    </w:div>
    <w:div w:id="987242737">
      <w:bodyDiv w:val="1"/>
      <w:marLeft w:val="0"/>
      <w:marRight w:val="0"/>
      <w:marTop w:val="0"/>
      <w:marBottom w:val="0"/>
      <w:divBdr>
        <w:top w:val="none" w:sz="0" w:space="0" w:color="auto"/>
        <w:left w:val="none" w:sz="0" w:space="0" w:color="auto"/>
        <w:bottom w:val="none" w:sz="0" w:space="0" w:color="auto"/>
        <w:right w:val="none" w:sz="0" w:space="0" w:color="auto"/>
      </w:divBdr>
    </w:div>
    <w:div w:id="1045175804">
      <w:bodyDiv w:val="1"/>
      <w:marLeft w:val="0"/>
      <w:marRight w:val="0"/>
      <w:marTop w:val="0"/>
      <w:marBottom w:val="0"/>
      <w:divBdr>
        <w:top w:val="none" w:sz="0" w:space="0" w:color="auto"/>
        <w:left w:val="none" w:sz="0" w:space="0" w:color="auto"/>
        <w:bottom w:val="none" w:sz="0" w:space="0" w:color="auto"/>
        <w:right w:val="none" w:sz="0" w:space="0" w:color="auto"/>
      </w:divBdr>
    </w:div>
    <w:div w:id="1076853542">
      <w:bodyDiv w:val="1"/>
      <w:marLeft w:val="0"/>
      <w:marRight w:val="0"/>
      <w:marTop w:val="0"/>
      <w:marBottom w:val="0"/>
      <w:divBdr>
        <w:top w:val="none" w:sz="0" w:space="0" w:color="auto"/>
        <w:left w:val="none" w:sz="0" w:space="0" w:color="auto"/>
        <w:bottom w:val="none" w:sz="0" w:space="0" w:color="auto"/>
        <w:right w:val="none" w:sz="0" w:space="0" w:color="auto"/>
      </w:divBdr>
    </w:div>
    <w:div w:id="1269586696">
      <w:bodyDiv w:val="1"/>
      <w:marLeft w:val="0"/>
      <w:marRight w:val="0"/>
      <w:marTop w:val="0"/>
      <w:marBottom w:val="0"/>
      <w:divBdr>
        <w:top w:val="none" w:sz="0" w:space="0" w:color="auto"/>
        <w:left w:val="none" w:sz="0" w:space="0" w:color="auto"/>
        <w:bottom w:val="none" w:sz="0" w:space="0" w:color="auto"/>
        <w:right w:val="none" w:sz="0" w:space="0" w:color="auto"/>
      </w:divBdr>
    </w:div>
    <w:div w:id="1469397798">
      <w:bodyDiv w:val="1"/>
      <w:marLeft w:val="0"/>
      <w:marRight w:val="0"/>
      <w:marTop w:val="0"/>
      <w:marBottom w:val="0"/>
      <w:divBdr>
        <w:top w:val="none" w:sz="0" w:space="0" w:color="auto"/>
        <w:left w:val="none" w:sz="0" w:space="0" w:color="auto"/>
        <w:bottom w:val="none" w:sz="0" w:space="0" w:color="auto"/>
        <w:right w:val="none" w:sz="0" w:space="0" w:color="auto"/>
      </w:divBdr>
      <w:divsChild>
        <w:div w:id="13588925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8816796">
              <w:marLeft w:val="0"/>
              <w:marRight w:val="0"/>
              <w:marTop w:val="0"/>
              <w:marBottom w:val="0"/>
              <w:divBdr>
                <w:top w:val="none" w:sz="0" w:space="0" w:color="auto"/>
                <w:left w:val="none" w:sz="0" w:space="0" w:color="auto"/>
                <w:bottom w:val="none" w:sz="0" w:space="0" w:color="auto"/>
                <w:right w:val="none" w:sz="0" w:space="0" w:color="auto"/>
              </w:divBdr>
              <w:divsChild>
                <w:div w:id="1353341446">
                  <w:marLeft w:val="0"/>
                  <w:marRight w:val="0"/>
                  <w:marTop w:val="0"/>
                  <w:marBottom w:val="0"/>
                  <w:divBdr>
                    <w:top w:val="none" w:sz="0" w:space="0" w:color="auto"/>
                    <w:left w:val="none" w:sz="0" w:space="0" w:color="auto"/>
                    <w:bottom w:val="none" w:sz="0" w:space="0" w:color="auto"/>
                    <w:right w:val="none" w:sz="0" w:space="0" w:color="auto"/>
                  </w:divBdr>
                  <w:divsChild>
                    <w:div w:id="874774894">
                      <w:marLeft w:val="0"/>
                      <w:marRight w:val="0"/>
                      <w:marTop w:val="0"/>
                      <w:marBottom w:val="0"/>
                      <w:divBdr>
                        <w:top w:val="none" w:sz="0" w:space="0" w:color="auto"/>
                        <w:left w:val="none" w:sz="0" w:space="0" w:color="auto"/>
                        <w:bottom w:val="none" w:sz="0" w:space="0" w:color="auto"/>
                        <w:right w:val="none" w:sz="0" w:space="0" w:color="auto"/>
                      </w:divBdr>
                      <w:divsChild>
                        <w:div w:id="1626546303">
                          <w:marLeft w:val="0"/>
                          <w:marRight w:val="0"/>
                          <w:marTop w:val="0"/>
                          <w:marBottom w:val="0"/>
                          <w:divBdr>
                            <w:top w:val="none" w:sz="0" w:space="0" w:color="auto"/>
                            <w:left w:val="none" w:sz="0" w:space="0" w:color="auto"/>
                            <w:bottom w:val="none" w:sz="0" w:space="0" w:color="auto"/>
                            <w:right w:val="none" w:sz="0" w:space="0" w:color="auto"/>
                          </w:divBdr>
                          <w:divsChild>
                            <w:div w:id="570700883">
                              <w:marLeft w:val="0"/>
                              <w:marRight w:val="0"/>
                              <w:marTop w:val="0"/>
                              <w:marBottom w:val="0"/>
                              <w:divBdr>
                                <w:top w:val="none" w:sz="0" w:space="0" w:color="auto"/>
                                <w:left w:val="none" w:sz="0" w:space="0" w:color="auto"/>
                                <w:bottom w:val="none" w:sz="0" w:space="0" w:color="auto"/>
                                <w:right w:val="none" w:sz="0" w:space="0" w:color="auto"/>
                              </w:divBdr>
                              <w:divsChild>
                                <w:div w:id="270628588">
                                  <w:marLeft w:val="0"/>
                                  <w:marRight w:val="0"/>
                                  <w:marTop w:val="0"/>
                                  <w:marBottom w:val="0"/>
                                  <w:divBdr>
                                    <w:top w:val="none" w:sz="0" w:space="0" w:color="auto"/>
                                    <w:left w:val="none" w:sz="0" w:space="0" w:color="auto"/>
                                    <w:bottom w:val="none" w:sz="0" w:space="0" w:color="auto"/>
                                    <w:right w:val="none" w:sz="0" w:space="0" w:color="auto"/>
                                  </w:divBdr>
                                </w:div>
                                <w:div w:id="274989380">
                                  <w:marLeft w:val="0"/>
                                  <w:marRight w:val="0"/>
                                  <w:marTop w:val="0"/>
                                  <w:marBottom w:val="0"/>
                                  <w:divBdr>
                                    <w:top w:val="none" w:sz="0" w:space="0" w:color="auto"/>
                                    <w:left w:val="none" w:sz="0" w:space="0" w:color="auto"/>
                                    <w:bottom w:val="none" w:sz="0" w:space="0" w:color="auto"/>
                                    <w:right w:val="none" w:sz="0" w:space="0" w:color="auto"/>
                                  </w:divBdr>
                                </w:div>
                                <w:div w:id="712388495">
                                  <w:marLeft w:val="0"/>
                                  <w:marRight w:val="0"/>
                                  <w:marTop w:val="0"/>
                                  <w:marBottom w:val="0"/>
                                  <w:divBdr>
                                    <w:top w:val="none" w:sz="0" w:space="0" w:color="auto"/>
                                    <w:left w:val="none" w:sz="0" w:space="0" w:color="auto"/>
                                    <w:bottom w:val="none" w:sz="0" w:space="0" w:color="auto"/>
                                    <w:right w:val="none" w:sz="0" w:space="0" w:color="auto"/>
                                  </w:divBdr>
                                </w:div>
                                <w:div w:id="815610417">
                                  <w:marLeft w:val="0"/>
                                  <w:marRight w:val="0"/>
                                  <w:marTop w:val="0"/>
                                  <w:marBottom w:val="0"/>
                                  <w:divBdr>
                                    <w:top w:val="none" w:sz="0" w:space="0" w:color="auto"/>
                                    <w:left w:val="none" w:sz="0" w:space="0" w:color="auto"/>
                                    <w:bottom w:val="none" w:sz="0" w:space="0" w:color="auto"/>
                                    <w:right w:val="none" w:sz="0" w:space="0" w:color="auto"/>
                                  </w:divBdr>
                                </w:div>
                                <w:div w:id="1243368341">
                                  <w:marLeft w:val="0"/>
                                  <w:marRight w:val="0"/>
                                  <w:marTop w:val="0"/>
                                  <w:marBottom w:val="0"/>
                                  <w:divBdr>
                                    <w:top w:val="none" w:sz="0" w:space="0" w:color="auto"/>
                                    <w:left w:val="none" w:sz="0" w:space="0" w:color="auto"/>
                                    <w:bottom w:val="none" w:sz="0" w:space="0" w:color="auto"/>
                                    <w:right w:val="none" w:sz="0" w:space="0" w:color="auto"/>
                                  </w:divBdr>
                                </w:div>
                                <w:div w:id="1695885591">
                                  <w:marLeft w:val="0"/>
                                  <w:marRight w:val="0"/>
                                  <w:marTop w:val="0"/>
                                  <w:marBottom w:val="0"/>
                                  <w:divBdr>
                                    <w:top w:val="none" w:sz="0" w:space="0" w:color="auto"/>
                                    <w:left w:val="none" w:sz="0" w:space="0" w:color="auto"/>
                                    <w:bottom w:val="none" w:sz="0" w:space="0" w:color="auto"/>
                                    <w:right w:val="none" w:sz="0" w:space="0" w:color="auto"/>
                                  </w:divBdr>
                                </w:div>
                                <w:div w:id="210595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077438">
      <w:bodyDiv w:val="1"/>
      <w:marLeft w:val="0"/>
      <w:marRight w:val="0"/>
      <w:marTop w:val="0"/>
      <w:marBottom w:val="0"/>
      <w:divBdr>
        <w:top w:val="none" w:sz="0" w:space="0" w:color="auto"/>
        <w:left w:val="none" w:sz="0" w:space="0" w:color="auto"/>
        <w:bottom w:val="none" w:sz="0" w:space="0" w:color="auto"/>
        <w:right w:val="none" w:sz="0" w:space="0" w:color="auto"/>
      </w:divBdr>
    </w:div>
    <w:div w:id="1734154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www.tropicos.org/collection/5529152" TargetMode="External"/><Relationship Id="rId26" Type="http://schemas.openxmlformats.org/officeDocument/2006/relationships/hyperlink" Target="https://www.tropicos.org/collection/5529430" TargetMode="External"/><Relationship Id="rId39" Type="http://schemas.openxmlformats.org/officeDocument/2006/relationships/image" Target="media/image5.png"/><Relationship Id="rId21" Type="http://schemas.openxmlformats.org/officeDocument/2006/relationships/hyperlink" Target="https://www.tropicos.org/collection/5529173" TargetMode="External"/><Relationship Id="rId34" Type="http://schemas.openxmlformats.org/officeDocument/2006/relationships/hyperlink" Target="https://www.tropicos.org/collection/4278582" TargetMode="External"/><Relationship Id="rId42" Type="http://schemas.openxmlformats.org/officeDocument/2006/relationships/image" Target="media/image8.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tropicos.org/collection/5529051" TargetMode="External"/><Relationship Id="rId29" Type="http://schemas.openxmlformats.org/officeDocument/2006/relationships/hyperlink" Target="https://www.tropicos.org/collection/5529425"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hristine.Edwards@mobot.org" TargetMode="External"/><Relationship Id="rId24" Type="http://schemas.openxmlformats.org/officeDocument/2006/relationships/hyperlink" Target="https://www.tropicos.org/collection/5529417" TargetMode="External"/><Relationship Id="rId32" Type="http://schemas.openxmlformats.org/officeDocument/2006/relationships/hyperlink" Target="https://www.tropicos.org/collection/4170650" TargetMode="External"/><Relationship Id="rId37" Type="http://schemas.openxmlformats.org/officeDocument/2006/relationships/image" Target="media/image3.png"/><Relationship Id="rId40" Type="http://schemas.openxmlformats.org/officeDocument/2006/relationships/image" Target="media/image6.png"/><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tropicos.org/collection/5529049" TargetMode="External"/><Relationship Id="rId23" Type="http://schemas.openxmlformats.org/officeDocument/2006/relationships/hyperlink" Target="https://www.tropicos.org/collection/5529170" TargetMode="External"/><Relationship Id="rId28" Type="http://schemas.openxmlformats.org/officeDocument/2006/relationships/hyperlink" Target="https://www.tropicos.org/collection/5529427" TargetMode="External"/><Relationship Id="rId36"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hyperlink" Target="https://www.tropicos.org/collection/5529158" TargetMode="External"/><Relationship Id="rId31" Type="http://schemas.openxmlformats.org/officeDocument/2006/relationships/hyperlink" Target="https://www.tropicos.org/collection/4259155" TargetMode="External"/><Relationship Id="rId44"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www.tropicos.org/collection/5529050" TargetMode="External"/><Relationship Id="rId27" Type="http://schemas.openxmlformats.org/officeDocument/2006/relationships/hyperlink" Target="https://www.tropicos.org/collection/5529429" TargetMode="External"/><Relationship Id="rId30" Type="http://schemas.openxmlformats.org/officeDocument/2006/relationships/hyperlink" Target="https://www.tropicos.org/collection/5529426" TargetMode="External"/><Relationship Id="rId35" Type="http://schemas.openxmlformats.org/officeDocument/2006/relationships/image" Target="media/image1.jp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s://www.tropicos.org/collection/5529413" TargetMode="External"/><Relationship Id="rId25" Type="http://schemas.openxmlformats.org/officeDocument/2006/relationships/hyperlink" Target="https://www.tropicos.org/collection/5529414" TargetMode="External"/><Relationship Id="rId33" Type="http://schemas.openxmlformats.org/officeDocument/2006/relationships/hyperlink" Target="https://www.tropicos.org/collection/4399092" TargetMode="External"/><Relationship Id="rId38" Type="http://schemas.openxmlformats.org/officeDocument/2006/relationships/image" Target="media/image4.png"/><Relationship Id="rId20" Type="http://schemas.openxmlformats.org/officeDocument/2006/relationships/hyperlink" Target="https://www.tropicos.org/collection/5529162" TargetMode="External"/><Relationship Id="rId4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0E407455DB15F429C332EFB2CC833B9" ma:contentTypeVersion="16" ma:contentTypeDescription="Create a new document." ma:contentTypeScope="" ma:versionID="e65bdc10a34b5d85422609d792258cee">
  <xsd:schema xmlns:xsd="http://www.w3.org/2001/XMLSchema" xmlns:xs="http://www.w3.org/2001/XMLSchema" xmlns:p="http://schemas.microsoft.com/office/2006/metadata/properties" xmlns:ns1="http://schemas.microsoft.com/sharepoint/v3" xmlns:ns2="2a80cc35-9f79-4cbf-a8b4-f259617c00c0" xmlns:ns3="d1cc8434-691a-4797-83e1-dcc9726b69c0" targetNamespace="http://schemas.microsoft.com/office/2006/metadata/properties" ma:root="true" ma:fieldsID="75b3dfc4fdab91ba3b608edf94d3e15e" ns1:_="" ns2:_="" ns3:_="">
    <xsd:import namespace="http://schemas.microsoft.com/sharepoint/v3"/>
    <xsd:import namespace="2a80cc35-9f79-4cbf-a8b4-f259617c00c0"/>
    <xsd:import namespace="d1cc8434-691a-4797-83e1-dcc9726b69c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SearchPropertie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80cc35-9f79-4cbf-a8b4-f259617c00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cc9126c-bc3a-44e7-9800-71a1afaec9f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cc8434-691a-4797-83e1-dcc9726b69c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f4487c7b-6dc2-4983-930d-4f5e3c3dead6}" ma:internalName="TaxCatchAll" ma:showField="CatchAllData" ma:web="d1cc8434-691a-4797-83e1-dcc9726b69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d1cc8434-691a-4797-83e1-dcc9726b69c0" xsi:nil="true"/>
    <_ip_UnifiedCompliancePolicyProperties xmlns="http://schemas.microsoft.com/sharepoint/v3" xsi:nil="true"/>
    <lcf76f155ced4ddcb4097134ff3c332f xmlns="2a80cc35-9f79-4cbf-a8b4-f259617c00c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E24A6B3-652F-D441-AFBB-74C6617E9510}">
  <ds:schemaRefs>
    <ds:schemaRef ds:uri="http://schemas.openxmlformats.org/officeDocument/2006/bibliography"/>
  </ds:schemaRefs>
</ds:datastoreItem>
</file>

<file path=customXml/itemProps2.xml><?xml version="1.0" encoding="utf-8"?>
<ds:datastoreItem xmlns:ds="http://schemas.openxmlformats.org/officeDocument/2006/customXml" ds:itemID="{6988D8F3-0DCE-42C8-B3F9-BD26E416B9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a80cc35-9f79-4cbf-a8b4-f259617c00c0"/>
    <ds:schemaRef ds:uri="d1cc8434-691a-4797-83e1-dcc9726b69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0DEBC1-84DC-4180-A664-8CDA33D90935}">
  <ds:schemaRefs>
    <ds:schemaRef ds:uri="http://schemas.microsoft.com/sharepoint/v3/contenttype/forms"/>
  </ds:schemaRefs>
</ds:datastoreItem>
</file>

<file path=customXml/itemProps4.xml><?xml version="1.0" encoding="utf-8"?>
<ds:datastoreItem xmlns:ds="http://schemas.openxmlformats.org/officeDocument/2006/customXml" ds:itemID="{2A7469AB-A023-4380-B5EA-E796FC5AB4F3}">
  <ds:schemaRefs>
    <ds:schemaRef ds:uri="http://schemas.microsoft.com/office/2006/metadata/properties"/>
    <ds:schemaRef ds:uri="http://schemas.microsoft.com/office/infopath/2007/PartnerControls"/>
    <ds:schemaRef ds:uri="http://schemas.microsoft.com/sharepoint/v3"/>
    <ds:schemaRef ds:uri="d1cc8434-691a-4797-83e1-dcc9726b69c0"/>
    <ds:schemaRef ds:uri="2a80cc35-9f79-4cbf-a8b4-f259617c00c0"/>
  </ds:schemaRefs>
</ds:datastoreItem>
</file>

<file path=docMetadata/LabelInfo.xml><?xml version="1.0" encoding="utf-8"?>
<clbl:labelList xmlns:clbl="http://schemas.microsoft.com/office/2020/mipLabelMetadata">
  <clbl:label id="{58934224-16a4-41c6-83d8-0f8d54723883}" enabled="0" method="" siteId="{58934224-16a4-41c6-83d8-0f8d54723883}"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38</Pages>
  <Words>9901</Words>
  <Characters>56437</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Missouri Botanical Garden</Company>
  <LinksUpToDate>false</LinksUpToDate>
  <CharactersWithSpaces>66206</CharactersWithSpaces>
  <SharedDoc>false</SharedDoc>
  <HLinks>
    <vt:vector size="6" baseType="variant">
      <vt:variant>
        <vt:i4>7077890</vt:i4>
      </vt:variant>
      <vt:variant>
        <vt:i4>0</vt:i4>
      </vt:variant>
      <vt:variant>
        <vt:i4>0</vt:i4>
      </vt:variant>
      <vt:variant>
        <vt:i4>5</vt:i4>
      </vt:variant>
      <vt:variant>
        <vt:lpwstr>mailto:Christine.Edwards@mobot.org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Edwards</dc:creator>
  <cp:keywords/>
  <dc:description/>
  <cp:lastModifiedBy>Kuo, Wen-Hsi</cp:lastModifiedBy>
  <cp:revision>3</cp:revision>
  <cp:lastPrinted>2026-05-13T19:46:00Z</cp:lastPrinted>
  <dcterms:created xsi:type="dcterms:W3CDTF">2026-10-13T04:02:00Z</dcterms:created>
  <dcterms:modified xsi:type="dcterms:W3CDTF">2026-10-13T04:02:00Z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0x01010040E407455DB15F429C332EFB2CC833B9</vt:lpwstr>
  </property>
  <property fmtid="{D5CDD505-2E9C-101B-9397-08002B2CF9AE}" pid="3" name="MediaServiceImageTags">
    <vt:lpwstr/>
  </property>
</Properties>
</file>