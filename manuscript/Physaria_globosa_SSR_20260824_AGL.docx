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7186" w14:textId="722323D5" w:rsidR="00B859B2" w:rsidRDefault="003C2EEC" w:rsidP="00AF06FF">
      <w:pPr>
        <w:pStyle w:val="Heading1"/>
      </w:pPr>
      <w:r>
        <w:t>R</w:t>
      </w:r>
      <w:commentRangeStart w:id="0"/>
      <w:commentRangeStart w:id="1"/>
      <w:commentRangeStart w:id="2"/>
      <w:r w:rsidR="5D263BEA">
        <w:t>ange</w:t>
      </w:r>
      <w:commentRangeEnd w:id="0"/>
      <w:r w:rsidR="004F4EDA">
        <w:rPr>
          <w:rStyle w:val="CommentReference"/>
          <w:sz w:val="36"/>
          <w:szCs w:val="48"/>
        </w:rPr>
        <w:commentReference w:id="0"/>
      </w:r>
      <w:commentRangeEnd w:id="1"/>
      <w:r>
        <w:rPr>
          <w:rStyle w:val="CommentReference"/>
          <w:sz w:val="36"/>
          <w:szCs w:val="48"/>
        </w:rPr>
        <w:commentReference w:id="1"/>
      </w:r>
      <w:commentRangeEnd w:id="2"/>
      <w:r w:rsidR="00751D78">
        <w:rPr>
          <w:rStyle w:val="CommentReference"/>
          <w:sz w:val="36"/>
          <w:szCs w:val="48"/>
        </w:rPr>
        <w:commentReference w:id="2"/>
      </w:r>
      <w:r w:rsidR="5D263BEA">
        <w:t xml:space="preserve"> disjunctions</w:t>
      </w:r>
      <w:r w:rsidR="6F709D8C">
        <w:t>,</w:t>
      </w:r>
      <w:r w:rsidR="5FEA9DCD">
        <w:t xml:space="preserve"> </w:t>
      </w:r>
      <w:r w:rsidR="008677D2">
        <w:t>genetic mixing</w:t>
      </w:r>
      <w:r w:rsidR="5882D232">
        <w:t>, and reintroduction</w:t>
      </w:r>
      <w:r w:rsidR="5FEA9DCD">
        <w:t xml:space="preserve"> shape </w:t>
      </w:r>
      <w:r w:rsidR="5882D232">
        <w:t xml:space="preserve">the </w:t>
      </w:r>
      <w:r w:rsidR="5FEA9DCD">
        <w:t>conservation strateg</w:t>
      </w:r>
      <w:r w:rsidR="5882D232">
        <w:t>y</w:t>
      </w:r>
      <w:r w:rsidR="5FEA9DCD">
        <w:t xml:space="preserve"> for the endangered </w:t>
      </w:r>
      <w:r w:rsidR="5FEA9DCD" w:rsidRPr="14B34B7C">
        <w:rPr>
          <w:rStyle w:val="Emphasis"/>
        </w:rPr>
        <w:t>Physaria globosa</w:t>
      </w:r>
      <w:r w:rsidR="1B683746" w:rsidRPr="14B34B7C">
        <w:rPr>
          <w:rStyle w:val="Emphasis"/>
          <w:i w:val="0"/>
          <w:iCs w:val="0"/>
        </w:rPr>
        <w:t xml:space="preserve"> </w:t>
      </w:r>
      <w:r w:rsidR="1B683746">
        <w:t>(Brassicaceae)</w:t>
      </w:r>
    </w:p>
    <w:p w14:paraId="373A6479" w14:textId="77777777" w:rsidR="001952B6" w:rsidRDefault="001952B6" w:rsidP="001952B6">
      <w:pPr>
        <w:ind w:firstLine="0"/>
      </w:pPr>
    </w:p>
    <w:p w14:paraId="5E0441A8" w14:textId="4FB03DA9" w:rsidR="001952B6" w:rsidRPr="00C25034" w:rsidRDefault="001952B6" w:rsidP="001952B6">
      <w:pPr>
        <w:ind w:firstLine="0"/>
      </w:pPr>
      <w:r>
        <w:t>Wen-Hsi Kuo</w:t>
      </w:r>
      <w:r w:rsidRPr="39A4A352">
        <w:rPr>
          <w:vertAlign w:val="superscript"/>
        </w:rPr>
        <w:t>1</w:t>
      </w:r>
      <w:r>
        <w:t xml:space="preserve">, Clara Landon </w:t>
      </w:r>
      <w:r w:rsidRPr="39A4A352">
        <w:rPr>
          <w:vertAlign w:val="superscript"/>
        </w:rPr>
        <w:t>1,2, 3</w:t>
      </w:r>
      <w:r>
        <w:t>, Burgund Bassüner</w:t>
      </w:r>
      <w:r w:rsidRPr="39A4A352">
        <w:rPr>
          <w:vertAlign w:val="superscript"/>
        </w:rPr>
        <w:t>1</w:t>
      </w:r>
      <w:r>
        <w:t>, Alexander G. Linan</w:t>
      </w:r>
      <w:r w:rsidRPr="39A4A352">
        <w:rPr>
          <w:vertAlign w:val="superscript"/>
        </w:rPr>
        <w:t>1</w:t>
      </w:r>
      <w:r>
        <w:t>, Tara R. Littlefield</w:t>
      </w:r>
      <w:r w:rsidRPr="000F5FAA">
        <w:rPr>
          <w:vertAlign w:val="superscript"/>
        </w:rPr>
        <w:t>4,5</w:t>
      </w:r>
      <w:r>
        <w:t>, Matthew A. Albrecht</w:t>
      </w:r>
      <w:r w:rsidRPr="39A4A352">
        <w:rPr>
          <w:vertAlign w:val="superscript"/>
        </w:rPr>
        <w:t>1</w:t>
      </w:r>
      <w:r w:rsidRPr="39A4A352">
        <w:rPr>
          <w:rFonts w:ascii="PingFang TC" w:eastAsia="PingFang TC" w:hAnsi="PingFang TC" w:cs="PingFang TC"/>
        </w:rPr>
        <w:t xml:space="preserve">, </w:t>
      </w:r>
      <w:r>
        <w:t>Christine E. Edwards</w:t>
      </w:r>
      <w:r w:rsidRPr="39A4A352">
        <w:rPr>
          <w:vertAlign w:val="superscript"/>
        </w:rPr>
        <w:t>1</w:t>
      </w:r>
      <w:r>
        <w:t>*</w:t>
      </w:r>
    </w:p>
    <w:p w14:paraId="6457BF84" w14:textId="77777777" w:rsidR="001952B6" w:rsidRPr="00E938E0" w:rsidRDefault="001952B6" w:rsidP="001952B6"/>
    <w:p w14:paraId="155B23F7" w14:textId="77777777" w:rsidR="001952B6" w:rsidRPr="00E938E0" w:rsidRDefault="001952B6" w:rsidP="001952B6">
      <w:pPr>
        <w:ind w:firstLine="0"/>
      </w:pPr>
      <w:r w:rsidRPr="00E938E0">
        <w:rPr>
          <w:vertAlign w:val="superscript"/>
        </w:rPr>
        <w:t>1</w:t>
      </w:r>
      <w:r w:rsidRPr="00E938E0">
        <w:t xml:space="preserve">Missouri Botanical Garden, 4344 Shaw Blvd., St. Louis MO 63110, USA </w:t>
      </w:r>
    </w:p>
    <w:p w14:paraId="647F7B9E" w14:textId="77777777" w:rsidR="001952B6" w:rsidRPr="00E938E0" w:rsidRDefault="001952B6" w:rsidP="001952B6">
      <w:pPr>
        <w:ind w:firstLine="0"/>
        <w:rPr>
          <w:bCs/>
        </w:rPr>
      </w:pPr>
      <w:r w:rsidRPr="00E938E0">
        <w:rPr>
          <w:vertAlign w:val="superscript"/>
        </w:rPr>
        <w:t>2</w:t>
      </w:r>
      <w:r w:rsidRPr="00E938E0">
        <w:t xml:space="preserve">Oberlin College Biology Department, </w:t>
      </w:r>
      <w:r w:rsidRPr="00E938E0">
        <w:rPr>
          <w:bCs/>
        </w:rPr>
        <w:t>119 Woodland St., Oberlin, OH 44074</w:t>
      </w:r>
    </w:p>
    <w:p w14:paraId="09B641C8" w14:textId="77777777" w:rsidR="001952B6" w:rsidRDefault="001952B6" w:rsidP="001952B6">
      <w:pPr>
        <w:ind w:firstLine="0"/>
        <w:rPr>
          <w:rStyle w:val="Emphasis"/>
          <w:bCs/>
          <w:i w:val="0"/>
          <w:iCs w:val="0"/>
          <w:color w:val="000000" w:themeColor="text1"/>
          <w:shd w:val="clear" w:color="auto" w:fill="FFFFFF"/>
        </w:rPr>
      </w:pPr>
      <w:r w:rsidRPr="00E938E0">
        <w:rPr>
          <w:vertAlign w:val="superscript"/>
        </w:rPr>
        <w:t>3</w:t>
      </w:r>
      <w:r w:rsidRPr="00E938E0">
        <w:t>Current address:</w:t>
      </w:r>
      <w:r>
        <w:t xml:space="preserve"> Lady Bird Johnson Wildflower Center, </w:t>
      </w:r>
      <w:r w:rsidRPr="00834536">
        <w:rPr>
          <w:rStyle w:val="Emphasis"/>
          <w:bCs/>
          <w:i w:val="0"/>
          <w:iCs w:val="0"/>
          <w:color w:val="000000" w:themeColor="text1"/>
          <w:shd w:val="clear" w:color="auto" w:fill="FFFFFF"/>
        </w:rPr>
        <w:t>4801 La Crosse Ave. Austin, TX 78739</w:t>
      </w:r>
    </w:p>
    <w:p w14:paraId="30063FEB" w14:textId="77777777" w:rsidR="001952B6" w:rsidRDefault="001952B6" w:rsidP="001952B6">
      <w:pPr>
        <w:ind w:firstLine="0"/>
        <w:rPr>
          <w:rStyle w:val="Emphasis"/>
          <w:bCs/>
          <w:i w:val="0"/>
          <w:iCs w:val="0"/>
          <w:color w:val="000000" w:themeColor="text1"/>
          <w:shd w:val="clear" w:color="auto" w:fill="FFFFFF"/>
        </w:rPr>
      </w:pPr>
      <w:r w:rsidRPr="000F5FAA">
        <w:rPr>
          <w:rStyle w:val="Emphasis"/>
          <w:bCs/>
          <w:i w:val="0"/>
          <w:iCs w:val="0"/>
          <w:color w:val="000000" w:themeColor="text1"/>
          <w:shd w:val="clear" w:color="auto" w:fill="FFFFFF"/>
          <w:vertAlign w:val="superscript"/>
        </w:rPr>
        <w:t>4</w:t>
      </w:r>
      <w:r>
        <w:rPr>
          <w:rStyle w:val="Emphasis"/>
          <w:bCs/>
          <w:i w:val="0"/>
          <w:iCs w:val="0"/>
          <w:color w:val="000000" w:themeColor="text1"/>
          <w:shd w:val="clear" w:color="auto" w:fill="FFFFFF"/>
        </w:rPr>
        <w:t xml:space="preserve"> Office of Kentucky Nature Preserves, 300 Sower Blvd, Frankfort, KY 40601</w:t>
      </w:r>
    </w:p>
    <w:p w14:paraId="7ACEDEED" w14:textId="77777777" w:rsidR="001952B6" w:rsidRPr="00834536" w:rsidRDefault="001952B6" w:rsidP="001952B6">
      <w:pPr>
        <w:ind w:firstLine="0"/>
        <w:rPr>
          <w:color w:val="000000" w:themeColor="text1"/>
        </w:rPr>
      </w:pPr>
      <w:r w:rsidRPr="000F5FAA">
        <w:rPr>
          <w:rStyle w:val="Emphasis"/>
          <w:bCs/>
          <w:i w:val="0"/>
          <w:iCs w:val="0"/>
          <w:color w:val="000000" w:themeColor="text1"/>
          <w:shd w:val="clear" w:color="auto" w:fill="FFFFFF"/>
          <w:vertAlign w:val="superscript"/>
        </w:rPr>
        <w:t>5</w:t>
      </w:r>
      <w:r>
        <w:rPr>
          <w:rStyle w:val="Emphasis"/>
          <w:bCs/>
          <w:i w:val="0"/>
          <w:iCs w:val="0"/>
          <w:color w:val="000000" w:themeColor="text1"/>
          <w:shd w:val="clear" w:color="auto" w:fill="FFFFFF"/>
        </w:rPr>
        <w:t xml:space="preserve"> University of Kentucky, Lexington, KY </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5"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41DC57CB" w:rsidR="00B2646C" w:rsidRPr="00E938E0" w:rsidRDefault="000D58CF" w:rsidP="00F312C5">
      <w:pPr>
        <w:pStyle w:val="Heading1"/>
      </w:pPr>
      <w:r w:rsidRPr="00E938E0">
        <w:br w:type="page"/>
      </w:r>
      <w:r w:rsidR="00916707">
        <w:lastRenderedPageBreak/>
        <w:t>Abstract</w:t>
      </w:r>
      <w:r w:rsidR="00B2646C" w:rsidRPr="00E938E0">
        <w:t xml:space="preserve"> </w:t>
      </w:r>
      <w:r w:rsidR="00AD2944">
        <w:t>(</w:t>
      </w:r>
      <w:r w:rsidR="0084248E">
        <w:t xml:space="preserve">240 </w:t>
      </w:r>
      <w:r w:rsidR="00AD2944">
        <w:t>words)</w:t>
      </w:r>
    </w:p>
    <w:p w14:paraId="09C8DF8C" w14:textId="6616F112" w:rsidR="006E75EF" w:rsidRDefault="4F6ABE31" w:rsidP="006E75EF">
      <w:r>
        <w:t xml:space="preserve">Population genetic analyses of species of conservation concern can directly inform management strategies </w:t>
      </w:r>
      <w:r w:rsidR="5EB5B273">
        <w:t>to help conserve</w:t>
      </w:r>
      <w:ins w:id="3" w:author="Alexander Linan" w:date="2026-08-28T10:41:00Z" w16du:dateUtc="2026-08-28T15:41:00Z">
        <w:r w:rsidR="00751D78">
          <w:t xml:space="preserve"> their</w:t>
        </w:r>
      </w:ins>
      <w:r>
        <w:t xml:space="preserve"> genetic diversity</w:t>
      </w:r>
      <w:r w:rsidR="003B1959">
        <w:t xml:space="preserve"> and </w:t>
      </w:r>
      <w:del w:id="4" w:author="Alexander Linan" w:date="2026-08-28T10:41:00Z" w16du:dateUtc="2026-08-28T15:41:00Z">
        <w:r w:rsidR="003B1959" w:rsidDel="00751D78">
          <w:delText>species persistence</w:delText>
        </w:r>
      </w:del>
      <w:ins w:id="5" w:author="Alexander Linan" w:date="2026-08-28T10:41:00Z" w16du:dateUtc="2026-08-28T15:41:00Z">
        <w:r w:rsidR="00751D78">
          <w:t xml:space="preserve">increase </w:t>
        </w:r>
      </w:ins>
      <w:ins w:id="6" w:author="Alexander Linan" w:date="2026-08-28T10:42:00Z" w16du:dateUtc="2026-08-28T15:42:00Z">
        <w:r w:rsidR="00751D78">
          <w:t xml:space="preserve">their </w:t>
        </w:r>
      </w:ins>
      <w:ins w:id="7" w:author="Alexander Linan" w:date="2026-08-28T10:43:00Z" w16du:dateUtc="2026-08-28T15:43:00Z">
        <w:r w:rsidR="00751D78">
          <w:t>long-term</w:t>
        </w:r>
      </w:ins>
      <w:ins w:id="8" w:author="Alexander Linan" w:date="2026-08-28T10:42:00Z" w16du:dateUtc="2026-08-28T15:42:00Z">
        <w:r w:rsidR="00751D78">
          <w:t xml:space="preserve"> chances of survival</w:t>
        </w:r>
      </w:ins>
      <w:r>
        <w:t xml:space="preserve">. </w:t>
      </w:r>
      <w:r w:rsidRPr="3633AFA0">
        <w:rPr>
          <w:rStyle w:val="Emphasis"/>
        </w:rPr>
        <w:t>Physaria globosa</w:t>
      </w:r>
      <w:r>
        <w:t>, a federally endangered mustard, has a geographically restricted and disjunct distribution across river systems in Indiana, Kentucky, and Tennessee</w:t>
      </w:r>
      <w:r w:rsidR="391EF3E8">
        <w:t>, USA</w:t>
      </w:r>
      <w:r>
        <w:t xml:space="preserve">. </w:t>
      </w:r>
      <w:r w:rsidR="688F4220">
        <w:t>W</w:t>
      </w:r>
      <w:r>
        <w:t xml:space="preserve">e </w:t>
      </w:r>
      <w:r w:rsidR="00B85E3F">
        <w:t xml:space="preserve">genotyped </w:t>
      </w:r>
      <w:r w:rsidR="00E600C5">
        <w:t>332</w:t>
      </w:r>
      <w:r w:rsidR="00B85E3F">
        <w:t xml:space="preserve"> individuals at 20 microsatellite loci</w:t>
      </w:r>
      <w:r w:rsidR="00395036">
        <w:t xml:space="preserve"> </w:t>
      </w:r>
      <w:r w:rsidR="00453B5F">
        <w:t>across the species’ range</w:t>
      </w:r>
      <w:r w:rsidR="000D6A74">
        <w:t>, including</w:t>
      </w:r>
      <w:r w:rsidR="00395036">
        <w:t xml:space="preserve"> </w:t>
      </w:r>
      <w:r w:rsidR="00453B5F">
        <w:t xml:space="preserve">14 </w:t>
      </w:r>
      <w:r w:rsidR="00395036">
        <w:t>wild,</w:t>
      </w:r>
      <w:r w:rsidR="00453B5F">
        <w:t xml:space="preserve"> </w:t>
      </w:r>
      <w:r w:rsidR="00395036">
        <w:t xml:space="preserve">and </w:t>
      </w:r>
      <w:r w:rsidR="00453B5F">
        <w:t xml:space="preserve">2 </w:t>
      </w:r>
      <w:r w:rsidR="00395036">
        <w:t>translocated populations.</w:t>
      </w:r>
      <w:r w:rsidR="00453B5F">
        <w:t xml:space="preserve"> The </w:t>
      </w:r>
      <w:r w:rsidR="00400126">
        <w:t>genetic</w:t>
      </w:r>
      <w:ins w:id="9" w:author="Alexander Linan" w:date="2026-08-28T10:44:00Z" w16du:dateUtc="2026-08-28T15:44:00Z">
        <w:r w:rsidR="00751D78">
          <w:t xml:space="preserve"> structure</w:t>
        </w:r>
      </w:ins>
      <w:del w:id="10" w:author="Alexander Linan" w:date="2026-08-28T10:44:00Z" w16du:dateUtc="2026-08-28T15:44:00Z">
        <w:r w:rsidR="00400126" w:rsidDel="00751D78">
          <w:delText>s</w:delText>
        </w:r>
      </w:del>
      <w:r w:rsidR="00400126">
        <w:t xml:space="preserve"> of </w:t>
      </w:r>
      <w:del w:id="11" w:author="Alexander Linan" w:date="2026-08-28T10:44:00Z" w16du:dateUtc="2026-08-28T15:44:00Z">
        <w:r w:rsidR="12F97552" w:rsidDel="00751D78">
          <w:delText xml:space="preserve">the </w:delText>
        </w:r>
      </w:del>
      <w:r w:rsidR="00BD10A0">
        <w:t xml:space="preserve">wild </w:t>
      </w:r>
      <w:r w:rsidR="12F97552">
        <w:t xml:space="preserve">populations </w:t>
      </w:r>
      <w:del w:id="12" w:author="Alexander Linan" w:date="2026-08-28T10:44:00Z" w16du:dateUtc="2026-08-28T15:44:00Z">
        <w:r w:rsidDel="00751D78">
          <w:delText>was strongly structured into</w:delText>
        </w:r>
      </w:del>
      <w:ins w:id="13" w:author="Alexander Linan" w:date="2026-08-28T10:44:00Z" w16du:dateUtc="2026-08-28T15:44:00Z">
        <w:r w:rsidR="00751D78">
          <w:t>showed</w:t>
        </w:r>
      </w:ins>
      <w:r>
        <w:t xml:space="preserve"> </w:t>
      </w:r>
      <w:r w:rsidR="12F97552">
        <w:t>2</w:t>
      </w:r>
      <w:r>
        <w:t xml:space="preserve"> major geographic groups</w:t>
      </w:r>
      <w:ins w:id="14" w:author="Alexander Linan" w:date="2026-08-28T10:45:00Z" w16du:dateUtc="2026-08-28T15:45:00Z">
        <w:r w:rsidR="00751D78">
          <w:t xml:space="preserve"> with little to no geneflow between them</w:t>
        </w:r>
      </w:ins>
      <w:r w:rsidR="00210964">
        <w:t>:</w:t>
      </w:r>
      <w:r>
        <w:t xml:space="preserve"> a northern group in Indiana and Kentucky and a southern group in Tennessee. Several </w:t>
      </w:r>
      <w:r w:rsidR="4F3A549E">
        <w:t>wild</w:t>
      </w:r>
      <w:r>
        <w:t xml:space="preserve"> populations showed evidence of reduced genetic diversity, inbreeding, or </w:t>
      </w:r>
      <w:r w:rsidR="00503093">
        <w:t>recent</w:t>
      </w:r>
      <w:r>
        <w:t xml:space="preserve"> bottlenecks, consistent with demographic decline and ongoing pressures</w:t>
      </w:r>
      <w:del w:id="15" w:author="Alexander Linan" w:date="2026-08-28T10:45:00Z" w16du:dateUtc="2026-08-28T15:45:00Z">
        <w:r w:rsidR="60AC1216" w:rsidDel="00751D78">
          <w:delText>,</w:delText>
        </w:r>
      </w:del>
      <w:r>
        <w:t xml:space="preserve"> </w:t>
      </w:r>
      <w:r w:rsidR="658C1196">
        <w:t xml:space="preserve">from </w:t>
      </w:r>
      <w:r>
        <w:t xml:space="preserve">habitat degradation and competition from invasive </w:t>
      </w:r>
      <w:r w:rsidR="481BC13F">
        <w:t>plants</w:t>
      </w:r>
      <w:r>
        <w:t xml:space="preserve">. In contrast, </w:t>
      </w:r>
      <w:r w:rsidR="001C5DDE">
        <w:t xml:space="preserve">one </w:t>
      </w:r>
      <w:r w:rsidR="6FC6F784">
        <w:t>translocated</w:t>
      </w:r>
      <w:r w:rsidR="0D665875">
        <w:t xml:space="preserve"> population</w:t>
      </w:r>
      <w:r w:rsidR="1C1D83AA">
        <w:t xml:space="preserve"> </w:t>
      </w:r>
      <w:r w:rsidR="003E2F23">
        <w:t>derived</w:t>
      </w:r>
      <w:r w:rsidR="4F95B1D3">
        <w:t xml:space="preserve"> from</w:t>
      </w:r>
      <w:r w:rsidR="1C1D83AA">
        <w:t xml:space="preserve"> two nearby </w:t>
      </w:r>
      <w:r w:rsidR="00CE1A54">
        <w:t xml:space="preserve">Kentucky </w:t>
      </w:r>
      <w:r w:rsidR="3DC4D8DF">
        <w:t>wild</w:t>
      </w:r>
      <w:r w:rsidR="0D665875">
        <w:t xml:space="preserve"> </w:t>
      </w:r>
      <w:r w:rsidR="3799622B">
        <w:t>populations</w:t>
      </w:r>
      <w:r w:rsidR="0099309E">
        <w:t xml:space="preserve"> showed moderate </w:t>
      </w:r>
      <w:r w:rsidR="005E797D">
        <w:t xml:space="preserve">genetic diversity among </w:t>
      </w:r>
      <w:r w:rsidR="006F7A68">
        <w:t>other Kentucky populations and no detect</w:t>
      </w:r>
      <w:r w:rsidR="00784003">
        <w:t>ion</w:t>
      </w:r>
      <w:r w:rsidR="006F7A68">
        <w:t xml:space="preserve"> of </w:t>
      </w:r>
      <w:ins w:id="16" w:author="Alexander Linan" w:date="2026-08-28T10:46:00Z" w16du:dateUtc="2026-08-28T15:46:00Z">
        <w:r w:rsidR="00751D78">
          <w:t xml:space="preserve">a </w:t>
        </w:r>
      </w:ins>
      <w:r w:rsidR="00784003">
        <w:t xml:space="preserve">recent </w:t>
      </w:r>
      <w:r w:rsidR="006F7A68">
        <w:t>genetic bottleneck</w:t>
      </w:r>
      <w:r w:rsidR="00FE5424">
        <w:t xml:space="preserve">. </w:t>
      </w:r>
      <w:r w:rsidR="0043719A">
        <w:t xml:space="preserve">The other </w:t>
      </w:r>
      <w:r w:rsidR="5E923153">
        <w:t>translocated</w:t>
      </w:r>
      <w:r>
        <w:t xml:space="preserve"> population derived from </w:t>
      </w:r>
      <w:r w:rsidR="00FB4576">
        <w:t>mixing Kentucky and Tennessee</w:t>
      </w:r>
      <w:r w:rsidR="000E5095">
        <w:t xml:space="preserve"> wild populations also showed </w:t>
      </w:r>
      <w:r w:rsidR="009B59D8">
        <w:t xml:space="preserve">moderate genetic diversity; however, </w:t>
      </w:r>
      <w:r w:rsidR="00BA4A44">
        <w:t xml:space="preserve">the </w:t>
      </w:r>
      <w:commentRangeStart w:id="17"/>
      <w:r w:rsidR="00BA4A44">
        <w:t xml:space="preserve">consequence of mixing two </w:t>
      </w:r>
      <w:r w:rsidR="00F37810">
        <w:t xml:space="preserve">geographically </w:t>
      </w:r>
      <w:r w:rsidR="008765AC">
        <w:t>disjunct</w:t>
      </w:r>
      <w:r w:rsidR="00F37810">
        <w:t xml:space="preserve"> population </w:t>
      </w:r>
      <w:r w:rsidR="0004292B">
        <w:t>is unknown</w:t>
      </w:r>
      <w:commentRangeEnd w:id="17"/>
      <w:r w:rsidR="0010371F">
        <w:rPr>
          <w:rStyle w:val="CommentReference"/>
          <w:sz w:val="24"/>
          <w:szCs w:val="24"/>
        </w:rPr>
        <w:commentReference w:id="17"/>
      </w:r>
      <w:r w:rsidR="00F10A8B">
        <w:t>.</w:t>
      </w:r>
      <w:r w:rsidR="006E75EF">
        <w:t xml:space="preserve"> </w:t>
      </w:r>
      <w:r>
        <w:t xml:space="preserve">Our results indicate that conservation </w:t>
      </w:r>
      <w:ins w:id="18" w:author="Alexander Linan" w:date="2026-08-28T10:48:00Z" w16du:dateUtc="2026-08-28T15:48:00Z">
        <w:r w:rsidR="0010371F">
          <w:t xml:space="preserve">activities </w:t>
        </w:r>
      </w:ins>
      <w:r>
        <w:t xml:space="preserve">of </w:t>
      </w:r>
      <w:r w:rsidRPr="3633AFA0">
        <w:rPr>
          <w:rStyle w:val="Emphasis"/>
        </w:rPr>
        <w:t>P. globosa</w:t>
      </w:r>
      <w:r>
        <w:t xml:space="preserve"> should prioritize the protection of multiple populations within each major geographic region while </w:t>
      </w:r>
      <w:commentRangeStart w:id="19"/>
      <w:r>
        <w:t xml:space="preserve">also using </w:t>
      </w:r>
      <w:r w:rsidR="01928F49">
        <w:t>translocation</w:t>
      </w:r>
      <w:ins w:id="20" w:author="Alexander Linan" w:date="2026-08-28T10:48:00Z" w16du:dateUtc="2026-08-28T15:48:00Z">
        <w:r w:rsidR="0010371F">
          <w:t xml:space="preserve">s </w:t>
        </w:r>
      </w:ins>
      <w:del w:id="21" w:author="Alexander Linan" w:date="2026-08-28T10:48:00Z" w16du:dateUtc="2026-08-28T15:48:00Z">
        <w:r w:rsidR="01928F49" w:rsidDel="0010371F">
          <w:delText xml:space="preserve"> </w:delText>
        </w:r>
        <w:r w:rsidDel="0010371F">
          <w:delText xml:space="preserve">management </w:delText>
        </w:r>
      </w:del>
      <w:r>
        <w:t xml:space="preserve">to </w:t>
      </w:r>
      <w:del w:id="22" w:author="Alexander Linan" w:date="2026-08-28T10:48:00Z" w16du:dateUtc="2026-08-28T15:48:00Z">
        <w:r w:rsidR="00E3321C" w:rsidDel="0010371F">
          <w:delText>protect</w:delText>
        </w:r>
        <w:r w:rsidDel="0010371F">
          <w:delText xml:space="preserve"> </w:delText>
        </w:r>
      </w:del>
      <w:ins w:id="23" w:author="Alexander Linan" w:date="2026-08-28T10:48:00Z" w16du:dateUtc="2026-08-28T15:48:00Z">
        <w:r w:rsidR="0010371F">
          <w:t xml:space="preserve">bolster </w:t>
        </w:r>
      </w:ins>
      <w:commentRangeEnd w:id="19"/>
      <w:r w:rsidR="0010371F">
        <w:rPr>
          <w:rStyle w:val="CommentReference"/>
          <w:sz w:val="24"/>
          <w:szCs w:val="24"/>
        </w:rPr>
        <w:commentReference w:id="19"/>
      </w:r>
      <w:ins w:id="24" w:author="Alexander Linan" w:date="2026-08-28T10:48:00Z" w16du:dateUtc="2026-08-28T15:48:00Z">
        <w:r w:rsidR="0010371F">
          <w:t>levels of genetic</w:t>
        </w:r>
        <w:r w:rsidR="0010371F">
          <w:t xml:space="preserve"> </w:t>
        </w:r>
      </w:ins>
      <w:r>
        <w:t xml:space="preserve">diversity from vulnerable or </w:t>
      </w:r>
      <w:r w:rsidR="00EB2F0C">
        <w:t>degrading</w:t>
      </w:r>
      <w:r>
        <w:t xml:space="preserve"> sites. More broadly, this study shows that </w:t>
      </w:r>
      <w:r w:rsidR="2344B370">
        <w:t>translocations that mix multiple source</w:t>
      </w:r>
      <w:r w:rsidR="001512DE">
        <w:t xml:space="preserve">s </w:t>
      </w:r>
      <w:r>
        <w:t xml:space="preserve">can be effective for conserving genetic </w:t>
      </w:r>
      <w:r w:rsidR="006E75EF">
        <w:t>diversity</w:t>
      </w:r>
      <w:r>
        <w:t xml:space="preserve"> </w:t>
      </w:r>
      <w:r w:rsidR="00FA1846">
        <w:t xml:space="preserve">of endangered plants while </w:t>
      </w:r>
      <w:r w:rsidR="00486B7A">
        <w:t xml:space="preserve">the natural population structure and the consequence of mixing must be </w:t>
      </w:r>
      <w:r w:rsidR="00E3321C">
        <w:t>carefully considered.</w:t>
      </w:r>
    </w:p>
    <w:p w14:paraId="7A9B05B7" w14:textId="0BE51F39" w:rsidR="00636D58" w:rsidRPr="00E938E0" w:rsidRDefault="00636D58" w:rsidP="00E70125">
      <w:pPr>
        <w:ind w:firstLine="0"/>
      </w:pPr>
      <w:r w:rsidRPr="00DB2950">
        <w:rPr>
          <w:b/>
          <w:bCs/>
        </w:rPr>
        <w:lastRenderedPageBreak/>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translocation</w:t>
      </w:r>
    </w:p>
    <w:p w14:paraId="39B019B1" w14:textId="731F74BD" w:rsidR="0046123F" w:rsidRPr="00E938E0" w:rsidRDefault="00F804C8" w:rsidP="00F312C5">
      <w:pPr>
        <w:pStyle w:val="Heading1"/>
      </w:pPr>
      <w:r w:rsidRPr="00E938E0">
        <w:t>Introduction</w:t>
      </w:r>
      <w:r w:rsidR="00B73720" w:rsidRPr="00E938E0">
        <w:t xml:space="preserve"> </w:t>
      </w:r>
      <w:r w:rsidR="00145906">
        <w:t>(824</w:t>
      </w:r>
      <w:r w:rsidR="00C33874">
        <w:t xml:space="preserve"> words</w:t>
      </w:r>
      <w:r w:rsidR="00145906">
        <w:t>)</w:t>
      </w:r>
    </w:p>
    <w:p w14:paraId="02F16527" w14:textId="3826C0FD" w:rsidR="009A2B0E" w:rsidRDefault="5E72879B" w:rsidP="682E26A9">
      <w:r>
        <w:t xml:space="preserve">Genetic diversity is widely </w:t>
      </w:r>
      <w:r w:rsidR="401A4294">
        <w:t>recognized</w:t>
      </w:r>
      <w:r>
        <w:t xml:space="preserve"> as the raw material underlying phenotypic and functional variation within species, and its maintenance is a central goal of biodiversity conservation</w:t>
      </w:r>
      <w:r w:rsidR="243A4CAF">
        <w:t xml:space="preserve"> </w: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 </w:instrTex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EN.CITE.DATA </w:instrText>
      </w:r>
      <w:r w:rsidR="7A7178A4">
        <w:fldChar w:fldCharType="end"/>
      </w:r>
      <w:r w:rsidR="7A7178A4">
        <w:fldChar w:fldCharType="separate"/>
      </w:r>
      <w:r w:rsidR="243A4CAF" w:rsidRPr="14B34B7C">
        <w:rPr>
          <w:noProof/>
        </w:rPr>
        <w:t>(</w:t>
      </w:r>
      <w:r w:rsidR="46783F62">
        <w:t>Shaw</w:t>
      </w:r>
      <w:r w:rsidR="46783F62" w:rsidRPr="14B34B7C">
        <w:rPr>
          <w:i/>
          <w:iCs/>
        </w:rPr>
        <w:t xml:space="preserve"> et al.</w:t>
      </w:r>
      <w:r w:rsidR="46783F62">
        <w:t>, 2025</w:t>
      </w:r>
      <w:r w:rsidR="243A4CAF" w:rsidRPr="14B34B7C">
        <w:rPr>
          <w:noProof/>
        </w:rPr>
        <w:t>)</w:t>
      </w:r>
      <w:r w:rsidR="7A7178A4">
        <w:fldChar w:fldCharType="end"/>
      </w:r>
      <w:r>
        <w:t>. Higher</w:t>
      </w:r>
      <w:r w:rsidR="41FA88B9">
        <w:t xml:space="preserve"> levels of</w:t>
      </w:r>
      <w:r>
        <w:t xml:space="preserve"> genetic diversity </w:t>
      </w:r>
      <w:r w:rsidR="781151F9">
        <w:t>are</w:t>
      </w:r>
      <w:r>
        <w:t xml:space="preserve"> often associated with greater resilience, evolutionary potential, and individual fitness, and can also improve the establishment and persistence of reintroduced populations</w:t>
      </w:r>
      <w:r w:rsidR="7352AE02">
        <w:t xml:space="preserve"> </w:t>
      </w:r>
      <w:r w:rsidR="01B5F68E">
        <w:t xml:space="preserve"> </w:t>
      </w:r>
      <w:r w:rsidR="7A7178A4">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 </w:instrText>
      </w:r>
      <w:r w:rsidR="0087192B">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EN.CITE.DATA </w:instrText>
      </w:r>
      <w:r w:rsidR="0087192B">
        <w:fldChar w:fldCharType="end"/>
      </w:r>
      <w:r w:rsidR="7A7178A4">
        <w:fldChar w:fldCharType="separate"/>
      </w:r>
      <w:r w:rsidR="0087192B">
        <w:rPr>
          <w:noProof/>
        </w:rPr>
        <w:t>(Hoelzel</w:t>
      </w:r>
      <w:r w:rsidR="0087192B" w:rsidRPr="0087192B">
        <w:rPr>
          <w:i/>
          <w:noProof/>
        </w:rPr>
        <w:t xml:space="preserve"> et al.</w:t>
      </w:r>
      <w:r w:rsidR="0087192B">
        <w:rPr>
          <w:noProof/>
        </w:rPr>
        <w:t>, 2019; Van Rossum &amp; Le Pajolec, 2021)</w:t>
      </w:r>
      <w:commentRangeStart w:id="25"/>
      <w:commentRangeStart w:id="26"/>
      <w:r w:rsidR="7A7178A4">
        <w:fldChar w:fldCharType="end"/>
      </w:r>
      <w:commentRangeEnd w:id="25"/>
      <w:r w:rsidR="7A7178A4">
        <w:rPr>
          <w:rStyle w:val="CommentReference"/>
          <w:sz w:val="24"/>
          <w:szCs w:val="24"/>
        </w:rPr>
        <w:commentReference w:id="25"/>
      </w:r>
      <w:commentRangeEnd w:id="26"/>
      <w:r>
        <w:rPr>
          <w:rStyle w:val="CommentReference"/>
          <w:sz w:val="24"/>
          <w:szCs w:val="24"/>
        </w:rPr>
        <w:commentReference w:id="26"/>
      </w:r>
      <w:r>
        <w:t xml:space="preserve">. For </w:t>
      </w:r>
      <w:r w:rsidR="004B76DB">
        <w:t>endangered</w:t>
      </w:r>
      <w:r>
        <w:t xml:space="preserve"> species </w:t>
      </w:r>
      <w:r w:rsidR="009957FD">
        <w:t>with</w:t>
      </w:r>
      <w:r w:rsidR="004B76DB">
        <w:t xml:space="preserve"> narrow distributions and</w:t>
      </w:r>
      <w:r w:rsidR="009957FD">
        <w:t xml:space="preserve"> habit degradations</w:t>
      </w:r>
      <w:r>
        <w:t xml:space="preserve">, preserving genetic diversity therefore requires </w:t>
      </w:r>
      <w:r w:rsidR="30353DDF">
        <w:t>consideration of both</w:t>
      </w:r>
      <w:r>
        <w:t xml:space="preserve"> natural populations</w:t>
      </w:r>
      <w:r w:rsidR="42BE7403">
        <w:t xml:space="preserve"> and </w:t>
      </w:r>
      <w:r w:rsidRPr="14B34B7C">
        <w:rPr>
          <w:i/>
          <w:iCs/>
        </w:rPr>
        <w:t>ex situ</w:t>
      </w:r>
      <w:r>
        <w:t xml:space="preserve"> collections</w:t>
      </w:r>
      <w:r w:rsidR="14F24056">
        <w:t>, as well as</w:t>
      </w:r>
      <w:r>
        <w:t xml:space="preserve"> any reintroduction</w:t>
      </w:r>
      <w:r w:rsidR="76742529">
        <w:t>s</w:t>
      </w:r>
      <w:r>
        <w:t xml:space="preserve"> derived from them</w:t>
      </w:r>
      <w:r w:rsidR="398E9CB0">
        <w:t xml:space="preserve"> </w:t>
      </w:r>
      <w:r w:rsidR="7A7178A4">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 </w:instrText>
      </w:r>
      <w:r w:rsidR="00D124C1">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EN.CITE.DATA </w:instrText>
      </w:r>
      <w:r w:rsidR="00D124C1">
        <w:fldChar w:fldCharType="end"/>
      </w:r>
      <w:r w:rsidR="7A7178A4">
        <w:fldChar w:fldCharType="separate"/>
      </w:r>
      <w:r w:rsidR="00D124C1">
        <w:rPr>
          <w:noProof/>
        </w:rPr>
        <w:t>(Mashburn</w:t>
      </w:r>
      <w:r w:rsidR="00D124C1" w:rsidRPr="00D124C1">
        <w:rPr>
          <w:i/>
          <w:noProof/>
        </w:rPr>
        <w:t xml:space="preserve"> et al.</w:t>
      </w:r>
      <w:r w:rsidR="00D124C1">
        <w:rPr>
          <w:noProof/>
        </w:rPr>
        <w:t>, 2023; Linan</w:t>
      </w:r>
      <w:r w:rsidR="00D124C1" w:rsidRPr="00D124C1">
        <w:rPr>
          <w:i/>
          <w:noProof/>
        </w:rPr>
        <w:t xml:space="preserve"> et al.</w:t>
      </w:r>
      <w:r w:rsidR="00D124C1">
        <w:rPr>
          <w:noProof/>
        </w:rPr>
        <w:t>, 2024; Aguilar-Gómez</w:t>
      </w:r>
      <w:r w:rsidR="00D124C1" w:rsidRPr="00D124C1">
        <w:rPr>
          <w:i/>
          <w:noProof/>
        </w:rPr>
        <w:t xml:space="preserve"> et al.</w:t>
      </w:r>
      <w:r w:rsidR="00D124C1">
        <w:rPr>
          <w:noProof/>
        </w:rPr>
        <w:t>, 2025; Edwards</w:t>
      </w:r>
      <w:r w:rsidR="00D124C1" w:rsidRPr="00D124C1">
        <w:rPr>
          <w:i/>
          <w:noProof/>
        </w:rPr>
        <w:t xml:space="preserve"> et al.</w:t>
      </w:r>
      <w:r w:rsidR="00D124C1">
        <w:rPr>
          <w:noProof/>
        </w:rPr>
        <w:t>, 2025; Van Rossum</w:t>
      </w:r>
      <w:r w:rsidR="00D124C1" w:rsidRPr="00D124C1">
        <w:rPr>
          <w:i/>
          <w:noProof/>
        </w:rPr>
        <w:t xml:space="preserve"> et al.</w:t>
      </w:r>
      <w:r w:rsidR="00D124C1">
        <w:rPr>
          <w:noProof/>
        </w:rPr>
        <w:t>, 2025)</w:t>
      </w:r>
      <w:commentRangeStart w:id="27"/>
      <w:r w:rsidR="7A7178A4">
        <w:fldChar w:fldCharType="end"/>
      </w:r>
      <w:commentRangeEnd w:id="27"/>
      <w:r w:rsidR="7A7178A4">
        <w:rPr>
          <w:rStyle w:val="CommentReference"/>
          <w:sz w:val="24"/>
          <w:szCs w:val="24"/>
        </w:rPr>
        <w:commentReference w:id="27"/>
      </w:r>
      <w:r>
        <w:t>.</w:t>
      </w:r>
    </w:p>
    <w:p w14:paraId="5D319DAA" w14:textId="24EE5BCC" w:rsidR="00516643" w:rsidRDefault="5D5A46A3" w:rsidP="14B34B7C">
      <w:r>
        <w:t xml:space="preserve">Conservation strategies for </w:t>
      </w:r>
      <w:r w:rsidR="6019FADB">
        <w:t xml:space="preserve">rare plant </w:t>
      </w:r>
      <w:r>
        <w:t xml:space="preserve">species generally span a continuum from </w:t>
      </w:r>
      <w:r w:rsidR="051E43E0">
        <w:t>conserving</w:t>
      </w:r>
      <w:r>
        <w:t xml:space="preserve"> extant </w:t>
      </w:r>
      <w:r w:rsidR="00975B31">
        <w:t xml:space="preserve">natural </w:t>
      </w:r>
      <w:r>
        <w:t xml:space="preserve">populations to more interventionist approaches involving </w:t>
      </w:r>
      <w:r w:rsidR="5D4A448D">
        <w:t xml:space="preserve">the establishment of </w:t>
      </w:r>
      <w:r w:rsidR="5D4A448D" w:rsidRPr="00AF06FF">
        <w:rPr>
          <w:i/>
          <w:iCs/>
        </w:rPr>
        <w:t>ex situ</w:t>
      </w:r>
      <w:r w:rsidR="5D4A448D">
        <w:t xml:space="preserve"> populations</w:t>
      </w:r>
      <w:r w:rsidR="6EF3508B">
        <w:t xml:space="preserve"> and </w:t>
      </w:r>
      <w:r w:rsidR="009349A7">
        <w:t xml:space="preserve">translocations into </w:t>
      </w:r>
      <w:r w:rsidR="00975B31">
        <w:t>suitable</w:t>
      </w:r>
      <w:r w:rsidR="006E0D5C">
        <w:t xml:space="preserve"> </w:t>
      </w:r>
      <w:r w:rsidR="00975B31">
        <w:t>habitats</w:t>
      </w:r>
      <w:r>
        <w:rPr>
          <w:rFonts w:hint="eastAsia"/>
        </w:rPr>
        <w:t xml:space="preserve"> </w:t>
      </w:r>
      <w:r>
        <w:t xml:space="preserve"> </w: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 </w:instrTex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EN.CITE.DATA </w:instrText>
      </w:r>
      <w:r>
        <w:fldChar w:fldCharType="end"/>
      </w:r>
      <w:r>
        <w:fldChar w:fldCharType="separate"/>
      </w:r>
      <w:r w:rsidR="4BFBE41E" w:rsidRPr="3633AFA0">
        <w:t>(</w:t>
      </w:r>
      <w:r w:rsidR="46783F62">
        <w:t>Bucharova, 2017</w:t>
      </w:r>
      <w:r w:rsidR="4BFBE41E" w:rsidRPr="3633AFA0">
        <w:t xml:space="preserve">; </w:t>
      </w:r>
      <w:r w:rsidR="46783F62">
        <w:t>Gaitán-Espitia &amp; Hobday, 2021</w:t>
      </w:r>
      <w:r w:rsidR="4BFBE41E" w:rsidRPr="3633AFA0">
        <w:t>)</w:t>
      </w:r>
      <w:r>
        <w:fldChar w:fldCharType="end"/>
      </w:r>
      <w:r w:rsidR="3D73127B">
        <w:t xml:space="preserve">. </w:t>
      </w:r>
      <w:r w:rsidR="077D4227">
        <w:t xml:space="preserve">In plants, these interventions can include </w:t>
      </w:r>
      <w:r w:rsidR="54484F69">
        <w:t xml:space="preserve">controlled crosses </w:t>
      </w:r>
      <w:r w:rsidR="077D4227">
        <w:t xml:space="preserve">among </w:t>
      </w:r>
      <w:r w:rsidR="28671863">
        <w:t>wild</w:t>
      </w:r>
      <w:r w:rsidR="077D4227">
        <w:t xml:space="preserve"> populations, </w:t>
      </w:r>
      <w:r w:rsidR="331D1A2B">
        <w:t xml:space="preserve">augmentations </w:t>
      </w:r>
      <w:r w:rsidR="474C9C81">
        <w:t>to promote interbreeding and restore genetic variation</w:t>
      </w:r>
      <w:r w:rsidR="00B642C5">
        <w:rPr>
          <w:rFonts w:hint="eastAsia"/>
        </w:rPr>
        <w:t xml:space="preserve"> </w:t>
      </w:r>
      <w:r>
        <w:fldChar w:fldCharType="begin"/>
      </w:r>
      <w:r>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fldChar w:fldCharType="separate"/>
      </w:r>
      <w:r w:rsidR="1BEA1B78" w:rsidRPr="3633AFA0">
        <w:rPr>
          <w:noProof/>
        </w:rPr>
        <w:t>(</w:t>
      </w:r>
      <w:r w:rsidR="46783F62">
        <w:t>Edwards</w:t>
      </w:r>
      <w:r w:rsidR="46783F62" w:rsidRPr="3633AFA0">
        <w:rPr>
          <w:i/>
          <w:iCs/>
        </w:rPr>
        <w:t xml:space="preserve"> et al.</w:t>
      </w:r>
      <w:r w:rsidR="46783F62">
        <w:t>, 2025</w:t>
      </w:r>
      <w:r w:rsidR="1BEA1B78" w:rsidRPr="3633AFA0">
        <w:rPr>
          <w:noProof/>
        </w:rPr>
        <w:t>)</w:t>
      </w:r>
      <w:r>
        <w:fldChar w:fldCharType="end"/>
      </w:r>
      <w:r w:rsidR="3D73127B">
        <w:t xml:space="preserve">. Such actions can be valuable when fragmentation, demographic decline, or habitat </w:t>
      </w:r>
      <w:r w:rsidR="2F5F7AF6">
        <w:t xml:space="preserve">degradation </w:t>
      </w:r>
      <w:r w:rsidR="3D73127B">
        <w:t>have reduced effective population size</w:t>
      </w:r>
      <w:r w:rsidR="65AF10DF">
        <w:t>s</w:t>
      </w:r>
      <w:r w:rsidR="3D73127B">
        <w:t xml:space="preserve"> and limited natural gene flow, </w:t>
      </w:r>
      <w:r w:rsidR="2F01A9F3">
        <w:t xml:space="preserve">as they </w:t>
      </w:r>
      <w:r w:rsidR="59F5E5C4">
        <w:t>can increase</w:t>
      </w:r>
      <w:r w:rsidR="3D73127B">
        <w:t xml:space="preserve"> genetic diversity, reduce inbreeding, and</w:t>
      </w:r>
      <w:r w:rsidR="7429E44E">
        <w:t xml:space="preserve"> potentially</w:t>
      </w:r>
      <w:r w:rsidR="3D73127B">
        <w:t xml:space="preserve"> </w:t>
      </w:r>
      <w:r w:rsidR="25336217">
        <w:t>enhance</w:t>
      </w:r>
      <w:r w:rsidR="3D73127B">
        <w:t xml:space="preserve"> fitness </w:t>
      </w:r>
      <w:r w:rsidR="609D4CB7">
        <w:t>and</w:t>
      </w:r>
      <w:r w:rsidR="3D73127B">
        <w:t xml:space="preserve"> longer-term adaptive potential. </w:t>
      </w:r>
      <w:r w:rsidR="541D353A">
        <w:t xml:space="preserve">However, outcomes are </w:t>
      </w:r>
      <w:r w:rsidR="43E07C0C">
        <w:t xml:space="preserve">often </w:t>
      </w:r>
      <w:r w:rsidR="541D353A">
        <w:lastRenderedPageBreak/>
        <w:t>context</w:t>
      </w:r>
      <w:r w:rsidR="3A14B107">
        <w:t>-</w:t>
      </w:r>
      <w:r w:rsidR="541D353A">
        <w:t>dependent and</w:t>
      </w:r>
      <w:r w:rsidR="2B347990">
        <w:t xml:space="preserve"> not always predictable, thus</w:t>
      </w:r>
      <w:r w:rsidR="4CE33C61">
        <w:t xml:space="preserve"> </w:t>
      </w:r>
      <w:r w:rsidR="2B347990">
        <w:t>their applicati</w:t>
      </w:r>
      <w:r w:rsidR="17B3CDA6">
        <w:t>o</w:t>
      </w:r>
      <w:r w:rsidR="2B347990">
        <w:t xml:space="preserve">n remains debated </w:t>
      </w:r>
      <w:r w:rsidR="133AD33B">
        <w:t xml:space="preserve"> </w:t>
      </w:r>
      <w:r>
        <w:fldChar w:fldCharType="begin"/>
      </w:r>
      <w: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fldChar w:fldCharType="separate"/>
      </w:r>
      <w:r w:rsidR="133AD33B" w:rsidRPr="3633AFA0">
        <w:rPr>
          <w:noProof/>
        </w:rPr>
        <w:t>(</w:t>
      </w:r>
      <w:r w:rsidR="46783F62">
        <w:t>MacDonald</w:t>
      </w:r>
      <w:r w:rsidR="46783F62" w:rsidRPr="3633AFA0">
        <w:rPr>
          <w:i/>
          <w:iCs/>
        </w:rPr>
        <w:t xml:space="preserve"> et al.</w:t>
      </w:r>
      <w:r w:rsidR="46783F62">
        <w:t>, 2025</w:t>
      </w:r>
      <w:r w:rsidR="133AD33B" w:rsidRPr="3633AFA0">
        <w:rPr>
          <w:noProof/>
        </w:rPr>
        <w:t>)</w:t>
      </w:r>
      <w:r>
        <w:fldChar w:fldCharType="end"/>
      </w:r>
      <w:r w:rsidR="3D73127B">
        <w:t>.</w:t>
      </w:r>
    </w:p>
    <w:p w14:paraId="38E79481" w14:textId="6F9F6B0C" w:rsidR="00136949" w:rsidRDefault="6BBB7342" w:rsidP="14B34B7C">
      <w:r>
        <w:t>Using mixed source</w:t>
      </w:r>
      <w:r w:rsidR="000F16C9" w:rsidRPr="00AF06FF">
        <w:t xml:space="preserve"> materials</w:t>
      </w:r>
      <w:r>
        <w:rPr>
          <w:rFonts w:hint="eastAsia"/>
        </w:rPr>
        <w:t xml:space="preserve"> </w:t>
      </w:r>
      <w:r>
        <w:t xml:space="preserve">for </w:t>
      </w:r>
      <w:r w:rsidR="50D16D5F">
        <w:t>controlled crosses, population augmentations or introductions</w:t>
      </w:r>
      <w:r w:rsidR="7015286D">
        <w:t xml:space="preserve"> and other forms of assisted movement raise several general questions in conservation</w:t>
      </w:r>
      <w:r w:rsidR="3225DD18">
        <w:t xml:space="preserve"> genetics</w:t>
      </w:r>
      <w:r w:rsidR="7015286D">
        <w:t>. Do disjunct populations represent distinct historical or adaptive components that should be protected separately</w:t>
      </w:r>
      <w:r w:rsidR="4BFBE41E">
        <w:t xml:space="preserve"> </w:t>
      </w:r>
      <w:r w:rsidR="001C3E49">
        <w:fldChar w:fldCharType="begin"/>
      </w:r>
      <w:r w:rsidR="001C3E49">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fldChar w:fldCharType="separate"/>
      </w:r>
      <w:r w:rsidR="4BFBE41E" w:rsidRPr="14B34B7C">
        <w:rPr>
          <w:noProof/>
        </w:rPr>
        <w:t>(</w:t>
      </w:r>
      <w:r w:rsidR="46783F62">
        <w:t>Fraser &amp; Bernatchez, 2001</w:t>
      </w:r>
      <w:r w:rsidR="4BFBE41E" w:rsidRPr="14B34B7C">
        <w:rPr>
          <w:noProof/>
        </w:rPr>
        <w:t>)</w:t>
      </w:r>
      <w:r w:rsidR="001C3E49">
        <w:fldChar w:fldCharType="end"/>
      </w:r>
      <w:r w:rsidR="7015286D">
        <w:t xml:space="preserve">? </w:t>
      </w:r>
      <w:r w:rsidR="590BFAF1">
        <w:t xml:space="preserve">Under what conditions does </w:t>
      </w:r>
      <w:r w:rsidR="7015286D">
        <w:t xml:space="preserve">the risk of </w:t>
      </w:r>
      <w:r w:rsidR="4B78E189">
        <w:t>loss of genetic diversity due to inbreeding or genetic drift</w:t>
      </w:r>
      <w:r w:rsidR="7015286D">
        <w:t xml:space="preserve"> </w:t>
      </w:r>
      <w:r w:rsidR="05E6564B">
        <w:t xml:space="preserve">in an isolated population </w:t>
      </w:r>
      <w:r w:rsidR="62A4C1CD">
        <w:t>exceed</w:t>
      </w:r>
      <w:r w:rsidR="7015286D">
        <w:t xml:space="preserve"> the risk </w:t>
      </w:r>
      <w:r w:rsidR="6916018E">
        <w:t>associated with</w:t>
      </w:r>
      <w:r w:rsidR="7015286D">
        <w:t xml:space="preserve"> admixture? Can </w:t>
      </w:r>
      <w:r w:rsidR="00DC7280">
        <w:t>mixed</w:t>
      </w:r>
      <w:r w:rsidR="7015286D">
        <w:t xml:space="preserve"> populations capture </w:t>
      </w:r>
      <w:r w:rsidR="3E5E2095">
        <w:t xml:space="preserve">sufficient genetic </w:t>
      </w:r>
      <w:r w:rsidR="7015286D">
        <w:t xml:space="preserve">diversity to </w:t>
      </w:r>
      <w:r w:rsidR="00573A4E">
        <w:t xml:space="preserve">maintain </w:t>
      </w:r>
      <w:del w:id="28" w:author="Alexander Linan" w:date="2026-08-28T10:53:00Z" w16du:dateUtc="2026-08-28T15:53:00Z">
        <w:r w:rsidR="00573A4E" w:rsidDel="0010371F">
          <w:delText>its</w:delText>
        </w:r>
      </w:del>
      <w:ins w:id="29" w:author="Alexander Linan" w:date="2026-08-28T10:53:00Z" w16du:dateUtc="2026-08-28T15:53:00Z">
        <w:r w:rsidR="0010371F">
          <w:t>their</w:t>
        </w:r>
      </w:ins>
      <w:r w:rsidR="00573A4E">
        <w:t xml:space="preserve"> </w:t>
      </w:r>
      <w:r w:rsidR="001B2AB4">
        <w:t xml:space="preserve">persistence in local </w:t>
      </w:r>
      <w:r w:rsidR="008627F5">
        <w:t xml:space="preserve">or changing </w:t>
      </w:r>
      <w:r w:rsidR="001B2AB4">
        <w:t>environments</w:t>
      </w:r>
      <w:r w:rsidR="008627F5">
        <w:t>?</w:t>
      </w:r>
      <w:r w:rsidR="7015286D">
        <w:t xml:space="preserve"> The major concerns are well known: introduced gene flow may cause outbreeding depression, disrupt local adaptation, or generate maladapted genotypes</w:t>
      </w:r>
      <w:r w:rsidR="1ADC92B4">
        <w:t xml:space="preserve"> </w: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EN.CITE.DATA </w:instrText>
      </w:r>
      <w:r w:rsidR="47AAD487">
        <w:fldChar w:fldCharType="end"/>
      </w:r>
      <w:r w:rsidR="47AAD487">
        <w:fldChar w:fldCharType="separate"/>
      </w:r>
      <w:r w:rsidR="000D0187" w:rsidRPr="7EDB2A42">
        <w:rPr>
          <w:noProof/>
        </w:rPr>
        <w:t>(Hufford &amp; Mazer, 2003; MacDonald</w:t>
      </w:r>
      <w:r w:rsidR="000D0187" w:rsidRPr="7EDB2A42">
        <w:rPr>
          <w:i/>
          <w:iCs/>
          <w:noProof/>
        </w:rPr>
        <w:t xml:space="preserve"> et al.</w:t>
      </w:r>
      <w:r w:rsidR="000D0187" w:rsidRPr="7EDB2A42">
        <w:rPr>
          <w:noProof/>
        </w:rPr>
        <w:t>, 2025)</w:t>
      </w:r>
      <w:commentRangeStart w:id="30"/>
      <w:r w:rsidR="47AAD487">
        <w:fldChar w:fldCharType="end"/>
      </w:r>
      <w:commentRangeEnd w:id="30"/>
      <w:r w:rsidR="47AAD487">
        <w:rPr>
          <w:rStyle w:val="CommentReference"/>
          <w:sz w:val="24"/>
          <w:szCs w:val="24"/>
        </w:rPr>
        <w:commentReference w:id="30"/>
      </w:r>
      <w:r w:rsidR="7015286D">
        <w:t xml:space="preserve">; hybridization can also </w:t>
      </w:r>
      <w:r w:rsidR="3721B1DF">
        <w:t>lead to</w:t>
      </w:r>
      <w:r w:rsidR="7015286D">
        <w:t xml:space="preserve"> genetic or demographic swamping if rare lineages are overwhelmed by admixture</w:t>
      </w:r>
      <w:r w:rsidR="458FCF7F">
        <w:t xml:space="preserve"> </w:t>
      </w:r>
      <w:r w:rsidR="001C3E49">
        <w:fldChar w:fldCharType="begin"/>
      </w:r>
      <w:r w:rsidR="001C3E49">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fldChar w:fldCharType="separate"/>
      </w:r>
      <w:r w:rsidR="458FCF7F" w:rsidRPr="14B34B7C">
        <w:rPr>
          <w:noProof/>
        </w:rPr>
        <w:t>(</w:t>
      </w:r>
      <w:r w:rsidR="46783F62">
        <w:t>Aguilar-Gómez</w:t>
      </w:r>
      <w:r w:rsidR="46783F62" w:rsidRPr="14B34B7C">
        <w:rPr>
          <w:i/>
          <w:iCs/>
        </w:rPr>
        <w:t xml:space="preserve"> et al.</w:t>
      </w:r>
      <w:r w:rsidR="46783F62">
        <w:t>, 2025</w:t>
      </w:r>
      <w:r w:rsidR="458FCF7F" w:rsidRPr="14B34B7C">
        <w:rPr>
          <w:noProof/>
        </w:rPr>
        <w:t>)</w:t>
      </w:r>
      <w:r w:rsidR="001C3E49">
        <w:fldChar w:fldCharType="end"/>
      </w:r>
      <w:r w:rsidR="7015286D">
        <w:t xml:space="preserve">; and </w:t>
      </w:r>
      <w:r w:rsidR="45337DA9">
        <w:t xml:space="preserve">translocations </w:t>
      </w:r>
      <w:r w:rsidR="7015286D">
        <w:t>may</w:t>
      </w:r>
      <w:r w:rsidR="228FC144">
        <w:t xml:space="preserve"> generate</w:t>
      </w:r>
      <w:r w:rsidR="7015286D">
        <w:t xml:space="preserve"> ecological mismatches in recipient environments</w:t>
      </w:r>
      <w:r w:rsidR="3AC75EAD">
        <w:t xml:space="preserve"> </w:t>
      </w:r>
      <w:r w:rsidR="001C3E49">
        <w:fldChar w:fldCharType="begin"/>
      </w:r>
      <w:r w:rsidR="001C3E4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1C3E49">
        <w:fldChar w:fldCharType="separate"/>
      </w:r>
      <w:r w:rsidR="3AC75EAD" w:rsidRPr="14B34B7C">
        <w:rPr>
          <w:noProof/>
        </w:rPr>
        <w:t>(</w:t>
      </w:r>
      <w:r w:rsidR="46783F62">
        <w:t>Bucharova, 2017</w:t>
      </w:r>
      <w:r w:rsidR="3AC75EAD" w:rsidRPr="14B34B7C">
        <w:rPr>
          <w:noProof/>
        </w:rPr>
        <w:t>)</w:t>
      </w:r>
      <w:r w:rsidR="001C3E49">
        <w:fldChar w:fldCharType="end"/>
      </w:r>
      <w:r w:rsidR="7015286D">
        <w:t xml:space="preserve">. </w:t>
      </w:r>
      <w:r w:rsidR="438479D3">
        <w:t>In addition, small, inbred</w:t>
      </w:r>
      <w:r w:rsidR="72AA6483">
        <w:t xml:space="preserve"> but viable</w:t>
      </w:r>
      <w:r w:rsidR="438479D3">
        <w:t xml:space="preserve"> population</w:t>
      </w:r>
      <w:r w:rsidR="3CE1042A">
        <w:t>s</w:t>
      </w:r>
      <w:r w:rsidR="438479D3">
        <w:t xml:space="preserve"> may have already purged some deleterious recessive alleles, such that genetic rescue could introduce</w:t>
      </w:r>
      <w:r w:rsidR="7EC385E4">
        <w:t xml:space="preserve"> new</w:t>
      </w:r>
      <w:r w:rsidR="438479D3">
        <w:t xml:space="preserve"> </w:t>
      </w:r>
      <w:r w:rsidR="40876E9B">
        <w:t xml:space="preserve">genetic load </w:t>
      </w:r>
      <w:r w:rsidR="438479D3">
        <w:t xml:space="preserve">and reduce fitness </w: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 </w:instrTex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EN.CITE.DATA </w:instrText>
      </w:r>
      <w:r w:rsidR="001C3E49">
        <w:fldChar w:fldCharType="end"/>
      </w:r>
      <w:r w:rsidR="001C3E49">
        <w:fldChar w:fldCharType="separate"/>
      </w:r>
      <w:r w:rsidR="30CA248E" w:rsidRPr="14B34B7C">
        <w:rPr>
          <w:noProof/>
        </w:rPr>
        <w:t>(</w:t>
      </w:r>
      <w:r w:rsidR="46783F62">
        <w:t>Dussex</w:t>
      </w:r>
      <w:r w:rsidR="46783F62" w:rsidRPr="14B34B7C">
        <w:rPr>
          <w:i/>
          <w:iCs/>
        </w:rPr>
        <w:t xml:space="preserve"> et al.</w:t>
      </w:r>
      <w:r w:rsidR="46783F62">
        <w:t>, 2023</w:t>
      </w:r>
      <w:r w:rsidR="30CA248E" w:rsidRPr="14B34B7C">
        <w:rPr>
          <w:noProof/>
        </w:rPr>
        <w:t>)</w:t>
      </w:r>
      <w:r w:rsidR="001C3E49">
        <w:fldChar w:fldCharType="end"/>
      </w:r>
      <w:r w:rsidR="438479D3">
        <w:t xml:space="preserve">. </w:t>
      </w:r>
      <w:r w:rsidR="7015286D">
        <w:t xml:space="preserve">These risks do not </w:t>
      </w:r>
      <w:r w:rsidR="6ED613AD">
        <w:t>preclude</w:t>
      </w:r>
      <w:r w:rsidR="7015286D">
        <w:t xml:space="preserve"> </w:t>
      </w:r>
      <w:r w:rsidR="7EC385E4">
        <w:t>intervention but</w:t>
      </w:r>
      <w:r w:rsidR="7015286D">
        <w:t xml:space="preserve"> </w:t>
      </w:r>
      <w:r w:rsidR="78F34E8E">
        <w:t>underscore the need in</w:t>
      </w:r>
      <w:r w:rsidR="3E1DCDF4">
        <w:t xml:space="preserve"> identifying </w:t>
      </w:r>
      <w:r w:rsidR="083021BD">
        <w:t>a clear</w:t>
      </w:r>
      <w:r w:rsidR="3E1DCDF4">
        <w:t xml:space="preserve"> biological and demographic rationale, </w:t>
      </w:r>
      <w:r w:rsidR="53C613EB">
        <w:t>careful</w:t>
      </w:r>
      <w:r w:rsidR="1C2E6423">
        <w:t>ly</w:t>
      </w:r>
      <w:r w:rsidR="53C613EB">
        <w:t xml:space="preserve"> </w:t>
      </w:r>
      <w:r w:rsidR="3E1DCDF4">
        <w:t>evaluat</w:t>
      </w:r>
      <w:r w:rsidR="6F62A5DD">
        <w:t>e</w:t>
      </w:r>
      <w:r w:rsidR="24A647ED">
        <w:t xml:space="preserve"> </w:t>
      </w:r>
      <w:r w:rsidR="3E1DCDF4">
        <w:t xml:space="preserve">risks </w:t>
      </w:r>
      <w:r w:rsidR="008858E3">
        <w:t>of</w:t>
      </w:r>
      <w:r w:rsidR="3E1DCDF4">
        <w:t xml:space="preserve"> both source and recipient populations, and </w:t>
      </w:r>
      <w:r w:rsidR="4DB7D54D">
        <w:t>conduct</w:t>
      </w:r>
      <w:r w:rsidR="51039A57">
        <w:t xml:space="preserve"> </w:t>
      </w:r>
      <w:r w:rsidR="3E1DCDF4">
        <w:t xml:space="preserve">post-release genetic monitoring </w:t>
      </w:r>
      <w:r w:rsidR="51039A57">
        <w:t>to</w:t>
      </w:r>
      <w:r w:rsidR="3E1DCDF4">
        <w:t xml:space="preserve"> assess </w:t>
      </w:r>
      <w:r w:rsidR="60AF9420">
        <w:t>outcomes</w:t>
      </w:r>
      <w:r w:rsidR="12967321">
        <w:t xml:space="preserve"> </w: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 </w:instrTex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EN.CITE.DATA </w:instrText>
      </w:r>
      <w:r w:rsidR="001C3E49">
        <w:fldChar w:fldCharType="end"/>
      </w:r>
      <w:r w:rsidR="001C3E49">
        <w:fldChar w:fldCharType="separate"/>
      </w:r>
      <w:r w:rsidR="16F98861" w:rsidRPr="14B34B7C">
        <w:rPr>
          <w:noProof/>
        </w:rPr>
        <w:t>(</w:t>
      </w:r>
      <w:r w:rsidR="46783F62">
        <w:t>Linan</w:t>
      </w:r>
      <w:r w:rsidR="46783F62" w:rsidRPr="14B34B7C">
        <w:rPr>
          <w:i/>
          <w:iCs/>
        </w:rPr>
        <w:t xml:space="preserve"> et al.</w:t>
      </w:r>
      <w:r w:rsidR="46783F62">
        <w:t>, 2024</w:t>
      </w:r>
      <w:r w:rsidR="16F98861" w:rsidRPr="14B34B7C">
        <w:rPr>
          <w:noProof/>
        </w:rPr>
        <w:t xml:space="preserve">; </w:t>
      </w:r>
      <w:r w:rsidR="46783F62">
        <w:t>Aguilar-Gómez</w:t>
      </w:r>
      <w:r w:rsidR="46783F62" w:rsidRPr="14B34B7C">
        <w:rPr>
          <w:i/>
          <w:iCs/>
        </w:rPr>
        <w:t xml:space="preserve"> et al.</w:t>
      </w:r>
      <w:r w:rsidR="46783F62">
        <w:t>, 2025</w:t>
      </w:r>
      <w:r w:rsidR="16F98861" w:rsidRPr="14B34B7C">
        <w:rPr>
          <w:noProof/>
        </w:rPr>
        <w:t>)</w:t>
      </w:r>
      <w:r w:rsidR="001C3E49">
        <w:fldChar w:fldCharType="end"/>
      </w:r>
      <w:r w:rsidR="3E1DCDF4">
        <w:t>.</w:t>
      </w:r>
    </w:p>
    <w:p w14:paraId="20BBD9D1" w14:textId="21C57D7B" w:rsidR="002D7D36" w:rsidRDefault="006F4F38">
      <w:r>
        <w:t>Globe</w:t>
      </w:r>
      <w:r w:rsidR="636CD98D">
        <w:t xml:space="preserve"> bladderpod, </w:t>
      </w:r>
      <w:r w:rsidR="636CD98D" w:rsidRPr="243CF49D">
        <w:rPr>
          <w:rStyle w:val="Emphasis"/>
        </w:rPr>
        <w:t>Physaria globosa</w:t>
      </w:r>
      <w:r w:rsidR="636CD98D">
        <w:t xml:space="preserve"> (Desv.) O’Kane &amp; Al-Shehbaz, is a federally endangered </w:t>
      </w:r>
      <w:r w:rsidR="00EC0D5A">
        <w:t xml:space="preserve">annual to </w:t>
      </w:r>
      <w:r w:rsidR="636CD98D">
        <w:t xml:space="preserve">biennial </w:t>
      </w:r>
      <w:r w:rsidR="303EFAB8">
        <w:t xml:space="preserve">herbaceous </w:t>
      </w:r>
      <w:r w:rsidR="636CD98D">
        <w:t xml:space="preserve">species in the Brassicaceae with a geographically </w:t>
      </w:r>
      <w:r w:rsidR="636CD98D">
        <w:lastRenderedPageBreak/>
        <w:t xml:space="preserve">restricted and discontinuous distribution in the </w:t>
      </w:r>
      <w:r w:rsidR="15848463">
        <w:t>southeastern</w:t>
      </w:r>
      <w:r w:rsidR="636CD98D">
        <w:t xml:space="preserve"> United States</w:t>
      </w:r>
      <w:r w:rsidR="30CA248E">
        <w:t xml:space="preserve"> </w:t>
      </w:r>
      <w:r w:rsidR="636CD98D">
        <w:fldChar w:fldCharType="begin"/>
      </w:r>
      <w:r w:rsidR="636CD98D">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636CD98D">
        <w:fldChar w:fldCharType="separate"/>
      </w:r>
      <w:r w:rsidR="30CA248E" w:rsidRPr="243CF49D">
        <w:rPr>
          <w:noProof/>
        </w:rPr>
        <w:t>(</w:t>
      </w:r>
      <w:r w:rsidR="46783F62">
        <w:t>Fuentes-Soriano &amp; Kellogg, 2021</w:t>
      </w:r>
      <w:r w:rsidR="30CA248E" w:rsidRPr="243CF49D">
        <w:rPr>
          <w:noProof/>
        </w:rPr>
        <w:t>)</w:t>
      </w:r>
      <w:r w:rsidR="636CD98D">
        <w:fldChar w:fldCharType="end"/>
      </w:r>
      <w:r w:rsidR="636CD98D">
        <w:t>. It occurs on steep, rocky bluff and talus</w:t>
      </w:r>
      <w:r w:rsidR="739CA571">
        <w:t xml:space="preserve"> </w:t>
      </w:r>
      <w:r w:rsidR="57581B64">
        <w:t>slopes</w:t>
      </w:r>
      <w:r w:rsidR="636CD98D">
        <w:t>, usually on calcareous</w:t>
      </w:r>
      <w:r w:rsidR="51EBFEC9">
        <w:t xml:space="preserve"> substrates with</w:t>
      </w:r>
      <w:r w:rsidR="636CD98D">
        <w:t xml:space="preserve"> south- to west-facing slopes near rivers or streams. The species is distributed across </w:t>
      </w:r>
      <w:r w:rsidR="22062009">
        <w:t xml:space="preserve">four </w:t>
      </w:r>
      <w:r w:rsidR="636CD98D">
        <w:t>disjunct regions: the confluence of the Wabash and Ohio Rivers</w:t>
      </w:r>
      <w:r w:rsidR="0F63C888">
        <w:t xml:space="preserve"> in Indiana</w:t>
      </w:r>
      <w:r w:rsidR="636CD98D">
        <w:t>, the Kentucky River watershed</w:t>
      </w:r>
      <w:r w:rsidR="0EBDA073">
        <w:t xml:space="preserve"> in Kentucky</w:t>
      </w:r>
      <w:r w:rsidR="636CD98D">
        <w:t>, and the Cumberland River watershed</w:t>
      </w:r>
      <w:r w:rsidR="3481A41B">
        <w:t xml:space="preserve"> in </w:t>
      </w:r>
      <w:r w:rsidR="009D0D9F">
        <w:t>Tennessee,</w:t>
      </w:r>
      <w:r w:rsidR="1CC9A95E">
        <w:t xml:space="preserve"> which is separated i</w:t>
      </w:r>
      <w:r w:rsidR="6C8813FA">
        <w:t xml:space="preserve">nto eastern and western groups, </w:t>
      </w:r>
      <w:r w:rsidR="794B7B4D">
        <w:t>divi</w:t>
      </w:r>
      <w:r w:rsidR="3DCEFBD9">
        <w:t>d</w:t>
      </w:r>
      <w:r w:rsidR="6C8813FA">
        <w:t xml:space="preserve">ed by the Nashville </w:t>
      </w:r>
      <w:r w:rsidR="2776CFEF">
        <w:t>metropolitan</w:t>
      </w:r>
      <w:r w:rsidR="6C8813FA">
        <w:t xml:space="preserve"> area</w:t>
      </w:r>
      <w:r w:rsidR="5B470B1E">
        <w:t xml:space="preserve">. </w:t>
      </w:r>
      <w:r w:rsidR="636CD98D" w:rsidRPr="243CF49D">
        <w:rPr>
          <w:rStyle w:val="Emphasis"/>
        </w:rPr>
        <w:t>Physaria globosa</w:t>
      </w:r>
      <w:r w:rsidR="636CD98D">
        <w:t xml:space="preserve"> is threatened by habitat </w:t>
      </w:r>
      <w:r w:rsidR="29F32F07">
        <w:t>loss and degradation</w:t>
      </w:r>
      <w:r w:rsidR="636CD98D">
        <w:t>, soil erosion,</w:t>
      </w:r>
      <w:r w:rsidR="2933717A">
        <w:t xml:space="preserve"> and woody encroachment, particularl</w:t>
      </w:r>
      <w:r w:rsidR="0A046F2C">
        <w:t>y</w:t>
      </w:r>
      <w:r w:rsidR="2933717A">
        <w:t xml:space="preserve"> from</w:t>
      </w:r>
      <w:r w:rsidR="636CD98D">
        <w:t xml:space="preserve"> invasive </w:t>
      </w:r>
      <w:r w:rsidR="5CA7D58F">
        <w:t xml:space="preserve">nonnative </w:t>
      </w:r>
      <w:r w:rsidR="153026FB">
        <w:t>shrubs</w:t>
      </w:r>
      <w:r w:rsidR="513A4A1F">
        <w:t xml:space="preserve"> </w:t>
      </w:r>
      <w:r w:rsidR="636CD98D">
        <w:fldChar w:fldCharType="begin"/>
      </w:r>
      <w:r w:rsidR="00FB636D">
        <w:instrText xml:space="preserve"> ADDIN EN.CITE &lt;EndNote&gt;&lt;Cite&gt;&lt;Author&gt;Long&lt;/Author&gt;&lt;Year&gt;2021&lt;/Year&gt;&lt;RecNum&gt;1724&lt;/RecNum&gt;&lt;DisplayText&gt;(Long&lt;style face="italic"&gt; et al.&lt;/style&gt;, 2021; Kallison&lt;style face="italic"&gt; et al.&lt;/style&gt;, 2026)&lt;/DisplayText&gt;&lt;record&gt;&lt;rec-number&gt;1724&lt;/rec-number&gt;&lt;foreign-keys&gt;&lt;key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allison&lt;/Author&gt;&lt;Year&gt;2026&lt;/Year&gt;&lt;RecNum&gt;1787&lt;/RecNum&gt;&lt;record&gt;&lt;rec-number&gt;1787&lt;/rec-number&gt;&lt;foreign-keys&gt;&lt;key app="EN" db-id="szaf2t5f69xez3ewt26vaxsnadp0r9r9sxra" timestamp="1780940902"&gt;1787&lt;/key&gt;&lt;/foreign-keys&gt;&lt;ref-type name="Journal Article"&gt;17&lt;/ref-type&gt;&lt;contributors&gt;&lt;authors&gt;&lt;author&gt;Kallison, Eli R.&lt;/author&gt;&lt;author&gt;Hettihewa, Binoshi&lt;/author&gt;&lt;author&gt;Mashburn, Brock&lt;/author&gt;&lt;author&gt;O&amp;apos;Kane, Steve L., Jr.&lt;/author&gt;&lt;author&gt;Albrecht, Matthew A.&lt;/author&gt;&lt;author&gt;Edwards, Christine E.&lt;/author&gt;&lt;/authors&gt;&lt;/contributors&gt;&lt;titles&gt;&lt;title&gt;Morphological and Phylogenomic Analyses Support the Recognition of a Cryptic New Species of Physaria (Brassicaceae)  Endemic to the Ouachita Mountains of Arkansas, USA&lt;/title&gt;&lt;secondary-title&gt;Systematic Botany&lt;/secondary-title&gt;&lt;/titles&gt;&lt;periodical&gt;&lt;full-title&gt;Systematic Botany&lt;/full-title&gt;&lt;/periodical&gt;&lt;dates&gt;&lt;year&gt;2026&lt;/year&gt;&lt;/dates&gt;&lt;urls&gt;&lt;/urls&gt;&lt;/record&gt;&lt;/Cite&gt;&lt;/EndNote&gt;</w:instrText>
      </w:r>
      <w:r w:rsidR="636CD98D">
        <w:fldChar w:fldCharType="separate"/>
      </w:r>
      <w:r w:rsidR="00FB636D">
        <w:rPr>
          <w:noProof/>
        </w:rPr>
        <w:t>(Long</w:t>
      </w:r>
      <w:r w:rsidR="00FB636D" w:rsidRPr="00FB636D">
        <w:rPr>
          <w:i/>
          <w:noProof/>
        </w:rPr>
        <w:t xml:space="preserve"> et al.</w:t>
      </w:r>
      <w:r w:rsidR="00FB636D">
        <w:rPr>
          <w:noProof/>
        </w:rPr>
        <w:t>, 2021; Kallison</w:t>
      </w:r>
      <w:r w:rsidR="00FB636D" w:rsidRPr="00FB636D">
        <w:rPr>
          <w:i/>
          <w:noProof/>
        </w:rPr>
        <w:t xml:space="preserve"> et al.</w:t>
      </w:r>
      <w:r w:rsidR="00FB636D">
        <w:rPr>
          <w:noProof/>
        </w:rPr>
        <w:t>, 2026)</w:t>
      </w:r>
      <w:r w:rsidR="636CD98D">
        <w:fldChar w:fldCharType="end"/>
      </w:r>
      <w:r w:rsidR="18092E7F">
        <w:t>.</w:t>
      </w:r>
      <w:r w:rsidR="513A4A1F">
        <w:t xml:space="preserve"> </w:t>
      </w:r>
      <w:r w:rsidR="737AAF6B">
        <w:t xml:space="preserve">However, it remains unclear how genetic variation is distributed across these disjunct regions and whether individual populations are experiencing genetic risks such as </w:t>
      </w:r>
      <w:r w:rsidR="203C3A7E">
        <w:t>bottlenecks</w:t>
      </w:r>
      <w:r w:rsidR="737AAF6B">
        <w:t xml:space="preserve">, inbreeding, or genetic </w:t>
      </w:r>
      <w:r w:rsidR="73359225">
        <w:t>erosion</w:t>
      </w:r>
      <w:r w:rsidR="737AAF6B">
        <w:t>.</w:t>
      </w:r>
    </w:p>
    <w:p w14:paraId="3C16DF49" w14:textId="306BA77C" w:rsidR="005B691F" w:rsidRPr="005B691F" w:rsidRDefault="636CD98D" w:rsidP="00796202">
      <w:r>
        <w:t xml:space="preserve">Climate change may further intensify these threats </w:t>
      </w:r>
      <w:r w:rsidR="7BBEA19D">
        <w:t>as</w:t>
      </w:r>
      <w:r>
        <w:t xml:space="preserve"> extended summer droughts and extreme precipitation events can increase both physiological stress and flood- or erosion-related habitat disturbance</w:t>
      </w:r>
      <w:r w:rsidR="7B9CB806">
        <w:t xml:space="preserve"> </w: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 </w:instrTex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EN.CITE.DATA </w:instrText>
      </w:r>
      <w:r>
        <w:fldChar w:fldCharType="end"/>
      </w:r>
      <w:r>
        <w:fldChar w:fldCharType="separate"/>
      </w:r>
      <w:r w:rsidR="5FC53018" w:rsidRPr="243CF49D">
        <w:rPr>
          <w:noProof/>
        </w:rPr>
        <w:t>(Donat</w:t>
      </w:r>
      <w:r w:rsidR="5FC53018" w:rsidRPr="243CF49D">
        <w:rPr>
          <w:i/>
          <w:iCs/>
          <w:noProof/>
        </w:rPr>
        <w:t xml:space="preserve"> et al.</w:t>
      </w:r>
      <w:r w:rsidR="5FC53018" w:rsidRPr="243CF49D">
        <w:rPr>
          <w:noProof/>
        </w:rPr>
        <w:t>, 2016; Xu</w:t>
      </w:r>
      <w:r w:rsidR="5FC53018" w:rsidRPr="243CF49D">
        <w:rPr>
          <w:i/>
          <w:iCs/>
          <w:noProof/>
        </w:rPr>
        <w:t xml:space="preserve"> et al.</w:t>
      </w:r>
      <w:r w:rsidR="5FC53018" w:rsidRPr="243CF49D">
        <w:rPr>
          <w:noProof/>
        </w:rPr>
        <w:t>, 2019)</w:t>
      </w:r>
      <w:r>
        <w:fldChar w:fldCharType="end"/>
      </w:r>
      <w:r>
        <w:t xml:space="preserve">. Together, these ecological and genetic vulnerabilities make </w:t>
      </w:r>
      <w:r w:rsidRPr="243CF49D">
        <w:rPr>
          <w:rStyle w:val="Emphasis"/>
        </w:rPr>
        <w:t>P. globosa</w:t>
      </w:r>
      <w:r>
        <w:t xml:space="preserve"> a useful system for evaluating whether conservation</w:t>
      </w:r>
      <w:r w:rsidR="096DCF49">
        <w:t xml:space="preserve"> efforts</w:t>
      </w:r>
      <w:r>
        <w:t xml:space="preserve"> should prioritize preserving existing population structure or restoring genetic diversity through </w:t>
      </w:r>
      <w:r w:rsidRPr="008F0A72">
        <w:rPr>
          <w:i/>
          <w:iCs/>
        </w:rPr>
        <w:t>ex situ</w:t>
      </w:r>
      <w:r>
        <w:t xml:space="preserve"> conservation</w:t>
      </w:r>
      <w:r w:rsidR="2335FD23">
        <w:t xml:space="preserve"> and </w:t>
      </w:r>
      <w:r w:rsidR="00F6009D">
        <w:t xml:space="preserve">translocation </w:t>
      </w:r>
      <w:r w:rsidR="2335FD23">
        <w:t>using mixed</w:t>
      </w:r>
      <w:r w:rsidR="363122E2">
        <w:t>-</w:t>
      </w:r>
      <w:r w:rsidR="2335FD23">
        <w:t>source material to facilitate admixture</w:t>
      </w:r>
      <w:r>
        <w:t xml:space="preserve">. Although such interventions may help maintain genetic diversity and promote long-term persistence, they also carry risks, including outbreeding depression, disruption of adaptive differentiation, and incomplete representation of natural genetic diversity in </w:t>
      </w:r>
      <w:r w:rsidRPr="00AF06FF">
        <w:rPr>
          <w:i/>
          <w:iCs/>
        </w:rPr>
        <w:t>ex situ</w:t>
      </w:r>
      <w:r>
        <w:t xml:space="preserve"> collections. Management decisions should therefore be guided by range-wide data on genetic diversity, </w:t>
      </w:r>
      <w:r>
        <w:lastRenderedPageBreak/>
        <w:t xml:space="preserve">population structure, and </w:t>
      </w:r>
      <w:r w:rsidR="2EDC6F10">
        <w:t>the consequence</w:t>
      </w:r>
      <w:r w:rsidR="27D5DE23">
        <w:t>s</w:t>
      </w:r>
      <w:r w:rsidR="2EDC6F10">
        <w:t xml:space="preserve"> of </w:t>
      </w:r>
      <w:r w:rsidR="5006FDD5">
        <w:t>using multiple sources for</w:t>
      </w:r>
      <w:r>
        <w:t xml:space="preserve"> </w:t>
      </w:r>
      <w:r w:rsidR="10846A5E">
        <w:t xml:space="preserve">translocated, and </w:t>
      </w:r>
      <w:r w:rsidR="10846A5E" w:rsidRPr="243CF49D">
        <w:rPr>
          <w:i/>
          <w:iCs/>
        </w:rPr>
        <w:t>ex situ</w:t>
      </w:r>
      <w:r w:rsidR="10846A5E">
        <w:t xml:space="preserve"> </w:t>
      </w:r>
      <w:r>
        <w:t>populations.</w:t>
      </w:r>
    </w:p>
    <w:p w14:paraId="6AAD4E0A" w14:textId="39731337"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r w:rsidR="00F04A42">
        <w:t xml:space="preserve"> </w:t>
      </w:r>
      <w:r w:rsidR="00F04A42" w:rsidRPr="007A2479">
        <w:t>spanning the species’ distribution</w:t>
      </w:r>
      <w:r w:rsidR="00FC7599">
        <w:t xml:space="preserve">, </w:t>
      </w:r>
      <w:r w:rsidR="008E0321">
        <w:t xml:space="preserve">and </w:t>
      </w:r>
      <w:r w:rsidR="00FC7599">
        <w:t>2 translocated populations</w:t>
      </w:r>
      <w:r w:rsidR="008E0321">
        <w:t xml:space="preserve"> of mixed sources</w:t>
      </w:r>
      <w:r w:rsidR="00F04A42">
        <w:t>. We</w:t>
      </w:r>
      <w:r w:rsidRPr="007A2479">
        <w:t xml:space="preserve"> genotyped</w:t>
      </w:r>
      <w:r w:rsidR="001902F9">
        <w:t xml:space="preserve"> </w:t>
      </w:r>
      <w:r w:rsidR="00F04A42">
        <w:t>332</w:t>
      </w:r>
      <w:r w:rsidR="00F04A42" w:rsidRPr="007A2479">
        <w:t xml:space="preserve"> </w:t>
      </w:r>
      <w:r w:rsidRPr="007A2479">
        <w:t xml:space="preserve">individuals at 20 microsatellite loci. </w:t>
      </w:r>
      <w:r w:rsidR="10FE3FB5">
        <w:t>Our goals were to</w:t>
      </w:r>
      <w:ins w:id="31" w:author="Alexander Linan" w:date="2026-08-28T13:36:00Z" w16du:dateUtc="2026-08-28T18:36:00Z">
        <w:r w:rsidR="00522405">
          <w:t>: 1)</w:t>
        </w:r>
      </w:ins>
      <w:r w:rsidR="6682C08E">
        <w:t xml:space="preserve"> </w:t>
      </w:r>
      <w:del w:id="32" w:author="Alexander Linan" w:date="2026-08-28T13:36:00Z" w16du:dateUtc="2026-08-28T18:36:00Z">
        <w:r w:rsidR="6682C08E" w:rsidDel="00522405">
          <w:delText>resolve how</w:delText>
        </w:r>
      </w:del>
      <w:ins w:id="33" w:author="Alexander Linan" w:date="2026-08-28T13:36:00Z" w16du:dateUtc="2026-08-28T18:36:00Z">
        <w:r w:rsidR="00522405">
          <w:t>determine w</w:t>
        </w:r>
      </w:ins>
      <w:ins w:id="34" w:author="Alexander Linan" w:date="2026-08-28T13:37:00Z" w16du:dateUtc="2026-08-28T18:37:00Z">
        <w:r w:rsidR="00522405">
          <w:t>hether</w:t>
        </w:r>
      </w:ins>
      <w:r w:rsidR="6682C08E">
        <w:t xml:space="preserve"> genetic structure corresponds to the species’ disjunct distribution,</w:t>
      </w:r>
      <w:r w:rsidRPr="007A2479">
        <w:t xml:space="preserve"> </w:t>
      </w:r>
      <w:ins w:id="35" w:author="Alexander Linan" w:date="2026-08-28T13:37:00Z" w16du:dateUtc="2026-08-28T18:37:00Z">
        <w:r w:rsidR="00522405">
          <w:t xml:space="preserve">2) </w:t>
        </w:r>
      </w:ins>
      <w:del w:id="36" w:author="Alexander Linan" w:date="2026-08-28T13:38:00Z" w16du:dateUtc="2026-08-28T18:38:00Z">
        <w:r w:rsidRPr="007A2479" w:rsidDel="00522405">
          <w:delText>determine whether</w:delText>
        </w:r>
      </w:del>
      <w:ins w:id="37" w:author="Alexander Linan" w:date="2026-08-28T13:38:00Z" w16du:dateUtc="2026-08-28T18:38:00Z">
        <w:r w:rsidR="00522405">
          <w:t>assess genetic diversity in</w:t>
        </w:r>
      </w:ins>
      <w:r w:rsidRPr="007A2479">
        <w:t xml:space="preserve"> populations </w:t>
      </w:r>
      <w:del w:id="38" w:author="Alexander Linan" w:date="2026-08-28T13:39:00Z" w16du:dateUtc="2026-08-28T18:39:00Z">
        <w:r w:rsidRPr="007A2479" w:rsidDel="00522405">
          <w:delText>show evidence of reduced diversity associated with</w:delText>
        </w:r>
      </w:del>
      <w:ins w:id="39" w:author="Alexander Linan" w:date="2026-08-28T13:39:00Z" w16du:dateUtc="2026-08-28T18:39:00Z">
        <w:r w:rsidR="00522405">
          <w:t>and whether</w:t>
        </w:r>
      </w:ins>
      <w:r w:rsidRPr="007A2479">
        <w:t xml:space="preserve"> bottlenecks, drift, or inbreeding</w:t>
      </w:r>
      <w:ins w:id="40" w:author="Alexander Linan" w:date="2026-08-28T13:39:00Z" w16du:dateUtc="2026-08-28T18:39:00Z">
        <w:r w:rsidR="00522405">
          <w:t xml:space="preserve"> led to present levels of genetic diversity</w:t>
        </w:r>
      </w:ins>
      <w:r w:rsidRPr="007A2479">
        <w:t>;</w:t>
      </w:r>
      <w:ins w:id="41" w:author="Alexander Linan" w:date="2026-08-28T13:40:00Z" w16du:dateUtc="2026-08-28T18:40:00Z">
        <w:r w:rsidR="00522405">
          <w:t xml:space="preserve"> </w:t>
        </w:r>
      </w:ins>
      <w:del w:id="42" w:author="Alexander Linan" w:date="2026-08-28T13:40:00Z" w16du:dateUtc="2026-08-28T18:40:00Z">
        <w:r w:rsidRPr="007A2479" w:rsidDel="00522405">
          <w:delText xml:space="preserve"> </w:delText>
        </w:r>
      </w:del>
      <w:r w:rsidRPr="007A2479">
        <w:t xml:space="preserve">and </w:t>
      </w:r>
      <w:ins w:id="43" w:author="Alexander Linan" w:date="2026-08-28T13:40:00Z" w16du:dateUtc="2026-08-28T18:40:00Z">
        <w:r w:rsidR="00522405">
          <w:t xml:space="preserve">3) </w:t>
        </w:r>
      </w:ins>
      <w:r w:rsidRPr="007A2479">
        <w:t xml:space="preserve">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w:t>
      </w:r>
      <w:r w:rsidR="5036B9C9">
        <w:t>W</w:t>
      </w:r>
      <w:r w:rsidR="10FE3FB5">
        <w:t xml:space="preserve">e </w:t>
      </w:r>
      <w:r w:rsidR="7673398E">
        <w:t>also</w:t>
      </w:r>
      <w:r w:rsidRPr="007A2479">
        <w:t xml:space="preserve"> </w:t>
      </w:r>
      <w:r>
        <w:t>assess</w:t>
      </w:r>
      <w:r w:rsidR="633E6E95">
        <w:t>ed</w:t>
      </w:r>
      <w:r w:rsidRPr="007A2479">
        <w:t xml:space="preserve"> whether </w:t>
      </w:r>
      <w:r w:rsidR="00B80602">
        <w:t xml:space="preserve">existing </w:t>
      </w:r>
      <w:r w:rsidR="00EC7A8E">
        <w:t>translocation</w:t>
      </w:r>
      <w:r w:rsidR="67BA41C1">
        <w:t>s</w:t>
      </w:r>
      <w:r w:rsidR="00B80602">
        <w:t xml:space="preserve"> of mixed sources</w:t>
      </w:r>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t>Study species</w:t>
      </w:r>
    </w:p>
    <w:p w14:paraId="655157B4" w14:textId="2F8B489E" w:rsidR="003E6CF5" w:rsidRPr="00AC6A1B" w:rsidRDefault="00B3095C" w:rsidP="00AC6A1B">
      <w:pPr>
        <w:jc w:val="both"/>
        <w:rPr>
          <w:i/>
          <w:iCs/>
        </w:rPr>
      </w:pPr>
      <w:r w:rsidRPr="00D74920">
        <w:rPr>
          <w:i/>
          <w:iCs/>
        </w:rPr>
        <w:t>Physaria globosa</w:t>
      </w:r>
      <w:r w:rsidRPr="00AC6A1B">
        <w:t xml:space="preserve"> is a member of the mustard family (Brassicaceae). It is morphologically distinct from other eastern and south-central U.S. congeners, including </w:t>
      </w:r>
      <w:commentRangeStart w:id="44"/>
      <w:r w:rsidR="00AC6A1B" w:rsidRPr="00AC6A1B">
        <w:rPr>
          <w:i/>
          <w:iCs/>
          <w:lang w:eastAsia="en-US"/>
        </w:rPr>
        <w:t>P. ouachitensis</w:t>
      </w:r>
      <w:r w:rsidR="00695ACF">
        <w:rPr>
          <w:i/>
          <w:iCs/>
          <w:lang w:eastAsia="en-US"/>
        </w:rPr>
        <w:t xml:space="preserve"> </w:t>
      </w:r>
      <w:r w:rsidR="00695ACF">
        <w:rPr>
          <w:lang w:eastAsia="en-US"/>
        </w:rPr>
        <w:t>and</w:t>
      </w:r>
      <w:r w:rsidR="00AC6A1B" w:rsidRPr="00AC6A1B">
        <w:rPr>
          <w:i/>
          <w:iCs/>
        </w:rPr>
        <w:t xml:space="preserve"> </w:t>
      </w:r>
      <w:r w:rsidRPr="00AC6A1B">
        <w:rPr>
          <w:i/>
          <w:iCs/>
        </w:rPr>
        <w:t>P. filiformis</w:t>
      </w:r>
      <w:commentRangeEnd w:id="44"/>
      <w:r w:rsidR="00A32FA4" w:rsidRPr="00AC6A1B">
        <w:rPr>
          <w:rStyle w:val="CommentReference"/>
          <w:sz w:val="24"/>
          <w:szCs w:val="24"/>
        </w:rPr>
        <w:commentReference w:id="44"/>
      </w:r>
      <w:r w:rsidRPr="00AC6A1B">
        <w:t>,</w:t>
      </w:r>
      <w:r>
        <w:t xml:space="preserve"> which are annual plants with fibrous or slender root systems, whereas </w:t>
      </w:r>
      <w:r>
        <w:rPr>
          <w:rStyle w:val="Emphasis"/>
        </w:rPr>
        <w:t>P. globosa</w:t>
      </w:r>
      <w:r>
        <w:t xml:space="preserve"> is most frequently biennial or </w:t>
      </w:r>
      <w:r w:rsidR="00BE2CF8">
        <w:t>sometimes annual</w:t>
      </w:r>
      <w:r>
        <w:t xml:space="preserve"> </w:t>
      </w:r>
      <w:r w:rsidR="006A54B4">
        <w:t>,</w:t>
      </w:r>
      <w:r>
        <w:t>and often develops a woody caudex</w:t>
      </w:r>
      <w:r w:rsidR="00AC6A1B">
        <w:t xml:space="preserve"> </w:t>
      </w:r>
      <w:r w:rsidR="1D75C4F3">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 </w:instrText>
      </w:r>
      <w:r w:rsidR="00D74920">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EN.CITE.DATA </w:instrText>
      </w:r>
      <w:r w:rsidR="00D74920">
        <w:fldChar w:fldCharType="end"/>
      </w:r>
      <w:r w:rsidR="1D75C4F3">
        <w:fldChar w:fldCharType="separate"/>
      </w:r>
      <w:r w:rsidR="00D74920">
        <w:rPr>
          <w:noProof/>
        </w:rPr>
        <w:t>(Flora of North America, 2010; Fuentes-Soriano &amp; Al-Shehbaz, 2013; Fuentes-Soriano &amp; Kellogg, 2021; Kallison</w:t>
      </w:r>
      <w:r w:rsidR="00D74920" w:rsidRPr="00D74920">
        <w:rPr>
          <w:i/>
          <w:noProof/>
        </w:rPr>
        <w:t xml:space="preserve"> et al.</w:t>
      </w:r>
      <w:r w:rsidR="00D74920">
        <w:rPr>
          <w:noProof/>
        </w:rPr>
        <w:t>, 2026)</w:t>
      </w:r>
      <w:r w:rsidR="1D75C4F3">
        <w:fldChar w:fldCharType="end"/>
      </w:r>
      <w:commentRangeStart w:id="45"/>
      <w:commentRangeStart w:id="46"/>
      <w:r w:rsidR="1D75C4F3">
        <w:t>.</w:t>
      </w:r>
      <w:commentRangeEnd w:id="45"/>
      <w:r w:rsidR="1D75C4F3">
        <w:rPr>
          <w:rStyle w:val="CommentReference"/>
          <w:sz w:val="24"/>
          <w:szCs w:val="24"/>
        </w:rPr>
        <w:commentReference w:id="45"/>
      </w:r>
      <w:commentRangeEnd w:id="46"/>
      <w:r>
        <w:rPr>
          <w:rStyle w:val="CommentReference"/>
          <w:sz w:val="24"/>
          <w:szCs w:val="24"/>
        </w:rPr>
        <w:commentReference w:id="46"/>
      </w:r>
      <w:r w:rsidR="1D75C4F3">
        <w:t xml:space="preserve"> Plants may produce multiple stems and grow up to 50 cm tall. Small yellow flowers are produced in April and May and are pollinated </w:t>
      </w:r>
      <w:r w:rsidR="00EF7F66" w:rsidRPr="00EF7F66">
        <w:t xml:space="preserve">primarily </w:t>
      </w:r>
      <w:r w:rsidR="00EF7F66">
        <w:t xml:space="preserve">by </w:t>
      </w:r>
      <w:r w:rsidR="00EF7F66" w:rsidRPr="00EF7F66">
        <w:t>small native bees and flies</w:t>
      </w:r>
      <w:r w:rsidR="00EF7F66" w:rsidRPr="00EF7F66" w:rsidDel="00EF7F66">
        <w:t xml:space="preserve"> </w:t>
      </w:r>
      <w:r w:rsidR="1D75C4F3">
        <w:lastRenderedPageBreak/>
        <w:fldChar w:fldCharType="begin"/>
      </w:r>
      <w:r w:rsidR="1D75C4F3">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fldChar w:fldCharType="separate"/>
      </w:r>
      <w:r w:rsidR="6811A96E" w:rsidRPr="5209E671">
        <w:rPr>
          <w:noProof/>
        </w:rPr>
        <w:t>(</w:t>
      </w:r>
      <w:r w:rsidR="54B27EA5">
        <w:t>Krosnick</w:t>
      </w:r>
      <w:r w:rsidR="54B27EA5" w:rsidRPr="5209E671">
        <w:rPr>
          <w:i/>
          <w:iCs/>
        </w:rPr>
        <w:t xml:space="preserve"> et al.</w:t>
      </w:r>
      <w:r w:rsidR="54B27EA5">
        <w:t>, 2022</w:t>
      </w:r>
      <w:r w:rsidR="6811A96E" w:rsidRPr="5209E671">
        <w:rPr>
          <w:noProof/>
        </w:rPr>
        <w:t>)</w:t>
      </w:r>
      <w:r w:rsidR="1D75C4F3">
        <w:fldChar w:fldCharType="end"/>
      </w:r>
      <w:r w:rsidR="1D75C4F3">
        <w:t>. In June and July, the species produces distinctive globular fruits that give bladderpods their common name. Seeds are thought to be dispersed by water and gravity along the rivers</w:t>
      </w:r>
      <w:r w:rsidR="6811A96E">
        <w:t xml:space="preserve"> </w:t>
      </w:r>
      <w:r w:rsidR="1D75C4F3">
        <w:fldChar w:fldCharType="begin"/>
      </w:r>
      <w:r w:rsidR="1D75C4F3">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1D75C4F3">
        <w:fldChar w:fldCharType="separate"/>
      </w:r>
      <w:r w:rsidR="00F141CE" w:rsidRPr="5209E671">
        <w:rPr>
          <w:noProof/>
        </w:rPr>
        <w:t>(Long</w:t>
      </w:r>
      <w:r w:rsidR="00F141CE" w:rsidRPr="5209E671">
        <w:rPr>
          <w:i/>
          <w:iCs/>
          <w:noProof/>
        </w:rPr>
        <w:t xml:space="preserve"> et al.</w:t>
      </w:r>
      <w:r w:rsidR="00F141CE" w:rsidRPr="5209E671">
        <w:rPr>
          <w:noProof/>
        </w:rPr>
        <w:t>, 2021)</w:t>
      </w:r>
      <w:r w:rsidR="1D75C4F3">
        <w:fldChar w:fldCharType="end"/>
      </w:r>
      <w:r w:rsidR="005875DC">
        <w:t xml:space="preserve">, or </w:t>
      </w:r>
      <w:r w:rsidR="00B257E7">
        <w:t xml:space="preserve">transported by </w:t>
      </w:r>
      <w:r w:rsidR="00ED702E">
        <w:t xml:space="preserve">small </w:t>
      </w:r>
      <w:r w:rsidR="004B743A">
        <w:t>mammals</w:t>
      </w:r>
      <w:r w:rsidR="00ED702E">
        <w:t xml:space="preserve"> (Tara Littlefield’s observation)</w:t>
      </w:r>
      <w:commentRangeStart w:id="47"/>
      <w:r w:rsidR="1D75C4F3">
        <w:t>.</w:t>
      </w:r>
      <w:commentRangeEnd w:id="47"/>
      <w:r w:rsidR="00131DCA">
        <w:rPr>
          <w:rStyle w:val="CommentReference"/>
          <w:sz w:val="24"/>
          <w:szCs w:val="24"/>
        </w:rPr>
        <w:commentReference w:id="47"/>
      </w:r>
      <w:r w:rsidR="003F6219">
        <w:t xml:space="preserve"> </w:t>
      </w:r>
      <w:commentRangeStart w:id="48"/>
      <w:r w:rsidR="003F6219">
        <w:t xml:space="preserve">We have observed that </w:t>
      </w:r>
      <w:r w:rsidR="003F6219" w:rsidRPr="00C025F7">
        <w:rPr>
          <w:i/>
          <w:iCs/>
        </w:rPr>
        <w:t>Physaria globosa</w:t>
      </w:r>
      <w:r w:rsidR="003F6219">
        <w:t xml:space="preserve"> seeds can persist in soil for at least five years </w:t>
      </w:r>
      <w:commentRangeEnd w:id="48"/>
      <w:r w:rsidR="003F6219">
        <w:rPr>
          <w:rStyle w:val="CommentReference"/>
          <w:sz w:val="24"/>
          <w:szCs w:val="24"/>
        </w:rPr>
        <w:commentReference w:id="48"/>
      </w:r>
      <w:r w:rsidR="003F6219">
        <w:t xml:space="preserve">(unpublished data), which is common in the genus </w:t>
      </w:r>
      <w:r w:rsidR="003F6219" w:rsidRPr="682E26A9">
        <w:rPr>
          <w:i/>
          <w:iCs/>
        </w:rPr>
        <w:t>Physaria</w:t>
      </w:r>
      <w:r w:rsidR="003F6219">
        <w:t xml:space="preserve"> </w:t>
      </w:r>
      <w:r w:rsidR="003F6219">
        <w:fldChar w:fldCharType="begin"/>
      </w:r>
      <w:r w:rsidR="003F6219">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3F6219">
        <w:fldChar w:fldCharType="separate"/>
      </w:r>
      <w:r w:rsidR="003F6219" w:rsidRPr="682E26A9">
        <w:rPr>
          <w:noProof/>
        </w:rPr>
        <w:t>(</w:t>
      </w:r>
      <w:r w:rsidR="003F6219">
        <w:t>Elberling, 2000</w:t>
      </w:r>
      <w:r w:rsidR="003F6219" w:rsidRPr="682E26A9">
        <w:rPr>
          <w:noProof/>
        </w:rPr>
        <w:t>)</w:t>
      </w:r>
      <w:r w:rsidR="003F6219">
        <w:fldChar w:fldCharType="end"/>
      </w:r>
      <w:r w:rsidR="003F6219">
        <w:t>.</w:t>
      </w:r>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7C498F6A" w14:textId="608F6067"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w:t>
      </w:r>
      <w:r w:rsidR="00273A20">
        <w:t>332</w:t>
      </w:r>
      <w:r w:rsidR="00273A20" w:rsidRPr="00124599">
        <w:t xml:space="preserve"> </w:t>
      </w:r>
      <w:r w:rsidRPr="00124599">
        <w:t xml:space="preserve">individuals from </w:t>
      </w:r>
      <w:r w:rsidR="00273A20">
        <w:t>16</w:t>
      </w:r>
      <w:r w:rsidR="00273A20" w:rsidRPr="00124599">
        <w:t xml:space="preserve"> </w:t>
      </w:r>
      <w:r w:rsidRPr="00124599">
        <w:t xml:space="preserve">populations. These included the only known wild population in Indiana, USA (IN_01); seven wild populations in Tennessee, USA, including two eastern Tennessee populations (TNE_01, TNE_02) and five western Tennessee populations (TNW_01, TNW_02, TNW_03, TNW_04, TNW_05); six wild populations in Kentucky, USA (KY_01, KY_02, KY_03, KY_04, KY_05, KY_06); </w:t>
      </w:r>
      <w:r w:rsidR="00620802">
        <w:t xml:space="preserve">and </w:t>
      </w:r>
      <w:r w:rsidRPr="00124599">
        <w:t>two translocated populations in Kentucky, USA (TR_01, TR_02)</w:t>
      </w:r>
      <w:r w:rsidR="00620802">
        <w:t>.</w:t>
      </w:r>
    </w:p>
    <w:p w14:paraId="3006DE3C" w14:textId="75436526" w:rsidR="00372A57" w:rsidRPr="00CD55C4" w:rsidRDefault="70E96F45" w:rsidP="00372A57">
      <w:r>
        <w:t>The</w:t>
      </w:r>
      <w:r w:rsidR="00CA687E">
        <w:t xml:space="preserve"> two</w:t>
      </w:r>
      <w:r>
        <w:t xml:space="preserve"> translocated</w:t>
      </w:r>
      <w:r w:rsidR="00AD6F43">
        <w:t xml:space="preserve"> </w:t>
      </w:r>
      <w:r>
        <w:t>populations had distinct establishment histories</w:t>
      </w:r>
      <w:r w:rsidR="00D62186">
        <w:t xml:space="preserve">. </w:t>
      </w:r>
      <w:r w:rsidR="00840B62">
        <w:t xml:space="preserve">The </w:t>
      </w:r>
      <w:r w:rsidR="00124599" w:rsidRPr="00124599">
        <w:t>TR_01 was established by Tara Littlefield using two sources of introduced material. The firs</w:t>
      </w:r>
      <w:r w:rsidR="00F35136">
        <w:t xml:space="preserve">t </w:t>
      </w:r>
      <w:r w:rsidR="00AD3B9D">
        <w:t>source was from a road</w:t>
      </w:r>
      <w:r w:rsidR="00397BB7">
        <w:t>-</w:t>
      </w:r>
      <w:r w:rsidR="00AD3B9D">
        <w:t xml:space="preserve">cut rescue </w:t>
      </w:r>
      <w:r w:rsidR="00124599" w:rsidRPr="00124599">
        <w:t>at Cove Spring, Kentucky, USA (KY_02) in 2014</w:t>
      </w:r>
      <w:r w:rsidR="006705A1">
        <w:t>. Ap</w:t>
      </w:r>
      <w:r w:rsidR="00B029AB" w:rsidRPr="00CD55C4">
        <w:t xml:space="preserve">proximately 100 seeds were collected and moved to suitable habitat on the east end of Cove Spring Park, approximately one mile away from the original site. The introduction site had recently been cleared of honeysuckle prior to seed addition, within an approximately 5 × 5 m managed area. The habitat included limestone rock outcrops and associated woody species such as </w:t>
      </w:r>
      <w:r w:rsidR="00B029AB" w:rsidRPr="00AF06FF">
        <w:rPr>
          <w:i/>
          <w:iCs/>
        </w:rPr>
        <w:t>Juniperus virginiana</w:t>
      </w:r>
      <w:r w:rsidR="00B029AB" w:rsidRPr="00CD55C4">
        <w:t xml:space="preserve">, </w:t>
      </w:r>
      <w:r w:rsidR="00B029AB" w:rsidRPr="00AF06FF">
        <w:rPr>
          <w:i/>
          <w:iCs/>
        </w:rPr>
        <w:t>Quercus muehlenbergii</w:t>
      </w:r>
      <w:r w:rsidR="00B029AB" w:rsidRPr="00CD55C4">
        <w:t xml:space="preserve">, </w:t>
      </w:r>
      <w:r w:rsidR="00B029AB" w:rsidRPr="00AF06FF">
        <w:rPr>
          <w:i/>
          <w:iCs/>
        </w:rPr>
        <w:t>Fraxinus quadrangulata</w:t>
      </w:r>
      <w:r w:rsidR="00B029AB" w:rsidRPr="00CD55C4">
        <w:t xml:space="preserve">, </w:t>
      </w:r>
      <w:r w:rsidR="00B029AB" w:rsidRPr="00AF06FF">
        <w:rPr>
          <w:i/>
          <w:iCs/>
        </w:rPr>
        <w:t>Cercis canadensis</w:t>
      </w:r>
      <w:r w:rsidR="00B029AB" w:rsidRPr="00CD55C4">
        <w:t xml:space="preserve">, and </w:t>
      </w:r>
      <w:r w:rsidR="00B029AB" w:rsidRPr="00AF06FF">
        <w:rPr>
          <w:i/>
          <w:iCs/>
        </w:rPr>
        <w:t xml:space="preserve">Ostrya </w:t>
      </w:r>
      <w:r w:rsidR="00B029AB" w:rsidRPr="00AF06FF">
        <w:rPr>
          <w:i/>
          <w:iCs/>
        </w:rPr>
        <w:lastRenderedPageBreak/>
        <w:t>virginiana</w:t>
      </w:r>
      <w:r w:rsidR="00B029AB" w:rsidRPr="00CD55C4">
        <w:t>.</w:t>
      </w:r>
      <w:r w:rsidR="0053714E">
        <w:t xml:space="preserve"> </w:t>
      </w:r>
      <w:r w:rsidR="00124599" w:rsidRPr="00124599">
        <w:t xml:space="preserve">The second source consisted of seeds collected from Woodford County, Kentucky, USA (KY_05) in 2015. </w:t>
      </w:r>
      <w:r w:rsidR="007B2ACC">
        <w:t>A</w:t>
      </w:r>
      <w:r w:rsidR="007B2ACC" w:rsidRPr="00CD55C4">
        <w:t xml:space="preserve">pproximately 200 additional seeds were introduced </w:t>
      </w:r>
      <w:r w:rsidR="00A50D1D">
        <w:t>to</w:t>
      </w:r>
      <w:r w:rsidR="007B2ACC" w:rsidRPr="00CD55C4">
        <w:t xml:space="preserve"> the site. Honeysuckle removal continued in winter 2015, with management focused on expanding the original cleared area where </w:t>
      </w:r>
      <w:r w:rsidR="007B2ACC" w:rsidRPr="00AF06FF">
        <w:rPr>
          <w:i/>
          <w:iCs/>
        </w:rPr>
        <w:t>Physaria</w:t>
      </w:r>
      <w:r w:rsidR="00306507" w:rsidRPr="00AF06FF">
        <w:rPr>
          <w:i/>
          <w:iCs/>
        </w:rPr>
        <w:t xml:space="preserve"> globosa</w:t>
      </w:r>
      <w:r w:rsidR="007B2ACC" w:rsidRPr="00CD55C4">
        <w:t xml:space="preserve"> was introduced.</w:t>
      </w:r>
      <w:r w:rsidR="0069736B">
        <w:t xml:space="preserve"> </w:t>
      </w:r>
      <w:r w:rsidR="0069736B" w:rsidRPr="00CD55C4">
        <w:t xml:space="preserve">Therefore, the </w:t>
      </w:r>
      <w:r w:rsidR="0069736B">
        <w:t>TR</w:t>
      </w:r>
      <w:r w:rsidR="0065029F">
        <w:t>_01</w:t>
      </w:r>
      <w:r w:rsidR="0069736B" w:rsidRPr="00CD55C4">
        <w:t xml:space="preserve"> population </w:t>
      </w:r>
      <w:r w:rsidR="0069736B">
        <w:t>could</w:t>
      </w:r>
      <w:r w:rsidR="0069736B" w:rsidRPr="00CD55C4">
        <w:t xml:space="preserve"> be described as a field-established introduction with mixed seed-source origins. </w:t>
      </w:r>
      <w:r w:rsidR="00C9072C">
        <w:t xml:space="preserve">The </w:t>
      </w:r>
      <w:r w:rsidR="00306507" w:rsidRPr="00124599">
        <w:t>TR_01 has been monitored annually by Tara Littlefield</w:t>
      </w:r>
      <w:r w:rsidR="00873906">
        <w:t xml:space="preserve">, local </w:t>
      </w:r>
      <w:r w:rsidR="006121D6">
        <w:t>vol</w:t>
      </w:r>
      <w:r w:rsidR="008C2E6A">
        <w:t xml:space="preserve">unteers, and staffs from </w:t>
      </w:r>
      <w:commentRangeStart w:id="49"/>
      <w:r w:rsidR="00DE35E4" w:rsidRPr="00DE35E4">
        <w:t>Kentucky Department of Fish &amp; Wildlife Resources</w:t>
      </w:r>
      <w:commentRangeEnd w:id="49"/>
      <w:r w:rsidR="00A96AAA">
        <w:rPr>
          <w:rStyle w:val="CommentReference"/>
          <w:sz w:val="24"/>
          <w:szCs w:val="24"/>
        </w:rPr>
        <w:commentReference w:id="49"/>
      </w:r>
      <w:r w:rsidR="00304CDF">
        <w:t xml:space="preserve">. No plants </w:t>
      </w:r>
      <w:r w:rsidR="007843C5">
        <w:t xml:space="preserve">were observed outside the original </w:t>
      </w:r>
      <w:r w:rsidR="007843C5" w:rsidRPr="00CD55C4">
        <w:t>5 × 5 m managed area</w:t>
      </w:r>
      <w:r w:rsidR="007843C5">
        <w:t xml:space="preserve"> in 2014, </w:t>
      </w:r>
      <w:r w:rsidR="00372A57" w:rsidRPr="00CD55C4">
        <w:t xml:space="preserve">followed by two vegetative plants in 2015, six vegetative and one flowering plant in 2016, and continued increases in flowering plants through </w:t>
      </w:r>
      <w:r w:rsidR="00CD7AE5">
        <w:t>2025</w:t>
      </w:r>
      <w:r w:rsidR="00372A57" w:rsidRPr="00CD55C4">
        <w:t>. Later increases appear to coincide with continued habitat management and expansion of honeysuckle removal at the site</w:t>
      </w:r>
      <w:r w:rsidR="00C9072C">
        <w:t>. The TR_01</w:t>
      </w:r>
      <w:r w:rsidR="00BD5A8F">
        <w:t xml:space="preserve"> population has reached 238 vegetative </w:t>
      </w:r>
      <w:r w:rsidR="00A36292">
        <w:t>and 29 flowering plants in 2025.</w:t>
      </w:r>
    </w:p>
    <w:p w14:paraId="6E4E12F0" w14:textId="08026521" w:rsidR="009201DC" w:rsidRDefault="00CD2450" w:rsidP="00D240C6">
      <w:r>
        <w:t>The TR_02</w:t>
      </w:r>
      <w:r w:rsidR="00303EE4">
        <w:t xml:space="preserve"> at </w:t>
      </w:r>
      <w:r w:rsidR="00303EE4" w:rsidRPr="00303EE4">
        <w:t>Jessamine Creek Gorge Preserve</w:t>
      </w:r>
      <w:r>
        <w:t xml:space="preserve"> </w:t>
      </w:r>
      <w:r w:rsidR="00371F98">
        <w:t>is a h</w:t>
      </w:r>
      <w:r w:rsidR="00371F98" w:rsidRPr="00371F98">
        <w:t xml:space="preserve">uman-assisted </w:t>
      </w:r>
      <w:r w:rsidR="000B1E1F">
        <w:t>interbreed</w:t>
      </w:r>
      <w:r w:rsidR="00371F98" w:rsidRPr="00371F98">
        <w:t xml:space="preserve"> population</w:t>
      </w:r>
      <w:r w:rsidR="00E311CF">
        <w:t xml:space="preserve"> established</w:t>
      </w:r>
      <w:r w:rsidR="00200439">
        <w:t xml:space="preserve"> by a local conservation enthusiast. </w:t>
      </w:r>
      <w:r w:rsidR="00F01DB5">
        <w:t>To the best of our knowledge</w:t>
      </w:r>
      <w:r w:rsidR="00B74833">
        <w:t xml:space="preserve">, the </w:t>
      </w:r>
      <w:r w:rsidR="000B3FE7">
        <w:t>source</w:t>
      </w:r>
      <w:r w:rsidR="001361F2">
        <w:t xml:space="preserve"> </w:t>
      </w:r>
      <w:r w:rsidR="00864D62">
        <w:t xml:space="preserve">parental </w:t>
      </w:r>
      <w:r w:rsidR="001361F2">
        <w:t xml:space="preserve">plants were sampled from Kentucky and Tennessee </w:t>
      </w:r>
      <w:r w:rsidR="00864D62">
        <w:t xml:space="preserve">populations since early 1990s. </w:t>
      </w:r>
      <w:r w:rsidR="003D0DA3">
        <w:t xml:space="preserve">The </w:t>
      </w:r>
      <w:r w:rsidR="00CC633E">
        <w:t xml:space="preserve">parental plants of multiple sources were mixed </w:t>
      </w:r>
      <w:r w:rsidR="00297982">
        <w:t xml:space="preserve">and allowed </w:t>
      </w:r>
      <w:r w:rsidR="001A5A83">
        <w:t>natural pollinations for multiple generations</w:t>
      </w:r>
      <w:r w:rsidR="0008558D">
        <w:t xml:space="preserve"> at a pr</w:t>
      </w:r>
      <w:r w:rsidR="00251306">
        <w:t>ivate locality</w:t>
      </w:r>
      <w:r w:rsidR="001A5A83">
        <w:t xml:space="preserve">. </w:t>
      </w:r>
      <w:r w:rsidR="005C5A68">
        <w:t>The harvested seeds</w:t>
      </w:r>
      <w:r w:rsidR="00A02303">
        <w:t xml:space="preserve"> were </w:t>
      </w:r>
      <w:r w:rsidR="00C10A33">
        <w:t xml:space="preserve">arbitrarily sprayed at </w:t>
      </w:r>
      <w:r w:rsidR="00C10A33" w:rsidRPr="00303EE4">
        <w:t>Jessamine Creek Gorge Preserve</w:t>
      </w:r>
      <w:r w:rsidR="00C10A33">
        <w:t xml:space="preserve"> from 2010 to </w:t>
      </w:r>
      <w:r w:rsidR="003E66E3">
        <w:t>2020, approximately three times.</w:t>
      </w:r>
      <w:r w:rsidR="001F293F">
        <w:t xml:space="preserve"> Unfortunately, </w:t>
      </w:r>
      <w:r w:rsidR="000B1E1F">
        <w:t xml:space="preserve">the status of interbreeding, </w:t>
      </w:r>
      <w:r w:rsidR="009D60F5">
        <w:t>specific source locations, number of seeds used in introduction</w:t>
      </w:r>
      <w:r w:rsidR="0008558D">
        <w:t xml:space="preserve"> </w:t>
      </w:r>
      <w:r w:rsidR="00A96481">
        <w:t xml:space="preserve">have not been recorded. </w:t>
      </w:r>
    </w:p>
    <w:p w14:paraId="61B4E463" w14:textId="7EC7317D" w:rsidR="00236C4E" w:rsidRDefault="00236C4E" w:rsidP="00740FA0">
      <w:r>
        <w:t xml:space="preserve">Between 10 and 24 individuals were sampled per population, depending on population size and site accessibility, and one herbarium voucher specimen per population was deposited </w:t>
      </w:r>
      <w:r>
        <w:lastRenderedPageBreak/>
        <w:t xml:space="preserve">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 xml:space="preserve">P. </w:t>
      </w:r>
      <w:r w:rsidRPr="72842033">
        <w:rPr>
          <w:rStyle w:val="Emphasis"/>
        </w:rPr>
        <w:t>filiformis</w:t>
      </w:r>
      <w:r>
        <w:t xml:space="preserve"> </w:t>
      </w:r>
      <w:r w:rsidR="121DB474">
        <w:t>(Rollins) O’kane and Al</w:t>
      </w:r>
      <w:r w:rsidR="511A287E">
        <w:t>-</w:t>
      </w:r>
      <w:r w:rsidR="121DB474">
        <w:t>Shehbaz</w:t>
      </w:r>
      <w:r>
        <w:t xml:space="preserve"> in Missouri, USA, 19 individuals from three populations of </w:t>
      </w:r>
      <w:r>
        <w:rPr>
          <w:rStyle w:val="Emphasis"/>
        </w:rPr>
        <w:t>P. ouachitensis</w:t>
      </w:r>
      <w:r>
        <w:t xml:space="preserve"> </w:t>
      </w:r>
      <w:r w:rsidR="74AC055A">
        <w:t xml:space="preserve">Kallison and Edwards </w:t>
      </w:r>
      <w:r>
        <w:t xml:space="preserve">in the Ouachita Mountains of Arkansas, USA, and 12 individuals from one population of </w:t>
      </w:r>
      <w:r>
        <w:rPr>
          <w:rStyle w:val="Emphasis"/>
        </w:rPr>
        <w:t>P. gracilis</w:t>
      </w:r>
      <w:r>
        <w:t xml:space="preserve"> </w:t>
      </w:r>
      <w:r w:rsidR="4B4BD984">
        <w:t>(Hook.) O’kane and Al-Shehbaz</w:t>
      </w:r>
      <w:r>
        <w:t>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695ACF">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 guid="8bd0e557-7924-4828-b3f1-7856e3f19247"&gt;312&lt;/key&gt;&lt;/foreign-keys&gt;&lt;ref-type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rPr>
          <w:noProof/>
        </w:rPr>
        <w:t>Allen</w:t>
      </w:r>
      <w:r w:rsidR="00C043F9" w:rsidRPr="004A6431">
        <w:rPr>
          <w:i/>
          <w:noProof/>
        </w:rPr>
        <w:t xml:space="preserve"> et al.</w:t>
      </w:r>
      <w:r w:rsidR="00C043F9" w:rsidRPr="004A6431">
        <w:rPr>
          <w:noProof/>
        </w:rPr>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F8DBF88"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w:t>
      </w:r>
      <w:r w:rsidR="00051CD2">
        <w:t xml:space="preserve"> </w:t>
      </w:r>
      <w:r w:rsidR="00051CD2">
        <w:fldChar w:fldCharType="begin"/>
      </w:r>
      <w:r w:rsidR="00051CD2">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 Ecol Res&lt;/secondary-title&gt;&lt;/titles&gt;&lt;periodical&gt;&lt;full-title&gt;Mol Ecol Res&lt;/full-title&gt;&lt;/periodical&gt;&lt;pages&gt;92-94&lt;/pages&gt;&lt;volume&gt;8&lt;/volume&gt;&lt;dates&gt;&lt;year&gt;2008&lt;/year&gt;&lt;/dates&gt;&lt;urls&gt;&lt;/urls&gt;&lt;/record&gt;&lt;/Cite&gt;&lt;/EndNote&gt;</w:instrText>
      </w:r>
      <w:r w:rsidR="00051CD2">
        <w:fldChar w:fldCharType="separate"/>
      </w:r>
      <w:r w:rsidR="00051CD2">
        <w:rPr>
          <w:noProof/>
        </w:rPr>
        <w:t>(Faircloth, 2008)</w:t>
      </w:r>
      <w:r w:rsidR="00051CD2">
        <w:fldChar w:fldCharType="end"/>
      </w:r>
      <w:r w:rsidRPr="00422BEE">
        <w:t xml:space="preserve"> identified 2,054 unique microsatellites from the contig consensus sequences, and PRIMER3 </w:t>
      </w:r>
      <w:r w:rsidR="00F65F78">
        <w:fldChar w:fldCharType="begin"/>
      </w:r>
      <w:r w:rsidR="00F65F78">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 Biol&lt;/secondary-title&gt;&lt;/titles&gt;&lt;periodical&gt;&lt;full-title&gt;Methods Mol Biol&lt;/full-title&gt;&lt;/periodical&gt;&lt;pages&gt;365-386&lt;/pages&gt;&lt;volume&gt;132&lt;/volume&gt;&lt;dates&gt;&lt;year&gt;1999&lt;/year&gt;&lt;/dates&gt;&lt;urls&gt;&lt;/urls&gt;&lt;/record&gt;&lt;/Cite&gt;&lt;/EndNote&gt;</w:instrText>
      </w:r>
      <w:r w:rsidR="00F65F78">
        <w:fldChar w:fldCharType="separate"/>
      </w:r>
      <w:r w:rsidR="00F65F78">
        <w:rPr>
          <w:noProof/>
        </w:rPr>
        <w:t>(Rozen &amp; Skaletsky, 1999)</w:t>
      </w:r>
      <w:r w:rsidR="00F65F78">
        <w:fldChar w:fldCharType="end"/>
      </w:r>
      <w:r w:rsidR="00F65F78">
        <w:t xml:space="preserve"> </w:t>
      </w:r>
      <w:r w:rsidRPr="00422BEE">
        <w:t xml:space="preserve">identified 324 unique primer pairs. An M13 tag (5′-CACGACGTTGTAAAACGAC-3′) was added to the 5′ end of each forward primer to enable universal </w:t>
      </w:r>
      <w:r w:rsidRPr="00422BEE">
        <w:lastRenderedPageBreak/>
        <w:t xml:space="preserve">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w:t>
      </w:r>
      <w:r w:rsidRPr="005A2C70">
        <w:lastRenderedPageBreak/>
        <w:t>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0BB1F7CB" w:rsidR="00443441" w:rsidRPr="00F312C5" w:rsidRDefault="00C75E3B" w:rsidP="00F312C5">
      <w:pPr>
        <w:pStyle w:val="Heading1"/>
      </w:pPr>
      <w:r w:rsidRPr="00F312C5">
        <w:t>Results</w:t>
      </w:r>
      <w:r w:rsidR="0056118A">
        <w:t xml:space="preserve"> (</w:t>
      </w:r>
      <w:r w:rsidR="00D01363">
        <w:t>1046</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47180A4D"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r w:rsidR="00322AAA">
        <w:t xml:space="preserve">and </w:t>
      </w:r>
      <w:r w:rsidR="0042100C">
        <w:t>2</w:t>
      </w:r>
      <w:r w:rsidR="00C13CA2">
        <w:t xml:space="preserve"> translocated populations</w:t>
      </w:r>
      <w:r w:rsidR="00322AAA">
        <w:t xml:space="preserve"> </w:t>
      </w:r>
      <w:r>
        <w:t>(</w:t>
      </w:r>
      <w:r w:rsidRPr="682E26A9">
        <w:rPr>
          <w:b/>
          <w:bCs/>
          <w:color w:val="0070C0"/>
        </w:rPr>
        <w:t>Fig. 1A, B; Fig. 2</w:t>
      </w:r>
      <w:r>
        <w:t xml:space="preserve">). </w:t>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w:t>
      </w:r>
      <w:r w:rsidR="00075780" w:rsidRPr="00075780">
        <w:lastRenderedPageBreak/>
        <w:t xml:space="preserve">rooted with </w:t>
      </w:r>
      <w:r w:rsidR="00075780" w:rsidRPr="00075780">
        <w:rPr>
          <w:i/>
          <w:iCs/>
        </w:rPr>
        <w:t>P. gracilis</w:t>
      </w:r>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P. gracilis</w:t>
      </w:r>
      <w:r w:rsidR="00075780" w:rsidRPr="00075780">
        <w:t xml:space="preserve">, while the </w:t>
      </w:r>
      <w:r w:rsidR="0073080B">
        <w:t>3</w:t>
      </w:r>
      <w:r w:rsidR="00075780" w:rsidRPr="00075780">
        <w:t xml:space="preserve"> </w:t>
      </w:r>
      <w:r w:rsidR="00075780" w:rsidRPr="00075780">
        <w:rPr>
          <w:i/>
          <w:iCs/>
        </w:rPr>
        <w:t>P. ouachitensis</w:t>
      </w:r>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668C6A2F"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DFB081F">
        <w:t>formed a genetic cluster</w:t>
      </w:r>
      <w:r w:rsidR="002C0C7E">
        <w:t xml:space="preserve">, and </w:t>
      </w:r>
      <w:r w:rsidRPr="00075780">
        <w:t xml:space="preserve">were separated from </w:t>
      </w:r>
      <w:r w:rsidR="002C0C7E">
        <w:t xml:space="preserve">the </w:t>
      </w:r>
      <w:r w:rsidR="5A7640C3">
        <w:t>2</w:t>
      </w:r>
      <w:r w:rsidR="5A7640C3" w:rsidRPr="45110081">
        <w:rPr>
          <w:vertAlign w:val="superscript"/>
        </w:rPr>
        <w:t>nd</w:t>
      </w:r>
      <w:r w:rsidR="5A7640C3">
        <w:t xml:space="preserve"> genetic cluster composed of</w:t>
      </w:r>
      <w:r w:rsidR="035968B7">
        <w:t xml:space="preserve"> </w:t>
      </w:r>
      <w:r w:rsidR="002C0C7E">
        <w:t xml:space="preserve">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w:t>
      </w:r>
      <w:r w:rsidR="4438AE18">
        <w:t>formed its own genetic cluster</w:t>
      </w:r>
      <w:r w:rsidRPr="00075780">
        <w:t xml:space="preserve">,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39EC7E3D" w:rsidR="00075780" w:rsidRPr="00075780" w:rsidRDefault="00075780" w:rsidP="003E35FD">
      <w:r w:rsidRPr="00075780">
        <w:t xml:space="preserve">The </w:t>
      </w:r>
      <w:r w:rsidR="00AD2392">
        <w:t>trans</w:t>
      </w:r>
      <w:r w:rsidR="00805580">
        <w:t xml:space="preserve">located and </w:t>
      </w:r>
      <w:r w:rsidRPr="00680C8D">
        <w:rPr>
          <w:i/>
          <w:iCs/>
        </w:rPr>
        <w:t>ex situ</w:t>
      </w:r>
      <w:r w:rsidRPr="00075780">
        <w:t xml:space="preserve"> 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w:t>
      </w:r>
      <w:r w:rsidRPr="00075780">
        <w:lastRenderedPageBreak/>
        <w:t xml:space="preserve">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r w:rsidR="007F4522">
        <w:t xml:space="preserve">4 </w:t>
      </w:r>
      <w:r w:rsidR="00F14AC0">
        <w:t>individuals</w:t>
      </w:r>
      <w:r w:rsidR="006F3915">
        <w:t xml:space="preserve"> (16.7%)</w:t>
      </w:r>
      <w:r w:rsidR="00F14AC0">
        <w:t xml:space="preserve"> of </w:t>
      </w:r>
      <w:r w:rsidR="00186473">
        <w:t>the TR_01 population show</w:t>
      </w:r>
      <w:r w:rsidR="005514B8">
        <w:t xml:space="preserve">ed </w:t>
      </w:r>
      <w:r w:rsidR="00596CD1">
        <w:t xml:space="preserve">potential </w:t>
      </w:r>
      <w:r w:rsidR="7ADDF42F">
        <w:t>admix</w:t>
      </w:r>
      <w:r w:rsidR="000E717D">
        <w:t>t</w:t>
      </w:r>
      <w:r w:rsidR="09967CA5">
        <w:t>ure between</w:t>
      </w:r>
      <w:r w:rsidR="00D26E46">
        <w:t xml:space="preserve"> the two source populations</w:t>
      </w:r>
      <w:r w:rsidR="00E51EE7">
        <w:t xml:space="preserve"> while </w:t>
      </w:r>
      <w:r w:rsidR="00F75560">
        <w:t>1</w:t>
      </w:r>
      <w:r w:rsidR="00801545">
        <w:t>6</w:t>
      </w:r>
      <w:r w:rsidR="00F75560">
        <w:t xml:space="preserve"> individuals</w:t>
      </w:r>
      <w:r w:rsidR="00F238C7">
        <w:t xml:space="preserve"> (66.7%)</w:t>
      </w:r>
      <w:r w:rsidR="00F75560">
        <w:t xml:space="preserve"> were </w:t>
      </w:r>
      <w:r w:rsidR="0029414C">
        <w:t xml:space="preserve">KY_02-like and </w:t>
      </w:r>
      <w:r w:rsidR="007F4522">
        <w:t>4</w:t>
      </w:r>
      <w:r w:rsidR="007F4522" w:rsidRPr="007F4522">
        <w:t xml:space="preserve"> </w:t>
      </w:r>
      <w:r w:rsidR="007F4522">
        <w:t xml:space="preserve">individuals </w:t>
      </w:r>
      <w:r w:rsidR="006F3915">
        <w:t xml:space="preserve">(16.7%) </w:t>
      </w:r>
      <w:r w:rsidR="007F4522">
        <w:t xml:space="preserve">were KY_05-like </w:t>
      </w:r>
      <w:r w:rsidR="005514B8">
        <w:t>(</w:t>
      </w:r>
      <w:r w:rsidR="005514B8" w:rsidRPr="00F61AF2">
        <w:rPr>
          <w:b/>
          <w:bCs/>
          <w:color w:val="0070C0"/>
        </w:rPr>
        <w:t>Fig. 3A</w:t>
      </w:r>
      <w:r w:rsidR="005514B8">
        <w:t>)</w:t>
      </w:r>
      <w:r w:rsidR="005514B8" w:rsidRPr="00075780">
        <w:t>.</w:t>
      </w:r>
      <w:r w:rsidR="00461868">
        <w:t xml:space="preserve"> The </w:t>
      </w:r>
      <w:r w:rsidR="00C26581">
        <w:t xml:space="preserve">sourced </w:t>
      </w:r>
      <w:r w:rsidR="00461868">
        <w:t xml:space="preserve">KY_02 </w:t>
      </w:r>
      <w:r w:rsidR="00C26581">
        <w:t xml:space="preserve">population had more genetic contributions to the TR_01 population than </w:t>
      </w:r>
      <w:r w:rsidR="00577DF8">
        <w:t>the other sourced KY_05 population</w:t>
      </w:r>
      <w:r w:rsidR="00947CDE">
        <w:t xml:space="preserve"> (</w:t>
      </w:r>
      <w:r w:rsidR="00947CDE" w:rsidRPr="00F61AF2">
        <w:rPr>
          <w:b/>
          <w:bCs/>
          <w:color w:val="0070C0"/>
        </w:rPr>
        <w:t>Fig. 3</w:t>
      </w:r>
      <w:r w:rsidR="00947CDE">
        <w:rPr>
          <w:b/>
          <w:bCs/>
          <w:color w:val="0070C0"/>
        </w:rPr>
        <w:t>C</w:t>
      </w:r>
      <w:r w:rsidR="00947CDE">
        <w:t>).</w:t>
      </w:r>
      <w:r w:rsidR="003E35FD">
        <w:t xml:space="preserve"> </w:t>
      </w:r>
      <w:r w:rsidR="00C47545">
        <w:t xml:space="preserve">The </w:t>
      </w:r>
      <w:r w:rsidR="00AD2392">
        <w:t>TR</w:t>
      </w:r>
      <w:r w:rsidRPr="00075780">
        <w:t xml:space="preserve">_02 </w:t>
      </w:r>
      <w:r w:rsidR="00C47545">
        <w:t>population</w:t>
      </w:r>
      <w:r w:rsidRPr="00075780">
        <w:t xml:space="preserve"> </w:t>
      </w:r>
      <w:r w:rsidR="003532DB">
        <w:t>was</w:t>
      </w:r>
      <w:r w:rsidRPr="00075780">
        <w:t xml:space="preserve"> </w:t>
      </w:r>
      <w:r w:rsidR="16744B35">
        <w:t>intermediate</w:t>
      </w:r>
      <w:r w:rsidRPr="00075780">
        <w:t xml:space="preserve">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w:t>
      </w:r>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w:t>
      </w:r>
      <w:r w:rsidR="0DE4995F">
        <w:t>indicated</w:t>
      </w:r>
      <w:r w:rsidRPr="00075780">
        <w:t xml:space="preserve"> that </w:t>
      </w:r>
      <w:r w:rsidRPr="00FB53E0">
        <w:t>t</w:t>
      </w:r>
      <w:r w:rsidR="00FB53E0">
        <w:t xml:space="preserve">he TR_02 </w:t>
      </w:r>
      <w:r w:rsidRPr="00075780">
        <w:t>population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w:t>
      </w:r>
      <w:r w:rsidR="5798B22B">
        <w:t>indicated</w:t>
      </w:r>
      <w:r w:rsidRPr="00075780">
        <w:t xml:space="preserve"> that </w:t>
      </w:r>
      <w:r w:rsidR="005E456C">
        <w:t xml:space="preserve">the </w:t>
      </w:r>
      <w:r w:rsidR="000D2A38">
        <w:t>TR</w:t>
      </w:r>
      <w:r w:rsidRPr="00075780">
        <w:t xml:space="preserve">_02 </w:t>
      </w:r>
      <w:r w:rsidR="005E456C">
        <w:t>population</w:t>
      </w:r>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w:t>
      </w:r>
      <w:r w:rsidR="0023634A">
        <w:t xml:space="preserve">other Tennessee </w:t>
      </w:r>
      <w:r w:rsidRPr="00075780">
        <w:t>populations</w:t>
      </w:r>
      <w:r w:rsidR="00CB7271">
        <w:t xml:space="preserve"> (</w:t>
      </w:r>
      <w:r w:rsidR="00CB7271" w:rsidRPr="00F61AF2">
        <w:rPr>
          <w:b/>
          <w:bCs/>
          <w:color w:val="0070C0"/>
        </w:rPr>
        <w:t>Fig. 3</w:t>
      </w:r>
      <w:r w:rsidR="000C2188">
        <w:rPr>
          <w:b/>
          <w:bCs/>
          <w:color w:val="0070C0"/>
        </w:rPr>
        <w:t>C</w:t>
      </w:r>
      <w:r w:rsidR="00CB7271">
        <w:t>)</w:t>
      </w:r>
      <w:r w:rsidRPr="00075780">
        <w:t>.</w:t>
      </w:r>
    </w:p>
    <w:p w14:paraId="376F6C20" w14:textId="209B4B39" w:rsidR="00DE2953" w:rsidRDefault="00075780" w:rsidP="004B156F">
      <w:r w:rsidRPr="00075780">
        <w:t xml:space="preserve">Among natural populations, we detected significant isolation by geographic distance </w:t>
      </w:r>
      <w:r w:rsidR="000070D6">
        <w:t xml:space="preserve">(IBD) </w:t>
      </w:r>
      <w:r w:rsidRPr="00075780">
        <w:t xml:space="preserve">(Mantel’s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t xml:space="preserve">Genetic </w:t>
      </w:r>
      <w:r w:rsidR="000011AB">
        <w:t>diversity</w:t>
      </w:r>
      <w:r w:rsidR="000D4613">
        <w:t>,</w:t>
      </w:r>
      <w:r w:rsidR="000011AB">
        <w:t xml:space="preserve"> inbreeding, </w:t>
      </w:r>
      <w:r w:rsidR="00D01363">
        <w:t xml:space="preserve">and </w:t>
      </w:r>
      <w:r w:rsidR="000011AB">
        <w:t>bottleneck</w:t>
      </w:r>
    </w:p>
    <w:p w14:paraId="4A2CADCD" w14:textId="19A76090" w:rsidR="00475720" w:rsidRDefault="0F580947" w:rsidP="00D519B8">
      <w:r>
        <w:t xml:space="preserve">Populations of </w:t>
      </w:r>
      <w:r w:rsidRPr="682E26A9">
        <w:rPr>
          <w:i/>
          <w:iCs/>
        </w:rPr>
        <w:t>P. globosa</w:t>
      </w:r>
      <w:r>
        <w:t xml:space="preserve"> </w:t>
      </w:r>
      <w:r w:rsidR="2866820F">
        <w:t>vari</w:t>
      </w:r>
      <w:r w:rsidR="704A8E09">
        <w:t>ed</w:t>
      </w:r>
      <w:r>
        <w:t xml:space="preserve">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00C33FBD">
        <w:rPr>
          <w:vertAlign w:val="subscript"/>
        </w:rPr>
        <w:t>P</w:t>
      </w:r>
      <w:r w:rsidR="6CEADE4F">
        <w:t xml:space="preserve">) ranged from 1-12, </w:t>
      </w:r>
      <w:r>
        <w:t xml:space="preserve">and </w:t>
      </w:r>
      <w:r w:rsidR="6CEADE4F">
        <w:t xml:space="preserve">the </w:t>
      </w:r>
      <w:r w:rsidR="66908CFD">
        <w:t>allel</w:t>
      </w:r>
      <w:r w:rsidR="591B9863">
        <w:t>ic</w:t>
      </w:r>
      <w:r w:rsidR="6CEADE4F">
        <w:t xml:space="preserv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w:t>
      </w:r>
      <w:r w:rsidR="27AB8982">
        <w:t>d</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lower A</w:t>
      </w:r>
      <w:r w:rsidR="41AF1557" w:rsidRPr="682E26A9">
        <w:rPr>
          <w:vertAlign w:val="subscript"/>
        </w:rPr>
        <w:t xml:space="preserve">R </w:t>
      </w:r>
      <w:r w:rsidR="41AF1557">
        <w:t xml:space="preserve">than </w:t>
      </w:r>
      <w:r w:rsidR="028D7638">
        <w:t>the widespread species,</w:t>
      </w:r>
      <w:r w:rsidR="5491F5BA">
        <w:t xml:space="preserve"> </w:t>
      </w:r>
      <w:r w:rsidR="5491F5BA" w:rsidRPr="45110081">
        <w:rPr>
          <w:i/>
          <w:iCs/>
        </w:rPr>
        <w:t xml:space="preserve">P. </w:t>
      </w:r>
      <w:r w:rsidR="41AF1557" w:rsidRPr="682E26A9">
        <w:rPr>
          <w:i/>
          <w:iCs/>
        </w:rPr>
        <w:t>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w:t>
      </w:r>
      <w:r w:rsidR="6CA12CD3">
        <w:lastRenderedPageBreak/>
        <w:t xml:space="preserve">high </w:t>
      </w:r>
      <w:r w:rsidR="1E4DA7FF">
        <w:t xml:space="preserve">private alleles </w:t>
      </w:r>
      <w:r w:rsidR="1E4DA7FF" w:rsidRPr="007A1CF3">
        <w:t>(</w:t>
      </w:r>
      <w:r w:rsidR="6CA12CD3" w:rsidRPr="007A1CF3">
        <w:t>A</w:t>
      </w:r>
      <w:r w:rsidR="007A1CF3" w:rsidRPr="007A1CF3">
        <w:rPr>
          <w:vertAlign w:val="subscript"/>
        </w:rPr>
        <w:t>P</w:t>
      </w:r>
      <w:r w:rsidR="713B12FC" w:rsidRPr="007A1CF3">
        <w:t>)</w:t>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00C33FBD">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w:t>
      </w:r>
      <w:r w:rsidR="2B26E97D">
        <w:t>the</w:t>
      </w:r>
      <w:r w:rsidR="2866820F">
        <w:t xml:space="preserve"> </w:t>
      </w:r>
      <w:r>
        <w:t xml:space="preserve">population TNW_01 from </w:t>
      </w:r>
      <w:r w:rsidR="16598DE1">
        <w:t>western Tennessee (TNW</w:t>
      </w:r>
      <w:r w:rsidR="1191A298">
        <w:t>)</w:t>
      </w:r>
      <w:r w:rsidR="1759752C">
        <w:t xml:space="preserve">, </w:t>
      </w:r>
      <w:r w:rsidR="4F157176">
        <w:t xml:space="preserve">and </w:t>
      </w:r>
      <w:r w:rsidR="1759752C">
        <w:t>greatest</w:t>
      </w:r>
      <w:r>
        <w:t xml:space="preserve"> in population KY_04 from </w:t>
      </w:r>
      <w:r w:rsidR="1191A298">
        <w:t>Kentucky</w:t>
      </w:r>
      <w:r w:rsidR="1759752C">
        <w:t xml:space="preserve"> (KY)</w:t>
      </w:r>
      <w:r>
        <w:t xml:space="preserve"> (</w:t>
      </w:r>
      <w:r w:rsidR="2C1C678D" w:rsidRPr="682E26A9">
        <w:rPr>
          <w:b/>
          <w:bCs/>
          <w:color w:val="4472C4" w:themeColor="accent1"/>
        </w:rPr>
        <w:t>Fig. 4</w:t>
      </w:r>
      <w:r>
        <w:t>).</w:t>
      </w:r>
      <w:r w:rsidR="418827CC">
        <w:t xml:space="preserve"> The </w:t>
      </w:r>
      <w:r w:rsidR="00C750E3">
        <w:t xml:space="preserve">translocated (TR) </w:t>
      </w:r>
      <w:r w:rsidR="418827CC">
        <w:t xml:space="preserve">populations </w:t>
      </w:r>
      <w:r w:rsidR="5F95701C">
        <w:t>had medium A</w:t>
      </w:r>
      <w:r w:rsidR="5F95701C" w:rsidRPr="682E26A9">
        <w:rPr>
          <w:vertAlign w:val="subscript"/>
        </w:rPr>
        <w:t>R</w:t>
      </w:r>
      <w:r w:rsidR="5F95701C">
        <w:t xml:space="preserve"> but low A</w:t>
      </w:r>
      <w:r w:rsidR="5F95701C" w:rsidRPr="682E26A9">
        <w:rPr>
          <w:vertAlign w:val="subscript"/>
        </w:rPr>
        <w:t>P</w:t>
      </w:r>
      <w:r w:rsidR="5F95701C">
        <w:t>.</w:t>
      </w:r>
    </w:p>
    <w:p w14:paraId="09E432CB" w14:textId="45302517" w:rsidR="008E2630" w:rsidRPr="00E938E0" w:rsidRDefault="2866820F" w:rsidP="682E26A9">
      <w:r>
        <w:t xml:space="preserve"> </w:t>
      </w:r>
      <w:r w:rsidR="1137E06C">
        <w:t>In</w:t>
      </w:r>
      <w:r w:rsidR="0F580947">
        <w:t xml:space="preserve"> </w:t>
      </w:r>
      <w:r w:rsidR="41AF1557" w:rsidRPr="682E26A9">
        <w:rPr>
          <w:i/>
          <w:iCs/>
        </w:rPr>
        <w:t>Physaria globosa</w:t>
      </w:r>
      <w:r w:rsidR="4AB7E6F9" w:rsidRPr="45110081">
        <w:rPr>
          <w:i/>
          <w:iCs/>
        </w:rPr>
        <w:t>,</w:t>
      </w:r>
      <w:r w:rsidR="41AF1557">
        <w:t xml:space="preserve"> o</w:t>
      </w:r>
      <w:r w:rsidR="0F580947">
        <w:t>bserved heterozygosity (H</w:t>
      </w:r>
      <w:r w:rsidR="0F580947" w:rsidRPr="682E26A9">
        <w:rPr>
          <w:vertAlign w:val="subscript"/>
        </w:rPr>
        <w:t>O</w:t>
      </w:r>
      <w:r w:rsidR="0F580947">
        <w:t>) ranged from 0.323 – 0.596</w:t>
      </w:r>
      <w:r w:rsidR="3F678B85">
        <w:t>,</w:t>
      </w:r>
      <w:r w:rsidR="0F580947">
        <w:t xml:space="preserve"> and expected heterozygosity (H</w:t>
      </w:r>
      <w:r w:rsidR="0F580947" w:rsidRPr="682E26A9">
        <w:rPr>
          <w:vertAlign w:val="subscript"/>
        </w:rPr>
        <w:t>E</w:t>
      </w:r>
      <w:r w:rsidR="0F580947">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w:t>
      </w:r>
      <w:r w:rsidR="45504DE9" w:rsidRPr="009A7ECA">
        <w:rPr>
          <w:i/>
        </w:rPr>
        <w:t>P. globosa</w:t>
      </w:r>
      <w:r w:rsidR="45504DE9">
        <w:t xml:space="preserve">, </w:t>
      </w:r>
      <w:r w:rsidR="0F580947">
        <w:t xml:space="preserve">most populations from </w:t>
      </w:r>
      <w:r w:rsidR="007300A3">
        <w:t>Kentucky (</w:t>
      </w:r>
      <w:r w:rsidR="6B2FB9BA">
        <w:t>KY)</w:t>
      </w:r>
      <w:r w:rsidR="0F580947">
        <w:t xml:space="preserve"> </w:t>
      </w:r>
      <w:r w:rsidR="042D4C8D">
        <w:t>exhibited</w:t>
      </w:r>
      <w:r w:rsidR="0F580947">
        <w:t xml:space="preserve"> greater than average H</w:t>
      </w:r>
      <w:r w:rsidR="0F580947" w:rsidRPr="682E26A9">
        <w:rPr>
          <w:vertAlign w:val="subscript"/>
        </w:rPr>
        <w:t xml:space="preserve">O </w:t>
      </w:r>
      <w:r w:rsidR="0F580947">
        <w:t>and H</w:t>
      </w:r>
      <w:r w:rsidR="0F580947" w:rsidRPr="682E26A9">
        <w:rPr>
          <w:vertAlign w:val="subscript"/>
        </w:rPr>
        <w:t>E</w:t>
      </w:r>
      <w:r w:rsidR="10642E03">
        <w:t xml:space="preserve">, </w:t>
      </w:r>
      <w:r w:rsidR="0F580947">
        <w:t xml:space="preserve">and populations from both </w:t>
      </w:r>
      <w:r w:rsidR="51A85340">
        <w:t xml:space="preserve">eastern Tennessee (TNE) </w:t>
      </w:r>
      <w:r w:rsidR="0F580947">
        <w:t xml:space="preserve">and </w:t>
      </w:r>
      <w:r w:rsidR="51A85340">
        <w:t xml:space="preserve">western Tennessee (TNW) </w:t>
      </w:r>
      <w:r w:rsidR="2814E0FF">
        <w:t xml:space="preserve">exhibited </w:t>
      </w:r>
      <w:r w:rsidR="0F580947">
        <w:t>lower than average H</w:t>
      </w:r>
      <w:r w:rsidR="0F580947" w:rsidRPr="682E26A9">
        <w:rPr>
          <w:vertAlign w:val="subscript"/>
        </w:rPr>
        <w:t xml:space="preserve">O </w:t>
      </w:r>
      <w:r w:rsidR="0F580947">
        <w:t>and H</w:t>
      </w:r>
      <w:r w:rsidR="0F580947" w:rsidRPr="682E26A9">
        <w:rPr>
          <w:vertAlign w:val="subscript"/>
        </w:rPr>
        <w:t xml:space="preserve">E </w:t>
      </w:r>
      <w:r w:rsidR="0F580947">
        <w:t>(</w:t>
      </w:r>
      <w:r w:rsidR="0F580947" w:rsidRPr="682E26A9">
        <w:rPr>
          <w:b/>
          <w:bCs/>
          <w:color w:val="4472C4" w:themeColor="accent1"/>
        </w:rPr>
        <w:t>Table 3</w:t>
      </w:r>
      <w:r w:rsidR="0F580947">
        <w:t>)</w:t>
      </w:r>
      <w:r w:rsidR="0F580947" w:rsidRPr="682E26A9">
        <w:rPr>
          <w:vertAlign w:val="subscript"/>
        </w:rPr>
        <w:t>.</w:t>
      </w:r>
      <w:r w:rsidR="0F580947">
        <w:t xml:space="preserve"> </w:t>
      </w:r>
      <w:r w:rsidR="18767EA9">
        <w:t xml:space="preserve">Generally, </w:t>
      </w:r>
      <w:r w:rsidR="0F580947">
        <w:t>H</w:t>
      </w:r>
      <w:r w:rsidR="0F580947" w:rsidRPr="682E26A9">
        <w:rPr>
          <w:vertAlign w:val="subscript"/>
        </w:rPr>
        <w:t>E</w:t>
      </w:r>
      <w:r w:rsidR="0F580947">
        <w:t xml:space="preserve"> was slightly greater than H</w:t>
      </w:r>
      <w:r w:rsidR="0F580947" w:rsidRPr="682E26A9">
        <w:rPr>
          <w:vertAlign w:val="subscript"/>
        </w:rPr>
        <w:t>O</w:t>
      </w:r>
      <w:r w:rsidR="0F580947">
        <w:t xml:space="preserve"> in most populations, such that the average inbreeding coefficient (F) was slightly positive </w:t>
      </w:r>
      <w:r w:rsidR="0F580947" w:rsidRPr="682E26A9">
        <w:rPr>
          <w:color w:val="000000" w:themeColor="text1"/>
        </w:rPr>
        <w:t xml:space="preserve">(overall mean = 0.08, </w:t>
      </w:r>
      <w:r w:rsidR="0F580947">
        <w:t xml:space="preserve">range </w:t>
      </w:r>
      <w:r w:rsidR="0F580947" w:rsidRPr="682E26A9">
        <w:rPr>
          <w:color w:val="000000" w:themeColor="text1"/>
        </w:rPr>
        <w:t>-0.036 to 0.227) (</w:t>
      </w:r>
      <w:r w:rsidR="0F580947" w:rsidRPr="682E26A9">
        <w:rPr>
          <w:b/>
          <w:bCs/>
          <w:color w:val="4472C4" w:themeColor="accent1"/>
        </w:rPr>
        <w:t>Table 3</w:t>
      </w:r>
      <w:r w:rsidR="0F580947"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0F580947" w:rsidRPr="682E26A9">
        <w:rPr>
          <w:color w:val="000000" w:themeColor="text1"/>
        </w:rPr>
        <w:t xml:space="preserve"> INEST analys</w:t>
      </w:r>
      <w:r w:rsidR="27F52E4C" w:rsidRPr="682E26A9">
        <w:rPr>
          <w:color w:val="000000" w:themeColor="text1"/>
        </w:rPr>
        <w:t>i</w:t>
      </w:r>
      <w:r w:rsidR="0F580947" w:rsidRPr="682E26A9">
        <w:rPr>
          <w:color w:val="000000" w:themeColor="text1"/>
        </w:rPr>
        <w:t xml:space="preserve">s revealed that the percentage of null alleles </w:t>
      </w:r>
      <w:r w:rsidR="0F580947">
        <w:t>(% null) ranged from 0.0771 - 0.4694 (overall mean = 0.2648) (</w:t>
      </w:r>
      <w:r w:rsidR="0F580947" w:rsidRPr="682E26A9">
        <w:rPr>
          <w:b/>
          <w:bCs/>
          <w:color w:val="4472C4" w:themeColor="accent1"/>
        </w:rPr>
        <w:t>Table 3</w:t>
      </w:r>
      <w:r w:rsidR="0F580947">
        <w:t>). After correcting for null alleles, inbreeding coefficients (F</w:t>
      </w:r>
      <w:r w:rsidR="0F580947" w:rsidRPr="682E26A9">
        <w:rPr>
          <w:vertAlign w:val="subscript"/>
        </w:rPr>
        <w:t>B</w:t>
      </w:r>
      <w:r w:rsidR="0F580947">
        <w:t>) were generally very close to zero (range 0 – 0.1481; overall mean = 0.04; Table 3), indicating that most populations have not experienced inbreeding. However, three populations (TNW_04, TNW_03, and TNW_01</w:t>
      </w:r>
      <w:r>
        <w:t>)</w:t>
      </w:r>
      <w:r w:rsidR="36EDE58E">
        <w:t>,</w:t>
      </w:r>
      <w:r w:rsidR="0F580947">
        <w:t xml:space="preserve"> all from TN</w:t>
      </w:r>
      <w:r w:rsidR="2DECAF25">
        <w:t>W region</w:t>
      </w:r>
      <w:r w:rsidR="21578CA8">
        <w:t>,</w:t>
      </w:r>
      <w:r w:rsidR="0F580947">
        <w:t xml:space="preserve"> exhibited inbreeding coefficients greater than &gt;0.10 even when corrected for null alleles, suggesting that they may have experienced some inbreeding.  </w:t>
      </w:r>
    </w:p>
    <w:p w14:paraId="6E62DF5D" w14:textId="7467AFF8" w:rsidR="00C75E3B" w:rsidRPr="00E938E0" w:rsidRDefault="00C75E3B" w:rsidP="00275C8A">
      <w:r w:rsidRPr="00E938E0">
        <w:t xml:space="preserve">We used </w:t>
      </w:r>
      <w:r w:rsidR="5D223690">
        <w:t>HP-rare</w:t>
      </w:r>
      <w:r w:rsidR="00376D42">
        <w:t xml:space="preserve"> </w:t>
      </w:r>
      <w:r w:rsidRPr="00E938E0">
        <w:t xml:space="preserve">to test for genetic bottlenecks and considered populations to show significant evidence for a genetic bottleneck when three out of the four tests were statistically significant. This revealed that </w:t>
      </w:r>
      <w:r w:rsidR="63F089FE">
        <w:t>the</w:t>
      </w:r>
      <w:r w:rsidR="3D7C7B70">
        <w:t xml:space="preserve"> </w:t>
      </w:r>
      <w:r w:rsidRPr="00E938E0">
        <w:t>following six populations</w:t>
      </w:r>
      <w:r w:rsidR="1D6E5DBF">
        <w:t>,</w:t>
      </w:r>
      <w:r w:rsidRPr="00E938E0">
        <w:t xml:space="preserve"> representing three out of the four </w:t>
      </w:r>
      <w:r w:rsidRPr="00E938E0">
        <w:lastRenderedPageBreak/>
        <w:t>ecoregions</w:t>
      </w:r>
      <w:r w:rsidR="532AA82A">
        <w:t>,</w:t>
      </w:r>
      <w:r w:rsidRPr="00E938E0">
        <w:t xml:space="preserve"> had undergone recent bottlenecks: populations KY_02, KY_05, </w:t>
      </w:r>
      <w:r w:rsidR="008104FA">
        <w:t>TR</w:t>
      </w:r>
      <w:r w:rsidRPr="00E938E0">
        <w:t xml:space="preserve">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(i.e., TNW_0</w:t>
      </w:r>
      <w:r w:rsidR="0017219D">
        <w:t>1</w:t>
      </w:r>
      <w:r w:rsidRPr="00E938E0">
        <w:t xml:space="preserve"> and TNW_03), or both (TNW_01). </w:t>
      </w:r>
    </w:p>
    <w:p w14:paraId="3EF740A4" w14:textId="630BC6B5" w:rsidR="00C75E3B" w:rsidRDefault="00C75E3B" w:rsidP="00F312C5">
      <w:pPr>
        <w:pStyle w:val="Heading1"/>
      </w:pPr>
      <w:r w:rsidRPr="00E938E0">
        <w:t>Discussion</w:t>
      </w:r>
      <w:r w:rsidR="00D01363">
        <w:t xml:space="preserve"> (</w:t>
      </w:r>
      <w:r w:rsidR="00273ABC">
        <w:t>1562</w:t>
      </w:r>
      <w:r w:rsidR="00D01363">
        <w:t xml:space="preserve"> words)</w:t>
      </w:r>
    </w:p>
    <w:p w14:paraId="3139EFC6" w14:textId="30A1EA2D"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w:t>
      </w:r>
      <w:del w:id="50" w:author="Alexander Linan" w:date="2026-08-28T13:43:00Z" w16du:dateUtc="2026-08-28T18:43:00Z">
        <w:r w:rsidDel="00522405">
          <w:delText xml:space="preserve">the </w:delText>
        </w:r>
      </w:del>
      <w:ins w:id="51" w:author="Alexander Linan" w:date="2026-08-28T13:43:00Z" w16du:dateUtc="2026-08-28T18:43:00Z">
        <w:r w:rsidR="00522405">
          <w:t>the</w:t>
        </w:r>
        <w:r w:rsidR="00522405">
          <w:t xml:space="preserve"> </w:t>
        </w:r>
      </w:ins>
      <w:r>
        <w:t>species retain</w:t>
      </w:r>
      <w:ins w:id="52" w:author="Alexander Linan" w:date="2026-08-28T13:43:00Z" w16du:dateUtc="2026-08-28T18:43:00Z">
        <w:r w:rsidR="00522405">
          <w:t>s</w:t>
        </w:r>
      </w:ins>
      <w:del w:id="53" w:author="Alexander Linan" w:date="2026-08-28T13:43:00Z" w16du:dateUtc="2026-08-28T18:43:00Z">
        <w:r w:rsidDel="00522405">
          <w:delText>s</w:delText>
        </w:r>
      </w:del>
      <w:r>
        <w:t xml:space="preserve">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regional </w:t>
      </w:r>
      <w:r w:rsidR="19BD3F08">
        <w:t>differentiation</w:t>
      </w:r>
      <w:r>
        <w:t xml:space="preserve">, substantial variation in within-population diversity, </w:t>
      </w:r>
      <w:commentRangeStart w:id="54"/>
      <w:r>
        <w:t>and evidence of genetic</w:t>
      </w:r>
      <w:r w:rsidR="1BFF52E6">
        <w:t xml:space="preserve"> risk </w:t>
      </w:r>
      <w:r>
        <w:t>concentrated in a subset of populations</w:t>
      </w:r>
      <w:commentRangeEnd w:id="54"/>
      <w:r w:rsidR="00522405">
        <w:rPr>
          <w:rStyle w:val="CommentReference"/>
          <w:sz w:val="24"/>
          <w:szCs w:val="24"/>
        </w:rPr>
        <w:commentReference w:id="54"/>
      </w:r>
      <w:r>
        <w:t xml:space="preserve">. </w:t>
      </w:r>
      <w:r w:rsidR="34B223BD">
        <w:t>T</w:t>
      </w:r>
      <w:r w:rsidR="6D1F9B33">
        <w:t>he</w:t>
      </w:r>
      <w:r w:rsidR="00E01D1F">
        <w:t xml:space="preserve"> translocated </w:t>
      </w:r>
      <w:r>
        <w:t xml:space="preserve">populations </w:t>
      </w:r>
      <w:r w:rsidR="708968AC">
        <w:t>exhibit</w:t>
      </w:r>
      <w:r>
        <w:t xml:space="preserve"> clear </w:t>
      </w:r>
      <w:r w:rsidR="00EC00D3">
        <w:t>genetic mixing</w:t>
      </w:r>
      <w:r>
        <w:t xml:space="preserve">, indicating that </w:t>
      </w:r>
      <w:r w:rsidR="139C1A17">
        <w:t xml:space="preserve">mixing </w:t>
      </w:r>
      <w:r w:rsidR="2CFDD8A1">
        <w:t>material from different source populations</w:t>
      </w:r>
      <w:r>
        <w:t xml:space="preserve"> can successfully </w:t>
      </w:r>
      <w:r w:rsidR="002C3230">
        <w:t xml:space="preserve">produce viable offspring and </w:t>
      </w:r>
      <w:r w:rsidR="003B2449">
        <w:t>increase</w:t>
      </w:r>
      <w:r>
        <w:t xml:space="preserve"> genetic variation. </w:t>
      </w:r>
      <w:r w:rsidR="003B2449">
        <w:t xml:space="preserve">However, </w:t>
      </w:r>
      <w:r w:rsidR="00594A31">
        <w:t>the fitness consequence</w:t>
      </w:r>
      <w:r w:rsidR="00621AA2">
        <w:t>s</w:t>
      </w:r>
      <w:r w:rsidR="00594A31">
        <w:t xml:space="preserve"> of </w:t>
      </w:r>
      <w:r w:rsidR="00B155C4">
        <w:t xml:space="preserve">genetic mixing </w:t>
      </w:r>
      <w:r w:rsidR="007F322B">
        <w:t>remain</w:t>
      </w:r>
      <w:r w:rsidR="00B155C4">
        <w:t xml:space="preserve"> unknow</w:t>
      </w:r>
      <w:r w:rsidR="00292BF8">
        <w:t>n</w:t>
      </w:r>
      <w:r w:rsidR="00B155C4">
        <w:t xml:space="preserve"> for this species. </w:t>
      </w:r>
      <w:r w:rsidR="001F3128">
        <w:t xml:space="preserve">The necessity and </w:t>
      </w:r>
      <w:r w:rsidR="007F322B">
        <w:t>long-term effects</w:t>
      </w:r>
      <w:r w:rsidR="00083F98">
        <w:t xml:space="preserve"> of genetic mixing</w:t>
      </w:r>
      <w:r w:rsidR="00D56A17">
        <w:t xml:space="preserve">, especially </w:t>
      </w:r>
      <w:r w:rsidR="00066517">
        <w:t>between naturally disjunct populations</w:t>
      </w:r>
      <w:r w:rsidR="00D56A17">
        <w:t>,</w:t>
      </w:r>
      <w:r w:rsidR="00083F98">
        <w:t xml:space="preserve"> </w:t>
      </w:r>
      <w:r w:rsidR="00EC2C9F">
        <w:t>must therefore be carefully evaluated before such mixing is conducted</w:t>
      </w:r>
      <w:r w:rsidR="006B12CB">
        <w:t xml:space="preserve">. </w:t>
      </w:r>
      <w:r>
        <w:t xml:space="preserve">Taken together, these findings </w:t>
      </w:r>
      <w:r w:rsidR="49B515A5">
        <w:t>suggest that a multi-pronged</w:t>
      </w:r>
      <w:r>
        <w:t xml:space="preserve"> conservation strategy </w:t>
      </w:r>
      <w:r w:rsidR="06605DD1">
        <w:t xml:space="preserve">involving </w:t>
      </w:r>
      <w:r w:rsidR="5D8F7EFC">
        <w:t>both</w:t>
      </w:r>
      <w:r>
        <w:t xml:space="preserve"> protection of natural regional </w:t>
      </w:r>
      <w:r w:rsidR="553FAE61">
        <w:t xml:space="preserve">genetic </w:t>
      </w:r>
      <w:r>
        <w:t xml:space="preserve">structure </w:t>
      </w:r>
      <w:r w:rsidR="39EE24F2">
        <w:t>and mixed-source</w:t>
      </w:r>
      <w:r w:rsidR="3073334D">
        <w:t xml:space="preserve"> </w:t>
      </w:r>
      <w:r w:rsidR="00DE0B6E">
        <w:t xml:space="preserve">translocated </w:t>
      </w:r>
      <w:r w:rsidR="3073334D">
        <w:t>populations</w:t>
      </w:r>
      <w:r w:rsidR="2C6FE01C">
        <w:t xml:space="preserve"> may help maintain genetic variation in </w:t>
      </w:r>
      <w:r w:rsidR="2C6FE01C" w:rsidRPr="00DB20DF">
        <w:rPr>
          <w:i/>
          <w:iCs/>
        </w:rPr>
        <w:t>P. globosa</w:t>
      </w:r>
      <w:r>
        <w:t>.</w:t>
      </w:r>
    </w:p>
    <w:p w14:paraId="16B04DFB" w14:textId="0C80779E" w:rsidR="00091E73" w:rsidRPr="00091E73" w:rsidRDefault="00BB3412" w:rsidP="007B56CE">
      <w:r>
        <w:rPr>
          <w:rStyle w:val="Emphasis"/>
        </w:rPr>
        <w:lastRenderedPageBreak/>
        <w:t>Physaria globosa</w:t>
      </w:r>
      <w:r>
        <w:t xml:space="preserve"> exhibits strong genetic structure across its disjunct geographic range, a pattern similar to that reported for the geographically proximate and closely related species </w:t>
      </w:r>
      <w:r>
        <w:rPr>
          <w:rStyle w:val="Emphasis"/>
        </w:rPr>
        <w:t>Physaria filiformis</w:t>
      </w:r>
      <w:r>
        <w:t xml:space="preserve"> </w:t>
      </w:r>
      <w:r w:rsidR="007B56CE">
        <w:fldChar w:fldCharType="begin"/>
      </w:r>
      <w:r w:rsidR="007B56CE">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fldChar w:fldCharType="separate"/>
      </w:r>
      <w:r w:rsidR="007B56CE">
        <w:rPr>
          <w:noProof/>
        </w:rPr>
        <w:t>(Edwards</w:t>
      </w:r>
      <w:r w:rsidR="007B56CE" w:rsidRPr="007B56CE">
        <w:rPr>
          <w:i/>
          <w:noProof/>
        </w:rPr>
        <w:t xml:space="preserve"> et al.</w:t>
      </w:r>
      <w:r w:rsidR="007B56CE">
        <w:rPr>
          <w:noProof/>
        </w:rPr>
        <w:t>, 2021)</w:t>
      </w:r>
      <w:r w:rsidR="007B56CE">
        <w:fldChar w:fldCharType="end"/>
      </w:r>
      <w:r w:rsidR="007B56CE">
        <w:t xml:space="preserve">. </w:t>
      </w:r>
      <w:r>
        <w:t xml:space="preserve">Neighbor-joining analysis, PCA, STRUCTURE, and pairwise genetic differentiation consistently support a major split between the IN–KY and TNE–TNW groups, with additional substructure within each region. This pronounced spatial structure is likely reinforced by </w:t>
      </w:r>
      <w:r w:rsidR="004D4675">
        <w:t xml:space="preserve">discrete habitats and </w:t>
      </w:r>
      <w:r>
        <w:t xml:space="preserve">limited dispersal. Seed movement in </w:t>
      </w:r>
      <w:r>
        <w:rPr>
          <w:rStyle w:val="Emphasis"/>
        </w:rPr>
        <w:t>P. globosa</w:t>
      </w:r>
      <w:r>
        <w:t xml:space="preserve"> appears to be largely gravity-mediated, and pollen dispersal may also be spatially restricted by localized pollinator activity involving bees, flies, and other invertebrates</w:t>
      </w:r>
      <w:r w:rsidR="007B56CE">
        <w:t xml:space="preserve"> </w:t>
      </w:r>
      <w:r w:rsidR="007B56CE">
        <w:fldChar w:fldCharType="begin"/>
      </w:r>
      <w:r w:rsidR="007B56CE">
        <w:instrText xml:space="preserve"> ADDIN EN.CITE &lt;EndNote&gt;&lt;Cite&gt;&lt;Author&gt;Waters&lt;/Author&gt;&lt;Year&gt;2025&lt;/Year&gt;&lt;RecNum&gt;1790&lt;/RecNum&gt;&lt;DisplayText&gt;(Waters&lt;style face="italic"&gt; et al.&lt;/style&gt;,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fldChar w:fldCharType="separate"/>
      </w:r>
      <w:r w:rsidR="007B56CE">
        <w:rPr>
          <w:noProof/>
        </w:rPr>
        <w:t>(Waters</w:t>
      </w:r>
      <w:r w:rsidR="007B56CE" w:rsidRPr="007B56CE">
        <w:rPr>
          <w:i/>
          <w:noProof/>
        </w:rPr>
        <w:t xml:space="preserve"> et al.</w:t>
      </w:r>
      <w:r w:rsidR="007B56CE">
        <w:rPr>
          <w:noProof/>
        </w:rPr>
        <w:t>, 2025)</w:t>
      </w:r>
      <w:r w:rsidR="007B56CE">
        <w:fldChar w:fldCharType="end"/>
      </w:r>
      <w:r>
        <w:t xml:space="preserve">. In addition, facultative self-compatibility in </w:t>
      </w:r>
      <w:r>
        <w:rPr>
          <w:rStyle w:val="Emphasis"/>
        </w:rPr>
        <w:t>P. globosa</w:t>
      </w:r>
      <w:r>
        <w:t xml:space="preserve"> may further promote localized genetic structure and elevated inbreeding within populations </w: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 </w:instrTex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EN.CITE.DATA </w:instrText>
      </w:r>
      <w:r w:rsidR="007B56CE">
        <w:fldChar w:fldCharType="end"/>
      </w:r>
      <w:r w:rsidR="007B56CE">
        <w:fldChar w:fldCharType="separate"/>
      </w:r>
      <w:r w:rsidR="007B56CE">
        <w:rPr>
          <w:noProof/>
        </w:rPr>
        <w:t>(Powell, 2023)</w:t>
      </w:r>
      <w:r w:rsidR="007B56CE">
        <w:fldChar w:fldCharType="end"/>
      </w:r>
      <w:r>
        <w:t>. Significant isolation-by-distance and AMOVA results are consistent with this interpretation, indicating that genetic differentiation is structured both among regions and among populations within regions.</w:t>
      </w:r>
      <w:r w:rsidR="007B56CE">
        <w:t xml:space="preserve"> </w:t>
      </w:r>
      <w:r w:rsidR="4187A6EE">
        <w:t>However</w:t>
      </w:r>
      <w:r w:rsidR="50EEF571">
        <w:t xml:space="preserve">, genetic structure was not </w:t>
      </w:r>
      <w:r w:rsidR="3763BD89">
        <w:t xml:space="preserve">fully </w:t>
      </w:r>
      <w:r w:rsidR="50EEF571">
        <w:t>explained by geographic distance alone. Two Tennessee populations</w:t>
      </w:r>
      <w:r w:rsidR="00E10BB7">
        <w:t xml:space="preserve"> </w:t>
      </w:r>
      <w:r w:rsidR="4BC7EAD0">
        <w:t>(</w:t>
      </w:r>
      <w:r w:rsidR="50EEF571">
        <w:t>TNE_02</w:t>
      </w:r>
      <w:r w:rsidR="7DDE8305">
        <w:t xml:space="preserve"> and </w:t>
      </w:r>
      <w:r w:rsidR="50EEF571">
        <w:t>TNW_03</w:t>
      </w:r>
      <w:r w:rsidR="03A6EC09">
        <w:t>)</w:t>
      </w:r>
      <w:r w:rsidR="50EEF571">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rsidR="50EEF571">
        <w:t xml:space="preserve">. </w:t>
      </w:r>
      <w:r w:rsidR="6D9EE53B">
        <w:t>Given</w:t>
      </w:r>
      <w:r w:rsidR="50EEF571">
        <w:t xml:space="preserve"> these populations </w:t>
      </w:r>
      <w:ins w:id="55" w:author="Alexander Linan" w:date="2026-08-28T13:48:00Z" w16du:dateUtc="2026-08-28T18:48:00Z">
        <w:r w:rsidR="001632C9">
          <w:t xml:space="preserve">both </w:t>
        </w:r>
      </w:ins>
      <w:r w:rsidR="50EEF571">
        <w:t xml:space="preserve">occur along the Cumberland River, their similarity may reflect rare dispersal </w:t>
      </w:r>
      <w:r w:rsidR="3A2F8F0C">
        <w:t>events via</w:t>
      </w:r>
      <w:r w:rsidR="50EEF571">
        <w:t xml:space="preserve"> </w:t>
      </w:r>
      <w:r w:rsidR="0C698A43">
        <w:t>hydrological processes</w:t>
      </w:r>
      <w:r w:rsidR="50EEF571">
        <w:t xml:space="preserve">, flooding, animal </w:t>
      </w:r>
      <w:r w:rsidR="3AC4C002">
        <w:t>vec</w:t>
      </w:r>
      <w:r w:rsidR="23A5707D">
        <w:t>tors</w:t>
      </w:r>
      <w:r w:rsidR="50EEF571">
        <w:t xml:space="preserve">, human activity, or transportation corridors. </w:t>
      </w:r>
      <w:r w:rsidR="7B7E47AD">
        <w:t xml:space="preserve">For example, </w:t>
      </w:r>
      <w:r w:rsidR="50EEF571">
        <w:t>historical connect</w:t>
      </w:r>
      <w:r w:rsidR="34392673">
        <w:t>ivity</w:t>
      </w:r>
      <w:r w:rsidR="50EEF571">
        <w:t xml:space="preserve"> </w:t>
      </w:r>
      <w:r w:rsidR="70CD870F">
        <w:t>via</w:t>
      </w:r>
      <w:r w:rsidR="50EEF571">
        <w:t xml:space="preserve"> the Tennessee Central Railway</w:t>
      </w:r>
      <w:r w:rsidR="00B010C0">
        <w:t xml:space="preserve"> </w:t>
      </w:r>
      <w:r w:rsidR="50EEF571">
        <w:t>may</w:t>
      </w:r>
      <w:r w:rsidR="305A414B">
        <w:t xml:space="preserve"> </w:t>
      </w:r>
      <w:r w:rsidR="50EEF571">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rsidR="50EEF571">
        <w:t xml:space="preserve">. Thus, although </w:t>
      </w:r>
      <w:r w:rsidR="50EEF571" w:rsidRPr="682E26A9">
        <w:rPr>
          <w:i/>
          <w:iCs/>
        </w:rPr>
        <w:t>P. globosa</w:t>
      </w:r>
      <w:r w:rsidR="50EEF571">
        <w:t xml:space="preserve"> </w:t>
      </w:r>
      <w:ins w:id="56" w:author="Alexander Linan" w:date="2026-08-28T13:48:00Z" w16du:dateUtc="2026-08-28T18:48:00Z">
        <w:r w:rsidR="001632C9">
          <w:t>populations are</w:t>
        </w:r>
      </w:ins>
      <w:del w:id="57" w:author="Alexander Linan" w:date="2026-08-28T13:48:00Z" w16du:dateUtc="2026-08-28T18:48:00Z">
        <w:r w:rsidR="50EEF571" w:rsidDel="001632C9">
          <w:delText>is</w:delText>
        </w:r>
      </w:del>
      <w:r w:rsidR="50EEF571">
        <w:t xml:space="preserve"> strongly </w:t>
      </w:r>
      <w:ins w:id="58" w:author="Alexander Linan" w:date="2026-08-28T13:48:00Z" w16du:dateUtc="2026-08-28T18:48:00Z">
        <w:r w:rsidR="001632C9">
          <w:t xml:space="preserve">genetically </w:t>
        </w:r>
      </w:ins>
      <w:r w:rsidR="50EEF571">
        <w:t>structured overall, occasional dispersal or historical connectivity may</w:t>
      </w:r>
      <w:r w:rsidR="4683B85C">
        <w:t xml:space="preserve"> </w:t>
      </w:r>
      <w:r w:rsidR="3D1D3224">
        <w:t>contribute to</w:t>
      </w:r>
      <w:r w:rsidR="50EEF571">
        <w:t xml:space="preserve"> genetic similarity among geographically </w:t>
      </w:r>
      <w:r w:rsidR="5DF808B3">
        <w:t>distant</w:t>
      </w:r>
      <w:r w:rsidR="50EEF571">
        <w:t xml:space="preserve"> populations.</w:t>
      </w:r>
    </w:p>
    <w:p w14:paraId="6433204B" w14:textId="6FC68E17" w:rsidR="00091E73" w:rsidRPr="00091E73" w:rsidRDefault="50EEF571" w:rsidP="682E26A9">
      <w:r>
        <w:lastRenderedPageBreak/>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5065725B">
        <w:t>wa</w:t>
      </w:r>
      <w:r w:rsidR="77AE2620">
        <w:t>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which</w:t>
      </w:r>
      <w:r>
        <w:t xml:space="preserve"> is regularly managed with fire and </w:t>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Although our data cannot directly test whether </w:t>
      </w:r>
      <w:ins w:id="59" w:author="Alexander Linan" w:date="2026-08-28T13:50:00Z" w16du:dateUtc="2026-08-28T18:50:00Z">
        <w:r w:rsidR="001632C9">
          <w:t xml:space="preserve">these </w:t>
        </w:r>
      </w:ins>
      <w:r>
        <w:t>management</w:t>
      </w:r>
      <w:ins w:id="60" w:author="Alexander Linan" w:date="2026-08-28T13:50:00Z" w16du:dateUtc="2026-08-28T18:50:00Z">
        <w:r w:rsidR="001632C9">
          <w:t xml:space="preserve"> practices</w:t>
        </w:r>
      </w:ins>
      <w:r>
        <w:t xml:space="preserve">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w:t>
      </w:r>
      <w:r w:rsidR="001F345F">
        <w:t>.</w:t>
      </w:r>
      <w:r w:rsidR="000B612B">
        <w:t xml:space="preserve"> </w:t>
      </w:r>
    </w:p>
    <w:p w14:paraId="08B693EA" w14:textId="632A96E4" w:rsidR="00DA65C9" w:rsidRDefault="00224C20" w:rsidP="682E26A9">
      <w:r>
        <w:t xml:space="preserve">Genetic mixing of multiple source populations can be used in </w:t>
      </w:r>
      <w:r>
        <w:rPr>
          <w:rStyle w:val="Emphasis"/>
        </w:rPr>
        <w:t>ex situ</w:t>
      </w:r>
      <w:r>
        <w:t xml:space="preserve"> and translocated populations to reduce inbreeding and increase genetic diversity, but such intervention should be guided by regional genetic structure, source-population history, </w:t>
      </w:r>
      <w:r w:rsidR="00D2430F">
        <w:t xml:space="preserve">local adaptation, </w:t>
      </w:r>
      <w:r>
        <w:t>and post-translocation monitoring rather than treated as universally beneficial</w:t>
      </w:r>
      <w:r w:rsidR="00EF7CFA">
        <w:t xml:space="preserve"> </w: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 </w:instrTex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EN.CITE.DATA </w:instrText>
      </w:r>
      <w:r w:rsidR="00EF7CFA">
        <w:fldChar w:fldCharType="end"/>
      </w:r>
      <w:r w:rsidR="00EF7CFA">
        <w:fldChar w:fldCharType="separate"/>
      </w:r>
      <w:r w:rsidR="00EF7CFA">
        <w:rPr>
          <w:noProof/>
        </w:rPr>
        <w:t xml:space="preserve">(Van Rossum &amp; Le Pajolec, </w:t>
      </w:r>
      <w:r w:rsidR="00EF7CFA">
        <w:rPr>
          <w:noProof/>
        </w:rPr>
        <w:lastRenderedPageBreak/>
        <w:t>2021; Van Rossum</w:t>
      </w:r>
      <w:r w:rsidR="00EF7CFA" w:rsidRPr="00EF7CFA">
        <w:rPr>
          <w:i/>
          <w:noProof/>
        </w:rPr>
        <w:t xml:space="preserve"> et al.</w:t>
      </w:r>
      <w:r w:rsidR="00EF7CFA">
        <w:rPr>
          <w:noProof/>
        </w:rPr>
        <w:t>, 2025)</w:t>
      </w:r>
      <w:r w:rsidR="00EF7CFA">
        <w:fldChar w:fldCharType="end"/>
      </w:r>
      <w:r>
        <w:t xml:space="preserve">. </w:t>
      </w:r>
      <w:r w:rsidR="005E46FD">
        <w:t xml:space="preserve">In </w:t>
      </w:r>
      <w:r w:rsidR="005E46FD">
        <w:rPr>
          <w:rStyle w:val="Emphasis"/>
        </w:rPr>
        <w:t>Physaria globosa</w:t>
      </w:r>
      <w:r w:rsidR="005E46FD">
        <w:t xml:space="preserve">, this concern is particularly relevant because genetic mixing and </w:t>
      </w:r>
      <w:r w:rsidR="00C04A15">
        <w:t>translocation</w:t>
      </w:r>
      <w:r w:rsidR="005E46FD">
        <w:t xml:space="preserve"> efforts have been conducted for decades without prior genetic assessment or long-term genetic monitoring.</w:t>
      </w:r>
      <w:r w:rsidR="00EF7CFA">
        <w:t xml:space="preserve"> </w:t>
      </w:r>
      <w:r w:rsidR="00415A13">
        <w:t>This study documented the genetic composition of two genetically mixed populations whose genetic sources originate at different geographic scales. One genetically mixed population (TR_01) has genetic sources from within the same geographic region, where gene flow between the source populations can occur naturally. In contrast, the other genetically mixed population (TR_02) has genetic sources from two geographically distinct regions, between which natural gene flow rarely occurs.</w:t>
      </w:r>
    </w:p>
    <w:p w14:paraId="740BC86C" w14:textId="5F543C29" w:rsidR="00BC579A" w:rsidRDefault="00237AE2" w:rsidP="00893A29">
      <w:r>
        <w:t xml:space="preserve">Assisted migration that promotes genetic mixing and increases genetic diversity may be </w:t>
      </w:r>
      <w:commentRangeStart w:id="61"/>
      <w:r>
        <w:t xml:space="preserve">more publicly acceptable </w:t>
      </w:r>
      <w:commentRangeEnd w:id="61"/>
      <w:r w:rsidR="001632C9">
        <w:rPr>
          <w:rStyle w:val="CommentReference"/>
          <w:sz w:val="24"/>
          <w:szCs w:val="24"/>
        </w:rPr>
        <w:commentReference w:id="61"/>
      </w:r>
      <w:r>
        <w:t xml:space="preserve">when the intervention merely augments existing natural processes, because it is less likely to disrupt natural population structure, demographic history, or local adaptation, if present. The TR_01 population was initially established using seeds from the KY_02 population and was subsequently augmented with seeds from the KY_05 population. Based on our population structure analysis, natural gene flow occurs between these two source populations. </w:t>
      </w:r>
      <w:r w:rsidR="00F67D59">
        <w:t>When we sampled the TR_01</w:t>
      </w:r>
      <w:r w:rsidR="00CF2835">
        <w:t xml:space="preserve"> population</w:t>
      </w:r>
      <w:r w:rsidR="00AA1528">
        <w:t xml:space="preserve"> in 2021</w:t>
      </w:r>
      <w:r w:rsidR="00CF2835">
        <w:t xml:space="preserve">, it </w:t>
      </w:r>
      <w:del w:id="62" w:author="Alexander Linan" w:date="2026-08-28T13:53:00Z" w16du:dateUtc="2026-08-28T18:53:00Z">
        <w:r w:rsidR="00CF2835" w:rsidDel="001632C9">
          <w:delText xml:space="preserve">has </w:delText>
        </w:r>
      </w:del>
      <w:ins w:id="63" w:author="Alexander Linan" w:date="2026-08-28T13:53:00Z" w16du:dateUtc="2026-08-28T18:53:00Z">
        <w:r w:rsidR="001632C9">
          <w:t>had</w:t>
        </w:r>
        <w:r w:rsidR="001632C9">
          <w:t xml:space="preserve"> </w:t>
        </w:r>
      </w:ins>
      <w:r w:rsidR="00CF2835">
        <w:t xml:space="preserve">been 7 years since the </w:t>
      </w:r>
      <w:r w:rsidR="00BE14B0">
        <w:t>introduction of the KY_02 population and 6 years since the introduction of the KY_05</w:t>
      </w:r>
      <w:r w:rsidR="00EC5545">
        <w:t xml:space="preserve"> population. </w:t>
      </w:r>
      <w:r w:rsidR="00AB23F8">
        <w:t xml:space="preserve">However, we only detected that </w:t>
      </w:r>
      <w:r w:rsidR="00AA1528">
        <w:t xml:space="preserve">16.7% of the population was admixed. </w:t>
      </w:r>
      <w:r w:rsidR="0003791C">
        <w:t xml:space="preserve">The low proportion of admixture could be attributable to </w:t>
      </w:r>
      <w:r w:rsidR="00AE7040">
        <w:t xml:space="preserve">the </w:t>
      </w:r>
      <w:r w:rsidR="005A674A">
        <w:t xml:space="preserve">facultative self-compatibility and </w:t>
      </w:r>
      <w:r w:rsidR="00795286">
        <w:t xml:space="preserve">the </w:t>
      </w:r>
      <w:commentRangeStart w:id="64"/>
      <w:r w:rsidR="00795286">
        <w:t>primar</w:t>
      </w:r>
      <w:ins w:id="65" w:author="Alexander Linan" w:date="2026-08-28T13:58:00Z" w16du:dateUtc="2026-08-28T18:58:00Z">
        <w:r w:rsidR="00924312">
          <w:t>il</w:t>
        </w:r>
      </w:ins>
      <w:r w:rsidR="00795286">
        <w:t xml:space="preserve">y </w:t>
      </w:r>
      <w:commentRangeEnd w:id="64"/>
      <w:r w:rsidR="00924312">
        <w:rPr>
          <w:rStyle w:val="CommentReference"/>
          <w:sz w:val="24"/>
          <w:szCs w:val="24"/>
        </w:rPr>
        <w:commentReference w:id="64"/>
      </w:r>
      <w:r w:rsidR="00795286">
        <w:t>biennial life history of the species</w:t>
      </w:r>
      <w:r w:rsidR="00BD075A">
        <w:t xml:space="preserve">. </w:t>
      </w:r>
      <w:r w:rsidR="00D422ED">
        <w:t>As</w:t>
      </w:r>
      <w:r w:rsidR="00C245D0">
        <w:t xml:space="preserve"> m</w:t>
      </w:r>
      <w:r w:rsidR="00BE6CDF">
        <w:t>ost of t</w:t>
      </w:r>
      <w:r w:rsidR="006B6362">
        <w:t xml:space="preserve">he KY_02 and KY_05 sourced individuals flowered </w:t>
      </w:r>
      <w:r w:rsidR="00BE6CDF">
        <w:t xml:space="preserve">in different years, </w:t>
      </w:r>
      <w:del w:id="66" w:author="Alexander Linan" w:date="2026-08-28T13:59:00Z" w16du:dateUtc="2026-08-28T18:59:00Z">
        <w:r w:rsidR="00D422ED" w:rsidDel="00924312">
          <w:delText xml:space="preserve">it </w:delText>
        </w:r>
        <w:r w:rsidR="00BE6CDF" w:rsidDel="00924312">
          <w:delText>limit</w:delText>
        </w:r>
        <w:r w:rsidR="00D422ED" w:rsidDel="00924312">
          <w:delText>ed</w:delText>
        </w:r>
      </w:del>
      <w:ins w:id="67" w:author="Alexander Linan" w:date="2026-08-28T13:59:00Z" w16du:dateUtc="2026-08-28T18:59:00Z">
        <w:r w:rsidR="00924312">
          <w:t>this likely limited</w:t>
        </w:r>
      </w:ins>
      <w:r w:rsidR="00BE6CDF">
        <w:t xml:space="preserve"> the rate</w:t>
      </w:r>
      <w:r w:rsidR="00123752">
        <w:t xml:space="preserve"> of genetic mixing. </w:t>
      </w:r>
      <w:r w:rsidR="00D449C9">
        <w:t xml:space="preserve">Although </w:t>
      </w:r>
      <w:del w:id="68" w:author="Alexander Linan" w:date="2026-08-28T14:00:00Z" w16du:dateUtc="2026-08-28T19:00:00Z">
        <w:r w:rsidR="00D449C9" w:rsidDel="00924312">
          <w:delText xml:space="preserve">this </w:delText>
        </w:r>
      </w:del>
      <w:r w:rsidR="00D449C9">
        <w:t xml:space="preserve">flowering time incongruence is expected to </w:t>
      </w:r>
      <w:r w:rsidR="00570AD0">
        <w:t>degrade</w:t>
      </w:r>
      <w:r w:rsidR="00DA2B34">
        <w:t xml:space="preserve"> </w:t>
      </w:r>
      <w:del w:id="69" w:author="Alexander Linan" w:date="2026-08-28T14:00:00Z" w16du:dateUtc="2026-08-28T19:00:00Z">
        <w:r w:rsidR="00DA2B34" w:rsidDel="00924312">
          <w:delText xml:space="preserve">because </w:delText>
        </w:r>
      </w:del>
      <w:ins w:id="70" w:author="Alexander Linan" w:date="2026-08-28T14:00:00Z" w16du:dateUtc="2026-08-28T19:00:00Z">
        <w:r w:rsidR="00924312">
          <w:t>due to</w:t>
        </w:r>
      </w:ins>
      <w:del w:id="71" w:author="Alexander Linan" w:date="2026-08-28T14:00:00Z" w16du:dateUtc="2026-08-28T19:00:00Z">
        <w:r w:rsidR="00DA2B34" w:rsidDel="00924312">
          <w:delText>of</w:delText>
        </w:r>
      </w:del>
      <w:r w:rsidR="00DA2B34">
        <w:t xml:space="preserve"> genetic mixing and variation in seed </w:t>
      </w:r>
      <w:r w:rsidR="00DA2B34">
        <w:lastRenderedPageBreak/>
        <w:t>dormancy</w:t>
      </w:r>
      <w:r w:rsidR="00AE5315">
        <w:t xml:space="preserve">, </w:t>
      </w:r>
      <w:r w:rsidR="00570AD0">
        <w:t xml:space="preserve">we </w:t>
      </w:r>
      <w:r w:rsidR="006C5460">
        <w:t xml:space="preserve">demonstrate that additional considerations are needed for </w:t>
      </w:r>
      <w:r w:rsidR="00A601BC">
        <w:t>manipulating biennial species in conservation.</w:t>
      </w:r>
    </w:p>
    <w:p w14:paraId="3A6A5E77" w14:textId="23C186E5" w:rsidR="004A3522" w:rsidRDefault="009E0584" w:rsidP="00C777A5">
      <w:r>
        <w:t>On the contrary, a</w:t>
      </w:r>
      <w:r w:rsidR="005422A3">
        <w:t xml:space="preserve">ssisted migration that mixes naturally isolated populations is more controversial because it can irreversibly alter natural population structure, demographic history, or local adaptation, if present. Although such mixing can rapidly restore genetic diversity, its long-term </w:t>
      </w:r>
      <w:commentRangeStart w:id="72"/>
      <w:r w:rsidR="005422A3">
        <w:t>consequences remain uncertain</w:t>
      </w:r>
      <w:commentRangeEnd w:id="72"/>
      <w:r w:rsidR="00924312">
        <w:rPr>
          <w:rStyle w:val="CommentReference"/>
          <w:sz w:val="24"/>
          <w:szCs w:val="24"/>
        </w:rPr>
        <w:commentReference w:id="72"/>
      </w:r>
      <w:r w:rsidR="005422A3">
        <w:t>. It should therefore be considered only after careful evaluation and when the target species faces a high risk of extinction without intervention.</w:t>
      </w:r>
      <w:r w:rsidR="008510C5">
        <w:t xml:space="preserve"> </w:t>
      </w:r>
      <w:r w:rsidR="004A3522">
        <w:t xml:space="preserve">Our genetic analysis indicated that the TR_02 population is a mixture of genotypes from the IN–KY and TNE–TNW regions, which are geographically distinct and experience little natural gene flow. This result demonstrates that individuals from these geographically distinct regions can produce viable offspring. However, for the reasons discussed above, </w:t>
      </w:r>
      <w:r w:rsidR="004A3522" w:rsidRPr="00AF06FF">
        <w:rPr>
          <w:u w:val="single"/>
        </w:rPr>
        <w:t xml:space="preserve">we do not recommend </w:t>
      </w:r>
      <w:r w:rsidR="00372B06" w:rsidRPr="00AF06FF">
        <w:rPr>
          <w:u w:val="single"/>
        </w:rPr>
        <w:t xml:space="preserve">such a high-risk intervention </w:t>
      </w:r>
      <w:r w:rsidR="004A3522" w:rsidRPr="00AF06FF">
        <w:rPr>
          <w:u w:val="single"/>
        </w:rPr>
        <w:t xml:space="preserve">without careful </w:t>
      </w:r>
      <w:commentRangeStart w:id="73"/>
      <w:r w:rsidR="004A3522" w:rsidRPr="00AF06FF">
        <w:rPr>
          <w:u w:val="single"/>
        </w:rPr>
        <w:t>evaluation</w:t>
      </w:r>
      <w:r w:rsidR="004A3522">
        <w:t xml:space="preserve">. </w:t>
      </w:r>
      <w:commentRangeEnd w:id="73"/>
      <w:r w:rsidR="00924312">
        <w:rPr>
          <w:rStyle w:val="CommentReference"/>
          <w:sz w:val="24"/>
          <w:szCs w:val="24"/>
        </w:rPr>
        <w:commentReference w:id="73"/>
      </w:r>
      <w:r w:rsidR="004A3522">
        <w:t xml:space="preserve">Although some local populations of </w:t>
      </w:r>
      <w:r w:rsidR="004A3522">
        <w:rPr>
          <w:rStyle w:val="Emphasis"/>
        </w:rPr>
        <w:t>P. globosa</w:t>
      </w:r>
      <w:r w:rsidR="004A3522">
        <w:t xml:space="preserve"> have experienced demographic bottlenecks and reduced genetic diversity, substantial genetic diversity is still maintained within geographic regions, and there are no clear signs that the species faces imminent extinction.</w:t>
      </w:r>
    </w:p>
    <w:p w14:paraId="52AAE565" w14:textId="7FA3A7D5" w:rsidR="00091E73" w:rsidRPr="00091E73" w:rsidRDefault="50EEF571" w:rsidP="682E26A9">
      <w:r>
        <w:t xml:space="preserve">These findings support a risk-benefit </w:t>
      </w:r>
      <w:r w:rsidR="6A0A7AC0">
        <w:t>framework</w:t>
      </w:r>
      <w:r>
        <w:t xml:space="preserve"> </w:t>
      </w:r>
      <w:r w:rsidR="401E20CB">
        <w:t>for</w:t>
      </w:r>
      <w:r>
        <w:t xml:space="preserve"> conservation management </w:t>
      </w:r>
      <w:r w:rsidR="52551813">
        <w:t>for</w:t>
      </w:r>
      <w:r>
        <w:t xml:space="preserve"> </w:t>
      </w:r>
      <w:r w:rsidRPr="682E26A9">
        <w:rPr>
          <w:i/>
          <w:iCs/>
        </w:rPr>
        <w:t>P. globosa</w:t>
      </w:r>
      <w:r>
        <w:t xml:space="preserve">. </w:t>
      </w:r>
      <w:r w:rsidR="2ECB016F">
        <w:t>S</w:t>
      </w:r>
      <w:r>
        <w:t xml:space="preserve">trong regional structure argues against treating all populations as interchangeable seed sources, </w:t>
      </w:r>
      <w:r w:rsidR="5526168B">
        <w:t>as such practices</w:t>
      </w:r>
      <w:r>
        <w:t xml:space="preserve"> could erode historic </w:t>
      </w:r>
      <w:r w:rsidR="04EC6CE9">
        <w:t xml:space="preserve">genetic </w:t>
      </w:r>
      <w:r>
        <w:t>differentiat</w:t>
      </w:r>
      <w:r w:rsidR="1F03098D">
        <w:t>ion</w:t>
      </w:r>
      <w:r>
        <w:t xml:space="preserve">. </w:t>
      </w:r>
      <w:r w:rsidR="331427E4">
        <w:t>Conversely</w:t>
      </w:r>
      <w:r>
        <w:t xml:space="preserve">, </w:t>
      </w:r>
      <w:r w:rsidR="33C0A034">
        <w:t>reduced</w:t>
      </w:r>
      <w:r>
        <w:t xml:space="preserve"> diversity, bottleneck signals, localized inbreeding, and </w:t>
      </w:r>
      <w:r w:rsidR="2B71CF5B">
        <w:t>ongoing</w:t>
      </w:r>
      <w:r>
        <w:t xml:space="preserve"> habitat threats</w:t>
      </w:r>
      <w:r w:rsidR="232F4D8C">
        <w:t xml:space="preserve"> suggest that</w:t>
      </w:r>
      <w:r>
        <w:t xml:space="preserve"> </w:t>
      </w:r>
      <w:r w:rsidR="6FA2DC54">
        <w:t>current</w:t>
      </w:r>
      <w:r w:rsidR="3ACE9BB0">
        <w:t xml:space="preserve"> management</w:t>
      </w:r>
      <w:r>
        <w:t xml:space="preserve"> </w:t>
      </w:r>
      <w:r w:rsidR="7D8E017F">
        <w:t xml:space="preserve">practices </w:t>
      </w:r>
      <w:r w:rsidR="2887FA40">
        <w:t xml:space="preserve">alone </w:t>
      </w:r>
      <w:r>
        <w:t>may be</w:t>
      </w:r>
      <w:r w:rsidR="759CDBC1">
        <w:t xml:space="preserve"> in</w:t>
      </w:r>
      <w:r>
        <w:t>sufficient</w:t>
      </w:r>
      <w:r w:rsidR="31B592F4">
        <w:t xml:space="preserve"> in some cases</w:t>
      </w:r>
      <w:r>
        <w:t xml:space="preserve">. The most defensible interpretation is therefore not that management must choose between </w:t>
      </w:r>
      <w:r w:rsidR="1CBF2648">
        <w:t>conserving population</w:t>
      </w:r>
      <w:r>
        <w:t xml:space="preserve"> structure </w:t>
      </w:r>
      <w:r w:rsidR="00A14E0C">
        <w:t>or</w:t>
      </w:r>
      <w:r>
        <w:t xml:space="preserve"> restoring</w:t>
      </w:r>
      <w:r w:rsidR="00A14E0C">
        <w:t>/creating</w:t>
      </w:r>
      <w:r>
        <w:t xml:space="preserve"> gene flow, but that both goals must be balanced. </w:t>
      </w:r>
      <w:r w:rsidRPr="682E26A9">
        <w:rPr>
          <w:i/>
          <w:iCs/>
        </w:rPr>
        <w:t>In situ</w:t>
      </w:r>
      <w:r>
        <w:t xml:space="preserve"> </w:t>
      </w:r>
      <w:r>
        <w:lastRenderedPageBreak/>
        <w:t xml:space="preserve">conservation should remain the </w:t>
      </w:r>
      <w:r w:rsidR="24249325">
        <w:t>primary focus</w:t>
      </w:r>
      <w:r>
        <w:t xml:space="preserve"> because it </w:t>
      </w:r>
      <w:r w:rsidR="1E11CEDA">
        <w:t>maintains</w:t>
      </w:r>
      <w:r>
        <w:t xml:space="preserve"> the geographic distribution of </w:t>
      </w:r>
      <w:r w:rsidR="2360F4F5">
        <w:t xml:space="preserve">genetic </w:t>
      </w:r>
      <w:r>
        <w:t xml:space="preserve">diversity and supports representation and redundancy across the range. </w:t>
      </w:r>
      <w:r w:rsidR="07FE1E92">
        <w:t>However, e</w:t>
      </w:r>
      <w:r w:rsidRPr="682E26A9">
        <w:rPr>
          <w:i/>
          <w:iCs/>
        </w:rPr>
        <w:t>x situ</w:t>
      </w:r>
      <w:r>
        <w:t xml:space="preserve"> conservation and </w:t>
      </w:r>
      <w:commentRangeStart w:id="74"/>
      <w:r>
        <w:t>reintroductio</w:t>
      </w:r>
      <w:r w:rsidR="2A73D7EC">
        <w:t xml:space="preserve">n </w:t>
      </w:r>
      <w:r w:rsidR="30FE29FC">
        <w:t xml:space="preserve">efforts </w:t>
      </w:r>
      <w:r w:rsidR="6DD0A980">
        <w:t>using multiple source populations</w:t>
      </w:r>
      <w:r w:rsidR="2A73D7EC">
        <w:t xml:space="preserve"> </w:t>
      </w:r>
      <w:commentRangeEnd w:id="74"/>
      <w:r w:rsidR="00EE67AB">
        <w:rPr>
          <w:rStyle w:val="CommentReference"/>
          <w:sz w:val="24"/>
          <w:szCs w:val="24"/>
        </w:rPr>
        <w:commentReference w:id="74"/>
      </w:r>
      <w:r>
        <w:t xml:space="preserve">may </w:t>
      </w:r>
      <w:r w:rsidR="20EB508C">
        <w:t>serve as</w:t>
      </w:r>
      <w:r>
        <w:t xml:space="preserve"> complement</w:t>
      </w:r>
      <w:r w:rsidR="3FC1A12A">
        <w:t>ary approaches</w:t>
      </w:r>
      <w:r>
        <w:t xml:space="preserve"> when guided by genetic data and </w:t>
      </w:r>
      <w:r w:rsidR="098EFC32">
        <w:t>coupled</w:t>
      </w:r>
      <w:r>
        <w:t xml:space="preserve"> </w:t>
      </w:r>
      <w:r w:rsidR="18FF87CD">
        <w:t>with continue</w:t>
      </w:r>
      <w:r w:rsidR="5022BEF2">
        <w:t>d</w:t>
      </w:r>
      <w:r>
        <w:t xml:space="preserve"> monitoring</w:t>
      </w:r>
      <w:r w:rsidR="4A682FB4">
        <w:t xml:space="preserve"> and evaluation</w:t>
      </w:r>
      <w:r>
        <w:t>.</w:t>
      </w:r>
    </w:p>
    <w:p w14:paraId="012F2CDC" w14:textId="3C4B1D5F"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across both major </w:t>
      </w:r>
      <w:commentRangeStart w:id="75"/>
      <w:r w:rsidR="50EEF571">
        <w:t xml:space="preserve">regional groups </w:t>
      </w:r>
      <w:commentRangeEnd w:id="75"/>
      <w:r w:rsidR="00EE67AB">
        <w:rPr>
          <w:rStyle w:val="CommentReference"/>
          <w:sz w:val="24"/>
          <w:szCs w:val="24"/>
        </w:rPr>
        <w:commentReference w:id="75"/>
      </w:r>
      <w:r w:rsidR="50EEF571">
        <w:t xml:space="preserve">and, whenever possible, multiple populations within </w:t>
      </w:r>
      <w:commentRangeStart w:id="76"/>
      <w:commentRangeStart w:id="77"/>
      <w:r w:rsidR="50EEF571">
        <w:t>each ecoregion</w:t>
      </w:r>
      <w:commentRangeEnd w:id="76"/>
      <w:r w:rsidR="00EE67AB">
        <w:rPr>
          <w:rStyle w:val="CommentReference"/>
          <w:sz w:val="24"/>
          <w:szCs w:val="24"/>
        </w:rPr>
        <w:commentReference w:id="76"/>
      </w:r>
      <w:commentRangeEnd w:id="77"/>
      <w:r w:rsidR="00EE67AB">
        <w:rPr>
          <w:rStyle w:val="CommentReference"/>
          <w:sz w:val="24"/>
          <w:szCs w:val="24"/>
        </w:rPr>
        <w:commentReference w:id="77"/>
      </w:r>
      <w:r w:rsidR="50EEF571">
        <w:t xml:space="preserve">. At present, </w:t>
      </w:r>
      <w:commentRangeStart w:id="78"/>
      <w:r w:rsidR="50EEF571">
        <w:t xml:space="preserve">Indiana </w:t>
      </w:r>
      <w:commentRangeEnd w:id="78"/>
      <w:r w:rsidR="00EE67AB">
        <w:rPr>
          <w:rStyle w:val="CommentReference"/>
          <w:sz w:val="24"/>
          <w:szCs w:val="24"/>
        </w:rPr>
        <w:commentReference w:id="78"/>
      </w:r>
      <w:r w:rsidR="50EEF571">
        <w:t>may be the only region where this goal is largely met, because its single known population is</w:t>
      </w:r>
      <w:r w:rsidR="4A3DC172">
        <w:t xml:space="preserve"> both</w:t>
      </w:r>
      <w:r w:rsidR="50EEF571">
        <w:t xml:space="preserve"> protected and </w:t>
      </w:r>
      <w:r w:rsidR="22BE1B50">
        <w:t xml:space="preserve">actively </w:t>
      </w:r>
      <w:r w:rsidR="50EEF571">
        <w:t xml:space="preserve">managed. In eastern Tennessee,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Many populations in Kentucky and Tennessee occur on private land </w:t>
      </w:r>
      <w:r w:rsidR="1B3D0C82">
        <w:t>and are not currently being</w:t>
      </w:r>
      <w:r w:rsidR="50EEF571">
        <w:t xml:space="preserve"> active</w:t>
      </w:r>
      <w:r w:rsidR="4A1C2831">
        <w:t>ly</w:t>
      </w:r>
      <w:r w:rsidR="50EEF571">
        <w:t xml:space="preserve"> manage</w:t>
      </w:r>
      <w:r w:rsidR="7ABF6623">
        <w:t>d</w:t>
      </w:r>
      <w:r w:rsidR="50EEF571">
        <w:t xml:space="preserve">, making them important targets for future conservation. Populations showing low allelic richness, bottleneck signatures, </w:t>
      </w:r>
      <w:r w:rsidR="00D106F0">
        <w:t>elevated inbreeding</w:t>
      </w:r>
      <w:r w:rsidR="50EEF571">
        <w:t>, or severe habitat degradation should therefore be prioritized for closer demographic and genetic monitoring, habitat management, and, where appropriate, demographic</w:t>
      </w:r>
      <w:r w:rsidR="04D7543F">
        <w:t xml:space="preserve"> or genetic</w:t>
      </w:r>
      <w:r w:rsidR="50EEF571">
        <w:t xml:space="preserve"> </w:t>
      </w:r>
      <w:r w:rsidR="1BB2CA28">
        <w:t>augmentation</w:t>
      </w:r>
      <w:r w:rsidR="50EEF571">
        <w:t>.</w:t>
      </w:r>
      <w:r w:rsidR="72EE41B3">
        <w:t xml:space="preserve"> However, these efforts may be logistically challenging because </w:t>
      </w:r>
      <w:r w:rsidR="72EE41B3" w:rsidRPr="3664319A">
        <w:rPr>
          <w:i/>
          <w:iCs/>
        </w:rPr>
        <w:t>P. globosa</w:t>
      </w:r>
      <w:r w:rsidR="72EE41B3">
        <w:t xml:space="preserve"> often occurs on cliff tops, ledges, and steep slopes that are difficult and potentially dangerous to access, making them important targets for </w:t>
      </w:r>
      <w:r w:rsidR="72EE41B3" w:rsidRPr="00AF06FF">
        <w:rPr>
          <w:i/>
          <w:iCs/>
        </w:rPr>
        <w:t>ex situ</w:t>
      </w:r>
      <w:r w:rsidR="72EE41B3">
        <w:t xml:space="preserve"> conservation</w:t>
      </w:r>
      <w:r w:rsidR="007C23E6">
        <w:t>, such as translocation</w:t>
      </w:r>
      <w:r w:rsidR="72EE41B3">
        <w:t>.</w:t>
      </w:r>
    </w:p>
    <w:p w14:paraId="20509250" w14:textId="2E0F7D0D" w:rsidR="00636D58" w:rsidRPr="00E938E0" w:rsidRDefault="50EEF571" w:rsidP="682E26A9">
      <w:r>
        <w:lastRenderedPageBreak/>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these data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reintroduction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seed-bank dynamics, and genome-scale markers will </w:t>
      </w:r>
      <w:r w:rsidR="0D88012D">
        <w:t>be necessary to</w:t>
      </w:r>
      <w:r>
        <w:t xml:space="preserve"> determin</w:t>
      </w:r>
      <w:r w:rsidR="39E98EC8">
        <w:t>e</w:t>
      </w:r>
      <w:r>
        <w:t xml:space="preserve"> whether management</w:t>
      </w:r>
      <w:r w:rsidR="02A06B82">
        <w:t xml:space="preserve"> interventions</w:t>
      </w:r>
      <w:r w:rsidR="1F8761A4">
        <w:t xml:space="preserve"> and</w:t>
      </w:r>
      <w:r>
        <w:t xml:space="preserve"> </w:t>
      </w:r>
      <w:r w:rsidR="0882F5DA">
        <w:t>m</w:t>
      </w:r>
      <w:r w:rsidR="00916255">
        <w:t>u</w:t>
      </w:r>
      <w:r w:rsidR="0882F5DA">
        <w:t>lti-source conservation translocations</w:t>
      </w:r>
      <w:r>
        <w:t xml:space="preserve">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0ACE85CB" w:rsidR="00CA2A1B" w:rsidRDefault="00636D58" w:rsidP="0082036B">
      <w:r w:rsidRPr="00E938E0">
        <w:t xml:space="preserve">Funding for this project was provided through a cooperative agreement (F19AC00621) with the US Fish and Wildlife Service. We thank Geoff Call,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2943D6DD" w14:textId="77777777" w:rsidR="00B07327" w:rsidRPr="00B07327" w:rsidRDefault="00061CDF" w:rsidP="006638F6">
      <w:pPr>
        <w:ind w:firstLine="0"/>
        <w:rPr>
          <w:noProof/>
        </w:rPr>
      </w:pPr>
      <w:r>
        <w:fldChar w:fldCharType="begin"/>
      </w:r>
      <w:r>
        <w:instrText xml:space="preserve"> ADDIN EN.SECTION.REFLIST </w:instrText>
      </w:r>
      <w:r>
        <w:fldChar w:fldCharType="separate"/>
      </w:r>
      <w:r w:rsidR="00B07327" w:rsidRPr="00B07327">
        <w:rPr>
          <w:b/>
          <w:noProof/>
        </w:rPr>
        <w:t>2010.</w:t>
      </w:r>
      <w:r w:rsidR="00B07327" w:rsidRPr="00B07327">
        <w:rPr>
          <w:noProof/>
        </w:rPr>
        <w:t xml:space="preserve"> </w:t>
      </w:r>
      <w:r w:rsidR="00B07327" w:rsidRPr="00B07327">
        <w:rPr>
          <w:i/>
          <w:noProof/>
        </w:rPr>
        <w:t>Flora of North America</w:t>
      </w:r>
      <w:r w:rsidR="00B07327" w:rsidRPr="00B07327">
        <w:rPr>
          <w:noProof/>
        </w:rPr>
        <w:t>. New York and Oxford: Oxford University Press.</w:t>
      </w:r>
    </w:p>
    <w:p w14:paraId="5D838A4A" w14:textId="77777777" w:rsidR="00B07327" w:rsidRPr="00B07327" w:rsidRDefault="00B07327" w:rsidP="006638F6">
      <w:pPr>
        <w:ind w:firstLine="0"/>
        <w:rPr>
          <w:noProof/>
        </w:rPr>
      </w:pPr>
      <w:r w:rsidRPr="00B07327">
        <w:rPr>
          <w:b/>
          <w:noProof/>
        </w:rPr>
        <w:t>Aguilar-Gómez D, Yuan L, Zhang Y, Ochoa A, Culver M, Fitak RR, Onorato D, Lohmueller KE, Nielsen R. 2025.</w:t>
      </w:r>
      <w:r w:rsidRPr="00B07327">
        <w:rPr>
          <w:noProof/>
        </w:rPr>
        <w:t xml:space="preserve"> Genetic rescue of Florida panthers reduced homozygosity but did not swamp ancestral genotypes. </w:t>
      </w:r>
      <w:r w:rsidRPr="00B07327">
        <w:rPr>
          <w:i/>
          <w:noProof/>
        </w:rPr>
        <w:t>Proceedings of the National Academy of Sciences</w:t>
      </w:r>
      <w:r w:rsidRPr="00B07327">
        <w:rPr>
          <w:noProof/>
        </w:rPr>
        <w:t xml:space="preserve"> </w:t>
      </w:r>
      <w:r w:rsidRPr="00B07327">
        <w:rPr>
          <w:b/>
          <w:noProof/>
        </w:rPr>
        <w:t>122</w:t>
      </w:r>
      <w:r w:rsidRPr="00B07327">
        <w:rPr>
          <w:noProof/>
        </w:rPr>
        <w:t>(31): e2410945122.</w:t>
      </w:r>
    </w:p>
    <w:p w14:paraId="3EDD1F92" w14:textId="77777777" w:rsidR="00B07327" w:rsidRPr="00B07327" w:rsidRDefault="00B07327" w:rsidP="006638F6">
      <w:pPr>
        <w:ind w:firstLine="0"/>
        <w:rPr>
          <w:noProof/>
        </w:rPr>
      </w:pPr>
      <w:r w:rsidRPr="00B07327">
        <w:rPr>
          <w:b/>
          <w:noProof/>
        </w:rPr>
        <w:lastRenderedPageBreak/>
        <w:t>Allen GC, Flores-Vergara MA, Krasynanski S, Kumar S, Thompson WF. 2006.</w:t>
      </w:r>
      <w:r w:rsidRPr="00B07327">
        <w:rPr>
          <w:noProof/>
        </w:rPr>
        <w:t xml:space="preserve"> A modified protocol for rapid DNA isolation from plant tissues using cetyltrimethylammonium bromide. </w:t>
      </w:r>
      <w:r w:rsidRPr="00B07327">
        <w:rPr>
          <w:i/>
          <w:noProof/>
        </w:rPr>
        <w:t>Nat Protoc</w:t>
      </w:r>
      <w:r w:rsidRPr="00B07327">
        <w:rPr>
          <w:noProof/>
        </w:rPr>
        <w:t xml:space="preserve"> </w:t>
      </w:r>
      <w:r w:rsidRPr="00B07327">
        <w:rPr>
          <w:b/>
          <w:noProof/>
        </w:rPr>
        <w:t>1</w:t>
      </w:r>
      <w:r w:rsidRPr="00B07327">
        <w:rPr>
          <w:noProof/>
        </w:rPr>
        <w:t>(5): 2320–2325.</w:t>
      </w:r>
    </w:p>
    <w:p w14:paraId="65445AE2" w14:textId="77777777" w:rsidR="00B07327" w:rsidRPr="00B07327" w:rsidRDefault="00B07327" w:rsidP="006638F6">
      <w:pPr>
        <w:ind w:firstLine="0"/>
        <w:rPr>
          <w:noProof/>
        </w:rPr>
      </w:pPr>
      <w:r w:rsidRPr="00B07327">
        <w:rPr>
          <w:b/>
          <w:noProof/>
        </w:rPr>
        <w:t>Boutin-Ganache I, Raposo M, Raymond M, Deschepper CF. 2001.</w:t>
      </w:r>
      <w:r w:rsidRPr="00B07327">
        <w:rPr>
          <w:noProof/>
        </w:rPr>
        <w:t xml:space="preserve"> M13-tailed primers improve the readability and usability of microsatellite analyses performed with two different allele-sizing methods. </w:t>
      </w:r>
      <w:r w:rsidRPr="00B07327">
        <w:rPr>
          <w:i/>
          <w:noProof/>
        </w:rPr>
        <w:t>BioTechniques</w:t>
      </w:r>
      <w:r w:rsidRPr="00B07327">
        <w:rPr>
          <w:noProof/>
        </w:rPr>
        <w:t xml:space="preserve"> </w:t>
      </w:r>
      <w:r w:rsidRPr="00B07327">
        <w:rPr>
          <w:b/>
          <w:noProof/>
        </w:rPr>
        <w:t>31</w:t>
      </w:r>
      <w:r w:rsidRPr="00B07327">
        <w:rPr>
          <w:noProof/>
        </w:rPr>
        <w:t>: 24–25.</w:t>
      </w:r>
    </w:p>
    <w:p w14:paraId="0E0D7F13" w14:textId="77777777" w:rsidR="00B07327" w:rsidRPr="00B07327" w:rsidRDefault="00B07327" w:rsidP="006638F6">
      <w:pPr>
        <w:ind w:firstLine="0"/>
        <w:rPr>
          <w:noProof/>
        </w:rPr>
      </w:pPr>
      <w:r w:rsidRPr="00B07327">
        <w:rPr>
          <w:b/>
          <w:noProof/>
        </w:rPr>
        <w:t>Bucharova A. 2017.</w:t>
      </w:r>
      <w:r w:rsidRPr="00B07327">
        <w:rPr>
          <w:noProof/>
        </w:rPr>
        <w:t xml:space="preserve"> Assisted migration within species range ignores biotic interactions and lacks evidence. </w:t>
      </w:r>
      <w:r w:rsidRPr="00B07327">
        <w:rPr>
          <w:i/>
          <w:noProof/>
        </w:rPr>
        <w:t>Restoration Ecology</w:t>
      </w:r>
      <w:r w:rsidRPr="00B07327">
        <w:rPr>
          <w:noProof/>
        </w:rPr>
        <w:t xml:space="preserve"> </w:t>
      </w:r>
      <w:r w:rsidRPr="00B07327">
        <w:rPr>
          <w:b/>
          <w:noProof/>
        </w:rPr>
        <w:t>25</w:t>
      </w:r>
      <w:r w:rsidRPr="00B07327">
        <w:rPr>
          <w:noProof/>
        </w:rPr>
        <w:t>(1): 14–18.</w:t>
      </w:r>
    </w:p>
    <w:p w14:paraId="6EB3881B" w14:textId="77777777" w:rsidR="00B07327" w:rsidRPr="00B07327" w:rsidRDefault="00B07327" w:rsidP="006638F6">
      <w:pPr>
        <w:ind w:firstLine="0"/>
        <w:rPr>
          <w:noProof/>
        </w:rPr>
      </w:pPr>
      <w:r w:rsidRPr="00B07327">
        <w:rPr>
          <w:b/>
          <w:noProof/>
        </w:rPr>
        <w:t>Chybicki IJ, Burczyk J. 2009.</w:t>
      </w:r>
      <w:r w:rsidRPr="00B07327">
        <w:rPr>
          <w:noProof/>
        </w:rPr>
        <w:t xml:space="preserve"> Simultaneous estimation of null alleles and inbreeding coefficients. </w:t>
      </w:r>
      <w:r w:rsidRPr="00B07327">
        <w:rPr>
          <w:i/>
          <w:noProof/>
        </w:rPr>
        <w:t>J Hered</w:t>
      </w:r>
      <w:r w:rsidRPr="00B07327">
        <w:rPr>
          <w:noProof/>
        </w:rPr>
        <w:t xml:space="preserve"> </w:t>
      </w:r>
      <w:r w:rsidRPr="00B07327">
        <w:rPr>
          <w:b/>
          <w:noProof/>
        </w:rPr>
        <w:t>100</w:t>
      </w:r>
      <w:r w:rsidRPr="00B07327">
        <w:rPr>
          <w:noProof/>
        </w:rPr>
        <w:t>: 106–113.</w:t>
      </w:r>
    </w:p>
    <w:p w14:paraId="65BDB056" w14:textId="77777777" w:rsidR="00B07327" w:rsidRPr="00B07327" w:rsidRDefault="00B07327" w:rsidP="006638F6">
      <w:pPr>
        <w:ind w:firstLine="0"/>
        <w:rPr>
          <w:noProof/>
        </w:rPr>
      </w:pPr>
      <w:r w:rsidRPr="00B07327">
        <w:rPr>
          <w:b/>
          <w:noProof/>
        </w:rPr>
        <w:t>Donat MG, Lowry AL, Alexander LV, O’Gorman PA, Maher N. 2016.</w:t>
      </w:r>
      <w:r w:rsidRPr="00B07327">
        <w:rPr>
          <w:noProof/>
        </w:rPr>
        <w:t xml:space="preserve"> More extreme precipitation in the world’s dry and wet regions. </w:t>
      </w:r>
      <w:r w:rsidRPr="00B07327">
        <w:rPr>
          <w:i/>
          <w:noProof/>
        </w:rPr>
        <w:t>Nature Climate Change</w:t>
      </w:r>
      <w:r w:rsidRPr="00B07327">
        <w:rPr>
          <w:noProof/>
        </w:rPr>
        <w:t xml:space="preserve"> </w:t>
      </w:r>
      <w:r w:rsidRPr="00B07327">
        <w:rPr>
          <w:b/>
          <w:noProof/>
        </w:rPr>
        <w:t>6</w:t>
      </w:r>
      <w:r w:rsidRPr="00B07327">
        <w:rPr>
          <w:noProof/>
        </w:rPr>
        <w:t>(5): 508–513.</w:t>
      </w:r>
    </w:p>
    <w:p w14:paraId="142B28D7" w14:textId="77777777" w:rsidR="00B07327" w:rsidRPr="00B07327" w:rsidRDefault="00B07327" w:rsidP="006638F6">
      <w:pPr>
        <w:ind w:firstLine="0"/>
        <w:rPr>
          <w:noProof/>
        </w:rPr>
      </w:pPr>
      <w:r w:rsidRPr="00B07327">
        <w:rPr>
          <w:b/>
          <w:noProof/>
        </w:rPr>
        <w:t>Dussex N, Morales HE, Grossen C, Dalen L, van Oosterhout C. 2023.</w:t>
      </w:r>
      <w:r w:rsidRPr="00B07327">
        <w:rPr>
          <w:noProof/>
        </w:rPr>
        <w:t xml:space="preserve"> Purging and accumulation of genetic load in conservation. </w:t>
      </w:r>
      <w:r w:rsidRPr="00B07327">
        <w:rPr>
          <w:i/>
          <w:noProof/>
        </w:rPr>
        <w:t>Trends Ecol Evol</w:t>
      </w:r>
      <w:r w:rsidRPr="00B07327">
        <w:rPr>
          <w:noProof/>
        </w:rPr>
        <w:t xml:space="preserve"> </w:t>
      </w:r>
      <w:r w:rsidRPr="00B07327">
        <w:rPr>
          <w:b/>
          <w:noProof/>
        </w:rPr>
        <w:t>38</w:t>
      </w:r>
      <w:r w:rsidRPr="00B07327">
        <w:rPr>
          <w:noProof/>
        </w:rPr>
        <w:t>(10): 961–969.</w:t>
      </w:r>
    </w:p>
    <w:p w14:paraId="7521742B" w14:textId="77777777" w:rsidR="00B07327" w:rsidRPr="00B07327" w:rsidRDefault="00B07327" w:rsidP="006638F6">
      <w:pPr>
        <w:ind w:firstLine="0"/>
        <w:rPr>
          <w:noProof/>
        </w:rPr>
      </w:pPr>
      <w:r w:rsidRPr="00B07327">
        <w:rPr>
          <w:b/>
          <w:noProof/>
        </w:rPr>
        <w:t>Earl DA, vonHoldt BM. 2012.</w:t>
      </w:r>
      <w:r w:rsidRPr="00B07327">
        <w:rPr>
          <w:noProof/>
        </w:rPr>
        <w:t xml:space="preserve"> STRUCTURE HARVESTER: a website and program for visualizing STRUCTURE output and implementing the Evanno method. </w:t>
      </w:r>
      <w:r w:rsidRPr="00B07327">
        <w:rPr>
          <w:i/>
          <w:noProof/>
        </w:rPr>
        <w:t>Conservation Genetics Resources</w:t>
      </w:r>
      <w:r w:rsidRPr="00B07327">
        <w:rPr>
          <w:noProof/>
        </w:rPr>
        <w:t xml:space="preserve"> </w:t>
      </w:r>
      <w:r w:rsidRPr="00B07327">
        <w:rPr>
          <w:b/>
          <w:noProof/>
        </w:rPr>
        <w:t>4</w:t>
      </w:r>
      <w:r w:rsidRPr="00B07327">
        <w:rPr>
          <w:noProof/>
        </w:rPr>
        <w:t>(2): 359–361.</w:t>
      </w:r>
    </w:p>
    <w:p w14:paraId="70F420DA" w14:textId="77777777" w:rsidR="00B07327" w:rsidRPr="00B07327" w:rsidRDefault="00B07327" w:rsidP="006638F6">
      <w:pPr>
        <w:ind w:firstLine="0"/>
        <w:rPr>
          <w:noProof/>
        </w:rPr>
      </w:pPr>
      <w:r w:rsidRPr="00B07327">
        <w:rPr>
          <w:b/>
          <w:noProof/>
        </w:rPr>
        <w:t>Edwards CE, Bassüner B, David AS, Dell N, Foye CJ, Herron S, Koontz S, Peterson C, Smith SA, Weekley CW, et al. 2025.</w:t>
      </w:r>
      <w:r w:rsidRPr="00B07327">
        <w:rPr>
          <w:noProof/>
        </w:rPr>
        <w:t xml:space="preserve"> Parentage analysis of conservation translocations in the endangered, self-incompatible shrub Pseudoziziphus celata reveals reproductive constraints, variable survival and a case for genetics-driven conservation. </w:t>
      </w:r>
      <w:r w:rsidRPr="00B07327">
        <w:rPr>
          <w:i/>
          <w:noProof/>
        </w:rPr>
        <w:t>Annals of Botany</w:t>
      </w:r>
      <w:r w:rsidRPr="00B07327">
        <w:rPr>
          <w:noProof/>
        </w:rPr>
        <w:t>.</w:t>
      </w:r>
    </w:p>
    <w:p w14:paraId="210DBCFC" w14:textId="77777777" w:rsidR="00B07327" w:rsidRPr="00B07327" w:rsidRDefault="00B07327" w:rsidP="006638F6">
      <w:pPr>
        <w:ind w:firstLine="0"/>
        <w:rPr>
          <w:noProof/>
        </w:rPr>
      </w:pPr>
      <w:r w:rsidRPr="00B07327">
        <w:rPr>
          <w:b/>
          <w:noProof/>
        </w:rPr>
        <w:lastRenderedPageBreak/>
        <w:t>Edwards CE, Tessier BC, Swift JF, Bassüner B, Linan AG, Albrecht MA, Yatskievych GA. 2021.</w:t>
      </w:r>
      <w:r w:rsidRPr="00B07327">
        <w:rPr>
          <w:noProof/>
        </w:rPr>
        <w:t xml:space="preserve"> Conservation genetics of the threatened plant species Physaria filiformis (Missouri bladderpod) reveals strong genetic structure and a possible cryptic species. </w:t>
      </w:r>
      <w:r w:rsidRPr="00B07327">
        <w:rPr>
          <w:i/>
          <w:noProof/>
        </w:rPr>
        <w:t>PLoS One</w:t>
      </w:r>
      <w:r w:rsidRPr="00B07327">
        <w:rPr>
          <w:noProof/>
        </w:rPr>
        <w:t xml:space="preserve"> </w:t>
      </w:r>
      <w:r w:rsidRPr="00B07327">
        <w:rPr>
          <w:b/>
          <w:noProof/>
        </w:rPr>
        <w:t>16</w:t>
      </w:r>
      <w:r w:rsidRPr="00B07327">
        <w:rPr>
          <w:noProof/>
        </w:rPr>
        <w:t>: e0247586.</w:t>
      </w:r>
    </w:p>
    <w:p w14:paraId="590B6789" w14:textId="77777777" w:rsidR="00B07327" w:rsidRPr="00B07327" w:rsidRDefault="00B07327" w:rsidP="006638F6">
      <w:pPr>
        <w:ind w:firstLine="0"/>
        <w:rPr>
          <w:noProof/>
        </w:rPr>
      </w:pPr>
      <w:r w:rsidRPr="00B07327">
        <w:rPr>
          <w:b/>
          <w:noProof/>
        </w:rPr>
        <w:t>Elberling H. 2000.</w:t>
      </w:r>
      <w:r w:rsidRPr="00B07327">
        <w:rPr>
          <w:noProof/>
        </w:rPr>
        <w:t xml:space="preserve"> Spatial pattern of Lesquerella arctica: effects of seed bank and desiccation cracks. </w:t>
      </w:r>
      <w:r w:rsidRPr="00B07327">
        <w:rPr>
          <w:i/>
          <w:noProof/>
        </w:rPr>
        <w:t>Ecoscience</w:t>
      </w:r>
      <w:r w:rsidRPr="00B07327">
        <w:rPr>
          <w:noProof/>
        </w:rPr>
        <w:t xml:space="preserve"> </w:t>
      </w:r>
      <w:r w:rsidRPr="00B07327">
        <w:rPr>
          <w:b/>
          <w:noProof/>
        </w:rPr>
        <w:t>7</w:t>
      </w:r>
      <w:r w:rsidRPr="00B07327">
        <w:rPr>
          <w:noProof/>
        </w:rPr>
        <w:t>: 86–91.</w:t>
      </w:r>
    </w:p>
    <w:p w14:paraId="6CF1B0C5" w14:textId="77777777" w:rsidR="00B07327" w:rsidRPr="00B07327" w:rsidRDefault="00B07327" w:rsidP="006638F6">
      <w:pPr>
        <w:ind w:firstLine="0"/>
        <w:rPr>
          <w:noProof/>
        </w:rPr>
      </w:pPr>
      <w:r w:rsidRPr="00B07327">
        <w:rPr>
          <w:b/>
          <w:noProof/>
        </w:rPr>
        <w:t>Faircloth BC. 2008.</w:t>
      </w:r>
      <w:r w:rsidRPr="00B07327">
        <w:rPr>
          <w:noProof/>
        </w:rPr>
        <w:t xml:space="preserve"> MSATCOMMANDER: detection of microsatellite repeat arrays and automated, locus-specific primer design. </w:t>
      </w:r>
      <w:r w:rsidRPr="00B07327">
        <w:rPr>
          <w:i/>
          <w:noProof/>
        </w:rPr>
        <w:t>Mol Ecol Res</w:t>
      </w:r>
      <w:r w:rsidRPr="00B07327">
        <w:rPr>
          <w:noProof/>
        </w:rPr>
        <w:t xml:space="preserve"> </w:t>
      </w:r>
      <w:r w:rsidRPr="00B07327">
        <w:rPr>
          <w:b/>
          <w:noProof/>
        </w:rPr>
        <w:t>8</w:t>
      </w:r>
      <w:r w:rsidRPr="00B07327">
        <w:rPr>
          <w:noProof/>
        </w:rPr>
        <w:t>: 92–94.</w:t>
      </w:r>
    </w:p>
    <w:p w14:paraId="7FAF5F85" w14:textId="77777777" w:rsidR="00B07327" w:rsidRPr="00B07327" w:rsidRDefault="00B07327" w:rsidP="006638F6">
      <w:pPr>
        <w:ind w:firstLine="0"/>
        <w:rPr>
          <w:noProof/>
        </w:rPr>
      </w:pPr>
      <w:r w:rsidRPr="00B07327">
        <w:rPr>
          <w:b/>
          <w:noProof/>
        </w:rPr>
        <w:t>Fraser DJ, Bernatchez L. 2001.</w:t>
      </w:r>
      <w:r w:rsidRPr="00B07327">
        <w:rPr>
          <w:noProof/>
        </w:rPr>
        <w:t xml:space="preserve"> Adaptive evolutionary conservation: towards a unified concept for defining conservation units. </w:t>
      </w:r>
      <w:r w:rsidRPr="00B07327">
        <w:rPr>
          <w:i/>
          <w:noProof/>
        </w:rPr>
        <w:t>Molecular Ecology</w:t>
      </w:r>
      <w:r w:rsidRPr="00B07327">
        <w:rPr>
          <w:noProof/>
        </w:rPr>
        <w:t xml:space="preserve"> </w:t>
      </w:r>
      <w:r w:rsidRPr="00B07327">
        <w:rPr>
          <w:b/>
          <w:noProof/>
        </w:rPr>
        <w:t>10</w:t>
      </w:r>
      <w:r w:rsidRPr="00B07327">
        <w:rPr>
          <w:noProof/>
        </w:rPr>
        <w:t>(12): 2741–2752.</w:t>
      </w:r>
    </w:p>
    <w:p w14:paraId="160D8C0A" w14:textId="77777777" w:rsidR="00B07327" w:rsidRPr="00B07327" w:rsidRDefault="00B07327" w:rsidP="006638F6">
      <w:pPr>
        <w:ind w:firstLine="0"/>
        <w:rPr>
          <w:noProof/>
        </w:rPr>
      </w:pPr>
      <w:r w:rsidRPr="00B07327">
        <w:rPr>
          <w:b/>
          <w:noProof/>
        </w:rPr>
        <w:t>Fuentes-Soriano S, Al-Shehbaz I. 2013.</w:t>
      </w:r>
      <w:r w:rsidRPr="00B07327">
        <w:rPr>
          <w:noProof/>
        </w:rPr>
        <w:t xml:space="preserve"> Phylogenetic Relationships of Mustards with Multiaperturate Pollen (Physarieae, Brassicaceae) based on the Plastid &lt;I&gt;ndhF&lt;/I&gt; gene: Implications for Morphological Diversification. </w:t>
      </w:r>
      <w:r w:rsidRPr="00B07327">
        <w:rPr>
          <w:i/>
          <w:noProof/>
        </w:rPr>
        <w:t>Systematic Botany</w:t>
      </w:r>
      <w:r w:rsidRPr="00B07327">
        <w:rPr>
          <w:noProof/>
        </w:rPr>
        <w:t xml:space="preserve"> </w:t>
      </w:r>
      <w:r w:rsidRPr="00B07327">
        <w:rPr>
          <w:b/>
          <w:noProof/>
        </w:rPr>
        <w:t>38</w:t>
      </w:r>
      <w:r w:rsidRPr="00B07327">
        <w:rPr>
          <w:noProof/>
        </w:rPr>
        <w:t>(1): 178–191.</w:t>
      </w:r>
    </w:p>
    <w:p w14:paraId="4FDBB611" w14:textId="77777777" w:rsidR="00B07327" w:rsidRPr="00B07327" w:rsidRDefault="00B07327" w:rsidP="006638F6">
      <w:pPr>
        <w:ind w:firstLine="0"/>
        <w:rPr>
          <w:noProof/>
        </w:rPr>
      </w:pPr>
      <w:r w:rsidRPr="00B07327">
        <w:rPr>
          <w:b/>
          <w:noProof/>
        </w:rPr>
        <w:t>Fuentes-Soriano S, Kellogg EA. 2021.</w:t>
      </w:r>
      <w:r w:rsidRPr="00B07327">
        <w:rPr>
          <w:noProof/>
        </w:rPr>
        <w:t xml:space="preserve"> Molecular Systematics of Tribe Physarieae (Brassicaceae) Based on Nuclear ITS, LUMINIDEPENDENS, and Chloroplast ndhF. </w:t>
      </w:r>
      <w:r w:rsidRPr="00B07327">
        <w:rPr>
          <w:i/>
          <w:noProof/>
        </w:rPr>
        <w:t>Systematic Botany</w:t>
      </w:r>
      <w:r w:rsidRPr="00B07327">
        <w:rPr>
          <w:noProof/>
        </w:rPr>
        <w:t xml:space="preserve"> </w:t>
      </w:r>
      <w:r w:rsidRPr="00B07327">
        <w:rPr>
          <w:b/>
          <w:noProof/>
        </w:rPr>
        <w:t>46</w:t>
      </w:r>
      <w:r w:rsidRPr="00B07327">
        <w:rPr>
          <w:noProof/>
        </w:rPr>
        <w:t>(3): 611–627.</w:t>
      </w:r>
    </w:p>
    <w:p w14:paraId="2C1BF4C6" w14:textId="77777777" w:rsidR="00B07327" w:rsidRPr="00B07327" w:rsidRDefault="00B07327" w:rsidP="006638F6">
      <w:pPr>
        <w:ind w:firstLine="0"/>
        <w:rPr>
          <w:noProof/>
        </w:rPr>
      </w:pPr>
      <w:r w:rsidRPr="00B07327">
        <w:rPr>
          <w:b/>
          <w:noProof/>
        </w:rPr>
        <w:t>Gaitán-Espitia JD, Hobday AJ. 2021.</w:t>
      </w:r>
      <w:r w:rsidRPr="00B07327">
        <w:rPr>
          <w:noProof/>
        </w:rPr>
        <w:t xml:space="preserve"> Evolutionary principles and genetic considerations for guiding conservation interventions under climate change. </w:t>
      </w:r>
      <w:r w:rsidRPr="00B07327">
        <w:rPr>
          <w:i/>
          <w:noProof/>
        </w:rPr>
        <w:t>Global Change Biology</w:t>
      </w:r>
      <w:r w:rsidRPr="00B07327">
        <w:rPr>
          <w:noProof/>
        </w:rPr>
        <w:t xml:space="preserve"> </w:t>
      </w:r>
      <w:r w:rsidRPr="00B07327">
        <w:rPr>
          <w:b/>
          <w:noProof/>
        </w:rPr>
        <w:t>27</w:t>
      </w:r>
      <w:r w:rsidRPr="00B07327">
        <w:rPr>
          <w:noProof/>
        </w:rPr>
        <w:t>(3): 475–488.</w:t>
      </w:r>
    </w:p>
    <w:p w14:paraId="27298622" w14:textId="77777777" w:rsidR="00B07327" w:rsidRPr="00B07327" w:rsidRDefault="00B07327" w:rsidP="006638F6">
      <w:pPr>
        <w:ind w:firstLine="0"/>
        <w:rPr>
          <w:noProof/>
        </w:rPr>
      </w:pPr>
      <w:r w:rsidRPr="00B07327">
        <w:rPr>
          <w:b/>
          <w:noProof/>
        </w:rPr>
        <w:t>Gassert F, Venter O, Watson JEM, Brumby SP, Mazzariello JC, Atkinson SC, Hyde S. 2023.</w:t>
      </w:r>
      <w:r w:rsidRPr="00B07327">
        <w:rPr>
          <w:noProof/>
        </w:rPr>
        <w:t xml:space="preserve"> An operational approach to near real time global high resolution mapping of the terrestrial Human Footprint. </w:t>
      </w:r>
      <w:r w:rsidRPr="00B07327">
        <w:rPr>
          <w:i/>
          <w:noProof/>
        </w:rPr>
        <w:t>Frontiers in Remote Sensing</w:t>
      </w:r>
      <w:r w:rsidRPr="00B07327">
        <w:rPr>
          <w:noProof/>
        </w:rPr>
        <w:t xml:space="preserve"> </w:t>
      </w:r>
      <w:r w:rsidRPr="00B07327">
        <w:rPr>
          <w:b/>
          <w:noProof/>
        </w:rPr>
        <w:t>Volume 4 - 2023</w:t>
      </w:r>
      <w:r w:rsidRPr="00B07327">
        <w:rPr>
          <w:noProof/>
        </w:rPr>
        <w:t>.</w:t>
      </w:r>
    </w:p>
    <w:p w14:paraId="7AD3F791" w14:textId="77777777" w:rsidR="00B07327" w:rsidRPr="00B07327" w:rsidRDefault="00B07327" w:rsidP="006638F6">
      <w:pPr>
        <w:ind w:firstLine="0"/>
        <w:rPr>
          <w:noProof/>
        </w:rPr>
      </w:pPr>
      <w:r w:rsidRPr="00B07327">
        <w:rPr>
          <w:b/>
          <w:noProof/>
        </w:rPr>
        <w:t>Hicks JA. 2023.</w:t>
      </w:r>
      <w:r w:rsidRPr="00B07327">
        <w:rPr>
          <w:noProof/>
        </w:rPr>
        <w:t xml:space="preserve"> A Brief History of the Tennessee Central Railway Company.</w:t>
      </w:r>
    </w:p>
    <w:p w14:paraId="58B3643E" w14:textId="77777777" w:rsidR="00B07327" w:rsidRPr="00B07327" w:rsidRDefault="00B07327" w:rsidP="006638F6">
      <w:pPr>
        <w:ind w:firstLine="0"/>
        <w:rPr>
          <w:noProof/>
        </w:rPr>
      </w:pPr>
      <w:r w:rsidRPr="00B07327">
        <w:rPr>
          <w:b/>
          <w:noProof/>
        </w:rPr>
        <w:lastRenderedPageBreak/>
        <w:t>Hoelzel AR, Bruford MW, Fleischer RC. 2019.</w:t>
      </w:r>
      <w:r w:rsidRPr="00B07327">
        <w:rPr>
          <w:noProof/>
        </w:rPr>
        <w:t xml:space="preserve"> Conservation of adaptive potential and functional diversity. </w:t>
      </w:r>
      <w:r w:rsidRPr="00B07327">
        <w:rPr>
          <w:i/>
          <w:noProof/>
        </w:rPr>
        <w:t>Conservation Genetics</w:t>
      </w:r>
      <w:r w:rsidRPr="00B07327">
        <w:rPr>
          <w:noProof/>
        </w:rPr>
        <w:t xml:space="preserve"> </w:t>
      </w:r>
      <w:r w:rsidRPr="00B07327">
        <w:rPr>
          <w:b/>
          <w:noProof/>
        </w:rPr>
        <w:t>20</w:t>
      </w:r>
      <w:r w:rsidRPr="00B07327">
        <w:rPr>
          <w:noProof/>
        </w:rPr>
        <w:t>(1): 1–5.</w:t>
      </w:r>
    </w:p>
    <w:p w14:paraId="272DEA16" w14:textId="77777777" w:rsidR="00B07327" w:rsidRPr="00B07327" w:rsidRDefault="00B07327" w:rsidP="006638F6">
      <w:pPr>
        <w:ind w:firstLine="0"/>
        <w:rPr>
          <w:noProof/>
        </w:rPr>
      </w:pPr>
      <w:r w:rsidRPr="00B07327">
        <w:rPr>
          <w:b/>
          <w:noProof/>
        </w:rPr>
        <w:t>Hufford KM, Mazer SJ. 2003.</w:t>
      </w:r>
      <w:r w:rsidRPr="00B07327">
        <w:rPr>
          <w:noProof/>
        </w:rPr>
        <w:t xml:space="preserve"> Plant ecotypes: genetic differentiation in the age of ecological restoration. </w:t>
      </w:r>
      <w:r w:rsidRPr="00B07327">
        <w:rPr>
          <w:i/>
          <w:noProof/>
        </w:rPr>
        <w:t>Trends in Ecology &amp; Evolution</w:t>
      </w:r>
      <w:r w:rsidRPr="00B07327">
        <w:rPr>
          <w:noProof/>
        </w:rPr>
        <w:t xml:space="preserve"> </w:t>
      </w:r>
      <w:r w:rsidRPr="00B07327">
        <w:rPr>
          <w:b/>
          <w:noProof/>
        </w:rPr>
        <w:t>18</w:t>
      </w:r>
      <w:r w:rsidRPr="00B07327">
        <w:rPr>
          <w:noProof/>
        </w:rPr>
        <w:t>(3): 147–155.</w:t>
      </w:r>
    </w:p>
    <w:p w14:paraId="0F54E1BC" w14:textId="77777777" w:rsidR="00B07327" w:rsidRPr="00B07327" w:rsidRDefault="00B07327" w:rsidP="006638F6">
      <w:pPr>
        <w:ind w:firstLine="0"/>
        <w:rPr>
          <w:noProof/>
        </w:rPr>
      </w:pPr>
      <w:r w:rsidRPr="00B07327">
        <w:rPr>
          <w:b/>
          <w:noProof/>
        </w:rPr>
        <w:t>Jombart T. 2008.</w:t>
      </w:r>
      <w:r w:rsidRPr="00B07327">
        <w:rPr>
          <w:noProof/>
        </w:rPr>
        <w:t xml:space="preserve"> adegenet: a R package for the multivariate analysis of genetic markers. </w:t>
      </w:r>
      <w:r w:rsidRPr="00B07327">
        <w:rPr>
          <w:i/>
          <w:noProof/>
        </w:rPr>
        <w:t>Bioinformatics</w:t>
      </w:r>
      <w:r w:rsidRPr="00B07327">
        <w:rPr>
          <w:noProof/>
        </w:rPr>
        <w:t xml:space="preserve"> </w:t>
      </w:r>
      <w:r w:rsidRPr="00B07327">
        <w:rPr>
          <w:b/>
          <w:noProof/>
        </w:rPr>
        <w:t>24</w:t>
      </w:r>
      <w:r w:rsidRPr="00B07327">
        <w:rPr>
          <w:noProof/>
        </w:rPr>
        <w:t>: 1403–1405.</w:t>
      </w:r>
    </w:p>
    <w:p w14:paraId="51FE5005" w14:textId="77777777" w:rsidR="00B07327" w:rsidRPr="00B07327" w:rsidRDefault="00B07327" w:rsidP="006638F6">
      <w:pPr>
        <w:ind w:firstLine="0"/>
        <w:rPr>
          <w:noProof/>
        </w:rPr>
      </w:pPr>
      <w:r w:rsidRPr="00B07327">
        <w:rPr>
          <w:b/>
          <w:noProof/>
        </w:rPr>
        <w:t>Kalinowski ST. 2005.</w:t>
      </w:r>
      <w:r w:rsidRPr="00B07327">
        <w:rPr>
          <w:noProof/>
        </w:rPr>
        <w:t xml:space="preserve"> hp-rare 1.0: a computer program for performing rarefaction on measures of allelic richness. </w:t>
      </w:r>
      <w:r w:rsidRPr="00B07327">
        <w:rPr>
          <w:i/>
          <w:noProof/>
        </w:rPr>
        <w:t>Mol Ecol Notes</w:t>
      </w:r>
      <w:r w:rsidRPr="00B07327">
        <w:rPr>
          <w:noProof/>
        </w:rPr>
        <w:t xml:space="preserve"> </w:t>
      </w:r>
      <w:r w:rsidRPr="00B07327">
        <w:rPr>
          <w:b/>
          <w:noProof/>
        </w:rPr>
        <w:t>5</w:t>
      </w:r>
      <w:r w:rsidRPr="00B07327">
        <w:rPr>
          <w:noProof/>
        </w:rPr>
        <w:t>: 187–189.</w:t>
      </w:r>
    </w:p>
    <w:p w14:paraId="0B70E92E" w14:textId="77777777" w:rsidR="00B07327" w:rsidRPr="00B07327" w:rsidRDefault="00B07327" w:rsidP="006638F6">
      <w:pPr>
        <w:ind w:firstLine="0"/>
        <w:rPr>
          <w:noProof/>
        </w:rPr>
      </w:pPr>
      <w:r w:rsidRPr="00B07327">
        <w:rPr>
          <w:b/>
          <w:noProof/>
        </w:rPr>
        <w:t>Kallison ER, Hettihewa B, Mashburn B, O'Kane SL, Jr., Albrecht MA, Edwards CE. 2026.</w:t>
      </w:r>
      <w:r w:rsidRPr="00B07327">
        <w:rPr>
          <w:noProof/>
        </w:rPr>
        <w:t xml:space="preserve"> Morphological and Phylogenomic Analyses Support the Recognition of a Cryptic New Species of Physaria (Brassicaceae)  Endemic to the Ouachita Mountains of Arkansas, USA. </w:t>
      </w:r>
      <w:r w:rsidRPr="00B07327">
        <w:rPr>
          <w:i/>
          <w:noProof/>
        </w:rPr>
        <w:t>Systematic Botany</w:t>
      </w:r>
      <w:r w:rsidRPr="00B07327">
        <w:rPr>
          <w:noProof/>
        </w:rPr>
        <w:t>.</w:t>
      </w:r>
    </w:p>
    <w:p w14:paraId="1F8FBF77" w14:textId="77777777" w:rsidR="00B07327" w:rsidRPr="00B07327" w:rsidRDefault="00B07327" w:rsidP="006638F6">
      <w:pPr>
        <w:ind w:firstLine="0"/>
        <w:rPr>
          <w:noProof/>
        </w:rPr>
      </w:pPr>
      <w:r w:rsidRPr="00B07327">
        <w:rPr>
          <w:b/>
          <w:noProof/>
        </w:rPr>
        <w:t>Krosnick SE, Thacker JH, Mattingly HT, Call GP, Maynord SC, Adams DS, Wheeler K. 2022.</w:t>
      </w:r>
      <w:r w:rsidRPr="00B07327">
        <w:rPr>
          <w:noProof/>
        </w:rPr>
        <w:t xml:space="preserve"> Ecological Correlates of Reproductive Output in a Tennessee Population of Short's Bladderpod, Physaria globosa (Brassicaceae). </w:t>
      </w:r>
      <w:r w:rsidRPr="00B07327">
        <w:rPr>
          <w:i/>
          <w:noProof/>
        </w:rPr>
        <w:t>Castanea</w:t>
      </w:r>
      <w:r w:rsidRPr="00B07327">
        <w:rPr>
          <w:noProof/>
        </w:rPr>
        <w:t xml:space="preserve"> </w:t>
      </w:r>
      <w:r w:rsidRPr="00B07327">
        <w:rPr>
          <w:b/>
          <w:noProof/>
        </w:rPr>
        <w:t>87</w:t>
      </w:r>
      <w:r w:rsidRPr="00B07327">
        <w:rPr>
          <w:noProof/>
        </w:rPr>
        <w:t>: 20–38.</w:t>
      </w:r>
    </w:p>
    <w:p w14:paraId="62864978" w14:textId="77777777" w:rsidR="00B07327" w:rsidRPr="00B07327" w:rsidRDefault="00B07327" w:rsidP="006638F6">
      <w:pPr>
        <w:ind w:firstLine="0"/>
        <w:rPr>
          <w:noProof/>
        </w:rPr>
      </w:pPr>
      <w:r w:rsidRPr="00B07327">
        <w:rPr>
          <w:b/>
          <w:noProof/>
        </w:rPr>
        <w:t>Linan AG, Gereau RE, Sucher R, Mashimba FH, Bassuner B, Wyatt A, Edwards CE. 2024.</w:t>
      </w:r>
      <w:r w:rsidRPr="00B07327">
        <w:rPr>
          <w:noProof/>
        </w:rPr>
        <w:t xml:space="preserve"> Capturing and managing genetic diversity in ex situ collections of threatened tropical trees: A case study in Karomia gigas. </w:t>
      </w:r>
      <w:r w:rsidRPr="00B07327">
        <w:rPr>
          <w:i/>
          <w:noProof/>
        </w:rPr>
        <w:t>Applications in Plant Sciences</w:t>
      </w:r>
      <w:r w:rsidRPr="00B07327">
        <w:rPr>
          <w:noProof/>
        </w:rPr>
        <w:t xml:space="preserve"> </w:t>
      </w:r>
      <w:r w:rsidRPr="00B07327">
        <w:rPr>
          <w:b/>
          <w:noProof/>
        </w:rPr>
        <w:t>12</w:t>
      </w:r>
      <w:r w:rsidRPr="00B07327">
        <w:rPr>
          <w:noProof/>
        </w:rPr>
        <w:t>(3): e11589.</w:t>
      </w:r>
    </w:p>
    <w:p w14:paraId="00F81258" w14:textId="77777777" w:rsidR="00B07327" w:rsidRPr="00B07327" w:rsidRDefault="00B07327" w:rsidP="006638F6">
      <w:pPr>
        <w:ind w:firstLine="0"/>
        <w:rPr>
          <w:noProof/>
        </w:rPr>
      </w:pPr>
      <w:r w:rsidRPr="00B07327">
        <w:rPr>
          <w:b/>
          <w:noProof/>
        </w:rPr>
        <w:t>Long Q, Albrecht M, Call G, Region S. 2021.</w:t>
      </w:r>
      <w:r w:rsidRPr="00B07327">
        <w:rPr>
          <w:noProof/>
        </w:rPr>
        <w:t xml:space="preserve"> Recovery Implementation Strategy for Short’s Bladderpod (Physaria globosa).</w:t>
      </w:r>
    </w:p>
    <w:p w14:paraId="5B2DB7DE" w14:textId="77777777" w:rsidR="00B07327" w:rsidRPr="00B07327" w:rsidRDefault="00B07327" w:rsidP="006638F6">
      <w:pPr>
        <w:ind w:firstLine="0"/>
        <w:rPr>
          <w:noProof/>
        </w:rPr>
      </w:pPr>
      <w:r w:rsidRPr="00B07327">
        <w:rPr>
          <w:b/>
          <w:noProof/>
        </w:rPr>
        <w:lastRenderedPageBreak/>
        <w:t>MacDonald ZG, Dupuis JR, Glasier JRN, Sissons R, Moehrenschlager A, Shaffer HB, Sperling FAH. 2025.</w:t>
      </w:r>
      <w:r w:rsidRPr="00B07327">
        <w:rPr>
          <w:noProof/>
        </w:rPr>
        <w:t xml:space="preserve"> Whole-Genome Evaluation of Genetic Rescue: The Case of a Curiously Isolated and Endangered Butterfly. </w:t>
      </w:r>
      <w:r w:rsidRPr="00B07327">
        <w:rPr>
          <w:i/>
          <w:noProof/>
        </w:rPr>
        <w:t>Molecular Ecology</w:t>
      </w:r>
      <w:r w:rsidRPr="00B07327">
        <w:rPr>
          <w:noProof/>
        </w:rPr>
        <w:t xml:space="preserve"> </w:t>
      </w:r>
      <w:r w:rsidRPr="00B07327">
        <w:rPr>
          <w:b/>
          <w:noProof/>
        </w:rPr>
        <w:t>34</w:t>
      </w:r>
      <w:r w:rsidRPr="00B07327">
        <w:rPr>
          <w:noProof/>
        </w:rPr>
        <w:t>(4): e17657.</w:t>
      </w:r>
    </w:p>
    <w:p w14:paraId="44CB74D9" w14:textId="77777777" w:rsidR="00B07327" w:rsidRPr="00B07327" w:rsidRDefault="00B07327" w:rsidP="006638F6">
      <w:pPr>
        <w:ind w:firstLine="0"/>
        <w:rPr>
          <w:noProof/>
        </w:rPr>
      </w:pPr>
      <w:r w:rsidRPr="00B07327">
        <w:rPr>
          <w:b/>
          <w:noProof/>
        </w:rPr>
        <w:t>Mashburn B, Jhangeer-Khan R, Bégué A, Tatayah V, Olsen KM, Edwards CE. 2023.</w:t>
      </w:r>
      <w:r w:rsidRPr="00B07327">
        <w:rPr>
          <w:noProof/>
        </w:rPr>
        <w:t xml:space="preserve"> Genetic assessment improves conservation efforts for the critically endangered oceanic island endemic Hibiscus liliiflorus. </w:t>
      </w:r>
      <w:r w:rsidRPr="00B07327">
        <w:rPr>
          <w:i/>
          <w:noProof/>
        </w:rPr>
        <w:t>Journal of Heredity</w:t>
      </w:r>
      <w:r w:rsidRPr="00B07327">
        <w:rPr>
          <w:noProof/>
        </w:rPr>
        <w:t xml:space="preserve"> </w:t>
      </w:r>
      <w:r w:rsidRPr="00B07327">
        <w:rPr>
          <w:b/>
          <w:noProof/>
        </w:rPr>
        <w:t>114</w:t>
      </w:r>
      <w:r w:rsidRPr="00B07327">
        <w:rPr>
          <w:noProof/>
        </w:rPr>
        <w:t>(3): 259–270.</w:t>
      </w:r>
    </w:p>
    <w:p w14:paraId="3BF06FEE" w14:textId="77777777" w:rsidR="00B07327" w:rsidRPr="00B07327" w:rsidRDefault="00B07327" w:rsidP="006638F6">
      <w:pPr>
        <w:ind w:firstLine="0"/>
        <w:rPr>
          <w:noProof/>
        </w:rPr>
      </w:pPr>
      <w:r w:rsidRPr="00B07327">
        <w:rPr>
          <w:b/>
          <w:noProof/>
        </w:rPr>
        <w:t>McNeish RE, McEwan RW. 2016.</w:t>
      </w:r>
      <w:r w:rsidRPr="00B07327">
        <w:rPr>
          <w:noProof/>
        </w:rPr>
        <w:t xml:space="preserve"> A review on the invasion ecology of Amur honeysuckle (Lonicera maackii, Caprifoliaceae) a case study of ecological impacts at multiple scales1. </w:t>
      </w:r>
      <w:r w:rsidRPr="00B07327">
        <w:rPr>
          <w:i/>
          <w:noProof/>
        </w:rPr>
        <w:t>The Journal of the Torrey Botanical Society</w:t>
      </w:r>
      <w:r w:rsidRPr="00B07327">
        <w:rPr>
          <w:noProof/>
        </w:rPr>
        <w:t xml:space="preserve"> </w:t>
      </w:r>
      <w:r w:rsidRPr="00B07327">
        <w:rPr>
          <w:b/>
          <w:noProof/>
        </w:rPr>
        <w:t>143</w:t>
      </w:r>
      <w:r w:rsidRPr="00B07327">
        <w:rPr>
          <w:noProof/>
        </w:rPr>
        <w:t>: 367–385.</w:t>
      </w:r>
    </w:p>
    <w:p w14:paraId="11863C99" w14:textId="77777777" w:rsidR="00B07327" w:rsidRPr="00B07327" w:rsidRDefault="00B07327" w:rsidP="006638F6">
      <w:pPr>
        <w:ind w:firstLine="0"/>
        <w:rPr>
          <w:noProof/>
        </w:rPr>
      </w:pPr>
      <w:r w:rsidRPr="00B07327">
        <w:rPr>
          <w:b/>
          <w:noProof/>
        </w:rPr>
        <w:t>Meirmans PG, Van Tienderen PH. 2004.</w:t>
      </w:r>
      <w:r w:rsidRPr="00B07327">
        <w:rPr>
          <w:noProof/>
        </w:rPr>
        <w:t xml:space="preserve"> GENOTYPE and GENODIVE: two programs for the analysis of genetic diversity of asexual organisms. </w:t>
      </w:r>
      <w:r w:rsidRPr="00B07327">
        <w:rPr>
          <w:i/>
          <w:noProof/>
        </w:rPr>
        <w:t>Mol Ecol Notes</w:t>
      </w:r>
      <w:r w:rsidRPr="00B07327">
        <w:rPr>
          <w:noProof/>
        </w:rPr>
        <w:t xml:space="preserve"> </w:t>
      </w:r>
      <w:r w:rsidRPr="00B07327">
        <w:rPr>
          <w:b/>
          <w:noProof/>
        </w:rPr>
        <w:t>4</w:t>
      </w:r>
      <w:r w:rsidRPr="00B07327">
        <w:rPr>
          <w:noProof/>
        </w:rPr>
        <w:t>: 792–794.</w:t>
      </w:r>
    </w:p>
    <w:p w14:paraId="107F5C97" w14:textId="77777777" w:rsidR="00B07327" w:rsidRPr="00B07327" w:rsidRDefault="00B07327" w:rsidP="006638F6">
      <w:pPr>
        <w:ind w:firstLine="0"/>
        <w:rPr>
          <w:noProof/>
        </w:rPr>
      </w:pPr>
      <w:r w:rsidRPr="00B07327">
        <w:rPr>
          <w:b/>
          <w:noProof/>
        </w:rPr>
        <w:t>Olson K. 2021.</w:t>
      </w:r>
      <w:r w:rsidRPr="00B07327">
        <w:rPr>
          <w:noProof/>
        </w:rPr>
        <w:t xml:space="preserve"> Cumberland River Resource Stewardship and Protection: Managing the Cumberland River and the Land Between the Lakes Landscapes. </w:t>
      </w:r>
      <w:r w:rsidRPr="00B07327">
        <w:rPr>
          <w:i/>
          <w:noProof/>
        </w:rPr>
        <w:t>Journal of Water Resource and Protection</w:t>
      </w:r>
      <w:r w:rsidRPr="00B07327">
        <w:rPr>
          <w:noProof/>
        </w:rPr>
        <w:t xml:space="preserve"> </w:t>
      </w:r>
      <w:r w:rsidRPr="00B07327">
        <w:rPr>
          <w:b/>
          <w:noProof/>
        </w:rPr>
        <w:t>13</w:t>
      </w:r>
      <w:r w:rsidRPr="00B07327">
        <w:rPr>
          <w:noProof/>
        </w:rPr>
        <w:t>: 92–111.</w:t>
      </w:r>
    </w:p>
    <w:p w14:paraId="334B8743" w14:textId="77777777" w:rsidR="00B07327" w:rsidRPr="00B07327" w:rsidRDefault="00B07327" w:rsidP="006638F6">
      <w:pPr>
        <w:ind w:firstLine="0"/>
        <w:rPr>
          <w:noProof/>
        </w:rPr>
      </w:pPr>
      <w:r w:rsidRPr="00B07327">
        <w:rPr>
          <w:b/>
          <w:noProof/>
        </w:rPr>
        <w:t>Paradis E, Claude J, Strimmer K. 2004.</w:t>
      </w:r>
      <w:r w:rsidRPr="00B07327">
        <w:rPr>
          <w:noProof/>
        </w:rPr>
        <w:t xml:space="preserve"> APE: Analyses of Phylogenetics and Evolution in R language. </w:t>
      </w:r>
      <w:r w:rsidRPr="00B07327">
        <w:rPr>
          <w:i/>
          <w:noProof/>
        </w:rPr>
        <w:t>Bioinformatics</w:t>
      </w:r>
      <w:r w:rsidRPr="00B07327">
        <w:rPr>
          <w:noProof/>
        </w:rPr>
        <w:t xml:space="preserve"> </w:t>
      </w:r>
      <w:r w:rsidRPr="00B07327">
        <w:rPr>
          <w:b/>
          <w:noProof/>
        </w:rPr>
        <w:t>20</w:t>
      </w:r>
      <w:r w:rsidRPr="00B07327">
        <w:rPr>
          <w:noProof/>
        </w:rPr>
        <w:t>(2): 289–290.</w:t>
      </w:r>
    </w:p>
    <w:p w14:paraId="189F3B9F" w14:textId="77777777" w:rsidR="00B07327" w:rsidRPr="00B07327" w:rsidRDefault="00B07327" w:rsidP="006638F6">
      <w:pPr>
        <w:ind w:firstLine="0"/>
        <w:rPr>
          <w:noProof/>
        </w:rPr>
      </w:pPr>
      <w:r w:rsidRPr="00B07327">
        <w:rPr>
          <w:b/>
          <w:noProof/>
        </w:rPr>
        <w:t>Peakall R, Smouse PE. 2012.</w:t>
      </w:r>
      <w:r w:rsidRPr="00B07327">
        <w:rPr>
          <w:noProof/>
        </w:rPr>
        <w:t xml:space="preserve"> GenAlEx 6.5: genetic analysis in Excel. Population genetic software for teaching and research--an update. </w:t>
      </w:r>
      <w:r w:rsidRPr="00B07327">
        <w:rPr>
          <w:i/>
          <w:noProof/>
        </w:rPr>
        <w:t>Bioinformatics</w:t>
      </w:r>
      <w:r w:rsidRPr="00B07327">
        <w:rPr>
          <w:noProof/>
        </w:rPr>
        <w:t xml:space="preserve"> </w:t>
      </w:r>
      <w:r w:rsidRPr="00B07327">
        <w:rPr>
          <w:b/>
          <w:noProof/>
        </w:rPr>
        <w:t>28</w:t>
      </w:r>
      <w:r w:rsidRPr="00B07327">
        <w:rPr>
          <w:noProof/>
        </w:rPr>
        <w:t>(19): 2537–2539.</w:t>
      </w:r>
    </w:p>
    <w:p w14:paraId="5E52E01D" w14:textId="77777777" w:rsidR="00B07327" w:rsidRPr="00B07327" w:rsidRDefault="00B07327" w:rsidP="006638F6">
      <w:pPr>
        <w:ind w:firstLine="0"/>
        <w:rPr>
          <w:noProof/>
        </w:rPr>
      </w:pPr>
      <w:r w:rsidRPr="00B07327">
        <w:rPr>
          <w:b/>
          <w:noProof/>
        </w:rPr>
        <w:t xml:space="preserve">Powell ED. 2023. </w:t>
      </w:r>
      <w:r w:rsidRPr="00B07327">
        <w:rPr>
          <w:i/>
          <w:noProof/>
        </w:rPr>
        <w:t>Ecology and Reproductive Dynamics of Physaria globosa (Brassicaceae).</w:t>
      </w:r>
      <w:r w:rsidRPr="00B07327">
        <w:rPr>
          <w:noProof/>
        </w:rPr>
        <w:t>M.S., Tennessee Technological University United States -- Tennessee.</w:t>
      </w:r>
    </w:p>
    <w:p w14:paraId="5E68C554" w14:textId="77777777" w:rsidR="00B07327" w:rsidRPr="00B07327" w:rsidRDefault="00B07327" w:rsidP="006638F6">
      <w:pPr>
        <w:ind w:firstLine="0"/>
        <w:rPr>
          <w:noProof/>
        </w:rPr>
      </w:pPr>
      <w:r w:rsidRPr="00B07327">
        <w:rPr>
          <w:b/>
          <w:noProof/>
        </w:rPr>
        <w:t>Pritchard JK, Stephens M, Donnelly P. 2000.</w:t>
      </w:r>
      <w:r w:rsidRPr="00B07327">
        <w:rPr>
          <w:noProof/>
        </w:rPr>
        <w:t xml:space="preserve"> Inference of Population Structure Using Multilocus Genotype Data. </w:t>
      </w:r>
      <w:r w:rsidRPr="00B07327">
        <w:rPr>
          <w:i/>
          <w:noProof/>
        </w:rPr>
        <w:t>Genetics</w:t>
      </w:r>
      <w:r w:rsidRPr="00B07327">
        <w:rPr>
          <w:noProof/>
        </w:rPr>
        <w:t xml:space="preserve"> </w:t>
      </w:r>
      <w:r w:rsidRPr="00B07327">
        <w:rPr>
          <w:b/>
          <w:noProof/>
        </w:rPr>
        <w:t>155</w:t>
      </w:r>
      <w:r w:rsidRPr="00B07327">
        <w:rPr>
          <w:noProof/>
        </w:rPr>
        <w:t>(2): 945–959.</w:t>
      </w:r>
    </w:p>
    <w:p w14:paraId="1C607C1B" w14:textId="77777777" w:rsidR="00B07327" w:rsidRPr="00B07327" w:rsidRDefault="00B07327" w:rsidP="006638F6">
      <w:pPr>
        <w:ind w:firstLine="0"/>
        <w:rPr>
          <w:noProof/>
        </w:rPr>
      </w:pPr>
      <w:r w:rsidRPr="00B07327">
        <w:rPr>
          <w:b/>
          <w:noProof/>
        </w:rPr>
        <w:lastRenderedPageBreak/>
        <w:t>Rozen S, Skaletsky H. 1999.</w:t>
      </w:r>
      <w:r w:rsidRPr="00B07327">
        <w:rPr>
          <w:noProof/>
        </w:rPr>
        <w:t xml:space="preserve"> Primer3 on the WWW for general users and for biologist programmers. </w:t>
      </w:r>
      <w:r w:rsidRPr="00B07327">
        <w:rPr>
          <w:i/>
          <w:noProof/>
        </w:rPr>
        <w:t>Methods Mol Biol</w:t>
      </w:r>
      <w:r w:rsidRPr="00B07327">
        <w:rPr>
          <w:noProof/>
        </w:rPr>
        <w:t xml:space="preserve"> </w:t>
      </w:r>
      <w:r w:rsidRPr="00B07327">
        <w:rPr>
          <w:b/>
          <w:noProof/>
        </w:rPr>
        <w:t>132</w:t>
      </w:r>
      <w:r w:rsidRPr="00B07327">
        <w:rPr>
          <w:noProof/>
        </w:rPr>
        <w:t>: 365–386.</w:t>
      </w:r>
    </w:p>
    <w:p w14:paraId="4040D77D" w14:textId="77777777" w:rsidR="00B07327" w:rsidRPr="00B07327" w:rsidRDefault="00B07327" w:rsidP="006638F6">
      <w:pPr>
        <w:ind w:firstLine="0"/>
        <w:rPr>
          <w:noProof/>
        </w:rPr>
      </w:pPr>
      <w:r w:rsidRPr="00B07327">
        <w:rPr>
          <w:b/>
          <w:noProof/>
        </w:rPr>
        <w:t>Shaw RE, Farquharson KA, Bruford MW, Coates DJ, Elliott CP, Mergeay J, Ottewell KM, Segelbacher G, Hoban S, Hvilsom C, et al. 2025.</w:t>
      </w:r>
      <w:r w:rsidRPr="00B07327">
        <w:rPr>
          <w:noProof/>
        </w:rPr>
        <w:t xml:space="preserve"> Global meta-analysis shows action is needed to halt genetic diversity loss. </w:t>
      </w:r>
      <w:r w:rsidRPr="00B07327">
        <w:rPr>
          <w:i/>
          <w:noProof/>
        </w:rPr>
        <w:t>Nature</w:t>
      </w:r>
      <w:r w:rsidRPr="00B07327">
        <w:rPr>
          <w:noProof/>
        </w:rPr>
        <w:t xml:space="preserve"> </w:t>
      </w:r>
      <w:r w:rsidRPr="00B07327">
        <w:rPr>
          <w:b/>
          <w:noProof/>
        </w:rPr>
        <w:t>638</w:t>
      </w:r>
      <w:r w:rsidRPr="00B07327">
        <w:rPr>
          <w:noProof/>
        </w:rPr>
        <w:t>(8051): 704–710.</w:t>
      </w:r>
    </w:p>
    <w:p w14:paraId="044E0091" w14:textId="77777777" w:rsidR="00B07327" w:rsidRPr="00B07327" w:rsidRDefault="00B07327" w:rsidP="006638F6">
      <w:pPr>
        <w:ind w:firstLine="0"/>
        <w:rPr>
          <w:noProof/>
        </w:rPr>
      </w:pPr>
      <w:r w:rsidRPr="00B07327">
        <w:rPr>
          <w:b/>
          <w:noProof/>
        </w:rPr>
        <w:t>Swift JF, Smith SA, Menges ES, Bassuner B, Edwards CE. 2016.</w:t>
      </w:r>
      <w:r w:rsidRPr="00B07327">
        <w:rPr>
          <w:noProof/>
        </w:rPr>
        <w:t xml:space="preserve"> Analysis of mating system and genetic structure in the endangered, amphicarpic plant, Lewton's polygala (Polygala lewtonii). </w:t>
      </w:r>
      <w:r w:rsidRPr="00B07327">
        <w:rPr>
          <w:i/>
          <w:noProof/>
        </w:rPr>
        <w:t>Conserv Genet</w:t>
      </w:r>
      <w:r w:rsidRPr="00B07327">
        <w:rPr>
          <w:noProof/>
        </w:rPr>
        <w:t>: 1–16.</w:t>
      </w:r>
    </w:p>
    <w:p w14:paraId="7CB0CEA3" w14:textId="77777777" w:rsidR="00B07327" w:rsidRPr="00B07327" w:rsidRDefault="00B07327" w:rsidP="006638F6">
      <w:pPr>
        <w:ind w:firstLine="0"/>
        <w:rPr>
          <w:noProof/>
        </w:rPr>
      </w:pPr>
      <w:r w:rsidRPr="00B07327">
        <w:rPr>
          <w:b/>
          <w:noProof/>
        </w:rPr>
        <w:t>Van Rossum F, Buisson D, Le Péchon T, Daco L, Hermant S, Dahlem R, Colling G, Bardin P. 2025.</w:t>
      </w:r>
      <w:r w:rsidRPr="00B07327">
        <w:rPr>
          <w:noProof/>
        </w:rPr>
        <w:t xml:space="preserve"> Taxonomic and genetic assessment of disjunct populations of the threatened plant Arnica montana (Asteraceae) from central France. </w:t>
      </w:r>
      <w:r w:rsidRPr="00B07327">
        <w:rPr>
          <w:i/>
          <w:noProof/>
        </w:rPr>
        <w:t>Perspectives in Plant Ecology, Evolution and Systematics</w:t>
      </w:r>
      <w:r w:rsidRPr="00B07327">
        <w:rPr>
          <w:noProof/>
        </w:rPr>
        <w:t xml:space="preserve"> </w:t>
      </w:r>
      <w:r w:rsidRPr="00B07327">
        <w:rPr>
          <w:b/>
          <w:noProof/>
        </w:rPr>
        <w:t>67</w:t>
      </w:r>
      <w:r w:rsidRPr="00B07327">
        <w:rPr>
          <w:noProof/>
        </w:rPr>
        <w:t>: 125873.</w:t>
      </w:r>
    </w:p>
    <w:p w14:paraId="2771EA1E" w14:textId="77777777" w:rsidR="00B07327" w:rsidRPr="00B07327" w:rsidRDefault="00B07327" w:rsidP="006638F6">
      <w:pPr>
        <w:ind w:firstLine="0"/>
        <w:rPr>
          <w:noProof/>
        </w:rPr>
      </w:pPr>
      <w:r w:rsidRPr="00B07327">
        <w:rPr>
          <w:b/>
          <w:noProof/>
        </w:rPr>
        <w:t>Van Rossum F, Le Pajolec S. 2021.</w:t>
      </w:r>
      <w:r w:rsidRPr="00B07327">
        <w:rPr>
          <w:noProof/>
        </w:rPr>
        <w:t xml:space="preserve"> Mixing gene pools to prevent inbreeding issues in translocated populations of clonal species. </w:t>
      </w:r>
      <w:r w:rsidRPr="00B07327">
        <w:rPr>
          <w:i/>
          <w:noProof/>
        </w:rPr>
        <w:t>Molecular Ecology</w:t>
      </w:r>
      <w:r w:rsidRPr="00B07327">
        <w:rPr>
          <w:noProof/>
        </w:rPr>
        <w:t xml:space="preserve"> </w:t>
      </w:r>
      <w:r w:rsidRPr="00B07327">
        <w:rPr>
          <w:b/>
          <w:noProof/>
        </w:rPr>
        <w:t>30</w:t>
      </w:r>
      <w:r w:rsidRPr="00B07327">
        <w:rPr>
          <w:noProof/>
        </w:rPr>
        <w:t>(12): 2756–2771.</w:t>
      </w:r>
    </w:p>
    <w:p w14:paraId="127C81A9" w14:textId="77777777" w:rsidR="00B07327" w:rsidRPr="00B07327" w:rsidRDefault="00B07327" w:rsidP="006638F6">
      <w:pPr>
        <w:ind w:firstLine="0"/>
        <w:rPr>
          <w:noProof/>
        </w:rPr>
      </w:pPr>
      <w:r w:rsidRPr="00B07327">
        <w:rPr>
          <w:b/>
          <w:noProof/>
        </w:rPr>
        <w:t>Waters C, Hurt C, Krosnick S. 2025.</w:t>
      </w:r>
      <w:r w:rsidRPr="00B07327">
        <w:rPr>
          <w:noProof/>
        </w:rPr>
        <w:t xml:space="preserve"> Looking to the past to inform the future: What eDNA from herbarium specimens can tell us about plant–animal interactions. </w:t>
      </w:r>
      <w:r w:rsidRPr="00B07327">
        <w:rPr>
          <w:i/>
          <w:noProof/>
        </w:rPr>
        <w:t>Applications in Plant Sciences</w:t>
      </w:r>
      <w:r w:rsidRPr="00B07327">
        <w:rPr>
          <w:noProof/>
        </w:rPr>
        <w:t xml:space="preserve"> </w:t>
      </w:r>
      <w:r w:rsidRPr="00B07327">
        <w:rPr>
          <w:b/>
          <w:noProof/>
        </w:rPr>
        <w:t>13</w:t>
      </w:r>
      <w:r w:rsidRPr="00B07327">
        <w:rPr>
          <w:noProof/>
        </w:rPr>
        <w:t>(2): e11633.</w:t>
      </w:r>
    </w:p>
    <w:p w14:paraId="2CE9A7E1" w14:textId="77777777" w:rsidR="00B07327" w:rsidRPr="00B07327" w:rsidRDefault="00B07327" w:rsidP="006638F6">
      <w:pPr>
        <w:ind w:firstLine="0"/>
        <w:rPr>
          <w:noProof/>
        </w:rPr>
      </w:pPr>
      <w:r w:rsidRPr="00B07327">
        <w:rPr>
          <w:b/>
          <w:noProof/>
        </w:rPr>
        <w:t>Xu C, McDowell NG, Fisher RA, Wei L, Sevanto S, Christoffersen BO, Weng E, Middleton RS. 2019.</w:t>
      </w:r>
      <w:r w:rsidRPr="00B07327">
        <w:rPr>
          <w:noProof/>
        </w:rPr>
        <w:t xml:space="preserve"> Increasing impacts of extreme droughts on vegetation productivity under climate change. </w:t>
      </w:r>
      <w:r w:rsidRPr="00B07327">
        <w:rPr>
          <w:i/>
          <w:noProof/>
        </w:rPr>
        <w:t>Nature Climate Change</w:t>
      </w:r>
      <w:r w:rsidRPr="00B07327">
        <w:rPr>
          <w:noProof/>
        </w:rPr>
        <w:t xml:space="preserve"> </w:t>
      </w:r>
      <w:r w:rsidRPr="00B07327">
        <w:rPr>
          <w:b/>
          <w:noProof/>
        </w:rPr>
        <w:t>9</w:t>
      </w:r>
      <w:r w:rsidRPr="00B07327">
        <w:rPr>
          <w:noProof/>
        </w:rPr>
        <w:t>(12): 948–953.</w:t>
      </w:r>
    </w:p>
    <w:p w14:paraId="3F6D014B" w14:textId="77777777" w:rsidR="00B07327" w:rsidRPr="00B07327" w:rsidRDefault="00B07327" w:rsidP="006638F6">
      <w:pPr>
        <w:ind w:firstLine="0"/>
        <w:rPr>
          <w:noProof/>
        </w:rPr>
      </w:pPr>
      <w:r w:rsidRPr="00B07327">
        <w:rPr>
          <w:b/>
          <w:noProof/>
        </w:rPr>
        <w:t>Yu G 2025</w:t>
      </w:r>
      <w:r w:rsidRPr="00B07327">
        <w:rPr>
          <w:noProof/>
        </w:rPr>
        <w:t>. scatterpie: Scatter Pie Plot.</w:t>
      </w:r>
    </w:p>
    <w:p w14:paraId="0A94D81A" w14:textId="1ADA2FEB" w:rsidR="00061CDF" w:rsidRDefault="00061CDF" w:rsidP="006638F6">
      <w:pPr>
        <w:ind w:firstLine="0"/>
      </w:pPr>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3831"/>
        <w:gridCol w:w="1710"/>
        <w:gridCol w:w="1260"/>
        <w:gridCol w:w="1189"/>
        <w:gridCol w:w="1423"/>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E261AB" w:rsidRDefault="00C6583B" w:rsidP="00D73CD7">
            <w:pPr>
              <w:pStyle w:val="Style1"/>
              <w:rPr>
                <w:i/>
                <w:iCs/>
              </w:rPr>
            </w:pPr>
            <w:r w:rsidRPr="00E261AB">
              <w:rPr>
                <w:i/>
                <w:iCs/>
              </w:rPr>
              <w:t xml:space="preserve">P. </w:t>
            </w:r>
            <w:r w:rsidR="00C94B5F" w:rsidRPr="00E261AB">
              <w:rPr>
                <w:i/>
                <w:iCs/>
              </w:rPr>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E261AB" w:rsidRDefault="00864BD1" w:rsidP="00D73CD7">
            <w:pPr>
              <w:pStyle w:val="Style1"/>
              <w:rPr>
                <w:i/>
                <w:iCs/>
              </w:rPr>
            </w:pPr>
            <w:r w:rsidRPr="00E261AB">
              <w:rPr>
                <w:i/>
                <w:iCs/>
              </w:rPr>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E261AB" w:rsidRDefault="00864BD1" w:rsidP="00D73CD7">
            <w:pPr>
              <w:pStyle w:val="Style1"/>
              <w:rPr>
                <w:i/>
                <w:iCs/>
              </w:rPr>
            </w:pPr>
            <w:r w:rsidRPr="00E261AB">
              <w:rPr>
                <w:i/>
                <w:iCs/>
              </w:rPr>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E261AB" w:rsidRDefault="00864BD1" w:rsidP="00D73CD7">
            <w:pPr>
              <w:pStyle w:val="Style1"/>
              <w:rPr>
                <w:i/>
                <w:iCs/>
              </w:rPr>
            </w:pPr>
            <w:r w:rsidRPr="00E261AB">
              <w:rPr>
                <w:i/>
                <w:iCs/>
              </w:rPr>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E261AB" w:rsidRDefault="00864BD1" w:rsidP="00D73CD7">
            <w:pPr>
              <w:pStyle w:val="Style1"/>
              <w:rPr>
                <w:i/>
                <w:iCs/>
              </w:rPr>
            </w:pPr>
            <w:r w:rsidRPr="00E261AB">
              <w:rPr>
                <w:i/>
                <w:iCs/>
              </w:rPr>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E261AB" w:rsidRDefault="00864BD1" w:rsidP="00D73CD7">
            <w:pPr>
              <w:pStyle w:val="Style1"/>
              <w:rPr>
                <w:i/>
                <w:iCs/>
              </w:rPr>
            </w:pPr>
            <w:r w:rsidRPr="00E261AB">
              <w:rPr>
                <w:i/>
                <w:iCs/>
              </w:rPr>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E261AB" w:rsidRDefault="00864BD1" w:rsidP="00D73CD7">
            <w:pPr>
              <w:pStyle w:val="Style1"/>
              <w:rPr>
                <w:i/>
                <w:iCs/>
              </w:rPr>
            </w:pPr>
            <w:r w:rsidRPr="00E261AB">
              <w:rPr>
                <w:i/>
                <w:iCs/>
              </w:rPr>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293D70AC" w:rsidR="00864BD1" w:rsidRPr="00005C04" w:rsidRDefault="0090080D" w:rsidP="00D73CD7">
            <w:pPr>
              <w:pStyle w:val="Style1"/>
            </w:pPr>
            <w:r>
              <w:t>TR_01</w:t>
            </w:r>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E261AB" w:rsidRDefault="00864BD1" w:rsidP="00D73CD7">
            <w:pPr>
              <w:pStyle w:val="Style1"/>
              <w:rPr>
                <w:i/>
                <w:iCs/>
              </w:rPr>
            </w:pPr>
            <w:r w:rsidRPr="00E261AB">
              <w:rPr>
                <w:i/>
                <w:iCs/>
              </w:rPr>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35183F2A" w:rsidR="00864BD1" w:rsidRPr="00326069" w:rsidRDefault="0099671E" w:rsidP="00D73CD7">
            <w:pPr>
              <w:pStyle w:val="Style1"/>
            </w:pPr>
            <w:r>
              <w:t>Translocation</w:t>
            </w:r>
            <w:r w:rsidR="00864BD1" w:rsidRPr="00326069">
              <w:t xml:space="preserve">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7E3C0F70" w:rsidR="00864BD1" w:rsidRPr="00005C04" w:rsidRDefault="0099671E" w:rsidP="00D73CD7">
            <w:pPr>
              <w:pStyle w:val="Style1"/>
            </w:pPr>
            <w:r>
              <w:t>TR</w:t>
            </w:r>
            <w:r w:rsidR="00864BD1" w:rsidRPr="00005C04">
              <w:t>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E261AB" w:rsidRDefault="00864BD1" w:rsidP="00D73CD7">
            <w:pPr>
              <w:pStyle w:val="Style1"/>
              <w:rPr>
                <w:i/>
                <w:iCs/>
              </w:rPr>
            </w:pPr>
            <w:r w:rsidRPr="00E261AB">
              <w:rPr>
                <w:i/>
                <w:iCs/>
              </w:rPr>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61292C14" w:rsidR="00864BD1" w:rsidRPr="00326069" w:rsidRDefault="0099671E" w:rsidP="00D73CD7">
            <w:pPr>
              <w:pStyle w:val="Style1"/>
            </w:pPr>
            <w:r>
              <w:t>Translocation</w:t>
            </w:r>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E261AB" w:rsidRDefault="00864BD1" w:rsidP="00D73CD7">
            <w:pPr>
              <w:pStyle w:val="Style1"/>
              <w:rPr>
                <w:i/>
                <w:iCs/>
              </w:rPr>
            </w:pPr>
            <w:r w:rsidRPr="00E261AB">
              <w:rPr>
                <w:i/>
                <w:iCs/>
              </w:rPr>
              <w:t>P. globosa</w:t>
            </w:r>
          </w:p>
        </w:tc>
        <w:tc>
          <w:tcPr>
            <w:tcW w:w="3831" w:type="dxa"/>
            <w:vAlign w:val="center"/>
          </w:tcPr>
          <w:p w14:paraId="7EFB5EFF" w14:textId="33D8CDD4" w:rsidR="00864BD1" w:rsidRPr="00005C04" w:rsidRDefault="00864BD1" w:rsidP="00D73CD7">
            <w:pPr>
              <w:pStyle w:val="Style1"/>
            </w:pPr>
            <w:r w:rsidRPr="00005C04">
              <w:t>TN, Troutsdale,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E261AB" w:rsidRDefault="00864BD1" w:rsidP="00D73CD7">
            <w:pPr>
              <w:pStyle w:val="Style1"/>
              <w:rPr>
                <w:i/>
                <w:iCs/>
              </w:rPr>
            </w:pPr>
            <w:r w:rsidRPr="00E261AB">
              <w:rPr>
                <w:i/>
                <w:iCs/>
              </w:rPr>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E261AB" w:rsidRDefault="00864BD1" w:rsidP="00D73CD7">
            <w:pPr>
              <w:pStyle w:val="Style1"/>
              <w:rPr>
                <w:i/>
                <w:iCs/>
              </w:rPr>
            </w:pPr>
            <w:r w:rsidRPr="00E261AB">
              <w:rPr>
                <w:i/>
                <w:iCs/>
              </w:rPr>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E261AB" w:rsidRDefault="00864BD1" w:rsidP="00D73CD7">
            <w:pPr>
              <w:pStyle w:val="Style1"/>
              <w:rPr>
                <w:i/>
                <w:iCs/>
              </w:rPr>
            </w:pPr>
            <w:r w:rsidRPr="00E261AB">
              <w:rPr>
                <w:i/>
                <w:iCs/>
              </w:rPr>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lastRenderedPageBreak/>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E261AB" w:rsidRDefault="00864BD1" w:rsidP="00D73CD7">
            <w:pPr>
              <w:pStyle w:val="Style1"/>
              <w:rPr>
                <w:i/>
                <w:iCs/>
              </w:rPr>
            </w:pPr>
            <w:r w:rsidRPr="00E261AB">
              <w:rPr>
                <w:i/>
                <w:iCs/>
              </w:rPr>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E261AB" w:rsidRDefault="00864BD1" w:rsidP="00D73CD7">
            <w:pPr>
              <w:pStyle w:val="Style1"/>
              <w:rPr>
                <w:i/>
                <w:iCs/>
              </w:rPr>
            </w:pPr>
            <w:r w:rsidRPr="00E261AB">
              <w:rPr>
                <w:i/>
                <w:iCs/>
              </w:rPr>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E261AB" w:rsidRDefault="00864BD1" w:rsidP="00D73CD7">
            <w:pPr>
              <w:pStyle w:val="Style1"/>
              <w:rPr>
                <w:i/>
                <w:iCs/>
              </w:rPr>
            </w:pPr>
            <w:r w:rsidRPr="00E261AB">
              <w:rPr>
                <w:i/>
                <w:iCs/>
              </w:rPr>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r w:rsidRPr="00005C04">
              <w:t xml:space="preserve">Yatskievych 15-003 (MO) </w:t>
            </w:r>
          </w:p>
        </w:tc>
        <w:tc>
          <w:tcPr>
            <w:tcW w:w="1453" w:type="dxa"/>
            <w:vAlign w:val="center"/>
          </w:tcPr>
          <w:p w14:paraId="062F31B3" w14:textId="6E910434" w:rsidR="00864BD1" w:rsidRPr="00E261AB" w:rsidRDefault="00864BD1" w:rsidP="00D73CD7">
            <w:pPr>
              <w:pStyle w:val="Style1"/>
              <w:rPr>
                <w:i/>
                <w:iCs/>
              </w:rPr>
            </w:pPr>
            <w:r w:rsidRPr="00E261AB">
              <w:rPr>
                <w:i/>
                <w:iCs/>
              </w:rPr>
              <w:t xml:space="preserve">P. ouachitensis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E261AB" w:rsidRDefault="00864BD1" w:rsidP="00D73CD7">
            <w:pPr>
              <w:pStyle w:val="Style1"/>
              <w:rPr>
                <w:i/>
                <w:iCs/>
              </w:rPr>
            </w:pPr>
            <w:r w:rsidRPr="00E261AB">
              <w:rPr>
                <w:i/>
                <w:iCs/>
              </w:rPr>
              <w:t>P. ouachitensis</w:t>
            </w:r>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r w:rsidRPr="00005C04">
              <w:t xml:space="preserve">Yatskievych 15-012 (MO) </w:t>
            </w:r>
          </w:p>
        </w:tc>
        <w:tc>
          <w:tcPr>
            <w:tcW w:w="1453" w:type="dxa"/>
            <w:vAlign w:val="center"/>
          </w:tcPr>
          <w:p w14:paraId="08405367" w14:textId="53E3C8E4" w:rsidR="00864BD1" w:rsidRPr="00E261AB" w:rsidRDefault="00864BD1" w:rsidP="00D73CD7">
            <w:pPr>
              <w:pStyle w:val="Style1"/>
              <w:rPr>
                <w:i/>
                <w:iCs/>
              </w:rPr>
            </w:pPr>
            <w:r w:rsidRPr="00E261AB">
              <w:rPr>
                <w:i/>
                <w:iCs/>
              </w:rPr>
              <w:t>P. ouachitensis</w:t>
            </w:r>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Rimer s.n. (MO)</w:t>
            </w:r>
          </w:p>
        </w:tc>
        <w:tc>
          <w:tcPr>
            <w:tcW w:w="1453" w:type="dxa"/>
            <w:vAlign w:val="center"/>
          </w:tcPr>
          <w:p w14:paraId="61017D94" w14:textId="6D173AC6" w:rsidR="00864BD1" w:rsidRPr="00E261AB" w:rsidRDefault="00864BD1" w:rsidP="00D73CD7">
            <w:pPr>
              <w:pStyle w:val="Style1"/>
              <w:rPr>
                <w:i/>
                <w:iCs/>
              </w:rPr>
            </w:pPr>
            <w:r w:rsidRPr="00E261AB">
              <w:rPr>
                <w:i/>
                <w:iCs/>
              </w:rPr>
              <w:t>P. filiformis</w:t>
            </w:r>
          </w:p>
        </w:tc>
        <w:tc>
          <w:tcPr>
            <w:tcW w:w="3831" w:type="dxa"/>
            <w:vAlign w:val="center"/>
          </w:tcPr>
          <w:p w14:paraId="113B8B48" w14:textId="5B91B148" w:rsidR="00864BD1" w:rsidRPr="00005C04" w:rsidRDefault="00864BD1" w:rsidP="00D73CD7">
            <w:pPr>
              <w:pStyle w:val="Style1"/>
            </w:pPr>
            <w:r w:rsidRPr="00005C04">
              <w:t>Greene County, MO; Seepside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E261AB" w:rsidRDefault="00864BD1" w:rsidP="00D73CD7">
            <w:pPr>
              <w:pStyle w:val="Style1"/>
              <w:rPr>
                <w:i/>
                <w:iCs/>
              </w:rPr>
            </w:pPr>
            <w:r w:rsidRPr="00E261AB">
              <w:rPr>
                <w:i/>
                <w:iCs/>
              </w:rPr>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E261AB" w:rsidRDefault="00864BD1" w:rsidP="00D73CD7">
            <w:pPr>
              <w:pStyle w:val="Style1"/>
              <w:rPr>
                <w:i/>
                <w:iCs/>
              </w:rPr>
            </w:pPr>
            <w:r w:rsidRPr="00E261AB">
              <w:rPr>
                <w:i/>
                <w:iCs/>
              </w:rPr>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r w:rsidRPr="00005C04">
              <w:t>Yatskievych 16-110 (TEX)</w:t>
            </w:r>
          </w:p>
        </w:tc>
        <w:tc>
          <w:tcPr>
            <w:tcW w:w="1453" w:type="dxa"/>
            <w:vAlign w:val="center"/>
          </w:tcPr>
          <w:p w14:paraId="55807C4A" w14:textId="20EFA623" w:rsidR="00864BD1" w:rsidRPr="00E261AB" w:rsidRDefault="00864BD1" w:rsidP="00D73CD7">
            <w:pPr>
              <w:pStyle w:val="Style1"/>
              <w:rPr>
                <w:i/>
                <w:iCs/>
              </w:rPr>
            </w:pPr>
            <w:r w:rsidRPr="00E261AB">
              <w:rPr>
                <w:i/>
                <w:iCs/>
              </w:rPr>
              <w:t>P. gracilis</w:t>
            </w:r>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D73CD7"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7220D1">
        <w:trPr>
          <w:trHeight w:val="288"/>
        </w:trPr>
        <w:tc>
          <w:tcPr>
            <w:tcW w:w="564"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6DBD7269" w14:textId="77777777" w:rsidTr="007220D1">
        <w:trPr>
          <w:trHeight w:val="288"/>
        </w:trPr>
        <w:tc>
          <w:tcPr>
            <w:tcW w:w="564"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7220D1">
        <w:trPr>
          <w:trHeight w:val="288"/>
        </w:trPr>
        <w:tc>
          <w:tcPr>
            <w:tcW w:w="564"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7220D1">
        <w:trPr>
          <w:trHeight w:val="288"/>
        </w:trPr>
        <w:tc>
          <w:tcPr>
            <w:tcW w:w="564"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7220D1">
        <w:trPr>
          <w:trHeight w:val="288"/>
        </w:trPr>
        <w:tc>
          <w:tcPr>
            <w:tcW w:w="564"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7220D1">
        <w:trPr>
          <w:trHeight w:val="288"/>
        </w:trPr>
        <w:tc>
          <w:tcPr>
            <w:tcW w:w="564"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7220D1">
        <w:trPr>
          <w:trHeight w:val="288"/>
        </w:trPr>
        <w:tc>
          <w:tcPr>
            <w:tcW w:w="564"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7220D1">
        <w:trPr>
          <w:trHeight w:val="288"/>
        </w:trPr>
        <w:tc>
          <w:tcPr>
            <w:tcW w:w="564"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7220D1">
        <w:trPr>
          <w:trHeight w:val="288"/>
        </w:trPr>
        <w:tc>
          <w:tcPr>
            <w:tcW w:w="564"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7220D1">
        <w:trPr>
          <w:trHeight w:val="288"/>
        </w:trPr>
        <w:tc>
          <w:tcPr>
            <w:tcW w:w="564"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7220D1">
        <w:trPr>
          <w:trHeight w:val="288"/>
        </w:trPr>
        <w:tc>
          <w:tcPr>
            <w:tcW w:w="564"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7220D1">
        <w:trPr>
          <w:trHeight w:val="288"/>
        </w:trPr>
        <w:tc>
          <w:tcPr>
            <w:tcW w:w="564"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7220D1">
        <w:trPr>
          <w:trHeight w:val="288"/>
        </w:trPr>
        <w:tc>
          <w:tcPr>
            <w:tcW w:w="564"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7220D1">
        <w:trPr>
          <w:trHeight w:val="288"/>
        </w:trPr>
        <w:tc>
          <w:tcPr>
            <w:tcW w:w="564"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7220D1">
        <w:trPr>
          <w:trHeight w:val="288"/>
        </w:trPr>
        <w:tc>
          <w:tcPr>
            <w:tcW w:w="564"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7220D1">
        <w:trPr>
          <w:trHeight w:val="288"/>
        </w:trPr>
        <w:tc>
          <w:tcPr>
            <w:tcW w:w="564"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7220D1">
        <w:trPr>
          <w:trHeight w:val="288"/>
        </w:trPr>
        <w:tc>
          <w:tcPr>
            <w:tcW w:w="564"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7220D1">
        <w:trPr>
          <w:trHeight w:val="288"/>
        </w:trPr>
        <w:tc>
          <w:tcPr>
            <w:tcW w:w="564"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7220D1">
        <w:trPr>
          <w:trHeight w:val="288"/>
        </w:trPr>
        <w:tc>
          <w:tcPr>
            <w:tcW w:w="564"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700"/>
      </w:tblGrid>
      <w:tr w:rsidR="002F7357" w14:paraId="50408894" w14:textId="77777777" w:rsidTr="002F7357">
        <w:tc>
          <w:tcPr>
            <w:tcW w:w="2958" w:type="dxa"/>
            <w:tcMar>
              <w:left w:w="0" w:type="dxa"/>
              <w:right w:w="0" w:type="dxa"/>
            </w:tcMar>
          </w:tcPr>
          <w:p w14:paraId="483480F6" w14:textId="77777777" w:rsidR="002F7357" w:rsidRDefault="002F7357" w:rsidP="003F16C8">
            <w:pPr>
              <w:spacing w:line="240" w:lineRule="auto"/>
              <w:ind w:firstLine="0"/>
            </w:pPr>
            <w:r>
              <w:lastRenderedPageBreak/>
              <w:t>A</w:t>
            </w:r>
          </w:p>
          <w:p w14:paraId="21443ACE" w14:textId="77777777" w:rsidR="002F7357" w:rsidRDefault="002F735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2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Default="002F7357" w:rsidP="003F16C8">
            <w:pPr>
              <w:spacing w:line="240" w:lineRule="auto"/>
              <w:ind w:firstLine="0"/>
            </w:pPr>
            <w:r>
              <w:t>B</w:t>
            </w:r>
          </w:p>
          <w:p w14:paraId="728415AD" w14:textId="1F568627" w:rsidR="002F7357" w:rsidRDefault="00F50207" w:rsidP="003F16C8">
            <w:pPr>
              <w:spacing w:line="240" w:lineRule="auto"/>
              <w:ind w:firstLine="0"/>
            </w:pPr>
            <w:r>
              <w:rPr>
                <w:noProof/>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21"/>
                          <a:stretch>
                            <a:fillRect/>
                          </a:stretch>
                        </pic:blipFill>
                        <pic:spPr>
                          <a:xfrm rot="16200000">
                            <a:off x="0" y="0"/>
                            <a:ext cx="2633472" cy="4608397"/>
                          </a:xfrm>
                          <a:prstGeom prst="rect">
                            <a:avLst/>
                          </a:prstGeom>
                        </pic:spPr>
                      </pic:pic>
                    </a:graphicData>
                  </a:graphic>
                </wp:inline>
              </w:drawing>
            </w:r>
          </w:p>
        </w:tc>
      </w:tr>
    </w:tbl>
    <w:p w14:paraId="56C483D6" w14:textId="316B453D" w:rsidR="00BD54B7" w:rsidRDefault="00BD54B7" w:rsidP="00FA74E8">
      <w:pPr>
        <w:pStyle w:val="Heading3"/>
        <w:spacing w:after="240"/>
      </w:pPr>
      <w:r w:rsidRPr="00970ADE">
        <w:t xml:space="preserve">Figure </w:t>
      </w:r>
      <w:r>
        <w:t>1</w:t>
      </w:r>
      <w:r w:rsidRPr="00970ADE">
        <w:t xml:space="preserve">. </w:t>
      </w:r>
      <w:r>
        <w:t xml:space="preserve">Photos of </w:t>
      </w:r>
      <w:r w:rsidRPr="00BD54B7">
        <w:rPr>
          <w:i/>
          <w:iCs/>
        </w:rPr>
        <w:t>Physaria globosa</w:t>
      </w:r>
      <w:r>
        <w:t xml:space="preserve"> and g</w:t>
      </w:r>
      <w:r w:rsidRPr="00970ADE">
        <w:t>enetic distance tree</w:t>
      </w:r>
      <w:r>
        <w:t>.</w:t>
      </w:r>
    </w:p>
    <w:p w14:paraId="165E4B0E" w14:textId="6CF87B4A" w:rsidR="00BD54B7" w:rsidRDefault="00BD54B7" w:rsidP="00FA74E8">
      <w:pPr>
        <w:spacing w:line="240" w:lineRule="auto"/>
        <w:ind w:firstLine="0"/>
      </w:pPr>
      <w:r>
        <w:t>(</w:t>
      </w:r>
      <w:r w:rsidRPr="00AF760E">
        <w:rPr>
          <w:b/>
          <w:bCs/>
          <w:color w:val="4472C4" w:themeColor="accent1"/>
        </w:rPr>
        <w:t>A</w:t>
      </w:r>
      <w:r>
        <w:t>), Native habitat. (</w:t>
      </w:r>
      <w:r w:rsidR="002F7357">
        <w:rPr>
          <w:b/>
          <w:bCs/>
          <w:color w:val="4472C4" w:themeColor="accent1"/>
        </w:rPr>
        <w:t>B</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22"/>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5E4249F5" w:rsidR="003C5668" w:rsidRDefault="001516C3" w:rsidP="00B4720B">
            <w:pPr>
              <w:pStyle w:val="Style1"/>
            </w:pPr>
            <w:r>
              <w:rPr>
                <w:noProof/>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3"/>
                          <a:stretch>
                            <a:fillRect/>
                          </a:stretch>
                        </pic:blipFill>
                        <pic:spPr>
                          <a:xfrm>
                            <a:off x="0" y="0"/>
                            <a:ext cx="5869045" cy="3238093"/>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24"/>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25"/>
                          <a:stretch>
                            <a:fillRect/>
                          </a:stretch>
                        </pic:blipFill>
                        <pic:spPr>
                          <a:xfrm>
                            <a:off x="0" y="0"/>
                            <a:ext cx="2998953" cy="2841113"/>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26"/>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5BCF1655">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27"/>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y Edwards" w:date="2026-06-04T08:47:00Z" w:initials="CE">
    <w:p w14:paraId="41625210" w14:textId="2E069634" w:rsidR="00C87D66" w:rsidRDefault="00C87D66">
      <w:pPr>
        <w:pStyle w:val="CommentText"/>
      </w:pPr>
      <w:r>
        <w:rPr>
          <w:rStyle w:val="CommentReference"/>
        </w:rPr>
        <w:annotationRef/>
      </w:r>
      <w:r w:rsidRPr="6D4ECB56">
        <w:t>I think we should re-work this title</w:t>
      </w:r>
    </w:p>
  </w:comment>
  <w:comment w:id="1" w:author="Wen Kuo" w:date="2026-06-11T21:44:00Z" w:initials="WK">
    <w:p w14:paraId="5DE89D09" w14:textId="77777777" w:rsidR="00DB003D" w:rsidRDefault="00DB003D" w:rsidP="00DB003D">
      <w:r>
        <w:rPr>
          <w:rStyle w:val="CommentReference"/>
        </w:rPr>
        <w:annotationRef/>
      </w:r>
      <w:r>
        <w:rPr>
          <w:sz w:val="20"/>
          <w:szCs w:val="20"/>
        </w:rPr>
        <w:t>any suggestions?</w:t>
      </w:r>
    </w:p>
  </w:comment>
  <w:comment w:id="2" w:author="Alexander Linan" w:date="2026-08-28T10:41:00Z" w:initials="AL">
    <w:p w14:paraId="5775755A" w14:textId="77777777" w:rsidR="00751D78" w:rsidRDefault="00751D78" w:rsidP="00751D78">
      <w:pPr>
        <w:pStyle w:val="CommentText"/>
        <w:ind w:firstLine="0"/>
      </w:pPr>
      <w:r>
        <w:rPr>
          <w:rStyle w:val="CommentReference"/>
        </w:rPr>
        <w:annotationRef/>
      </w:r>
      <w:r>
        <w:t xml:space="preserve">“Natural and anthropogenetic factors shape genetic </w:t>
      </w:r>
    </w:p>
  </w:comment>
  <w:comment w:id="17" w:author="Alexander Linan" w:date="2026-08-28T10:47:00Z" w:initials="AL">
    <w:p w14:paraId="6CCEBBE9" w14:textId="77777777" w:rsidR="0010371F" w:rsidRDefault="0010371F" w:rsidP="0010371F">
      <w:pPr>
        <w:pStyle w:val="CommentText"/>
        <w:ind w:firstLine="0"/>
      </w:pPr>
      <w:r>
        <w:rPr>
          <w:rStyle w:val="CommentReference"/>
        </w:rPr>
        <w:annotationRef/>
      </w:r>
      <w:r>
        <w:t xml:space="preserve">Well is really entirely unknonwn?  Unknown in what sense? </w:t>
      </w:r>
    </w:p>
  </w:comment>
  <w:comment w:id="19" w:author="Alexander Linan" w:date="2026-08-28T10:49:00Z" w:initials="AL">
    <w:p w14:paraId="6635E12F" w14:textId="77777777" w:rsidR="0010371F" w:rsidRDefault="0010371F" w:rsidP="0010371F">
      <w:pPr>
        <w:pStyle w:val="CommentText"/>
        <w:ind w:firstLine="0"/>
      </w:pPr>
      <w:r>
        <w:rPr>
          <w:rStyle w:val="CommentReference"/>
        </w:rPr>
        <w:annotationRef/>
      </w:r>
      <w:r>
        <w:t xml:space="preserve">I am not 100% if that is the correct way to say this, but you get the idea </w:t>
      </w:r>
    </w:p>
  </w:comment>
  <w:comment w:id="25" w:author="Christy Edwards" w:date="2026-06-04T08:51:00Z" w:initials="CE">
    <w:p w14:paraId="5F5DAAC9" w14:textId="1F133E54" w:rsidR="00C87D66" w:rsidRDefault="00C87D66">
      <w:pPr>
        <w:pStyle w:val="CommentText"/>
      </w:pPr>
      <w:r>
        <w:rPr>
          <w:rStyle w:val="CommentReference"/>
        </w:rPr>
        <w:annotationRef/>
      </w:r>
      <w:r w:rsidRPr="1293A515">
        <w:t>Add references from Godfredoid and Van Rossum</w:t>
      </w:r>
    </w:p>
  </w:comment>
  <w:comment w:id="26" w:author="Wen Kuo" w:date="2026-06-04T10:51:00Z" w:initials="WK">
    <w:p w14:paraId="0D7884E8" w14:textId="77777777" w:rsidR="006C555E" w:rsidRDefault="006C555E" w:rsidP="006C555E">
      <w:r>
        <w:rPr>
          <w:rStyle w:val="CommentReference"/>
        </w:rPr>
        <w:annotationRef/>
      </w:r>
      <w:r>
        <w:rPr>
          <w:sz w:val="20"/>
          <w:szCs w:val="20"/>
        </w:rPr>
        <w:t>i cannot find Godfredoid ?</w:t>
      </w:r>
    </w:p>
  </w:comment>
  <w:comment w:id="27" w:author="Christy Edwards" w:date="2026-06-04T08:53:00Z" w:initials="CE">
    <w:p w14:paraId="492467DF" w14:textId="74F19345" w:rsidR="00C87D66" w:rsidRDefault="00C87D66">
      <w:pPr>
        <w:pStyle w:val="CommentText"/>
      </w:pPr>
      <w:r>
        <w:rPr>
          <w:rStyle w:val="CommentReference"/>
        </w:rPr>
        <w:annotationRef/>
      </w:r>
      <w:r w:rsidRPr="63D2FC4D">
        <w:t>Add reference to Ziziphus reintroduction paper, Mashburn hibiscus liliflorus, Linan Karomia paper</w:t>
      </w:r>
    </w:p>
  </w:comment>
  <w:comment w:id="30" w:author="Christy Edwards" w:date="2026-06-04T09:14:00Z" w:initials="CE">
    <w:p w14:paraId="4DEAA36A" w14:textId="4F099D01" w:rsidR="00C87D66" w:rsidRDefault="00C87D66">
      <w:pPr>
        <w:pStyle w:val="CommentText"/>
      </w:pPr>
      <w:r>
        <w:rPr>
          <w:rStyle w:val="CommentReference"/>
        </w:rPr>
        <w:annotationRef/>
      </w:r>
      <w:r w:rsidRPr="47E07F51">
        <w:t>Add citation to Hufford and Mazer 2003</w:t>
      </w:r>
    </w:p>
  </w:comment>
  <w:comment w:id="44" w:author="Wen Kuo" w:date="2026-08-24T11:45:00Z" w:initials="WK">
    <w:p w14:paraId="68322E3F" w14:textId="77777777" w:rsidR="00A32FA4" w:rsidRDefault="00A32FA4" w:rsidP="00A32FA4">
      <w:r>
        <w:rPr>
          <w:rStyle w:val="CommentReference"/>
        </w:rPr>
        <w:annotationRef/>
      </w:r>
      <w:r>
        <w:rPr>
          <w:sz w:val="20"/>
          <w:szCs w:val="20"/>
        </w:rPr>
        <w:t>I include only these two species here because they form a clade based on Kallison 2026 and our unpublished data.</w:t>
      </w:r>
    </w:p>
  </w:comment>
  <w:comment w:id="45" w:author="Matthew Albrecht" w:date="2026-05-17T10:05:00Z" w:initials="MA">
    <w:p w14:paraId="657F8973" w14:textId="7C49988B" w:rsidR="00761133" w:rsidRDefault="00710A1A">
      <w:pPr>
        <w:pStyle w:val="CommentText"/>
      </w:pPr>
      <w:r>
        <w:rPr>
          <w:rStyle w:val="CommentReference"/>
        </w:rPr>
        <w:annotationRef/>
      </w:r>
      <w:r w:rsidRPr="6113D072">
        <w:t>Cite Flora of North America or another source verifying this information.</w:t>
      </w:r>
    </w:p>
  </w:comment>
  <w:comment w:id="46" w:author="Wen Kuo" w:date="2026-05-21T17:21:00Z" w:initials="WK">
    <w:p w14:paraId="10AD1A26" w14:textId="77777777" w:rsidR="008B222A" w:rsidRDefault="008B222A" w:rsidP="008B222A">
      <w:r>
        <w:rPr>
          <w:rStyle w:val="CommentReference"/>
        </w:rPr>
        <w:annotationRef/>
      </w:r>
      <w:r>
        <w:rPr>
          <w:sz w:val="20"/>
          <w:szCs w:val="20"/>
        </w:rPr>
        <w:t>cited</w:t>
      </w:r>
    </w:p>
  </w:comment>
  <w:comment w:id="47" w:author="Wen Kuo" w:date="2026-07-09T15:35:00Z" w:initials="WK">
    <w:p w14:paraId="768BE93E" w14:textId="77777777" w:rsidR="00131DCA" w:rsidRDefault="00131DCA" w:rsidP="00131DCA">
      <w:r>
        <w:rPr>
          <w:rStyle w:val="CommentReference"/>
        </w:rPr>
        <w:annotationRef/>
      </w:r>
      <w:r>
        <w:rPr>
          <w:sz w:val="20"/>
          <w:szCs w:val="20"/>
        </w:rPr>
        <w:t>Tara, please check if my interpretation is correct.</w:t>
      </w:r>
    </w:p>
  </w:comment>
  <w:comment w:id="48" w:author="Wen Kuo" w:date="2026-07-12T12:41:00Z" w:initials="WK">
    <w:p w14:paraId="2F65F981" w14:textId="77777777" w:rsidR="003F6219" w:rsidRDefault="003F6219" w:rsidP="00BC579A">
      <w:r>
        <w:rPr>
          <w:rStyle w:val="CommentReference"/>
        </w:rPr>
        <w:annotationRef/>
      </w:r>
      <w:r>
        <w:rPr>
          <w:sz w:val="20"/>
          <w:szCs w:val="20"/>
        </w:rPr>
        <w:t>Matthew and Noah, do you want to add more here?</w:t>
      </w:r>
    </w:p>
  </w:comment>
  <w:comment w:id="49" w:author="Wen Kuo" w:date="2026-07-10T13:21:00Z" w:initials="WK">
    <w:p w14:paraId="15E7BB45" w14:textId="77777777" w:rsidR="00A96AAA" w:rsidRDefault="00A96AAA" w:rsidP="00A96AAA">
      <w:r>
        <w:rPr>
          <w:rStyle w:val="CommentReference"/>
        </w:rPr>
        <w:annotationRef/>
      </w:r>
      <w:r>
        <w:rPr>
          <w:sz w:val="20"/>
          <w:szCs w:val="20"/>
        </w:rPr>
        <w:t>Please check.</w:t>
      </w:r>
    </w:p>
  </w:comment>
  <w:comment w:id="54" w:author="Alexander Linan" w:date="2026-08-28T13:45:00Z" w:initials="AL">
    <w:p w14:paraId="13A8B636" w14:textId="77777777" w:rsidR="00522405" w:rsidRDefault="00522405" w:rsidP="00522405">
      <w:pPr>
        <w:pStyle w:val="CommentText"/>
        <w:ind w:firstLine="0"/>
      </w:pPr>
      <w:r>
        <w:rPr>
          <w:rStyle w:val="CommentReference"/>
        </w:rPr>
        <w:annotationRef/>
      </w:r>
      <w:r>
        <w:t>Is it better to just say “with some populations displaying extremely low  levels of genetic diversity (or high levels of inbreeding)”</w:t>
      </w:r>
    </w:p>
  </w:comment>
  <w:comment w:id="61" w:author="Alexander Linan" w:date="2026-08-28T13:52:00Z" w:initials="AL">
    <w:p w14:paraId="4E41DAD0" w14:textId="77777777" w:rsidR="001632C9" w:rsidRDefault="001632C9" w:rsidP="001632C9">
      <w:pPr>
        <w:pStyle w:val="CommentText"/>
        <w:ind w:firstLine="0"/>
      </w:pPr>
      <w:r>
        <w:rPr>
          <w:rStyle w:val="CommentReference"/>
        </w:rPr>
        <w:annotationRef/>
      </w:r>
      <w:r>
        <w:t>Odd wording</w:t>
      </w:r>
    </w:p>
  </w:comment>
  <w:comment w:id="64" w:author="Alexander Linan" w:date="2026-08-28T13:59:00Z" w:initials="AL">
    <w:p w14:paraId="67B66C41" w14:textId="77777777" w:rsidR="00924312" w:rsidRDefault="00924312" w:rsidP="00924312">
      <w:pPr>
        <w:pStyle w:val="CommentText"/>
        <w:ind w:firstLine="0"/>
      </w:pPr>
      <w:r>
        <w:rPr>
          <w:rStyle w:val="CommentReference"/>
        </w:rPr>
        <w:annotationRef/>
      </w:r>
      <w:r>
        <w:t xml:space="preserve">Is that what was meant?  Its mostly biennial ? </w:t>
      </w:r>
    </w:p>
  </w:comment>
  <w:comment w:id="72" w:author="Alexander Linan" w:date="2026-08-28T14:02:00Z" w:initials="AL">
    <w:p w14:paraId="20A50645" w14:textId="77777777" w:rsidR="00924312" w:rsidRDefault="00924312" w:rsidP="00924312">
      <w:pPr>
        <w:pStyle w:val="CommentText"/>
        <w:ind w:firstLine="0"/>
      </w:pPr>
      <w:r>
        <w:rPr>
          <w:rStyle w:val="CommentReference"/>
        </w:rPr>
        <w:annotationRef/>
      </w:r>
      <w:r>
        <w:t>I feel like there must be some papers you can cite here on the topic</w:t>
      </w:r>
    </w:p>
  </w:comment>
  <w:comment w:id="73" w:author="Alexander Linan" w:date="2026-08-28T14:02:00Z" w:initials="AL">
    <w:p w14:paraId="0D3D65B3" w14:textId="77777777" w:rsidR="00924312" w:rsidRDefault="00924312" w:rsidP="00924312">
      <w:pPr>
        <w:pStyle w:val="CommentText"/>
        <w:ind w:firstLine="0"/>
      </w:pPr>
      <w:r>
        <w:rPr>
          <w:rStyle w:val="CommentReference"/>
        </w:rPr>
        <w:annotationRef/>
      </w:r>
      <w:r>
        <w:t xml:space="preserve">Evaluation of…. </w:t>
      </w:r>
    </w:p>
  </w:comment>
  <w:comment w:id="74" w:author="Alexander Linan" w:date="2026-08-28T14:09:00Z" w:initials="AL">
    <w:p w14:paraId="770FB301" w14:textId="77777777" w:rsidR="00EE67AB" w:rsidRDefault="00EE67AB" w:rsidP="00EE67AB">
      <w:pPr>
        <w:pStyle w:val="CommentText"/>
        <w:ind w:firstLine="0"/>
      </w:pPr>
      <w:r>
        <w:rPr>
          <w:rStyle w:val="CommentReference"/>
        </w:rPr>
        <w:annotationRef/>
      </w:r>
      <w:r>
        <w:t>From within the broad geographic genetic groups?</w:t>
      </w:r>
    </w:p>
  </w:comment>
  <w:comment w:id="75" w:author="Alexander Linan" w:date="2026-08-28T14:17:00Z" w:initials="AL">
    <w:p w14:paraId="0BA1CB26" w14:textId="6743F950" w:rsidR="00EE67AB" w:rsidRDefault="00EE67AB" w:rsidP="00EE67AB">
      <w:pPr>
        <w:pStyle w:val="CommentText"/>
        <w:ind w:firstLine="0"/>
      </w:pPr>
      <w:r>
        <w:rPr>
          <w:rStyle w:val="CommentReference"/>
        </w:rPr>
        <w:annotationRef/>
      </w:r>
      <w:r>
        <w:t xml:space="preserve">So regional groups here is referring to genetic clusters form STRCUTURE correct? </w:t>
      </w:r>
    </w:p>
  </w:comment>
  <w:comment w:id="76" w:author="Alexander Linan" w:date="2026-08-28T14:10:00Z" w:initials="AL">
    <w:p w14:paraId="242A586A" w14:textId="77777777" w:rsidR="00EE67AB" w:rsidRDefault="00EE67AB" w:rsidP="00EE67AB">
      <w:pPr>
        <w:pStyle w:val="CommentText"/>
        <w:ind w:firstLine="0"/>
      </w:pPr>
      <w:r>
        <w:rPr>
          <w:rStyle w:val="CommentReference"/>
        </w:rPr>
        <w:annotationRef/>
      </w:r>
      <w:r>
        <w:t xml:space="preserve">I would just name both regions specifically. </w:t>
      </w:r>
    </w:p>
  </w:comment>
  <w:comment w:id="77" w:author="Alexander Linan" w:date="2026-08-28T14:12:00Z" w:initials="AL">
    <w:p w14:paraId="65131CDB" w14:textId="77777777" w:rsidR="00EE67AB" w:rsidRDefault="00EE67AB" w:rsidP="00EE67AB">
      <w:pPr>
        <w:pStyle w:val="CommentText"/>
        <w:ind w:firstLine="0"/>
      </w:pPr>
      <w:r>
        <w:rPr>
          <w:rStyle w:val="CommentReference"/>
        </w:rPr>
        <w:annotationRef/>
      </w:r>
      <w:r>
        <w:t>The indiana/Kentucky genetic region and Tennessee region</w:t>
      </w:r>
    </w:p>
  </w:comment>
  <w:comment w:id="78" w:author="Alexander Linan" w:date="2026-08-28T14:16:00Z" w:initials="AL">
    <w:p w14:paraId="2372459A" w14:textId="77777777" w:rsidR="00C7603B" w:rsidRDefault="00EE67AB" w:rsidP="00C7603B">
      <w:pPr>
        <w:pStyle w:val="CommentText"/>
        <w:ind w:firstLine="0"/>
      </w:pPr>
      <w:r>
        <w:rPr>
          <w:rStyle w:val="CommentReference"/>
        </w:rPr>
        <w:annotationRef/>
      </w:r>
      <w:r w:rsidR="00C7603B">
        <w:t xml:space="preserve">Well, is Indiana in this case being identified strictly by geography?  Or are you referring to the genetic clusters that correspond to regions. If it is the genetic clusters….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625210" w15:done="0"/>
  <w15:commentEx w15:paraId="5DE89D09" w15:paraIdParent="41625210" w15:done="0"/>
  <w15:commentEx w15:paraId="5775755A" w15:paraIdParent="41625210" w15:done="0"/>
  <w15:commentEx w15:paraId="6CCEBBE9" w15:done="0"/>
  <w15:commentEx w15:paraId="6635E12F" w15:done="0"/>
  <w15:commentEx w15:paraId="5F5DAAC9" w15:done="0"/>
  <w15:commentEx w15:paraId="0D7884E8" w15:paraIdParent="5F5DAAC9" w15:done="0"/>
  <w15:commentEx w15:paraId="492467DF" w15:done="1"/>
  <w15:commentEx w15:paraId="4DEAA36A" w15:done="1"/>
  <w15:commentEx w15:paraId="68322E3F" w15:done="0"/>
  <w15:commentEx w15:paraId="657F8973" w15:done="1"/>
  <w15:commentEx w15:paraId="10AD1A26" w15:paraIdParent="657F8973" w15:done="1"/>
  <w15:commentEx w15:paraId="768BE93E" w15:done="0"/>
  <w15:commentEx w15:paraId="2F65F981" w15:done="0"/>
  <w15:commentEx w15:paraId="15E7BB45" w15:done="0"/>
  <w15:commentEx w15:paraId="13A8B636" w15:done="0"/>
  <w15:commentEx w15:paraId="4E41DAD0" w15:done="0"/>
  <w15:commentEx w15:paraId="67B66C41" w15:done="0"/>
  <w15:commentEx w15:paraId="20A50645" w15:done="0"/>
  <w15:commentEx w15:paraId="0D3D65B3" w15:done="0"/>
  <w15:commentEx w15:paraId="770FB301" w15:done="0"/>
  <w15:commentEx w15:paraId="0BA1CB26" w15:done="0"/>
  <w15:commentEx w15:paraId="242A586A" w15:done="0"/>
  <w15:commentEx w15:paraId="65131CDB" w15:paraIdParent="242A586A" w15:done="0"/>
  <w15:commentEx w15:paraId="237245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AC97FB" w16cex:dateUtc="2026-06-04T13:47:00Z"/>
  <w16cex:commentExtensible w16cex:durableId="525D1C7D" w16cex:dateUtc="2026-06-12T02:44:00Z"/>
  <w16cex:commentExtensible w16cex:durableId="16ABA765" w16cex:dateUtc="2026-08-28T15:41:00Z"/>
  <w16cex:commentExtensible w16cex:durableId="63998988" w16cex:dateUtc="2026-08-28T15:47:00Z"/>
  <w16cex:commentExtensible w16cex:durableId="61A281F5" w16cex:dateUtc="2026-08-28T15:49:00Z"/>
  <w16cex:commentExtensible w16cex:durableId="5D2583CB" w16cex:dateUtc="2026-06-04T13:51:00Z"/>
  <w16cex:commentExtensible w16cex:durableId="6FCE6D99" w16cex:dateUtc="2026-06-04T15:51:00Z"/>
  <w16cex:commentExtensible w16cex:durableId="5358B561" w16cex:dateUtc="2026-06-04T13:53:00Z"/>
  <w16cex:commentExtensible w16cex:durableId="3BAE3F0C" w16cex:dateUtc="2026-06-04T14:14:00Z"/>
  <w16cex:commentExtensible w16cex:durableId="441DFA9A" w16cex:dateUtc="2026-08-24T16:45:00Z"/>
  <w16cex:commentExtensible w16cex:durableId="0A3039CE" w16cex:dateUtc="2026-05-17T15:05:00Z"/>
  <w16cex:commentExtensible w16cex:durableId="6AC1C150" w16cex:dateUtc="2026-05-21T22:21:00Z"/>
  <w16cex:commentExtensible w16cex:durableId="47B05032" w16cex:dateUtc="2026-07-09T20:35:00Z"/>
  <w16cex:commentExtensible w16cex:durableId="700C52C9" w16cex:dateUtc="2026-07-12T17:41:00Z"/>
  <w16cex:commentExtensible w16cex:durableId="37D1B06A" w16cex:dateUtc="2026-07-10T18:21:00Z"/>
  <w16cex:commentExtensible w16cex:durableId="48259DF1" w16cex:dateUtc="2026-08-28T18:45:00Z"/>
  <w16cex:commentExtensible w16cex:durableId="3F1025A6" w16cex:dateUtc="2026-08-28T18:52:00Z"/>
  <w16cex:commentExtensible w16cex:durableId="5736902A" w16cex:dateUtc="2026-08-28T18:59:00Z"/>
  <w16cex:commentExtensible w16cex:durableId="5A6E2869" w16cex:dateUtc="2026-08-28T19:02:00Z"/>
  <w16cex:commentExtensible w16cex:durableId="034919E1" w16cex:dateUtc="2026-08-28T19:02:00Z"/>
  <w16cex:commentExtensible w16cex:durableId="63706BF0" w16cex:dateUtc="2026-08-28T19:09:00Z"/>
  <w16cex:commentExtensible w16cex:durableId="3BE625F7" w16cex:dateUtc="2026-08-28T19:17:00Z"/>
  <w16cex:commentExtensible w16cex:durableId="09A03267" w16cex:dateUtc="2026-08-28T19:10:00Z"/>
  <w16cex:commentExtensible w16cex:durableId="326E5832" w16cex:dateUtc="2026-08-28T19:12:00Z"/>
  <w16cex:commentExtensible w16cex:durableId="64DA00C0" w16cex:dateUtc="2026-08-28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625210" w16cid:durableId="63AC97FB"/>
  <w16cid:commentId w16cid:paraId="5DE89D09" w16cid:durableId="525D1C7D"/>
  <w16cid:commentId w16cid:paraId="5775755A" w16cid:durableId="16ABA765"/>
  <w16cid:commentId w16cid:paraId="6CCEBBE9" w16cid:durableId="63998988"/>
  <w16cid:commentId w16cid:paraId="6635E12F" w16cid:durableId="61A281F5"/>
  <w16cid:commentId w16cid:paraId="5F5DAAC9" w16cid:durableId="5D2583CB"/>
  <w16cid:commentId w16cid:paraId="0D7884E8" w16cid:durableId="6FCE6D99"/>
  <w16cid:commentId w16cid:paraId="492467DF" w16cid:durableId="5358B561"/>
  <w16cid:commentId w16cid:paraId="4DEAA36A" w16cid:durableId="3BAE3F0C"/>
  <w16cid:commentId w16cid:paraId="68322E3F" w16cid:durableId="441DFA9A"/>
  <w16cid:commentId w16cid:paraId="657F8973" w16cid:durableId="0A3039CE"/>
  <w16cid:commentId w16cid:paraId="10AD1A26" w16cid:durableId="6AC1C150"/>
  <w16cid:commentId w16cid:paraId="768BE93E" w16cid:durableId="47B05032"/>
  <w16cid:commentId w16cid:paraId="2F65F981" w16cid:durableId="700C52C9"/>
  <w16cid:commentId w16cid:paraId="15E7BB45" w16cid:durableId="37D1B06A"/>
  <w16cid:commentId w16cid:paraId="13A8B636" w16cid:durableId="48259DF1"/>
  <w16cid:commentId w16cid:paraId="4E41DAD0" w16cid:durableId="3F1025A6"/>
  <w16cid:commentId w16cid:paraId="67B66C41" w16cid:durableId="5736902A"/>
  <w16cid:commentId w16cid:paraId="20A50645" w16cid:durableId="5A6E2869"/>
  <w16cid:commentId w16cid:paraId="0D3D65B3" w16cid:durableId="034919E1"/>
  <w16cid:commentId w16cid:paraId="770FB301" w16cid:durableId="63706BF0"/>
  <w16cid:commentId w16cid:paraId="0BA1CB26" w16cid:durableId="3BE625F7"/>
  <w16cid:commentId w16cid:paraId="242A586A" w16cid:durableId="09A03267"/>
  <w16cid:commentId w16cid:paraId="65131CDB" w16cid:durableId="326E5832"/>
  <w16cid:commentId w16cid:paraId="2372459A" w16cid:durableId="64DA00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B9C7C" w14:textId="77777777" w:rsidR="00035790" w:rsidRDefault="00035790" w:rsidP="0082036B">
      <w:r>
        <w:separator/>
      </w:r>
    </w:p>
  </w:endnote>
  <w:endnote w:type="continuationSeparator" w:id="0">
    <w:p w14:paraId="385E4B5B" w14:textId="77777777" w:rsidR="00035790" w:rsidRDefault="00035790"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altName w:val="Microsoft JhengHei"/>
    <w:charset w:val="88"/>
    <w:family w:val="swiss"/>
    <w:pitch w:val="variable"/>
    <w:sig w:usb0="A00002FF" w:usb1="7ACFFDFB" w:usb2="00000017" w:usb3="00000000" w:csb0="00100001" w:csb1="00000000"/>
  </w:font>
  <w:font w:name="TimesNewRoman">
    <w:altName w:val="MS Gothic"/>
    <w:panose1 w:val="00000000000000000000"/>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1CB82" w14:textId="77777777" w:rsidR="00035790" w:rsidRDefault="00035790" w:rsidP="0082036B">
      <w:r>
        <w:separator/>
      </w:r>
    </w:p>
  </w:footnote>
  <w:footnote w:type="continuationSeparator" w:id="0">
    <w:p w14:paraId="492E8E65" w14:textId="77777777" w:rsidR="00035790" w:rsidRDefault="00035790"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y Edwards">
    <w15:presenceInfo w15:providerId="AD" w15:userId="S::cedwards@mobot.org::0610aa26-f2e7-4667-a557-88c5da84a773"/>
  </w15:person>
  <w15:person w15:author="Wen Kuo">
    <w15:presenceInfo w15:providerId="AD" w15:userId="S::wkuo@mobot.org::f76af5c1-a750-461e-9fa0-4a027885c8ea"/>
  </w15:person>
  <w15:person w15:author="Alexander Linan">
    <w15:presenceInfo w15:providerId="AD" w15:userId="S::alinan@mobot.org::327d26fc-1e9f-4caa-ad4c-593a4d0a0605"/>
  </w15:person>
  <w15:person w15:author="Matthew Albrecht">
    <w15:presenceInfo w15:providerId="AD" w15:userId="S::malbrecht@mobot.org::a099f150-b909-49e5-9ae9-467088b2d7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record-ids&gt;&lt;/item&gt;&lt;/Libraries&gt;"/>
    <w:docVar w:name="EN.UseJSCitationFormat" w:val="False"/>
  </w:docVars>
  <w:rsids>
    <w:rsidRoot w:val="005A64F9"/>
    <w:rsid w:val="00000438"/>
    <w:rsid w:val="00000DD9"/>
    <w:rsid w:val="000011AB"/>
    <w:rsid w:val="000042BA"/>
    <w:rsid w:val="00004C4D"/>
    <w:rsid w:val="00005C04"/>
    <w:rsid w:val="000070D6"/>
    <w:rsid w:val="00007F83"/>
    <w:rsid w:val="00011025"/>
    <w:rsid w:val="00011550"/>
    <w:rsid w:val="0001196E"/>
    <w:rsid w:val="00012CA2"/>
    <w:rsid w:val="000132DF"/>
    <w:rsid w:val="00014373"/>
    <w:rsid w:val="00014ED3"/>
    <w:rsid w:val="00014FAB"/>
    <w:rsid w:val="00015008"/>
    <w:rsid w:val="00015269"/>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5790"/>
    <w:rsid w:val="0003791C"/>
    <w:rsid w:val="00040632"/>
    <w:rsid w:val="00040E4D"/>
    <w:rsid w:val="0004292B"/>
    <w:rsid w:val="00043524"/>
    <w:rsid w:val="00046977"/>
    <w:rsid w:val="00046C70"/>
    <w:rsid w:val="000508ED"/>
    <w:rsid w:val="00051CD2"/>
    <w:rsid w:val="00054C51"/>
    <w:rsid w:val="00055213"/>
    <w:rsid w:val="000568C7"/>
    <w:rsid w:val="00056961"/>
    <w:rsid w:val="00061958"/>
    <w:rsid w:val="00061CDF"/>
    <w:rsid w:val="00061CE0"/>
    <w:rsid w:val="00063EE2"/>
    <w:rsid w:val="000652B6"/>
    <w:rsid w:val="00066517"/>
    <w:rsid w:val="00067313"/>
    <w:rsid w:val="0006748E"/>
    <w:rsid w:val="00067840"/>
    <w:rsid w:val="00071801"/>
    <w:rsid w:val="00071ACD"/>
    <w:rsid w:val="00073138"/>
    <w:rsid w:val="00074032"/>
    <w:rsid w:val="000747BE"/>
    <w:rsid w:val="00075780"/>
    <w:rsid w:val="00075EDA"/>
    <w:rsid w:val="000772AE"/>
    <w:rsid w:val="00077998"/>
    <w:rsid w:val="000813A4"/>
    <w:rsid w:val="00081ED7"/>
    <w:rsid w:val="000829E3"/>
    <w:rsid w:val="00082EE3"/>
    <w:rsid w:val="0008319C"/>
    <w:rsid w:val="00083485"/>
    <w:rsid w:val="0008390A"/>
    <w:rsid w:val="00083F98"/>
    <w:rsid w:val="000845ED"/>
    <w:rsid w:val="000852FC"/>
    <w:rsid w:val="0008558D"/>
    <w:rsid w:val="00085B9E"/>
    <w:rsid w:val="000870E5"/>
    <w:rsid w:val="00090395"/>
    <w:rsid w:val="00090896"/>
    <w:rsid w:val="00090C5C"/>
    <w:rsid w:val="00091E73"/>
    <w:rsid w:val="000956BA"/>
    <w:rsid w:val="00096255"/>
    <w:rsid w:val="00097B44"/>
    <w:rsid w:val="000A05C5"/>
    <w:rsid w:val="000A1BF2"/>
    <w:rsid w:val="000A40E5"/>
    <w:rsid w:val="000A540C"/>
    <w:rsid w:val="000A5639"/>
    <w:rsid w:val="000A63C1"/>
    <w:rsid w:val="000A6B4E"/>
    <w:rsid w:val="000A73D3"/>
    <w:rsid w:val="000B1C11"/>
    <w:rsid w:val="000B1D65"/>
    <w:rsid w:val="000B1E1F"/>
    <w:rsid w:val="000B3FE7"/>
    <w:rsid w:val="000B49C7"/>
    <w:rsid w:val="000B5A78"/>
    <w:rsid w:val="000B5F40"/>
    <w:rsid w:val="000B612B"/>
    <w:rsid w:val="000B646E"/>
    <w:rsid w:val="000B7338"/>
    <w:rsid w:val="000B7D63"/>
    <w:rsid w:val="000C0195"/>
    <w:rsid w:val="000C1233"/>
    <w:rsid w:val="000C1C34"/>
    <w:rsid w:val="000C1FBB"/>
    <w:rsid w:val="000C2188"/>
    <w:rsid w:val="000C2DBD"/>
    <w:rsid w:val="000C3872"/>
    <w:rsid w:val="000C51E2"/>
    <w:rsid w:val="000C5BEC"/>
    <w:rsid w:val="000C60AA"/>
    <w:rsid w:val="000C6484"/>
    <w:rsid w:val="000C6A72"/>
    <w:rsid w:val="000D0187"/>
    <w:rsid w:val="000D27AB"/>
    <w:rsid w:val="000D2A38"/>
    <w:rsid w:val="000D2FF2"/>
    <w:rsid w:val="000D32BC"/>
    <w:rsid w:val="000D37D3"/>
    <w:rsid w:val="000D4613"/>
    <w:rsid w:val="000D58CF"/>
    <w:rsid w:val="000D64CB"/>
    <w:rsid w:val="000D6A74"/>
    <w:rsid w:val="000D78E9"/>
    <w:rsid w:val="000E0BF4"/>
    <w:rsid w:val="000E0EBF"/>
    <w:rsid w:val="000E1496"/>
    <w:rsid w:val="000E2D7F"/>
    <w:rsid w:val="000E2F08"/>
    <w:rsid w:val="000E3730"/>
    <w:rsid w:val="000E5095"/>
    <w:rsid w:val="000E524D"/>
    <w:rsid w:val="000E5713"/>
    <w:rsid w:val="000E717D"/>
    <w:rsid w:val="000E7DCF"/>
    <w:rsid w:val="000E7E51"/>
    <w:rsid w:val="000F0413"/>
    <w:rsid w:val="000F0E6C"/>
    <w:rsid w:val="000F16C9"/>
    <w:rsid w:val="000F2751"/>
    <w:rsid w:val="000F35D8"/>
    <w:rsid w:val="000F53E4"/>
    <w:rsid w:val="000F74F0"/>
    <w:rsid w:val="00101244"/>
    <w:rsid w:val="00102E7A"/>
    <w:rsid w:val="0010358A"/>
    <w:rsid w:val="0010371F"/>
    <w:rsid w:val="00103AB4"/>
    <w:rsid w:val="00103F38"/>
    <w:rsid w:val="00104270"/>
    <w:rsid w:val="001060C1"/>
    <w:rsid w:val="00106C49"/>
    <w:rsid w:val="001074F8"/>
    <w:rsid w:val="00113145"/>
    <w:rsid w:val="001139B4"/>
    <w:rsid w:val="00114C23"/>
    <w:rsid w:val="00115C12"/>
    <w:rsid w:val="00116B3C"/>
    <w:rsid w:val="001179A2"/>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287A"/>
    <w:rsid w:val="00142892"/>
    <w:rsid w:val="00142947"/>
    <w:rsid w:val="00142977"/>
    <w:rsid w:val="001439A9"/>
    <w:rsid w:val="00145906"/>
    <w:rsid w:val="00147124"/>
    <w:rsid w:val="00147606"/>
    <w:rsid w:val="00150863"/>
    <w:rsid w:val="00150FDC"/>
    <w:rsid w:val="001512DE"/>
    <w:rsid w:val="001516C3"/>
    <w:rsid w:val="00151D2C"/>
    <w:rsid w:val="001526F7"/>
    <w:rsid w:val="001530B7"/>
    <w:rsid w:val="00153904"/>
    <w:rsid w:val="001559DA"/>
    <w:rsid w:val="001607B4"/>
    <w:rsid w:val="00160D8C"/>
    <w:rsid w:val="00160F87"/>
    <w:rsid w:val="001632C9"/>
    <w:rsid w:val="00163BA7"/>
    <w:rsid w:val="001640E8"/>
    <w:rsid w:val="00164C87"/>
    <w:rsid w:val="00165E2B"/>
    <w:rsid w:val="00165F12"/>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F29"/>
    <w:rsid w:val="001877C1"/>
    <w:rsid w:val="001902F9"/>
    <w:rsid w:val="001906AF"/>
    <w:rsid w:val="00190C90"/>
    <w:rsid w:val="00191A9C"/>
    <w:rsid w:val="00191F32"/>
    <w:rsid w:val="001922D4"/>
    <w:rsid w:val="00192779"/>
    <w:rsid w:val="00192DC0"/>
    <w:rsid w:val="00194357"/>
    <w:rsid w:val="001948AF"/>
    <w:rsid w:val="00194C22"/>
    <w:rsid w:val="001952A0"/>
    <w:rsid w:val="001952B6"/>
    <w:rsid w:val="00195A29"/>
    <w:rsid w:val="001960E4"/>
    <w:rsid w:val="001A1495"/>
    <w:rsid w:val="001A229A"/>
    <w:rsid w:val="001A35E4"/>
    <w:rsid w:val="001A461E"/>
    <w:rsid w:val="001A4AF5"/>
    <w:rsid w:val="001A51CD"/>
    <w:rsid w:val="001A5991"/>
    <w:rsid w:val="001A5A83"/>
    <w:rsid w:val="001A7F5E"/>
    <w:rsid w:val="001B13F6"/>
    <w:rsid w:val="001B2AB4"/>
    <w:rsid w:val="001B30D1"/>
    <w:rsid w:val="001B3391"/>
    <w:rsid w:val="001B3EC1"/>
    <w:rsid w:val="001B6C90"/>
    <w:rsid w:val="001C095D"/>
    <w:rsid w:val="001C1E0D"/>
    <w:rsid w:val="001C294D"/>
    <w:rsid w:val="001C32A5"/>
    <w:rsid w:val="001C3E49"/>
    <w:rsid w:val="001C4B7F"/>
    <w:rsid w:val="001C4C41"/>
    <w:rsid w:val="001C4E33"/>
    <w:rsid w:val="001C5DDE"/>
    <w:rsid w:val="001C5F75"/>
    <w:rsid w:val="001C7D43"/>
    <w:rsid w:val="001D11C2"/>
    <w:rsid w:val="001D2199"/>
    <w:rsid w:val="001D7215"/>
    <w:rsid w:val="001D7508"/>
    <w:rsid w:val="001E0673"/>
    <w:rsid w:val="001E1725"/>
    <w:rsid w:val="001E2E67"/>
    <w:rsid w:val="001E303C"/>
    <w:rsid w:val="001E43F2"/>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71BF"/>
    <w:rsid w:val="00200049"/>
    <w:rsid w:val="00200439"/>
    <w:rsid w:val="00201636"/>
    <w:rsid w:val="00201CF8"/>
    <w:rsid w:val="00203367"/>
    <w:rsid w:val="002036BD"/>
    <w:rsid w:val="00206919"/>
    <w:rsid w:val="002074CD"/>
    <w:rsid w:val="00207989"/>
    <w:rsid w:val="00207B0D"/>
    <w:rsid w:val="00210964"/>
    <w:rsid w:val="00210F8E"/>
    <w:rsid w:val="002126A5"/>
    <w:rsid w:val="00215D02"/>
    <w:rsid w:val="00217E5D"/>
    <w:rsid w:val="00220527"/>
    <w:rsid w:val="00221952"/>
    <w:rsid w:val="00221E1F"/>
    <w:rsid w:val="00222F4C"/>
    <w:rsid w:val="00222F57"/>
    <w:rsid w:val="00223F6D"/>
    <w:rsid w:val="00224494"/>
    <w:rsid w:val="00224C20"/>
    <w:rsid w:val="00226980"/>
    <w:rsid w:val="0022748B"/>
    <w:rsid w:val="002300A3"/>
    <w:rsid w:val="00232B8E"/>
    <w:rsid w:val="00233C4B"/>
    <w:rsid w:val="00234823"/>
    <w:rsid w:val="0023634A"/>
    <w:rsid w:val="00236782"/>
    <w:rsid w:val="00236852"/>
    <w:rsid w:val="00236C4E"/>
    <w:rsid w:val="00237AE2"/>
    <w:rsid w:val="00240E02"/>
    <w:rsid w:val="0024247C"/>
    <w:rsid w:val="00242FF6"/>
    <w:rsid w:val="002431BD"/>
    <w:rsid w:val="0024722F"/>
    <w:rsid w:val="00250A1E"/>
    <w:rsid w:val="00251306"/>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5E0A"/>
    <w:rsid w:val="00266B99"/>
    <w:rsid w:val="002678BE"/>
    <w:rsid w:val="00267D79"/>
    <w:rsid w:val="002734CB"/>
    <w:rsid w:val="00273612"/>
    <w:rsid w:val="00273A20"/>
    <w:rsid w:val="00273ABC"/>
    <w:rsid w:val="00273F0E"/>
    <w:rsid w:val="002746ED"/>
    <w:rsid w:val="00275C8A"/>
    <w:rsid w:val="00276B85"/>
    <w:rsid w:val="00277198"/>
    <w:rsid w:val="00277270"/>
    <w:rsid w:val="0027752D"/>
    <w:rsid w:val="00281940"/>
    <w:rsid w:val="00281E74"/>
    <w:rsid w:val="00283883"/>
    <w:rsid w:val="00284A5A"/>
    <w:rsid w:val="00290354"/>
    <w:rsid w:val="00291261"/>
    <w:rsid w:val="00291E6C"/>
    <w:rsid w:val="00292703"/>
    <w:rsid w:val="00292BF8"/>
    <w:rsid w:val="00292CE9"/>
    <w:rsid w:val="0029414C"/>
    <w:rsid w:val="00295D0A"/>
    <w:rsid w:val="00297982"/>
    <w:rsid w:val="00297C21"/>
    <w:rsid w:val="002A0CA3"/>
    <w:rsid w:val="002A336D"/>
    <w:rsid w:val="002A33F2"/>
    <w:rsid w:val="002A4785"/>
    <w:rsid w:val="002A4C8C"/>
    <w:rsid w:val="002A5122"/>
    <w:rsid w:val="002A5311"/>
    <w:rsid w:val="002A6EC7"/>
    <w:rsid w:val="002A73D6"/>
    <w:rsid w:val="002A7F65"/>
    <w:rsid w:val="002B1515"/>
    <w:rsid w:val="002B3753"/>
    <w:rsid w:val="002B3AFA"/>
    <w:rsid w:val="002B4AAF"/>
    <w:rsid w:val="002B4B4B"/>
    <w:rsid w:val="002B5355"/>
    <w:rsid w:val="002B562D"/>
    <w:rsid w:val="002B6760"/>
    <w:rsid w:val="002B6DD4"/>
    <w:rsid w:val="002C0C7E"/>
    <w:rsid w:val="002C174B"/>
    <w:rsid w:val="002C1C16"/>
    <w:rsid w:val="002C3230"/>
    <w:rsid w:val="002C3978"/>
    <w:rsid w:val="002C3B60"/>
    <w:rsid w:val="002C463D"/>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D36"/>
    <w:rsid w:val="002E0F29"/>
    <w:rsid w:val="002E151E"/>
    <w:rsid w:val="002E29B9"/>
    <w:rsid w:val="002E4327"/>
    <w:rsid w:val="002E57CF"/>
    <w:rsid w:val="002E64B1"/>
    <w:rsid w:val="002F1E0F"/>
    <w:rsid w:val="002F65BF"/>
    <w:rsid w:val="002F7169"/>
    <w:rsid w:val="002F7357"/>
    <w:rsid w:val="00300FAB"/>
    <w:rsid w:val="00301A07"/>
    <w:rsid w:val="003028E3"/>
    <w:rsid w:val="00303EE4"/>
    <w:rsid w:val="00303FF1"/>
    <w:rsid w:val="00304CDF"/>
    <w:rsid w:val="0030644A"/>
    <w:rsid w:val="00306507"/>
    <w:rsid w:val="003067AB"/>
    <w:rsid w:val="003067C9"/>
    <w:rsid w:val="0030723A"/>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6F5"/>
    <w:rsid w:val="00344916"/>
    <w:rsid w:val="00344B91"/>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598A"/>
    <w:rsid w:val="0036771E"/>
    <w:rsid w:val="00371F98"/>
    <w:rsid w:val="00372A57"/>
    <w:rsid w:val="00372B06"/>
    <w:rsid w:val="00373B5E"/>
    <w:rsid w:val="00374A9F"/>
    <w:rsid w:val="00376D42"/>
    <w:rsid w:val="00376F7C"/>
    <w:rsid w:val="00377943"/>
    <w:rsid w:val="00377A15"/>
    <w:rsid w:val="0038027F"/>
    <w:rsid w:val="0038031C"/>
    <w:rsid w:val="00380F9F"/>
    <w:rsid w:val="00382C18"/>
    <w:rsid w:val="00383139"/>
    <w:rsid w:val="0038490F"/>
    <w:rsid w:val="00384E37"/>
    <w:rsid w:val="00385590"/>
    <w:rsid w:val="0038559E"/>
    <w:rsid w:val="003904A8"/>
    <w:rsid w:val="00390B59"/>
    <w:rsid w:val="00391011"/>
    <w:rsid w:val="00391594"/>
    <w:rsid w:val="003917F1"/>
    <w:rsid w:val="003934F6"/>
    <w:rsid w:val="0039444C"/>
    <w:rsid w:val="00394C11"/>
    <w:rsid w:val="00394E88"/>
    <w:rsid w:val="00395036"/>
    <w:rsid w:val="003962E6"/>
    <w:rsid w:val="00396CE7"/>
    <w:rsid w:val="003973CA"/>
    <w:rsid w:val="00397BB7"/>
    <w:rsid w:val="003A0FDC"/>
    <w:rsid w:val="003A10EF"/>
    <w:rsid w:val="003A355B"/>
    <w:rsid w:val="003A3DFD"/>
    <w:rsid w:val="003A567A"/>
    <w:rsid w:val="003A656B"/>
    <w:rsid w:val="003B0B7E"/>
    <w:rsid w:val="003B0DB9"/>
    <w:rsid w:val="003B0F12"/>
    <w:rsid w:val="003B1181"/>
    <w:rsid w:val="003B1692"/>
    <w:rsid w:val="003B1959"/>
    <w:rsid w:val="003B2449"/>
    <w:rsid w:val="003B2C38"/>
    <w:rsid w:val="003B2CFA"/>
    <w:rsid w:val="003B62A8"/>
    <w:rsid w:val="003C2647"/>
    <w:rsid w:val="003C2EEC"/>
    <w:rsid w:val="003C3206"/>
    <w:rsid w:val="003C4624"/>
    <w:rsid w:val="003C5668"/>
    <w:rsid w:val="003D01BF"/>
    <w:rsid w:val="003D04D6"/>
    <w:rsid w:val="003D0982"/>
    <w:rsid w:val="003D0DA3"/>
    <w:rsid w:val="003D3E80"/>
    <w:rsid w:val="003D3F35"/>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CF5"/>
    <w:rsid w:val="003E6F44"/>
    <w:rsid w:val="003E6F45"/>
    <w:rsid w:val="003F16A2"/>
    <w:rsid w:val="003F16C8"/>
    <w:rsid w:val="003F1C92"/>
    <w:rsid w:val="003F2B44"/>
    <w:rsid w:val="003F2DEC"/>
    <w:rsid w:val="003F39C3"/>
    <w:rsid w:val="003F3CCE"/>
    <w:rsid w:val="003F435A"/>
    <w:rsid w:val="003F51DB"/>
    <w:rsid w:val="003F5C80"/>
    <w:rsid w:val="003F6219"/>
    <w:rsid w:val="003F741F"/>
    <w:rsid w:val="003F77E0"/>
    <w:rsid w:val="003F7EDB"/>
    <w:rsid w:val="00400126"/>
    <w:rsid w:val="00404C14"/>
    <w:rsid w:val="00405EFE"/>
    <w:rsid w:val="0040712C"/>
    <w:rsid w:val="004073B2"/>
    <w:rsid w:val="00410966"/>
    <w:rsid w:val="0041169C"/>
    <w:rsid w:val="00411EB2"/>
    <w:rsid w:val="0041208B"/>
    <w:rsid w:val="00412283"/>
    <w:rsid w:val="00413BD4"/>
    <w:rsid w:val="0041403C"/>
    <w:rsid w:val="00415A13"/>
    <w:rsid w:val="00416BE9"/>
    <w:rsid w:val="00417492"/>
    <w:rsid w:val="0042091C"/>
    <w:rsid w:val="0042100C"/>
    <w:rsid w:val="0042106A"/>
    <w:rsid w:val="00421E9B"/>
    <w:rsid w:val="00422BEE"/>
    <w:rsid w:val="00424AAB"/>
    <w:rsid w:val="004254FF"/>
    <w:rsid w:val="00425D88"/>
    <w:rsid w:val="0042612C"/>
    <w:rsid w:val="00426AC1"/>
    <w:rsid w:val="0042720B"/>
    <w:rsid w:val="00432987"/>
    <w:rsid w:val="00432A0B"/>
    <w:rsid w:val="00432A28"/>
    <w:rsid w:val="0043719A"/>
    <w:rsid w:val="00437303"/>
    <w:rsid w:val="004376A4"/>
    <w:rsid w:val="00437E4A"/>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55A"/>
    <w:rsid w:val="00460DEB"/>
    <w:rsid w:val="0046123F"/>
    <w:rsid w:val="00461868"/>
    <w:rsid w:val="0046197C"/>
    <w:rsid w:val="00463349"/>
    <w:rsid w:val="0046334A"/>
    <w:rsid w:val="0046FEDD"/>
    <w:rsid w:val="00470033"/>
    <w:rsid w:val="0047071C"/>
    <w:rsid w:val="00470739"/>
    <w:rsid w:val="004714F9"/>
    <w:rsid w:val="004715E4"/>
    <w:rsid w:val="0047267F"/>
    <w:rsid w:val="00473281"/>
    <w:rsid w:val="00475720"/>
    <w:rsid w:val="00477707"/>
    <w:rsid w:val="004817A3"/>
    <w:rsid w:val="00481E7C"/>
    <w:rsid w:val="004827E6"/>
    <w:rsid w:val="00482FE4"/>
    <w:rsid w:val="00483512"/>
    <w:rsid w:val="0048431D"/>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570"/>
    <w:rsid w:val="004B0003"/>
    <w:rsid w:val="004B058B"/>
    <w:rsid w:val="004B156F"/>
    <w:rsid w:val="004B2C84"/>
    <w:rsid w:val="004B743A"/>
    <w:rsid w:val="004B76DB"/>
    <w:rsid w:val="004B77BB"/>
    <w:rsid w:val="004C0626"/>
    <w:rsid w:val="004C0CD3"/>
    <w:rsid w:val="004C34D2"/>
    <w:rsid w:val="004C3956"/>
    <w:rsid w:val="004C4DFE"/>
    <w:rsid w:val="004C544A"/>
    <w:rsid w:val="004C5583"/>
    <w:rsid w:val="004D0771"/>
    <w:rsid w:val="004D1015"/>
    <w:rsid w:val="004D106A"/>
    <w:rsid w:val="004D1BAF"/>
    <w:rsid w:val="004D20F0"/>
    <w:rsid w:val="004D4499"/>
    <w:rsid w:val="004D4675"/>
    <w:rsid w:val="004D600F"/>
    <w:rsid w:val="004D62EC"/>
    <w:rsid w:val="004D68F1"/>
    <w:rsid w:val="004D7A86"/>
    <w:rsid w:val="004E228F"/>
    <w:rsid w:val="004E41BA"/>
    <w:rsid w:val="004E4825"/>
    <w:rsid w:val="004E6084"/>
    <w:rsid w:val="004E7006"/>
    <w:rsid w:val="004E706E"/>
    <w:rsid w:val="004F3A0F"/>
    <w:rsid w:val="004F441A"/>
    <w:rsid w:val="004F44DB"/>
    <w:rsid w:val="004F4E85"/>
    <w:rsid w:val="004F4EDA"/>
    <w:rsid w:val="004F7453"/>
    <w:rsid w:val="005011AD"/>
    <w:rsid w:val="00501BA2"/>
    <w:rsid w:val="00502C6E"/>
    <w:rsid w:val="00502CAB"/>
    <w:rsid w:val="00503093"/>
    <w:rsid w:val="00503E9E"/>
    <w:rsid w:val="00504A0A"/>
    <w:rsid w:val="00505A38"/>
    <w:rsid w:val="00507A5A"/>
    <w:rsid w:val="0051170A"/>
    <w:rsid w:val="00511ACB"/>
    <w:rsid w:val="00512259"/>
    <w:rsid w:val="00513ED0"/>
    <w:rsid w:val="00514167"/>
    <w:rsid w:val="00514BCE"/>
    <w:rsid w:val="005158F4"/>
    <w:rsid w:val="00516643"/>
    <w:rsid w:val="00516CC4"/>
    <w:rsid w:val="005203A3"/>
    <w:rsid w:val="00522405"/>
    <w:rsid w:val="005228C4"/>
    <w:rsid w:val="00523FF5"/>
    <w:rsid w:val="005248E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506DE"/>
    <w:rsid w:val="005514B8"/>
    <w:rsid w:val="005521C2"/>
    <w:rsid w:val="00554732"/>
    <w:rsid w:val="00554783"/>
    <w:rsid w:val="005549FF"/>
    <w:rsid w:val="00555A07"/>
    <w:rsid w:val="0055682B"/>
    <w:rsid w:val="005568B5"/>
    <w:rsid w:val="0056118A"/>
    <w:rsid w:val="005614C1"/>
    <w:rsid w:val="0056243A"/>
    <w:rsid w:val="00563738"/>
    <w:rsid w:val="00563D07"/>
    <w:rsid w:val="00563D23"/>
    <w:rsid w:val="005670DE"/>
    <w:rsid w:val="00570AD0"/>
    <w:rsid w:val="005727A3"/>
    <w:rsid w:val="00573A4E"/>
    <w:rsid w:val="00573BA1"/>
    <w:rsid w:val="0057484E"/>
    <w:rsid w:val="00574DE9"/>
    <w:rsid w:val="00575EC9"/>
    <w:rsid w:val="00575FE4"/>
    <w:rsid w:val="00576C1B"/>
    <w:rsid w:val="00577863"/>
    <w:rsid w:val="00577DF8"/>
    <w:rsid w:val="005825B5"/>
    <w:rsid w:val="00582B21"/>
    <w:rsid w:val="00586A7E"/>
    <w:rsid w:val="00586C27"/>
    <w:rsid w:val="005875DC"/>
    <w:rsid w:val="00590ED5"/>
    <w:rsid w:val="00590EF6"/>
    <w:rsid w:val="005910C6"/>
    <w:rsid w:val="005942EA"/>
    <w:rsid w:val="00594A31"/>
    <w:rsid w:val="00594CC1"/>
    <w:rsid w:val="00596CD1"/>
    <w:rsid w:val="00597553"/>
    <w:rsid w:val="00597EF6"/>
    <w:rsid w:val="005A0323"/>
    <w:rsid w:val="005A0E56"/>
    <w:rsid w:val="005A1EFB"/>
    <w:rsid w:val="005A2B15"/>
    <w:rsid w:val="005A2C70"/>
    <w:rsid w:val="005A3C3F"/>
    <w:rsid w:val="005A5DAD"/>
    <w:rsid w:val="005A64F9"/>
    <w:rsid w:val="005A674A"/>
    <w:rsid w:val="005A6D2F"/>
    <w:rsid w:val="005B075F"/>
    <w:rsid w:val="005B082D"/>
    <w:rsid w:val="005B0C0E"/>
    <w:rsid w:val="005B0D2F"/>
    <w:rsid w:val="005B0F49"/>
    <w:rsid w:val="005B5271"/>
    <w:rsid w:val="005B691F"/>
    <w:rsid w:val="005B7020"/>
    <w:rsid w:val="005B78F3"/>
    <w:rsid w:val="005C1780"/>
    <w:rsid w:val="005C307F"/>
    <w:rsid w:val="005C3417"/>
    <w:rsid w:val="005C46B4"/>
    <w:rsid w:val="005C4E98"/>
    <w:rsid w:val="005C50B5"/>
    <w:rsid w:val="005C53FA"/>
    <w:rsid w:val="005C5A68"/>
    <w:rsid w:val="005C5ACA"/>
    <w:rsid w:val="005C5F57"/>
    <w:rsid w:val="005C608B"/>
    <w:rsid w:val="005C695C"/>
    <w:rsid w:val="005C6F89"/>
    <w:rsid w:val="005C7076"/>
    <w:rsid w:val="005C7636"/>
    <w:rsid w:val="005C7B17"/>
    <w:rsid w:val="005D15A0"/>
    <w:rsid w:val="005D1759"/>
    <w:rsid w:val="005D2B9F"/>
    <w:rsid w:val="005D57AA"/>
    <w:rsid w:val="005D6228"/>
    <w:rsid w:val="005D667D"/>
    <w:rsid w:val="005D76E2"/>
    <w:rsid w:val="005E0042"/>
    <w:rsid w:val="005E1C75"/>
    <w:rsid w:val="005E261B"/>
    <w:rsid w:val="005E322C"/>
    <w:rsid w:val="005E3331"/>
    <w:rsid w:val="005E456C"/>
    <w:rsid w:val="005E46FD"/>
    <w:rsid w:val="005E4838"/>
    <w:rsid w:val="005E5A25"/>
    <w:rsid w:val="005E6C46"/>
    <w:rsid w:val="005E797D"/>
    <w:rsid w:val="005F08B3"/>
    <w:rsid w:val="005F1FF7"/>
    <w:rsid w:val="005F4BCF"/>
    <w:rsid w:val="005F51C3"/>
    <w:rsid w:val="00602095"/>
    <w:rsid w:val="00602888"/>
    <w:rsid w:val="00602917"/>
    <w:rsid w:val="00602EDF"/>
    <w:rsid w:val="00602F8E"/>
    <w:rsid w:val="0060423C"/>
    <w:rsid w:val="006047C8"/>
    <w:rsid w:val="00604DFB"/>
    <w:rsid w:val="00605C00"/>
    <w:rsid w:val="00611920"/>
    <w:rsid w:val="006121D6"/>
    <w:rsid w:val="00612AB8"/>
    <w:rsid w:val="00614359"/>
    <w:rsid w:val="0061466B"/>
    <w:rsid w:val="0061697C"/>
    <w:rsid w:val="00616E32"/>
    <w:rsid w:val="006170DD"/>
    <w:rsid w:val="00620802"/>
    <w:rsid w:val="00621AA2"/>
    <w:rsid w:val="00621ECE"/>
    <w:rsid w:val="00622D31"/>
    <w:rsid w:val="00623898"/>
    <w:rsid w:val="006243D9"/>
    <w:rsid w:val="00626CA6"/>
    <w:rsid w:val="006275A7"/>
    <w:rsid w:val="006309C3"/>
    <w:rsid w:val="006318DC"/>
    <w:rsid w:val="006327A5"/>
    <w:rsid w:val="00633404"/>
    <w:rsid w:val="0063624E"/>
    <w:rsid w:val="00636D58"/>
    <w:rsid w:val="00637729"/>
    <w:rsid w:val="006403AA"/>
    <w:rsid w:val="0064056B"/>
    <w:rsid w:val="00644761"/>
    <w:rsid w:val="006475FE"/>
    <w:rsid w:val="0065029F"/>
    <w:rsid w:val="006515BD"/>
    <w:rsid w:val="00651FC7"/>
    <w:rsid w:val="0065305F"/>
    <w:rsid w:val="00653C4F"/>
    <w:rsid w:val="006550CE"/>
    <w:rsid w:val="006579A0"/>
    <w:rsid w:val="00660194"/>
    <w:rsid w:val="00660536"/>
    <w:rsid w:val="006608DE"/>
    <w:rsid w:val="00662609"/>
    <w:rsid w:val="00662970"/>
    <w:rsid w:val="00663499"/>
    <w:rsid w:val="006638F6"/>
    <w:rsid w:val="00666EC8"/>
    <w:rsid w:val="0067036B"/>
    <w:rsid w:val="006705A1"/>
    <w:rsid w:val="00671E0E"/>
    <w:rsid w:val="006729EA"/>
    <w:rsid w:val="00673445"/>
    <w:rsid w:val="0067391D"/>
    <w:rsid w:val="0067587B"/>
    <w:rsid w:val="0067590E"/>
    <w:rsid w:val="00675992"/>
    <w:rsid w:val="00675B88"/>
    <w:rsid w:val="00680C8D"/>
    <w:rsid w:val="00691C58"/>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42CB"/>
    <w:rsid w:val="006A4DFA"/>
    <w:rsid w:val="006A4EF9"/>
    <w:rsid w:val="006A54B4"/>
    <w:rsid w:val="006A6330"/>
    <w:rsid w:val="006A6A22"/>
    <w:rsid w:val="006A71AB"/>
    <w:rsid w:val="006A78F0"/>
    <w:rsid w:val="006B12CB"/>
    <w:rsid w:val="006B156E"/>
    <w:rsid w:val="006B2509"/>
    <w:rsid w:val="006B2551"/>
    <w:rsid w:val="006B3034"/>
    <w:rsid w:val="006B4042"/>
    <w:rsid w:val="006B541F"/>
    <w:rsid w:val="006B6362"/>
    <w:rsid w:val="006C346F"/>
    <w:rsid w:val="006C44F3"/>
    <w:rsid w:val="006C4525"/>
    <w:rsid w:val="006C5460"/>
    <w:rsid w:val="006C555E"/>
    <w:rsid w:val="006C5997"/>
    <w:rsid w:val="006C7FB0"/>
    <w:rsid w:val="006D1123"/>
    <w:rsid w:val="006D1828"/>
    <w:rsid w:val="006D1C00"/>
    <w:rsid w:val="006D2541"/>
    <w:rsid w:val="006D4489"/>
    <w:rsid w:val="006D4B86"/>
    <w:rsid w:val="006D5048"/>
    <w:rsid w:val="006D5F01"/>
    <w:rsid w:val="006D6FA7"/>
    <w:rsid w:val="006E0117"/>
    <w:rsid w:val="006E0BC2"/>
    <w:rsid w:val="006E0D5C"/>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6F61"/>
    <w:rsid w:val="006F7A68"/>
    <w:rsid w:val="00701B2D"/>
    <w:rsid w:val="00702373"/>
    <w:rsid w:val="007037DD"/>
    <w:rsid w:val="007065F8"/>
    <w:rsid w:val="0071054F"/>
    <w:rsid w:val="00710A1A"/>
    <w:rsid w:val="00710AA1"/>
    <w:rsid w:val="007113E2"/>
    <w:rsid w:val="007123E5"/>
    <w:rsid w:val="00712CFD"/>
    <w:rsid w:val="00714241"/>
    <w:rsid w:val="00714422"/>
    <w:rsid w:val="0071462A"/>
    <w:rsid w:val="00714E6C"/>
    <w:rsid w:val="007150F1"/>
    <w:rsid w:val="007155F0"/>
    <w:rsid w:val="007156E5"/>
    <w:rsid w:val="007169F4"/>
    <w:rsid w:val="00720E8C"/>
    <w:rsid w:val="007220D1"/>
    <w:rsid w:val="00722B2D"/>
    <w:rsid w:val="00723ECB"/>
    <w:rsid w:val="007240C2"/>
    <w:rsid w:val="007253E9"/>
    <w:rsid w:val="00730061"/>
    <w:rsid w:val="007300A3"/>
    <w:rsid w:val="007304D3"/>
    <w:rsid w:val="0073080B"/>
    <w:rsid w:val="00730986"/>
    <w:rsid w:val="00734E53"/>
    <w:rsid w:val="00735106"/>
    <w:rsid w:val="00735FAC"/>
    <w:rsid w:val="0073729B"/>
    <w:rsid w:val="007372BF"/>
    <w:rsid w:val="00740934"/>
    <w:rsid w:val="00740FA0"/>
    <w:rsid w:val="00743586"/>
    <w:rsid w:val="00743984"/>
    <w:rsid w:val="007442D8"/>
    <w:rsid w:val="00744339"/>
    <w:rsid w:val="007460D7"/>
    <w:rsid w:val="00746132"/>
    <w:rsid w:val="00746A6E"/>
    <w:rsid w:val="007515BC"/>
    <w:rsid w:val="00751D78"/>
    <w:rsid w:val="00754726"/>
    <w:rsid w:val="00754C3A"/>
    <w:rsid w:val="007555D1"/>
    <w:rsid w:val="00756BAF"/>
    <w:rsid w:val="00756D78"/>
    <w:rsid w:val="00761133"/>
    <w:rsid w:val="00763E1E"/>
    <w:rsid w:val="007646B4"/>
    <w:rsid w:val="00767DD8"/>
    <w:rsid w:val="00770831"/>
    <w:rsid w:val="007756D7"/>
    <w:rsid w:val="00777D06"/>
    <w:rsid w:val="00782F23"/>
    <w:rsid w:val="00784003"/>
    <w:rsid w:val="007843C5"/>
    <w:rsid w:val="0078467A"/>
    <w:rsid w:val="00784EA5"/>
    <w:rsid w:val="0078746B"/>
    <w:rsid w:val="00790976"/>
    <w:rsid w:val="007920D4"/>
    <w:rsid w:val="00792303"/>
    <w:rsid w:val="0079420E"/>
    <w:rsid w:val="00795286"/>
    <w:rsid w:val="00795914"/>
    <w:rsid w:val="00796202"/>
    <w:rsid w:val="00797039"/>
    <w:rsid w:val="00797189"/>
    <w:rsid w:val="00797247"/>
    <w:rsid w:val="007A1CF3"/>
    <w:rsid w:val="007A1DAE"/>
    <w:rsid w:val="007A2479"/>
    <w:rsid w:val="007A6BF7"/>
    <w:rsid w:val="007A6EB2"/>
    <w:rsid w:val="007A6FB7"/>
    <w:rsid w:val="007A739A"/>
    <w:rsid w:val="007B04CE"/>
    <w:rsid w:val="007B0EBE"/>
    <w:rsid w:val="007B103B"/>
    <w:rsid w:val="007B1CB3"/>
    <w:rsid w:val="007B2ACC"/>
    <w:rsid w:val="007B56CE"/>
    <w:rsid w:val="007B5D61"/>
    <w:rsid w:val="007B6360"/>
    <w:rsid w:val="007B63AC"/>
    <w:rsid w:val="007B6468"/>
    <w:rsid w:val="007C23E6"/>
    <w:rsid w:val="007C34A0"/>
    <w:rsid w:val="007C400B"/>
    <w:rsid w:val="007C5BBE"/>
    <w:rsid w:val="007D488F"/>
    <w:rsid w:val="007D5047"/>
    <w:rsid w:val="007D7057"/>
    <w:rsid w:val="007D7780"/>
    <w:rsid w:val="007D7C8E"/>
    <w:rsid w:val="007E13A9"/>
    <w:rsid w:val="007E2EB6"/>
    <w:rsid w:val="007E3E5E"/>
    <w:rsid w:val="007E401E"/>
    <w:rsid w:val="007E6078"/>
    <w:rsid w:val="007E7C4D"/>
    <w:rsid w:val="007F08D5"/>
    <w:rsid w:val="007F1945"/>
    <w:rsid w:val="007F2630"/>
    <w:rsid w:val="007F263E"/>
    <w:rsid w:val="007F322B"/>
    <w:rsid w:val="007F4522"/>
    <w:rsid w:val="007F4982"/>
    <w:rsid w:val="007F568E"/>
    <w:rsid w:val="007F72D0"/>
    <w:rsid w:val="007F73A8"/>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5E2B"/>
    <w:rsid w:val="00826305"/>
    <w:rsid w:val="00826BE5"/>
    <w:rsid w:val="00830AB3"/>
    <w:rsid w:val="00830ABE"/>
    <w:rsid w:val="00834536"/>
    <w:rsid w:val="00835380"/>
    <w:rsid w:val="00836458"/>
    <w:rsid w:val="0083720E"/>
    <w:rsid w:val="0083730A"/>
    <w:rsid w:val="00837CDF"/>
    <w:rsid w:val="00840B62"/>
    <w:rsid w:val="00841D5A"/>
    <w:rsid w:val="0084248E"/>
    <w:rsid w:val="0084257A"/>
    <w:rsid w:val="00843810"/>
    <w:rsid w:val="00845618"/>
    <w:rsid w:val="008465D7"/>
    <w:rsid w:val="00847ED5"/>
    <w:rsid w:val="008510C5"/>
    <w:rsid w:val="008523FD"/>
    <w:rsid w:val="008526B1"/>
    <w:rsid w:val="00852C01"/>
    <w:rsid w:val="008541C4"/>
    <w:rsid w:val="008550E2"/>
    <w:rsid w:val="0085636E"/>
    <w:rsid w:val="00856A9F"/>
    <w:rsid w:val="008627F5"/>
    <w:rsid w:val="00864720"/>
    <w:rsid w:val="00864BD1"/>
    <w:rsid w:val="00864D0D"/>
    <w:rsid w:val="00864D62"/>
    <w:rsid w:val="008677D2"/>
    <w:rsid w:val="0087042A"/>
    <w:rsid w:val="0087145A"/>
    <w:rsid w:val="008717EA"/>
    <w:rsid w:val="0087192B"/>
    <w:rsid w:val="00873906"/>
    <w:rsid w:val="008765AC"/>
    <w:rsid w:val="008769AA"/>
    <w:rsid w:val="00876F25"/>
    <w:rsid w:val="008808DF"/>
    <w:rsid w:val="00881CEF"/>
    <w:rsid w:val="00882629"/>
    <w:rsid w:val="008835FB"/>
    <w:rsid w:val="00883624"/>
    <w:rsid w:val="00883FC7"/>
    <w:rsid w:val="008841E7"/>
    <w:rsid w:val="0088548A"/>
    <w:rsid w:val="008858E3"/>
    <w:rsid w:val="00887406"/>
    <w:rsid w:val="00887A31"/>
    <w:rsid w:val="0089033C"/>
    <w:rsid w:val="00891ABE"/>
    <w:rsid w:val="00891BF2"/>
    <w:rsid w:val="00891D31"/>
    <w:rsid w:val="00892522"/>
    <w:rsid w:val="00892B9F"/>
    <w:rsid w:val="00892C5B"/>
    <w:rsid w:val="0089363A"/>
    <w:rsid w:val="00893A29"/>
    <w:rsid w:val="00894227"/>
    <w:rsid w:val="00894552"/>
    <w:rsid w:val="00894A0A"/>
    <w:rsid w:val="00895B2F"/>
    <w:rsid w:val="00895C49"/>
    <w:rsid w:val="008A09C8"/>
    <w:rsid w:val="008A1578"/>
    <w:rsid w:val="008A36D9"/>
    <w:rsid w:val="008A3719"/>
    <w:rsid w:val="008A47A0"/>
    <w:rsid w:val="008A4C24"/>
    <w:rsid w:val="008A505A"/>
    <w:rsid w:val="008A57E6"/>
    <w:rsid w:val="008A6DD4"/>
    <w:rsid w:val="008A7504"/>
    <w:rsid w:val="008A7807"/>
    <w:rsid w:val="008B0E73"/>
    <w:rsid w:val="008B193A"/>
    <w:rsid w:val="008B222A"/>
    <w:rsid w:val="008B3D65"/>
    <w:rsid w:val="008B5765"/>
    <w:rsid w:val="008B673E"/>
    <w:rsid w:val="008C027D"/>
    <w:rsid w:val="008C259A"/>
    <w:rsid w:val="008C2E6A"/>
    <w:rsid w:val="008C4230"/>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909"/>
    <w:rsid w:val="008E73D1"/>
    <w:rsid w:val="008F0A72"/>
    <w:rsid w:val="008F1019"/>
    <w:rsid w:val="008F1235"/>
    <w:rsid w:val="008F1B58"/>
    <w:rsid w:val="008F1F62"/>
    <w:rsid w:val="008F27B2"/>
    <w:rsid w:val="008F34A3"/>
    <w:rsid w:val="008F46DB"/>
    <w:rsid w:val="008F56B8"/>
    <w:rsid w:val="008F6C98"/>
    <w:rsid w:val="008F7BE9"/>
    <w:rsid w:val="008F7E39"/>
    <w:rsid w:val="00900333"/>
    <w:rsid w:val="0090080D"/>
    <w:rsid w:val="009022E2"/>
    <w:rsid w:val="00902BF4"/>
    <w:rsid w:val="00903B0D"/>
    <w:rsid w:val="00906EAE"/>
    <w:rsid w:val="00907959"/>
    <w:rsid w:val="00907E8E"/>
    <w:rsid w:val="00910488"/>
    <w:rsid w:val="00910997"/>
    <w:rsid w:val="0091152D"/>
    <w:rsid w:val="009143E3"/>
    <w:rsid w:val="00914A19"/>
    <w:rsid w:val="00916255"/>
    <w:rsid w:val="00916707"/>
    <w:rsid w:val="009201DC"/>
    <w:rsid w:val="0092062A"/>
    <w:rsid w:val="00920BAA"/>
    <w:rsid w:val="00922EFF"/>
    <w:rsid w:val="00924312"/>
    <w:rsid w:val="00924C71"/>
    <w:rsid w:val="00924E01"/>
    <w:rsid w:val="00925149"/>
    <w:rsid w:val="00927359"/>
    <w:rsid w:val="00927364"/>
    <w:rsid w:val="009278F3"/>
    <w:rsid w:val="00927A02"/>
    <w:rsid w:val="0093143F"/>
    <w:rsid w:val="00932218"/>
    <w:rsid w:val="009330B4"/>
    <w:rsid w:val="00933332"/>
    <w:rsid w:val="009333C9"/>
    <w:rsid w:val="009349A7"/>
    <w:rsid w:val="00934F11"/>
    <w:rsid w:val="009353AE"/>
    <w:rsid w:val="0093587F"/>
    <w:rsid w:val="00935978"/>
    <w:rsid w:val="00936A42"/>
    <w:rsid w:val="00940549"/>
    <w:rsid w:val="00942950"/>
    <w:rsid w:val="00944969"/>
    <w:rsid w:val="00944C83"/>
    <w:rsid w:val="00946211"/>
    <w:rsid w:val="00947CDE"/>
    <w:rsid w:val="00950D3C"/>
    <w:rsid w:val="00951F74"/>
    <w:rsid w:val="0095355E"/>
    <w:rsid w:val="00953C46"/>
    <w:rsid w:val="00953DE7"/>
    <w:rsid w:val="009544EE"/>
    <w:rsid w:val="009546C7"/>
    <w:rsid w:val="00954BAC"/>
    <w:rsid w:val="00955925"/>
    <w:rsid w:val="00955A41"/>
    <w:rsid w:val="00957866"/>
    <w:rsid w:val="00960676"/>
    <w:rsid w:val="00961FF8"/>
    <w:rsid w:val="009622FB"/>
    <w:rsid w:val="0096236F"/>
    <w:rsid w:val="00965314"/>
    <w:rsid w:val="009664F6"/>
    <w:rsid w:val="00967470"/>
    <w:rsid w:val="009676EE"/>
    <w:rsid w:val="00970ADE"/>
    <w:rsid w:val="00971601"/>
    <w:rsid w:val="00971A4C"/>
    <w:rsid w:val="00972E29"/>
    <w:rsid w:val="0097410A"/>
    <w:rsid w:val="00975097"/>
    <w:rsid w:val="00975242"/>
    <w:rsid w:val="00975B31"/>
    <w:rsid w:val="00975C46"/>
    <w:rsid w:val="00976E29"/>
    <w:rsid w:val="00977CF8"/>
    <w:rsid w:val="009807C4"/>
    <w:rsid w:val="0098182A"/>
    <w:rsid w:val="009836F4"/>
    <w:rsid w:val="00983B39"/>
    <w:rsid w:val="00983FC4"/>
    <w:rsid w:val="00984D41"/>
    <w:rsid w:val="00984DC2"/>
    <w:rsid w:val="00986614"/>
    <w:rsid w:val="009904AC"/>
    <w:rsid w:val="0099194A"/>
    <w:rsid w:val="0099217A"/>
    <w:rsid w:val="00992B78"/>
    <w:rsid w:val="0099309E"/>
    <w:rsid w:val="00994CF4"/>
    <w:rsid w:val="009957FD"/>
    <w:rsid w:val="00995A38"/>
    <w:rsid w:val="00995B95"/>
    <w:rsid w:val="0099671E"/>
    <w:rsid w:val="00996E50"/>
    <w:rsid w:val="00997F5B"/>
    <w:rsid w:val="009A23D1"/>
    <w:rsid w:val="009A2B0E"/>
    <w:rsid w:val="009A62C4"/>
    <w:rsid w:val="009A7ECA"/>
    <w:rsid w:val="009AADE3"/>
    <w:rsid w:val="009B1DF5"/>
    <w:rsid w:val="009B56F3"/>
    <w:rsid w:val="009B59D8"/>
    <w:rsid w:val="009B5F20"/>
    <w:rsid w:val="009B7823"/>
    <w:rsid w:val="009C05E8"/>
    <w:rsid w:val="009C07AE"/>
    <w:rsid w:val="009C137F"/>
    <w:rsid w:val="009C1921"/>
    <w:rsid w:val="009C3BC9"/>
    <w:rsid w:val="009C536B"/>
    <w:rsid w:val="009C552E"/>
    <w:rsid w:val="009C5850"/>
    <w:rsid w:val="009D0720"/>
    <w:rsid w:val="009D0D99"/>
    <w:rsid w:val="009D0D9F"/>
    <w:rsid w:val="009D0DAC"/>
    <w:rsid w:val="009D13CA"/>
    <w:rsid w:val="009D1954"/>
    <w:rsid w:val="009D1F8B"/>
    <w:rsid w:val="009D4611"/>
    <w:rsid w:val="009D4ABD"/>
    <w:rsid w:val="009D5817"/>
    <w:rsid w:val="009D60F5"/>
    <w:rsid w:val="009D7B54"/>
    <w:rsid w:val="009E0584"/>
    <w:rsid w:val="009E1627"/>
    <w:rsid w:val="009E26F6"/>
    <w:rsid w:val="009E2EA9"/>
    <w:rsid w:val="009E30B7"/>
    <w:rsid w:val="009E3BE9"/>
    <w:rsid w:val="009E462D"/>
    <w:rsid w:val="009E57FE"/>
    <w:rsid w:val="009E6D0D"/>
    <w:rsid w:val="009E6F5B"/>
    <w:rsid w:val="009E7039"/>
    <w:rsid w:val="009F0D27"/>
    <w:rsid w:val="009F2D63"/>
    <w:rsid w:val="009F4D16"/>
    <w:rsid w:val="009F4EE1"/>
    <w:rsid w:val="009F4F2A"/>
    <w:rsid w:val="009F788F"/>
    <w:rsid w:val="00A006EF"/>
    <w:rsid w:val="00A01A86"/>
    <w:rsid w:val="00A022DB"/>
    <w:rsid w:val="00A02303"/>
    <w:rsid w:val="00A0314A"/>
    <w:rsid w:val="00A03624"/>
    <w:rsid w:val="00A0376A"/>
    <w:rsid w:val="00A0462F"/>
    <w:rsid w:val="00A0478B"/>
    <w:rsid w:val="00A06292"/>
    <w:rsid w:val="00A067F8"/>
    <w:rsid w:val="00A10F73"/>
    <w:rsid w:val="00A14E0C"/>
    <w:rsid w:val="00A1590E"/>
    <w:rsid w:val="00A161EA"/>
    <w:rsid w:val="00A16B1D"/>
    <w:rsid w:val="00A21AE7"/>
    <w:rsid w:val="00A22D95"/>
    <w:rsid w:val="00A252E0"/>
    <w:rsid w:val="00A26C99"/>
    <w:rsid w:val="00A26F2A"/>
    <w:rsid w:val="00A27C7D"/>
    <w:rsid w:val="00A32FA4"/>
    <w:rsid w:val="00A3317B"/>
    <w:rsid w:val="00A35942"/>
    <w:rsid w:val="00A35CD6"/>
    <w:rsid w:val="00A36292"/>
    <w:rsid w:val="00A3CCC7"/>
    <w:rsid w:val="00A40754"/>
    <w:rsid w:val="00A42278"/>
    <w:rsid w:val="00A4287B"/>
    <w:rsid w:val="00A4309E"/>
    <w:rsid w:val="00A435DA"/>
    <w:rsid w:val="00A43CD3"/>
    <w:rsid w:val="00A46CEC"/>
    <w:rsid w:val="00A476C6"/>
    <w:rsid w:val="00A50D1D"/>
    <w:rsid w:val="00A52E63"/>
    <w:rsid w:val="00A5621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149E"/>
    <w:rsid w:val="00A824D3"/>
    <w:rsid w:val="00A8276D"/>
    <w:rsid w:val="00A82A4B"/>
    <w:rsid w:val="00A84E22"/>
    <w:rsid w:val="00A855AB"/>
    <w:rsid w:val="00A864BF"/>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6137"/>
    <w:rsid w:val="00AB1A94"/>
    <w:rsid w:val="00AB23F8"/>
    <w:rsid w:val="00AB32B4"/>
    <w:rsid w:val="00AB3623"/>
    <w:rsid w:val="00AB42E8"/>
    <w:rsid w:val="00AB797E"/>
    <w:rsid w:val="00AC104F"/>
    <w:rsid w:val="00AC1D75"/>
    <w:rsid w:val="00AC2094"/>
    <w:rsid w:val="00AC3C0F"/>
    <w:rsid w:val="00AC3D9A"/>
    <w:rsid w:val="00AC552A"/>
    <w:rsid w:val="00AC6183"/>
    <w:rsid w:val="00AC6A1B"/>
    <w:rsid w:val="00AC6DF0"/>
    <w:rsid w:val="00AD0A68"/>
    <w:rsid w:val="00AD2392"/>
    <w:rsid w:val="00AD2944"/>
    <w:rsid w:val="00AD3A3D"/>
    <w:rsid w:val="00AD3B9D"/>
    <w:rsid w:val="00AD3EB0"/>
    <w:rsid w:val="00AD6614"/>
    <w:rsid w:val="00AD68F0"/>
    <w:rsid w:val="00AD6F43"/>
    <w:rsid w:val="00AE5315"/>
    <w:rsid w:val="00AE53FA"/>
    <w:rsid w:val="00AE5F9A"/>
    <w:rsid w:val="00AE7040"/>
    <w:rsid w:val="00AE76DD"/>
    <w:rsid w:val="00AF06FF"/>
    <w:rsid w:val="00AF1C7B"/>
    <w:rsid w:val="00AF1F0B"/>
    <w:rsid w:val="00AF50A2"/>
    <w:rsid w:val="00AF59A6"/>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9B3"/>
    <w:rsid w:val="00B21DEE"/>
    <w:rsid w:val="00B22086"/>
    <w:rsid w:val="00B22567"/>
    <w:rsid w:val="00B22E71"/>
    <w:rsid w:val="00B25563"/>
    <w:rsid w:val="00B257E7"/>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E1B"/>
    <w:rsid w:val="00B47F39"/>
    <w:rsid w:val="00B510FA"/>
    <w:rsid w:val="00B519DE"/>
    <w:rsid w:val="00B52443"/>
    <w:rsid w:val="00B53D9C"/>
    <w:rsid w:val="00B552D5"/>
    <w:rsid w:val="00B55BEC"/>
    <w:rsid w:val="00B55F45"/>
    <w:rsid w:val="00B60418"/>
    <w:rsid w:val="00B61268"/>
    <w:rsid w:val="00B61422"/>
    <w:rsid w:val="00B61FA5"/>
    <w:rsid w:val="00B62D6E"/>
    <w:rsid w:val="00B63146"/>
    <w:rsid w:val="00B63646"/>
    <w:rsid w:val="00B642C5"/>
    <w:rsid w:val="00B64B2E"/>
    <w:rsid w:val="00B650C6"/>
    <w:rsid w:val="00B653C4"/>
    <w:rsid w:val="00B65D80"/>
    <w:rsid w:val="00B66700"/>
    <w:rsid w:val="00B668B6"/>
    <w:rsid w:val="00B7040D"/>
    <w:rsid w:val="00B705FC"/>
    <w:rsid w:val="00B71E22"/>
    <w:rsid w:val="00B7213A"/>
    <w:rsid w:val="00B729DA"/>
    <w:rsid w:val="00B72EE3"/>
    <w:rsid w:val="00B73720"/>
    <w:rsid w:val="00B738E0"/>
    <w:rsid w:val="00B73A8B"/>
    <w:rsid w:val="00B74833"/>
    <w:rsid w:val="00B74CED"/>
    <w:rsid w:val="00B74E61"/>
    <w:rsid w:val="00B76344"/>
    <w:rsid w:val="00B80602"/>
    <w:rsid w:val="00B8370E"/>
    <w:rsid w:val="00B83A31"/>
    <w:rsid w:val="00B83CF9"/>
    <w:rsid w:val="00B83DD3"/>
    <w:rsid w:val="00B84275"/>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4A44"/>
    <w:rsid w:val="00BA4FD1"/>
    <w:rsid w:val="00BA6B44"/>
    <w:rsid w:val="00BA7774"/>
    <w:rsid w:val="00BA784A"/>
    <w:rsid w:val="00BB19B5"/>
    <w:rsid w:val="00BB1F65"/>
    <w:rsid w:val="00BB2115"/>
    <w:rsid w:val="00BB3412"/>
    <w:rsid w:val="00BB42F2"/>
    <w:rsid w:val="00BB60C1"/>
    <w:rsid w:val="00BC01CE"/>
    <w:rsid w:val="00BC06C3"/>
    <w:rsid w:val="00BC1687"/>
    <w:rsid w:val="00BC579A"/>
    <w:rsid w:val="00BC77F9"/>
    <w:rsid w:val="00BD075A"/>
    <w:rsid w:val="00BD10A0"/>
    <w:rsid w:val="00BD1475"/>
    <w:rsid w:val="00BD276E"/>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F1499"/>
    <w:rsid w:val="00BF151C"/>
    <w:rsid w:val="00BF1B2D"/>
    <w:rsid w:val="00BF1E05"/>
    <w:rsid w:val="00BF2173"/>
    <w:rsid w:val="00BF59D0"/>
    <w:rsid w:val="00BF62E1"/>
    <w:rsid w:val="00BF67C1"/>
    <w:rsid w:val="00BF758C"/>
    <w:rsid w:val="00BF7B19"/>
    <w:rsid w:val="00BF7E8C"/>
    <w:rsid w:val="00C0118D"/>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301CA"/>
    <w:rsid w:val="00C3036A"/>
    <w:rsid w:val="00C30EA8"/>
    <w:rsid w:val="00C32771"/>
    <w:rsid w:val="00C335F0"/>
    <w:rsid w:val="00C33874"/>
    <w:rsid w:val="00C33FBD"/>
    <w:rsid w:val="00C341CB"/>
    <w:rsid w:val="00C34648"/>
    <w:rsid w:val="00C34EC3"/>
    <w:rsid w:val="00C35716"/>
    <w:rsid w:val="00C35882"/>
    <w:rsid w:val="00C36320"/>
    <w:rsid w:val="00C36E76"/>
    <w:rsid w:val="00C3709C"/>
    <w:rsid w:val="00C42340"/>
    <w:rsid w:val="00C4408F"/>
    <w:rsid w:val="00C45E3B"/>
    <w:rsid w:val="00C47545"/>
    <w:rsid w:val="00C47EDB"/>
    <w:rsid w:val="00C50895"/>
    <w:rsid w:val="00C51545"/>
    <w:rsid w:val="00C543A3"/>
    <w:rsid w:val="00C5689D"/>
    <w:rsid w:val="00C56BE7"/>
    <w:rsid w:val="00C57397"/>
    <w:rsid w:val="00C5742F"/>
    <w:rsid w:val="00C6362D"/>
    <w:rsid w:val="00C637D3"/>
    <w:rsid w:val="00C63FDD"/>
    <w:rsid w:val="00C648BF"/>
    <w:rsid w:val="00C6583B"/>
    <w:rsid w:val="00C65C02"/>
    <w:rsid w:val="00C65E6F"/>
    <w:rsid w:val="00C711CC"/>
    <w:rsid w:val="00C72372"/>
    <w:rsid w:val="00C72F43"/>
    <w:rsid w:val="00C738C0"/>
    <w:rsid w:val="00C750E3"/>
    <w:rsid w:val="00C75358"/>
    <w:rsid w:val="00C75811"/>
    <w:rsid w:val="00C75E3B"/>
    <w:rsid w:val="00C7603B"/>
    <w:rsid w:val="00C777A5"/>
    <w:rsid w:val="00C80F2F"/>
    <w:rsid w:val="00C80F79"/>
    <w:rsid w:val="00C82776"/>
    <w:rsid w:val="00C82D23"/>
    <w:rsid w:val="00C846BC"/>
    <w:rsid w:val="00C8526A"/>
    <w:rsid w:val="00C861DA"/>
    <w:rsid w:val="00C86AFB"/>
    <w:rsid w:val="00C86B55"/>
    <w:rsid w:val="00C87D66"/>
    <w:rsid w:val="00C9072C"/>
    <w:rsid w:val="00C94B5F"/>
    <w:rsid w:val="00C979E3"/>
    <w:rsid w:val="00CA0980"/>
    <w:rsid w:val="00CA255D"/>
    <w:rsid w:val="00CA2801"/>
    <w:rsid w:val="00CA2A1B"/>
    <w:rsid w:val="00CA687E"/>
    <w:rsid w:val="00CB1428"/>
    <w:rsid w:val="00CB1576"/>
    <w:rsid w:val="00CB2020"/>
    <w:rsid w:val="00CB2CBA"/>
    <w:rsid w:val="00CB3EA2"/>
    <w:rsid w:val="00CB4597"/>
    <w:rsid w:val="00CB4E22"/>
    <w:rsid w:val="00CB5076"/>
    <w:rsid w:val="00CB5BB7"/>
    <w:rsid w:val="00CB7271"/>
    <w:rsid w:val="00CC0474"/>
    <w:rsid w:val="00CC215D"/>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3155"/>
    <w:rsid w:val="00CE36C9"/>
    <w:rsid w:val="00CE4F41"/>
    <w:rsid w:val="00CE7807"/>
    <w:rsid w:val="00CF0355"/>
    <w:rsid w:val="00CF0F24"/>
    <w:rsid w:val="00CF2613"/>
    <w:rsid w:val="00CF2835"/>
    <w:rsid w:val="00CF3C45"/>
    <w:rsid w:val="00CF3F24"/>
    <w:rsid w:val="00CF50EB"/>
    <w:rsid w:val="00CF7E49"/>
    <w:rsid w:val="00D000C1"/>
    <w:rsid w:val="00D01363"/>
    <w:rsid w:val="00D01E79"/>
    <w:rsid w:val="00D02E6F"/>
    <w:rsid w:val="00D02FEC"/>
    <w:rsid w:val="00D06733"/>
    <w:rsid w:val="00D0691C"/>
    <w:rsid w:val="00D07293"/>
    <w:rsid w:val="00D072D1"/>
    <w:rsid w:val="00D07363"/>
    <w:rsid w:val="00D0739A"/>
    <w:rsid w:val="00D07578"/>
    <w:rsid w:val="00D106F0"/>
    <w:rsid w:val="00D10B6F"/>
    <w:rsid w:val="00D10B84"/>
    <w:rsid w:val="00D11949"/>
    <w:rsid w:val="00D124C1"/>
    <w:rsid w:val="00D137D3"/>
    <w:rsid w:val="00D147F8"/>
    <w:rsid w:val="00D169AF"/>
    <w:rsid w:val="00D16AA7"/>
    <w:rsid w:val="00D16FD9"/>
    <w:rsid w:val="00D17C71"/>
    <w:rsid w:val="00D240AB"/>
    <w:rsid w:val="00D240C6"/>
    <w:rsid w:val="00D2430F"/>
    <w:rsid w:val="00D25598"/>
    <w:rsid w:val="00D25F34"/>
    <w:rsid w:val="00D26CF0"/>
    <w:rsid w:val="00D26E46"/>
    <w:rsid w:val="00D300C8"/>
    <w:rsid w:val="00D31A26"/>
    <w:rsid w:val="00D33783"/>
    <w:rsid w:val="00D34661"/>
    <w:rsid w:val="00D35B5B"/>
    <w:rsid w:val="00D36A3C"/>
    <w:rsid w:val="00D36E18"/>
    <w:rsid w:val="00D371AC"/>
    <w:rsid w:val="00D376ED"/>
    <w:rsid w:val="00D40DA6"/>
    <w:rsid w:val="00D422ED"/>
    <w:rsid w:val="00D43528"/>
    <w:rsid w:val="00D447BC"/>
    <w:rsid w:val="00D449C9"/>
    <w:rsid w:val="00D4593A"/>
    <w:rsid w:val="00D45DF9"/>
    <w:rsid w:val="00D462C8"/>
    <w:rsid w:val="00D473E6"/>
    <w:rsid w:val="00D50BE5"/>
    <w:rsid w:val="00D51411"/>
    <w:rsid w:val="00D519B8"/>
    <w:rsid w:val="00D523BA"/>
    <w:rsid w:val="00D529E6"/>
    <w:rsid w:val="00D531A9"/>
    <w:rsid w:val="00D53972"/>
    <w:rsid w:val="00D5470F"/>
    <w:rsid w:val="00D568B3"/>
    <w:rsid w:val="00D56A17"/>
    <w:rsid w:val="00D56E1A"/>
    <w:rsid w:val="00D61C66"/>
    <w:rsid w:val="00D61E30"/>
    <w:rsid w:val="00D62186"/>
    <w:rsid w:val="00D62BA4"/>
    <w:rsid w:val="00D65868"/>
    <w:rsid w:val="00D65A48"/>
    <w:rsid w:val="00D71DF0"/>
    <w:rsid w:val="00D7290C"/>
    <w:rsid w:val="00D73CD7"/>
    <w:rsid w:val="00D74890"/>
    <w:rsid w:val="00D74920"/>
    <w:rsid w:val="00D753C1"/>
    <w:rsid w:val="00D76ACC"/>
    <w:rsid w:val="00D777FF"/>
    <w:rsid w:val="00D8180C"/>
    <w:rsid w:val="00D83059"/>
    <w:rsid w:val="00D84DA0"/>
    <w:rsid w:val="00D85508"/>
    <w:rsid w:val="00D8632F"/>
    <w:rsid w:val="00D86763"/>
    <w:rsid w:val="00D876BB"/>
    <w:rsid w:val="00D877CC"/>
    <w:rsid w:val="00D87CED"/>
    <w:rsid w:val="00D94AAD"/>
    <w:rsid w:val="00D95867"/>
    <w:rsid w:val="00D97115"/>
    <w:rsid w:val="00DA0124"/>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464"/>
    <w:rsid w:val="00DB6650"/>
    <w:rsid w:val="00DC6189"/>
    <w:rsid w:val="00DC6510"/>
    <w:rsid w:val="00DC7110"/>
    <w:rsid w:val="00DC7280"/>
    <w:rsid w:val="00DC7315"/>
    <w:rsid w:val="00DD0B2E"/>
    <w:rsid w:val="00DD181F"/>
    <w:rsid w:val="00DD476F"/>
    <w:rsid w:val="00DD559C"/>
    <w:rsid w:val="00DE0B6E"/>
    <w:rsid w:val="00DE2953"/>
    <w:rsid w:val="00DE35E4"/>
    <w:rsid w:val="00DE6487"/>
    <w:rsid w:val="00DE798C"/>
    <w:rsid w:val="00DF0D57"/>
    <w:rsid w:val="00DF10D6"/>
    <w:rsid w:val="00DF1163"/>
    <w:rsid w:val="00DF18BB"/>
    <w:rsid w:val="00DF487A"/>
    <w:rsid w:val="00DF59C5"/>
    <w:rsid w:val="00DF5A51"/>
    <w:rsid w:val="00DF73C0"/>
    <w:rsid w:val="00DF7845"/>
    <w:rsid w:val="00DF7B69"/>
    <w:rsid w:val="00E01D1F"/>
    <w:rsid w:val="00E01D73"/>
    <w:rsid w:val="00E02376"/>
    <w:rsid w:val="00E03687"/>
    <w:rsid w:val="00E04120"/>
    <w:rsid w:val="00E047A9"/>
    <w:rsid w:val="00E04876"/>
    <w:rsid w:val="00E06965"/>
    <w:rsid w:val="00E06FE0"/>
    <w:rsid w:val="00E075D6"/>
    <w:rsid w:val="00E1072A"/>
    <w:rsid w:val="00E10BB7"/>
    <w:rsid w:val="00E136B6"/>
    <w:rsid w:val="00E13B77"/>
    <w:rsid w:val="00E15B8C"/>
    <w:rsid w:val="00E17DEB"/>
    <w:rsid w:val="00E2031B"/>
    <w:rsid w:val="00E21121"/>
    <w:rsid w:val="00E21705"/>
    <w:rsid w:val="00E23470"/>
    <w:rsid w:val="00E234A0"/>
    <w:rsid w:val="00E244C3"/>
    <w:rsid w:val="00E24894"/>
    <w:rsid w:val="00E24BD9"/>
    <w:rsid w:val="00E24EB6"/>
    <w:rsid w:val="00E261AB"/>
    <w:rsid w:val="00E2728D"/>
    <w:rsid w:val="00E27CF3"/>
    <w:rsid w:val="00E30B2A"/>
    <w:rsid w:val="00E311CF"/>
    <w:rsid w:val="00E3316C"/>
    <w:rsid w:val="00E3321C"/>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C5E"/>
    <w:rsid w:val="00E554C5"/>
    <w:rsid w:val="00E57858"/>
    <w:rsid w:val="00E57D9D"/>
    <w:rsid w:val="00E600C5"/>
    <w:rsid w:val="00E60E3A"/>
    <w:rsid w:val="00E61E8A"/>
    <w:rsid w:val="00E620E3"/>
    <w:rsid w:val="00E63426"/>
    <w:rsid w:val="00E63C3C"/>
    <w:rsid w:val="00E64624"/>
    <w:rsid w:val="00E649B3"/>
    <w:rsid w:val="00E64BB4"/>
    <w:rsid w:val="00E65C48"/>
    <w:rsid w:val="00E70125"/>
    <w:rsid w:val="00E709E6"/>
    <w:rsid w:val="00E7387E"/>
    <w:rsid w:val="00E73C8C"/>
    <w:rsid w:val="00E73E5E"/>
    <w:rsid w:val="00E73E6D"/>
    <w:rsid w:val="00E74455"/>
    <w:rsid w:val="00E7595D"/>
    <w:rsid w:val="00E775C4"/>
    <w:rsid w:val="00E77984"/>
    <w:rsid w:val="00E8183E"/>
    <w:rsid w:val="00E82283"/>
    <w:rsid w:val="00E83919"/>
    <w:rsid w:val="00E840F1"/>
    <w:rsid w:val="00E841E9"/>
    <w:rsid w:val="00E84D84"/>
    <w:rsid w:val="00E86674"/>
    <w:rsid w:val="00E86860"/>
    <w:rsid w:val="00E876CD"/>
    <w:rsid w:val="00E9241E"/>
    <w:rsid w:val="00E92DC6"/>
    <w:rsid w:val="00E93740"/>
    <w:rsid w:val="00E938E0"/>
    <w:rsid w:val="00E94159"/>
    <w:rsid w:val="00E94F3F"/>
    <w:rsid w:val="00EA626C"/>
    <w:rsid w:val="00EB2F0C"/>
    <w:rsid w:val="00EB4DA7"/>
    <w:rsid w:val="00EB54E1"/>
    <w:rsid w:val="00EB596E"/>
    <w:rsid w:val="00EC00D3"/>
    <w:rsid w:val="00EC0D5A"/>
    <w:rsid w:val="00EC113F"/>
    <w:rsid w:val="00EC2BAB"/>
    <w:rsid w:val="00EC2C9F"/>
    <w:rsid w:val="00EC300B"/>
    <w:rsid w:val="00EC3FB4"/>
    <w:rsid w:val="00EC464F"/>
    <w:rsid w:val="00EC5545"/>
    <w:rsid w:val="00EC5F4D"/>
    <w:rsid w:val="00EC5F83"/>
    <w:rsid w:val="00EC63AB"/>
    <w:rsid w:val="00EC6F59"/>
    <w:rsid w:val="00EC7A8E"/>
    <w:rsid w:val="00ED19B6"/>
    <w:rsid w:val="00ED268E"/>
    <w:rsid w:val="00ED30A3"/>
    <w:rsid w:val="00ED32CE"/>
    <w:rsid w:val="00ED444A"/>
    <w:rsid w:val="00ED6F9B"/>
    <w:rsid w:val="00ED702E"/>
    <w:rsid w:val="00ED7FA2"/>
    <w:rsid w:val="00EE06E4"/>
    <w:rsid w:val="00EE0FE6"/>
    <w:rsid w:val="00EE1103"/>
    <w:rsid w:val="00EE2B5D"/>
    <w:rsid w:val="00EE4398"/>
    <w:rsid w:val="00EE5E85"/>
    <w:rsid w:val="00EE67AB"/>
    <w:rsid w:val="00EF1C7B"/>
    <w:rsid w:val="00EF3B3D"/>
    <w:rsid w:val="00EF3CE0"/>
    <w:rsid w:val="00EF3DF1"/>
    <w:rsid w:val="00EF5156"/>
    <w:rsid w:val="00EF7CFA"/>
    <w:rsid w:val="00EF7F66"/>
    <w:rsid w:val="00F00AAD"/>
    <w:rsid w:val="00F01D9D"/>
    <w:rsid w:val="00F01DB5"/>
    <w:rsid w:val="00F035A2"/>
    <w:rsid w:val="00F04A42"/>
    <w:rsid w:val="00F056AC"/>
    <w:rsid w:val="00F058BB"/>
    <w:rsid w:val="00F06780"/>
    <w:rsid w:val="00F108EA"/>
    <w:rsid w:val="00F10A8B"/>
    <w:rsid w:val="00F11406"/>
    <w:rsid w:val="00F125A0"/>
    <w:rsid w:val="00F141CE"/>
    <w:rsid w:val="00F149CC"/>
    <w:rsid w:val="00F14AC0"/>
    <w:rsid w:val="00F16EAB"/>
    <w:rsid w:val="00F21B86"/>
    <w:rsid w:val="00F226EA"/>
    <w:rsid w:val="00F22CC1"/>
    <w:rsid w:val="00F22E04"/>
    <w:rsid w:val="00F238C7"/>
    <w:rsid w:val="00F23C67"/>
    <w:rsid w:val="00F272FD"/>
    <w:rsid w:val="00F277FB"/>
    <w:rsid w:val="00F312C5"/>
    <w:rsid w:val="00F32E37"/>
    <w:rsid w:val="00F33B6A"/>
    <w:rsid w:val="00F350FB"/>
    <w:rsid w:val="00F35136"/>
    <w:rsid w:val="00F37810"/>
    <w:rsid w:val="00F37BC9"/>
    <w:rsid w:val="00F42E12"/>
    <w:rsid w:val="00F43902"/>
    <w:rsid w:val="00F44ECA"/>
    <w:rsid w:val="00F46192"/>
    <w:rsid w:val="00F46D95"/>
    <w:rsid w:val="00F47796"/>
    <w:rsid w:val="00F50207"/>
    <w:rsid w:val="00F503BC"/>
    <w:rsid w:val="00F5136D"/>
    <w:rsid w:val="00F5150C"/>
    <w:rsid w:val="00F51656"/>
    <w:rsid w:val="00F5395B"/>
    <w:rsid w:val="00F53A1A"/>
    <w:rsid w:val="00F5509E"/>
    <w:rsid w:val="00F56D52"/>
    <w:rsid w:val="00F57E0C"/>
    <w:rsid w:val="00F6009D"/>
    <w:rsid w:val="00F6025E"/>
    <w:rsid w:val="00F61AF2"/>
    <w:rsid w:val="00F6218A"/>
    <w:rsid w:val="00F62D5F"/>
    <w:rsid w:val="00F64FB0"/>
    <w:rsid w:val="00F65F78"/>
    <w:rsid w:val="00F66A64"/>
    <w:rsid w:val="00F67D59"/>
    <w:rsid w:val="00F70E4F"/>
    <w:rsid w:val="00F7392F"/>
    <w:rsid w:val="00F739AC"/>
    <w:rsid w:val="00F73DD7"/>
    <w:rsid w:val="00F75560"/>
    <w:rsid w:val="00F76AC2"/>
    <w:rsid w:val="00F76C53"/>
    <w:rsid w:val="00F8001F"/>
    <w:rsid w:val="00F804C8"/>
    <w:rsid w:val="00F8059D"/>
    <w:rsid w:val="00F816BF"/>
    <w:rsid w:val="00F82019"/>
    <w:rsid w:val="00F82262"/>
    <w:rsid w:val="00F84945"/>
    <w:rsid w:val="00F856DE"/>
    <w:rsid w:val="00F86091"/>
    <w:rsid w:val="00F8646A"/>
    <w:rsid w:val="00F86C25"/>
    <w:rsid w:val="00F87B67"/>
    <w:rsid w:val="00F91477"/>
    <w:rsid w:val="00F9178B"/>
    <w:rsid w:val="00F92621"/>
    <w:rsid w:val="00F93069"/>
    <w:rsid w:val="00F93637"/>
    <w:rsid w:val="00F936BA"/>
    <w:rsid w:val="00F9449E"/>
    <w:rsid w:val="00F95989"/>
    <w:rsid w:val="00F96897"/>
    <w:rsid w:val="00FA104F"/>
    <w:rsid w:val="00FA1245"/>
    <w:rsid w:val="00FA1846"/>
    <w:rsid w:val="00FA19CD"/>
    <w:rsid w:val="00FA2065"/>
    <w:rsid w:val="00FA29A5"/>
    <w:rsid w:val="00FA3E24"/>
    <w:rsid w:val="00FA4B52"/>
    <w:rsid w:val="00FA53DF"/>
    <w:rsid w:val="00FA636D"/>
    <w:rsid w:val="00FA740F"/>
    <w:rsid w:val="00FA74E8"/>
    <w:rsid w:val="00FA7744"/>
    <w:rsid w:val="00FB2278"/>
    <w:rsid w:val="00FB4576"/>
    <w:rsid w:val="00FB53E0"/>
    <w:rsid w:val="00FB5514"/>
    <w:rsid w:val="00FB636D"/>
    <w:rsid w:val="00FB6DE8"/>
    <w:rsid w:val="00FC0080"/>
    <w:rsid w:val="00FC1C6C"/>
    <w:rsid w:val="00FC31C1"/>
    <w:rsid w:val="00FC3CD0"/>
    <w:rsid w:val="00FC47BF"/>
    <w:rsid w:val="00FC7599"/>
    <w:rsid w:val="00FC79FC"/>
    <w:rsid w:val="00FD0887"/>
    <w:rsid w:val="00FD0A3B"/>
    <w:rsid w:val="00FD1EFD"/>
    <w:rsid w:val="00FD500E"/>
    <w:rsid w:val="00FD50A3"/>
    <w:rsid w:val="00FD5B13"/>
    <w:rsid w:val="00FE04E4"/>
    <w:rsid w:val="00FE208D"/>
    <w:rsid w:val="00FE5424"/>
    <w:rsid w:val="00FE558E"/>
    <w:rsid w:val="00FE59D7"/>
    <w:rsid w:val="00FE6BA0"/>
    <w:rsid w:val="00FE765C"/>
    <w:rsid w:val="00FF1191"/>
    <w:rsid w:val="00FF12EE"/>
    <w:rsid w:val="00FF16F9"/>
    <w:rsid w:val="00FF1F0D"/>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jp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mailto:Christine.Edwards@mobot.org"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2.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4.xml><?xml version="1.0" encoding="utf-8"?>
<ds:datastoreItem xmlns:ds="http://schemas.openxmlformats.org/officeDocument/2006/customXml" ds:itemID="{7F0DEBC1-84DC-4180-A664-8CDA33D90935}">
  <ds:schemaRefs>
    <ds:schemaRef ds:uri="http://schemas.microsoft.com/sharepoint/v3/contenttype/forms"/>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193</TotalTime>
  <Pages>35</Pages>
  <Words>13884</Words>
  <Characters>79144</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92843</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Alexander Linan</cp:lastModifiedBy>
  <cp:revision>2</cp:revision>
  <cp:lastPrinted>2026-05-13T19:46:00Z</cp:lastPrinted>
  <dcterms:created xsi:type="dcterms:W3CDTF">2026-08-28T19:25:00Z</dcterms:created>
  <dcterms:modified xsi:type="dcterms:W3CDTF">2026-08-28T19:25:00Z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